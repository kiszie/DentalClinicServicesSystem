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45B52" w:rsidRPr="006E162B" w:rsidRDefault="005C5DA8" w:rsidP="006E162B">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rsidR="00B45B52" w:rsidRPr="006E162B" w:rsidRDefault="000C3F7F" w:rsidP="006E162B">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rsidR="00B45B52" w:rsidRPr="006E162B" w:rsidRDefault="00B45B52" w:rsidP="006E162B">
      <w:pPr>
        <w:widowControl w:val="0"/>
        <w:jc w:val="center"/>
        <w:rPr>
          <w:rFonts w:ascii="Times New Roman" w:hAnsi="Times New Roman" w:cs="Times New Roman"/>
          <w:bCs/>
          <w:sz w:val="56"/>
          <w:szCs w:val="56"/>
        </w:rPr>
      </w:pPr>
    </w:p>
    <w:p w:rsidR="006E162B" w:rsidRDefault="006E162B" w:rsidP="006E162B">
      <w:pPr>
        <w:widowControl w:val="0"/>
        <w:jc w:val="center"/>
        <w:rPr>
          <w:rFonts w:ascii="Times New Roman" w:hAnsi="Times New Roman" w:cs="Times New Roman"/>
          <w:bCs/>
          <w:sz w:val="56"/>
          <w:szCs w:val="56"/>
        </w:rPr>
      </w:pPr>
    </w:p>
    <w:p w:rsidR="00F81C1D" w:rsidRPr="006E162B" w:rsidRDefault="00F81C1D" w:rsidP="006E162B">
      <w:pPr>
        <w:widowControl w:val="0"/>
        <w:jc w:val="center"/>
        <w:rPr>
          <w:rFonts w:ascii="Times New Roman" w:hAnsi="Times New Roman" w:cs="Times New Roman"/>
          <w:bCs/>
          <w:sz w:val="56"/>
          <w:szCs w:val="56"/>
        </w:rPr>
      </w:pPr>
    </w:p>
    <w:p w:rsidR="000C3F7F" w:rsidRPr="006E162B" w:rsidRDefault="000C3F7F" w:rsidP="006E162B">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rsidR="00B45B52" w:rsidRPr="006E162B" w:rsidRDefault="005C5DA8" w:rsidP="006E162B">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Kanokwan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Maneerat</w:t>
      </w:r>
      <w:proofErr w:type="spellEnd"/>
      <w:r w:rsidRPr="006E162B">
        <w:rPr>
          <w:rFonts w:ascii="Times New Roman" w:hAnsi="Times New Roman" w:cs="Times New Roman"/>
          <w:b/>
          <w:sz w:val="32"/>
          <w:szCs w:val="32"/>
        </w:rPr>
        <w:tab/>
        <w:t>542115002</w:t>
      </w:r>
    </w:p>
    <w:p w:rsidR="00B45B52" w:rsidRPr="006E162B" w:rsidRDefault="005C5DA8" w:rsidP="006E162B">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Worapun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Wongkium</w:t>
      </w:r>
      <w:proofErr w:type="spellEnd"/>
      <w:r w:rsidRPr="006E162B">
        <w:rPr>
          <w:rFonts w:ascii="Times New Roman" w:hAnsi="Times New Roman" w:cs="Times New Roman"/>
          <w:b/>
          <w:sz w:val="32"/>
          <w:szCs w:val="32"/>
        </w:rPr>
        <w:t xml:space="preserve"> </w:t>
      </w:r>
      <w:r w:rsidR="007C724E" w:rsidRPr="006E162B">
        <w:rPr>
          <w:rFonts w:ascii="Times New Roman" w:hAnsi="Times New Roman" w:cs="Times New Roman"/>
          <w:b/>
          <w:sz w:val="32"/>
          <w:szCs w:val="32"/>
        </w:rPr>
        <w:t xml:space="preserve">     </w:t>
      </w:r>
      <w:r w:rsidRPr="006E162B">
        <w:rPr>
          <w:rFonts w:ascii="Times New Roman" w:hAnsi="Times New Roman" w:cs="Times New Roman"/>
          <w:b/>
          <w:sz w:val="32"/>
          <w:szCs w:val="32"/>
        </w:rPr>
        <w:t>542115055</w:t>
      </w:r>
    </w:p>
    <w:p w:rsidR="000C3F7F" w:rsidRPr="006E162B" w:rsidRDefault="000C3F7F" w:rsidP="006E162B">
      <w:pPr>
        <w:widowControl w:val="0"/>
        <w:jc w:val="center"/>
        <w:rPr>
          <w:rFonts w:ascii="Times New Roman" w:hAnsi="Times New Roman" w:cs="Times New Roman"/>
          <w:b/>
          <w:sz w:val="32"/>
          <w:szCs w:val="32"/>
        </w:rPr>
      </w:pPr>
    </w:p>
    <w:p w:rsidR="006E162B" w:rsidRDefault="006E162B" w:rsidP="006E162B">
      <w:pPr>
        <w:widowControl w:val="0"/>
        <w:jc w:val="center"/>
        <w:rPr>
          <w:rFonts w:ascii="Times New Roman" w:hAnsi="Times New Roman" w:cs="Times New Roman"/>
          <w:b/>
          <w:sz w:val="32"/>
          <w:szCs w:val="32"/>
        </w:rPr>
      </w:pPr>
    </w:p>
    <w:p w:rsidR="00F81C1D" w:rsidRPr="006E162B" w:rsidRDefault="00F81C1D" w:rsidP="006E162B">
      <w:pPr>
        <w:widowControl w:val="0"/>
        <w:jc w:val="center"/>
        <w:rPr>
          <w:rFonts w:ascii="Times New Roman" w:hAnsi="Times New Roman" w:cs="Times New Roman"/>
          <w:b/>
          <w:sz w:val="32"/>
          <w:szCs w:val="32"/>
        </w:rPr>
      </w:pPr>
    </w:p>
    <w:p w:rsidR="006E162B" w:rsidRPr="006E162B" w:rsidRDefault="006E162B" w:rsidP="006E162B">
      <w:pPr>
        <w:widowControl w:val="0"/>
        <w:jc w:val="center"/>
        <w:rPr>
          <w:rFonts w:ascii="Times New Roman" w:hAnsi="Times New Roman" w:cs="Times New Roman"/>
          <w:b/>
          <w:sz w:val="32"/>
          <w:szCs w:val="32"/>
        </w:rPr>
      </w:pPr>
    </w:p>
    <w:p w:rsidR="006E162B" w:rsidRPr="006E162B" w:rsidRDefault="006E162B" w:rsidP="006E162B">
      <w:pPr>
        <w:widowControl w:val="0"/>
        <w:jc w:val="center"/>
        <w:rPr>
          <w:rFonts w:ascii="Times New Roman" w:hAnsi="Times New Roman" w:cs="Times New Roman"/>
          <w:b/>
          <w:sz w:val="32"/>
          <w:szCs w:val="32"/>
        </w:rPr>
      </w:pPr>
    </w:p>
    <w:p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rsidR="006E162B" w:rsidRDefault="006E162B"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rsidR="00F81C1D" w:rsidRDefault="00F81C1D" w:rsidP="006E162B">
      <w:pPr>
        <w:widowControl w:val="0"/>
        <w:jc w:val="center"/>
        <w:rPr>
          <w:rFonts w:ascii="Times New Roman" w:hAnsi="Times New Roman" w:cs="Times New Roman"/>
          <w:bCs/>
          <w:sz w:val="32"/>
          <w:szCs w:val="32"/>
        </w:rPr>
      </w:pPr>
    </w:p>
    <w:p w:rsidR="00F81C1D" w:rsidRDefault="00F81C1D" w:rsidP="006E162B">
      <w:pPr>
        <w:widowControl w:val="0"/>
        <w:jc w:val="center"/>
        <w:rPr>
          <w:rFonts w:ascii="Times New Roman" w:hAnsi="Times New Roman" w:cs="Times New Roman"/>
          <w:bCs/>
          <w:sz w:val="32"/>
          <w:szCs w:val="32"/>
        </w:rPr>
      </w:pPr>
    </w:p>
    <w:p w:rsidR="00F81C1D" w:rsidRDefault="00F81C1D" w:rsidP="006E162B">
      <w:pPr>
        <w:widowControl w:val="0"/>
        <w:jc w:val="center"/>
        <w:rPr>
          <w:rFonts w:ascii="Times New Roman" w:hAnsi="Times New Roman" w:cs="Times New Roman"/>
          <w:bCs/>
          <w:sz w:val="32"/>
          <w:szCs w:val="32"/>
        </w:rPr>
      </w:pPr>
    </w:p>
    <w:p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rsidR="00F81C1D" w:rsidRDefault="00F81C1D" w:rsidP="00F81C1D">
      <w:pPr>
        <w:widowControl w:val="0"/>
        <w:jc w:val="center"/>
        <w:rPr>
          <w:rFonts w:ascii="Times New Roman" w:hAnsi="Times New Roman" w:cs="Times New Roman"/>
          <w:bCs/>
          <w:sz w:val="32"/>
          <w:szCs w:val="32"/>
        </w:rPr>
      </w:pPr>
    </w:p>
    <w:p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bookmarkStart w:id="0" w:name="_GoBack"/>
      <w:bookmarkEnd w:id="0"/>
    </w:p>
    <w:p w:rsidR="00F81C1D" w:rsidRPr="006E162B" w:rsidRDefault="00F81C1D" w:rsidP="006E162B">
      <w:pPr>
        <w:widowControl w:val="0"/>
        <w:jc w:val="center"/>
        <w:rPr>
          <w:rFonts w:ascii="Times New Roman" w:hAnsi="Times New Roman" w:cs="Times New Roman"/>
          <w:bCs/>
          <w:sz w:val="32"/>
          <w:szCs w:val="32"/>
        </w:rPr>
      </w:pPr>
      <w:r>
        <w:rPr>
          <w:rFonts w:ascii="Times New Roman" w:hAnsi="Times New Roman" w:cs="Times New Roman"/>
          <w:bCs/>
          <w:sz w:val="32"/>
          <w:szCs w:val="32"/>
        </w:rPr>
        <w:t xml:space="preserve">Mrs. </w:t>
      </w:r>
      <w:proofErr w:type="spellStart"/>
      <w:r>
        <w:rPr>
          <w:rFonts w:ascii="Times New Roman" w:hAnsi="Times New Roman" w:cs="Times New Roman"/>
          <w:bCs/>
          <w:sz w:val="32"/>
          <w:szCs w:val="32"/>
        </w:rPr>
        <w:t>Yunrim</w:t>
      </w:r>
      <w:proofErr w:type="spellEnd"/>
      <w:r>
        <w:rPr>
          <w:rFonts w:ascii="Times New Roman" w:hAnsi="Times New Roman" w:cs="Times New Roman"/>
          <w:bCs/>
          <w:sz w:val="32"/>
          <w:szCs w:val="32"/>
        </w:rPr>
        <w:t xml:space="preserve"> Park</w:t>
      </w:r>
    </w:p>
    <w:p w:rsidR="00F81C1D" w:rsidRPr="006E162B" w:rsidRDefault="00BF211C">
      <w:pPr>
        <w:spacing w:after="160" w:line="259" w:lineRule="auto"/>
        <w:rPr>
          <w:rFonts w:ascii="Times New Roman" w:hAnsi="Times New Roman" w:cs="Times New Roman"/>
          <w:b/>
          <w:sz w:val="28"/>
        </w:rPr>
      </w:pPr>
      <w:r w:rsidRPr="006E162B">
        <w:rPr>
          <w:rFonts w:ascii="Times New Roman" w:hAnsi="Times New Roman" w:cs="Times New Roman"/>
          <w:b/>
          <w:sz w:val="28"/>
        </w:rPr>
        <w:br w:type="page"/>
      </w:r>
    </w:p>
    <w:p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lastRenderedPageBreak/>
        <w:t>Chapter One</w:t>
      </w:r>
    </w:p>
    <w:p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t>Project Proposal</w:t>
      </w:r>
    </w:p>
    <w:p w:rsidR="00903F94" w:rsidRPr="006E162B" w:rsidRDefault="00903F94" w:rsidP="00903F94">
      <w:pPr>
        <w:spacing w:after="160" w:line="259" w:lineRule="auto"/>
        <w:jc w:val="center"/>
        <w:rPr>
          <w:rFonts w:ascii="Times New Roman" w:hAnsi="Times New Roman" w:cs="Times New Roman"/>
          <w:b/>
          <w:sz w:val="28"/>
        </w:rPr>
      </w:pP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66BF8" w:rsidRPr="006E162B" w:rsidTr="0057144C">
        <w:trPr>
          <w:jc w:val="center"/>
        </w:trPr>
        <w:tc>
          <w:tcPr>
            <w:tcW w:w="2235" w:type="dxa"/>
            <w:shd w:val="clear" w:color="auto" w:fill="auto"/>
            <w:vAlign w:val="center"/>
          </w:tcPr>
          <w:p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Document Name</w:t>
            </w:r>
          </w:p>
        </w:tc>
        <w:tc>
          <w:tcPr>
            <w:tcW w:w="1984" w:type="dxa"/>
            <w:shd w:val="clear" w:color="auto" w:fill="auto"/>
            <w:vAlign w:val="center"/>
          </w:tcPr>
          <w:p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Detail</w:t>
            </w:r>
          </w:p>
        </w:tc>
        <w:tc>
          <w:tcPr>
            <w:tcW w:w="1134"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Status</w:t>
            </w:r>
          </w:p>
        </w:tc>
        <w:tc>
          <w:tcPr>
            <w:tcW w:w="1276"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Date</w:t>
            </w:r>
          </w:p>
        </w:tc>
        <w:tc>
          <w:tcPr>
            <w:tcW w:w="1276"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Viewable</w:t>
            </w:r>
          </w:p>
        </w:tc>
        <w:tc>
          <w:tcPr>
            <w:tcW w:w="1671"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
                <w:sz w:val="24"/>
                <w:szCs w:val="24"/>
                <w:rPrChange w:id="1" w:author="SONY" w:date="2014-03-04T14:43:00Z">
                  <w:rPr>
                    <w:b/>
                    <w:sz w:val="24"/>
                    <w:szCs w:val="24"/>
                  </w:rPr>
                </w:rPrChange>
              </w:rPr>
            </w:pPr>
            <w:r w:rsidRPr="006E162B">
              <w:rPr>
                <w:rFonts w:ascii="Times New Roman" w:hAnsi="Times New Roman" w:cs="Times New Roman"/>
                <w:b/>
                <w:sz w:val="24"/>
                <w:szCs w:val="24"/>
              </w:rPr>
              <w:t>Reviewer&amp;</w:t>
            </w:r>
            <w:ins w:id="2" w:author="SONY" w:date="2014-03-03T15:33:00Z">
              <w:r w:rsidR="00864797" w:rsidRPr="006E162B">
                <w:rPr>
                  <w:rFonts w:ascii="Times New Roman" w:hAnsi="Times New Roman" w:cs="Times New Roman"/>
                  <w:b/>
                  <w:sz w:val="24"/>
                  <w:szCs w:val="24"/>
                </w:rPr>
                <w:t xml:space="preserve"> </w:t>
              </w:r>
            </w:ins>
            <w:r w:rsidRPr="006E162B">
              <w:rPr>
                <w:rFonts w:ascii="Times New Roman" w:hAnsi="Times New Roman" w:cs="Times New Roman"/>
                <w:b/>
                <w:sz w:val="24"/>
                <w:szCs w:val="24"/>
                <w:rPrChange w:id="3" w:author="SONY" w:date="2014-03-04T14:43:00Z">
                  <w:rPr>
                    <w:b/>
                    <w:sz w:val="24"/>
                    <w:szCs w:val="24"/>
                  </w:rPr>
                </w:rPrChange>
              </w:rPr>
              <w:t>Responsible</w:t>
            </w:r>
          </w:p>
        </w:tc>
      </w:tr>
      <w:tr w:rsidR="00966BF8" w:rsidRPr="006E162B" w:rsidTr="0057144C">
        <w:trPr>
          <w:jc w:val="center"/>
        </w:trPr>
        <w:tc>
          <w:tcPr>
            <w:tcW w:w="2235" w:type="dxa"/>
            <w:shd w:val="clear" w:color="auto" w:fill="auto"/>
            <w:vAlign w:val="center"/>
          </w:tcPr>
          <w:p w:rsidR="00903F94" w:rsidRPr="006E162B" w:rsidRDefault="00903F94" w:rsidP="00903F94">
            <w:pPr>
              <w:spacing w:after="160" w:line="259" w:lineRule="auto"/>
              <w:jc w:val="center"/>
              <w:rPr>
                <w:rFonts w:ascii="Times New Roman" w:hAnsi="Times New Roman" w:cs="Times New Roman"/>
                <w:bCs/>
                <w:szCs w:val="22"/>
                <w:rPrChange w:id="4" w:author="SONY" w:date="2014-03-04T14:43:00Z">
                  <w:rPr>
                    <w:bCs/>
                    <w:szCs w:val="22"/>
                  </w:rPr>
                </w:rPrChange>
              </w:rPr>
            </w:pPr>
            <w:r w:rsidRPr="006E162B">
              <w:rPr>
                <w:rFonts w:ascii="Times New Roman" w:hAnsi="Times New Roman" w:cs="Times New Roman"/>
                <w:bCs/>
                <w:szCs w:val="22"/>
                <w:rPrChange w:id="5" w:author="SONY" w:date="2014-03-04T14:43:00Z">
                  <w:rPr>
                    <w:bCs/>
                    <w:szCs w:val="22"/>
                  </w:rPr>
                </w:rPrChange>
              </w:rPr>
              <w:t>Our Senior Project(542115002,542115055)</w:t>
            </w:r>
          </w:p>
        </w:tc>
        <w:tc>
          <w:tcPr>
            <w:tcW w:w="1984"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Cs/>
                <w:szCs w:val="22"/>
                <w:rPrChange w:id="6" w:author="SONY" w:date="2014-03-04T14:43:00Z">
                  <w:rPr>
                    <w:bCs/>
                    <w:szCs w:val="22"/>
                  </w:rPr>
                </w:rPrChange>
              </w:rPr>
            </w:pPr>
            <w:r w:rsidRPr="006E162B">
              <w:rPr>
                <w:rFonts w:ascii="Times New Roman" w:hAnsi="Times New Roman" w:cs="Times New Roman"/>
                <w:bCs/>
                <w:szCs w:val="22"/>
                <w:rPrChange w:id="7" w:author="SONY" w:date="2014-03-04T14:43:00Z">
                  <w:rPr>
                    <w:bCs/>
                    <w:szCs w:val="22"/>
                  </w:rPr>
                </w:rPrChange>
              </w:rPr>
              <w:t>Scope and overview of project</w:t>
            </w:r>
          </w:p>
        </w:tc>
        <w:tc>
          <w:tcPr>
            <w:tcW w:w="1134"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Cs/>
                <w:szCs w:val="22"/>
                <w:rPrChange w:id="8" w:author="SONY" w:date="2014-03-04T14:43:00Z">
                  <w:rPr>
                    <w:bCs/>
                    <w:szCs w:val="22"/>
                  </w:rPr>
                </w:rPrChange>
              </w:rPr>
            </w:pPr>
            <w:r w:rsidRPr="006E162B">
              <w:rPr>
                <w:rFonts w:ascii="Times New Roman" w:hAnsi="Times New Roman" w:cs="Times New Roman"/>
                <w:bCs/>
                <w:szCs w:val="22"/>
                <w:rPrChange w:id="9" w:author="SONY" w:date="2014-03-04T14:43:00Z">
                  <w:rPr>
                    <w:bCs/>
                    <w:szCs w:val="22"/>
                  </w:rPr>
                </w:rPrChange>
              </w:rPr>
              <w:t>Draft</w:t>
            </w:r>
          </w:p>
        </w:tc>
        <w:tc>
          <w:tcPr>
            <w:tcW w:w="1276"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Cs/>
                <w:szCs w:val="22"/>
                <w:rPrChange w:id="10" w:author="SONY" w:date="2014-03-04T14:43:00Z">
                  <w:rPr>
                    <w:bCs/>
                    <w:szCs w:val="22"/>
                  </w:rPr>
                </w:rPrChange>
              </w:rPr>
            </w:pPr>
            <w:r w:rsidRPr="006E162B">
              <w:rPr>
                <w:rFonts w:ascii="Times New Roman" w:hAnsi="Times New Roman" w:cs="Times New Roman"/>
                <w:bCs/>
                <w:szCs w:val="22"/>
                <w:rPrChange w:id="11" w:author="SONY" w:date="2014-03-04T14:43:00Z">
                  <w:rPr>
                    <w:bCs/>
                    <w:szCs w:val="22"/>
                  </w:rPr>
                </w:rPrChange>
              </w:rPr>
              <w:t>1/13/2014</w:t>
            </w:r>
          </w:p>
        </w:tc>
        <w:tc>
          <w:tcPr>
            <w:tcW w:w="1276"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Cs/>
                <w:szCs w:val="22"/>
                <w:rPrChange w:id="12" w:author="SONY" w:date="2014-03-04T14:43:00Z">
                  <w:rPr>
                    <w:bCs/>
                    <w:szCs w:val="22"/>
                  </w:rPr>
                </w:rPrChange>
              </w:rPr>
            </w:pPr>
            <w:r w:rsidRPr="006E162B">
              <w:rPr>
                <w:rFonts w:ascii="Times New Roman" w:hAnsi="Times New Roman" w:cs="Times New Roman"/>
                <w:bCs/>
                <w:szCs w:val="22"/>
                <w:rPrChange w:id="13" w:author="SONY" w:date="2014-03-04T14:43:00Z">
                  <w:rPr>
                    <w:bCs/>
                    <w:szCs w:val="22"/>
                  </w:rPr>
                </w:rPrChange>
              </w:rPr>
              <w:t>Adviser</w:t>
            </w:r>
          </w:p>
        </w:tc>
        <w:tc>
          <w:tcPr>
            <w:tcW w:w="1671" w:type="dxa"/>
            <w:shd w:val="clear" w:color="auto" w:fill="auto"/>
            <w:vAlign w:val="center"/>
          </w:tcPr>
          <w:p w:rsidR="00903F94" w:rsidRPr="006E162B" w:rsidRDefault="00903F94" w:rsidP="00966BF8">
            <w:pPr>
              <w:spacing w:after="160" w:line="259" w:lineRule="auto"/>
              <w:jc w:val="center"/>
              <w:rPr>
                <w:rFonts w:ascii="Times New Roman" w:hAnsi="Times New Roman" w:cs="Times New Roman"/>
                <w:bCs/>
                <w:szCs w:val="22"/>
                <w:rPrChange w:id="14" w:author="SONY" w:date="2014-03-04T14:43:00Z">
                  <w:rPr>
                    <w:bCs/>
                    <w:szCs w:val="22"/>
                  </w:rPr>
                </w:rPrChange>
              </w:rPr>
            </w:pPr>
            <w:proofErr w:type="spellStart"/>
            <w:r w:rsidRPr="006E162B">
              <w:rPr>
                <w:rFonts w:ascii="Times New Roman" w:hAnsi="Times New Roman" w:cs="Times New Roman"/>
                <w:bCs/>
                <w:szCs w:val="22"/>
                <w:rPrChange w:id="15" w:author="SONY" w:date="2014-03-04T14:43:00Z">
                  <w:rPr>
                    <w:bCs/>
                    <w:szCs w:val="22"/>
                  </w:rPr>
                </w:rPrChange>
              </w:rPr>
              <w:t>Kanokwan</w:t>
            </w:r>
            <w:proofErr w:type="spellEnd"/>
            <w:r w:rsidRPr="006E162B">
              <w:rPr>
                <w:rFonts w:ascii="Times New Roman" w:hAnsi="Times New Roman" w:cs="Times New Roman"/>
                <w:bCs/>
                <w:szCs w:val="22"/>
                <w:rPrChange w:id="16" w:author="SONY" w:date="2014-03-04T14:43:00Z">
                  <w:rPr>
                    <w:bCs/>
                    <w:szCs w:val="22"/>
                  </w:rPr>
                </w:rPrChange>
              </w:rPr>
              <w:t>&amp;</w:t>
            </w:r>
            <w:ins w:id="17" w:author="SONY" w:date="2014-03-03T15:34:00Z">
              <w:r w:rsidR="00864797" w:rsidRPr="006E162B">
                <w:rPr>
                  <w:rFonts w:ascii="Times New Roman" w:hAnsi="Times New Roman" w:cs="Times New Roman"/>
                  <w:bCs/>
                  <w:szCs w:val="22"/>
                  <w:rPrChange w:id="18" w:author="SONY" w:date="2014-03-04T14:43:00Z">
                    <w:rPr>
                      <w:bCs/>
                      <w:szCs w:val="22"/>
                    </w:rPr>
                  </w:rPrChange>
                </w:rPr>
                <w:t xml:space="preserve"> </w:t>
              </w:r>
            </w:ins>
            <w:proofErr w:type="spellStart"/>
            <w:r w:rsidR="00966BF8" w:rsidRPr="006E162B">
              <w:rPr>
                <w:rFonts w:ascii="Times New Roman" w:hAnsi="Times New Roman" w:cs="Times New Roman"/>
                <w:bCs/>
                <w:szCs w:val="22"/>
                <w:rPrChange w:id="19" w:author="SONY" w:date="2014-03-04T14:43:00Z">
                  <w:rPr>
                    <w:bCs/>
                    <w:szCs w:val="22"/>
                  </w:rPr>
                </w:rPrChange>
              </w:rPr>
              <w:t>Worrapun</w:t>
            </w:r>
            <w:proofErr w:type="spellEnd"/>
          </w:p>
        </w:tc>
      </w:tr>
      <w:tr w:rsidR="00966BF8" w:rsidRPr="006E162B" w:rsidTr="0057144C">
        <w:trPr>
          <w:jc w:val="center"/>
        </w:trPr>
        <w:tc>
          <w:tcPr>
            <w:tcW w:w="2235" w:type="dxa"/>
            <w:shd w:val="clear" w:color="auto" w:fill="auto"/>
            <w:vAlign w:val="center"/>
          </w:tcPr>
          <w:p w:rsidR="00903F94" w:rsidRPr="006E162B" w:rsidRDefault="00966BF8" w:rsidP="00903F94">
            <w:pPr>
              <w:spacing w:after="160" w:line="259" w:lineRule="auto"/>
              <w:jc w:val="center"/>
              <w:rPr>
                <w:rFonts w:ascii="Times New Roman" w:hAnsi="Times New Roman" w:cs="Times New Roman"/>
                <w:bCs/>
                <w:szCs w:val="22"/>
                <w:rPrChange w:id="20" w:author="SONY" w:date="2014-03-04T14:43:00Z">
                  <w:rPr>
                    <w:bCs/>
                    <w:szCs w:val="22"/>
                  </w:rPr>
                </w:rPrChange>
              </w:rPr>
            </w:pPr>
            <w:r w:rsidRPr="006E162B">
              <w:rPr>
                <w:rFonts w:ascii="Times New Roman" w:hAnsi="Times New Roman" w:cs="Times New Roman"/>
                <w:bCs/>
                <w:szCs w:val="22"/>
                <w:rPrChange w:id="21" w:author="SONY" w:date="2014-03-04T14:43:00Z">
                  <w:rPr>
                    <w:bCs/>
                    <w:szCs w:val="22"/>
                  </w:rPr>
                </w:rPrChange>
              </w:rPr>
              <w:t>SeniorProject_Agent P_09022014</w:t>
            </w:r>
          </w:p>
        </w:tc>
        <w:tc>
          <w:tcPr>
            <w:tcW w:w="1984"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22" w:author="SONY" w:date="2014-03-04T14:43:00Z">
                  <w:rPr>
                    <w:bCs/>
                    <w:szCs w:val="22"/>
                  </w:rPr>
                </w:rPrChange>
              </w:rPr>
            </w:pPr>
            <w:r w:rsidRPr="006E162B">
              <w:rPr>
                <w:rFonts w:ascii="Times New Roman" w:hAnsi="Times New Roman" w:cs="Times New Roman"/>
                <w:bCs/>
                <w:szCs w:val="22"/>
                <w:rPrChange w:id="23" w:author="SONY" w:date="2014-03-04T14:43:00Z">
                  <w:rPr>
                    <w:bCs/>
                    <w:szCs w:val="22"/>
                  </w:rPr>
                </w:rPrChange>
              </w:rPr>
              <w:t>Cover all project proposal</w:t>
            </w:r>
          </w:p>
        </w:tc>
        <w:tc>
          <w:tcPr>
            <w:tcW w:w="1134"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24" w:author="SONY" w:date="2014-03-04T14:43:00Z">
                  <w:rPr>
                    <w:bCs/>
                    <w:szCs w:val="22"/>
                  </w:rPr>
                </w:rPrChange>
              </w:rPr>
            </w:pPr>
            <w:r w:rsidRPr="006E162B">
              <w:rPr>
                <w:rFonts w:ascii="Times New Roman" w:hAnsi="Times New Roman" w:cs="Times New Roman"/>
                <w:bCs/>
                <w:szCs w:val="22"/>
                <w:rPrChange w:id="25" w:author="SONY" w:date="2014-03-04T14:43:00Z">
                  <w:rPr>
                    <w:bCs/>
                    <w:szCs w:val="22"/>
                  </w:rPr>
                </w:rPrChange>
              </w:rPr>
              <w:t>Release</w:t>
            </w:r>
          </w:p>
        </w:tc>
        <w:tc>
          <w:tcPr>
            <w:tcW w:w="1276"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26" w:author="SONY" w:date="2014-03-04T14:43:00Z">
                  <w:rPr>
                    <w:bCs/>
                    <w:szCs w:val="22"/>
                  </w:rPr>
                </w:rPrChange>
              </w:rPr>
            </w:pPr>
            <w:r w:rsidRPr="006E162B">
              <w:rPr>
                <w:rFonts w:ascii="Times New Roman" w:hAnsi="Times New Roman" w:cs="Times New Roman"/>
                <w:bCs/>
                <w:szCs w:val="22"/>
                <w:rPrChange w:id="27" w:author="SONY" w:date="2014-03-04T14:43:00Z">
                  <w:rPr>
                    <w:bCs/>
                    <w:szCs w:val="22"/>
                  </w:rPr>
                </w:rPrChange>
              </w:rPr>
              <w:t>2/9/2014</w:t>
            </w:r>
          </w:p>
        </w:tc>
        <w:tc>
          <w:tcPr>
            <w:tcW w:w="1276"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28" w:author="SONY" w:date="2014-03-04T14:43:00Z">
                  <w:rPr>
                    <w:bCs/>
                    <w:szCs w:val="22"/>
                  </w:rPr>
                </w:rPrChange>
              </w:rPr>
            </w:pPr>
            <w:r w:rsidRPr="006E162B">
              <w:rPr>
                <w:rFonts w:ascii="Times New Roman" w:hAnsi="Times New Roman" w:cs="Times New Roman"/>
                <w:bCs/>
                <w:szCs w:val="22"/>
                <w:rPrChange w:id="29" w:author="SONY" w:date="2014-03-04T14:43:00Z">
                  <w:rPr>
                    <w:bCs/>
                    <w:szCs w:val="22"/>
                  </w:rPr>
                </w:rPrChange>
              </w:rPr>
              <w:t>Adviser</w:t>
            </w:r>
          </w:p>
        </w:tc>
        <w:tc>
          <w:tcPr>
            <w:tcW w:w="1671"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30" w:author="SONY" w:date="2014-03-04T14:43:00Z">
                  <w:rPr>
                    <w:bCs/>
                    <w:szCs w:val="22"/>
                  </w:rPr>
                </w:rPrChange>
              </w:rPr>
            </w:pPr>
            <w:proofErr w:type="spellStart"/>
            <w:r w:rsidRPr="006E162B">
              <w:rPr>
                <w:rFonts w:ascii="Times New Roman" w:hAnsi="Times New Roman" w:cs="Times New Roman"/>
                <w:bCs/>
                <w:szCs w:val="22"/>
                <w:rPrChange w:id="31" w:author="SONY" w:date="2014-03-04T14:43:00Z">
                  <w:rPr>
                    <w:bCs/>
                    <w:szCs w:val="22"/>
                  </w:rPr>
                </w:rPrChange>
              </w:rPr>
              <w:t>Kanokwan</w:t>
            </w:r>
            <w:proofErr w:type="spellEnd"/>
            <w:r w:rsidRPr="006E162B">
              <w:rPr>
                <w:rFonts w:ascii="Times New Roman" w:hAnsi="Times New Roman" w:cs="Times New Roman"/>
                <w:bCs/>
                <w:szCs w:val="22"/>
                <w:rPrChange w:id="32" w:author="SONY" w:date="2014-03-04T14:43:00Z">
                  <w:rPr>
                    <w:bCs/>
                    <w:szCs w:val="22"/>
                  </w:rPr>
                </w:rPrChange>
              </w:rPr>
              <w:t>&amp;</w:t>
            </w:r>
            <w:ins w:id="33" w:author="SONY" w:date="2014-03-03T15:34:00Z">
              <w:r w:rsidR="00864797" w:rsidRPr="006E162B">
                <w:rPr>
                  <w:rFonts w:ascii="Times New Roman" w:hAnsi="Times New Roman" w:cs="Times New Roman"/>
                  <w:bCs/>
                  <w:szCs w:val="22"/>
                  <w:rPrChange w:id="34" w:author="SONY" w:date="2014-03-04T14:43:00Z">
                    <w:rPr>
                      <w:bCs/>
                      <w:szCs w:val="22"/>
                    </w:rPr>
                  </w:rPrChange>
                </w:rPr>
                <w:t xml:space="preserve"> </w:t>
              </w:r>
            </w:ins>
            <w:proofErr w:type="spellStart"/>
            <w:r w:rsidRPr="006E162B">
              <w:rPr>
                <w:rFonts w:ascii="Times New Roman" w:hAnsi="Times New Roman" w:cs="Times New Roman"/>
                <w:bCs/>
                <w:szCs w:val="22"/>
                <w:rPrChange w:id="35" w:author="SONY" w:date="2014-03-04T14:43:00Z">
                  <w:rPr>
                    <w:bCs/>
                    <w:szCs w:val="22"/>
                  </w:rPr>
                </w:rPrChange>
              </w:rPr>
              <w:t>Worrapun</w:t>
            </w:r>
            <w:proofErr w:type="spellEnd"/>
          </w:p>
        </w:tc>
      </w:tr>
      <w:tr w:rsidR="00966BF8" w:rsidRPr="006E162B" w:rsidTr="0057144C">
        <w:trPr>
          <w:jc w:val="center"/>
        </w:trPr>
        <w:tc>
          <w:tcPr>
            <w:tcW w:w="2235"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36" w:author="SONY" w:date="2014-03-04T14:43:00Z">
                  <w:rPr>
                    <w:bCs/>
                    <w:szCs w:val="22"/>
                  </w:rPr>
                </w:rPrChange>
              </w:rPr>
            </w:pPr>
            <w:r w:rsidRPr="006E162B">
              <w:rPr>
                <w:rFonts w:ascii="Times New Roman" w:hAnsi="Times New Roman" w:cs="Times New Roman"/>
                <w:bCs/>
                <w:szCs w:val="22"/>
                <w:rPrChange w:id="37" w:author="SONY" w:date="2014-03-04T14:43:00Z">
                  <w:rPr>
                    <w:bCs/>
                    <w:szCs w:val="22"/>
                  </w:rPr>
                </w:rPrChange>
              </w:rPr>
              <w:t>SeniorProject_Agent P_28022014-v 1.5</w:t>
            </w:r>
          </w:p>
        </w:tc>
        <w:tc>
          <w:tcPr>
            <w:tcW w:w="1984"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38" w:author="SONY" w:date="2014-03-04T14:43:00Z">
                  <w:rPr>
                    <w:bCs/>
                    <w:szCs w:val="22"/>
                  </w:rPr>
                </w:rPrChange>
              </w:rPr>
            </w:pPr>
            <w:r w:rsidRPr="006E162B">
              <w:rPr>
                <w:rFonts w:ascii="Times New Roman" w:hAnsi="Times New Roman" w:cs="Times New Roman"/>
                <w:bCs/>
                <w:szCs w:val="22"/>
                <w:rPrChange w:id="39" w:author="SONY" w:date="2014-03-04T14:43:00Z">
                  <w:rPr>
                    <w:bCs/>
                    <w:szCs w:val="22"/>
                  </w:rPr>
                </w:rPrChange>
              </w:rPr>
              <w:t>Edit all wrong English, milestone and all part of project proposal.</w:t>
            </w:r>
          </w:p>
        </w:tc>
        <w:tc>
          <w:tcPr>
            <w:tcW w:w="1134"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40" w:author="SONY" w:date="2014-03-04T14:43:00Z">
                  <w:rPr>
                    <w:bCs/>
                    <w:szCs w:val="22"/>
                  </w:rPr>
                </w:rPrChange>
              </w:rPr>
            </w:pPr>
            <w:r w:rsidRPr="006E162B">
              <w:rPr>
                <w:rFonts w:ascii="Times New Roman" w:hAnsi="Times New Roman" w:cs="Times New Roman"/>
                <w:bCs/>
                <w:szCs w:val="22"/>
                <w:rPrChange w:id="41" w:author="SONY" w:date="2014-03-04T14:43:00Z">
                  <w:rPr>
                    <w:bCs/>
                    <w:szCs w:val="22"/>
                  </w:rPr>
                </w:rPrChange>
              </w:rPr>
              <w:t>Release</w:t>
            </w:r>
          </w:p>
        </w:tc>
        <w:tc>
          <w:tcPr>
            <w:tcW w:w="1276"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42" w:author="SONY" w:date="2014-03-04T14:43:00Z">
                  <w:rPr>
                    <w:bCs/>
                    <w:szCs w:val="22"/>
                  </w:rPr>
                </w:rPrChange>
              </w:rPr>
            </w:pPr>
            <w:r w:rsidRPr="006E162B">
              <w:rPr>
                <w:rFonts w:ascii="Times New Roman" w:hAnsi="Times New Roman" w:cs="Times New Roman"/>
                <w:bCs/>
                <w:szCs w:val="22"/>
                <w:rPrChange w:id="43" w:author="SONY" w:date="2014-03-04T14:43:00Z">
                  <w:rPr>
                    <w:bCs/>
                    <w:szCs w:val="22"/>
                  </w:rPr>
                </w:rPrChange>
              </w:rPr>
              <w:t>2/28/2014</w:t>
            </w:r>
          </w:p>
        </w:tc>
        <w:tc>
          <w:tcPr>
            <w:tcW w:w="1276"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44" w:author="SONY" w:date="2014-03-04T14:43:00Z">
                  <w:rPr>
                    <w:bCs/>
                    <w:szCs w:val="22"/>
                  </w:rPr>
                </w:rPrChange>
              </w:rPr>
            </w:pPr>
            <w:r w:rsidRPr="006E162B">
              <w:rPr>
                <w:rFonts w:ascii="Times New Roman" w:hAnsi="Times New Roman" w:cs="Times New Roman"/>
                <w:bCs/>
                <w:szCs w:val="22"/>
                <w:rPrChange w:id="45" w:author="SONY" w:date="2014-03-04T14:43:00Z">
                  <w:rPr>
                    <w:bCs/>
                    <w:szCs w:val="22"/>
                  </w:rPr>
                </w:rPrChange>
              </w:rPr>
              <w:t>Adviser</w:t>
            </w:r>
          </w:p>
        </w:tc>
        <w:tc>
          <w:tcPr>
            <w:tcW w:w="1671" w:type="dxa"/>
            <w:shd w:val="clear" w:color="auto" w:fill="auto"/>
            <w:vAlign w:val="center"/>
          </w:tcPr>
          <w:p w:rsidR="00903F94" w:rsidRPr="006E162B" w:rsidRDefault="00966BF8" w:rsidP="00966BF8">
            <w:pPr>
              <w:spacing w:after="160" w:line="259" w:lineRule="auto"/>
              <w:jc w:val="center"/>
              <w:rPr>
                <w:rFonts w:ascii="Times New Roman" w:hAnsi="Times New Roman" w:cs="Times New Roman"/>
                <w:bCs/>
                <w:szCs w:val="22"/>
                <w:rPrChange w:id="46" w:author="SONY" w:date="2014-03-04T14:43:00Z">
                  <w:rPr>
                    <w:bCs/>
                    <w:szCs w:val="22"/>
                  </w:rPr>
                </w:rPrChange>
              </w:rPr>
            </w:pPr>
            <w:proofErr w:type="spellStart"/>
            <w:r w:rsidRPr="006E162B">
              <w:rPr>
                <w:rFonts w:ascii="Times New Roman" w:hAnsi="Times New Roman" w:cs="Times New Roman"/>
                <w:bCs/>
                <w:szCs w:val="22"/>
                <w:rPrChange w:id="47" w:author="SONY" w:date="2014-03-04T14:43:00Z">
                  <w:rPr>
                    <w:bCs/>
                    <w:szCs w:val="22"/>
                  </w:rPr>
                </w:rPrChange>
              </w:rPr>
              <w:t>Kanokwan</w:t>
            </w:r>
            <w:proofErr w:type="spellEnd"/>
            <w:r w:rsidRPr="006E162B">
              <w:rPr>
                <w:rFonts w:ascii="Times New Roman" w:hAnsi="Times New Roman" w:cs="Times New Roman"/>
                <w:bCs/>
                <w:szCs w:val="22"/>
                <w:rPrChange w:id="48" w:author="SONY" w:date="2014-03-04T14:43:00Z">
                  <w:rPr>
                    <w:bCs/>
                    <w:szCs w:val="22"/>
                  </w:rPr>
                </w:rPrChange>
              </w:rPr>
              <w:t>&amp;</w:t>
            </w:r>
            <w:ins w:id="49" w:author="SONY" w:date="2014-03-03T15:34:00Z">
              <w:r w:rsidR="00864797" w:rsidRPr="006E162B">
                <w:rPr>
                  <w:rFonts w:ascii="Times New Roman" w:hAnsi="Times New Roman" w:cs="Times New Roman"/>
                  <w:bCs/>
                  <w:szCs w:val="22"/>
                  <w:rPrChange w:id="50" w:author="SONY" w:date="2014-03-04T14:43:00Z">
                    <w:rPr>
                      <w:bCs/>
                      <w:szCs w:val="22"/>
                    </w:rPr>
                  </w:rPrChange>
                </w:rPr>
                <w:t xml:space="preserve"> </w:t>
              </w:r>
            </w:ins>
            <w:proofErr w:type="spellStart"/>
            <w:r w:rsidRPr="006E162B">
              <w:rPr>
                <w:rFonts w:ascii="Times New Roman" w:hAnsi="Times New Roman" w:cs="Times New Roman"/>
                <w:bCs/>
                <w:szCs w:val="22"/>
                <w:rPrChange w:id="51" w:author="SONY" w:date="2014-03-04T14:43:00Z">
                  <w:rPr>
                    <w:bCs/>
                    <w:szCs w:val="22"/>
                  </w:rPr>
                </w:rPrChange>
              </w:rPr>
              <w:t>Worrapun</w:t>
            </w:r>
            <w:proofErr w:type="spellEnd"/>
          </w:p>
        </w:tc>
      </w:tr>
      <w:tr w:rsidR="00864797" w:rsidRPr="00D90997" w:rsidTr="0057144C">
        <w:trPr>
          <w:jc w:val="center"/>
        </w:trPr>
        <w:tc>
          <w:tcPr>
            <w:tcW w:w="2235" w:type="dxa"/>
            <w:shd w:val="clear" w:color="auto" w:fill="auto"/>
            <w:vAlign w:val="center"/>
          </w:tcPr>
          <w:p w:rsidR="00864797" w:rsidRPr="00D90997" w:rsidRDefault="00864797" w:rsidP="00966BF8">
            <w:pPr>
              <w:spacing w:after="160" w:line="259" w:lineRule="auto"/>
              <w:jc w:val="center"/>
              <w:rPr>
                <w:rFonts w:ascii="Times New Roman" w:hAnsi="Times New Roman" w:cs="Times New Roman"/>
                <w:bCs/>
                <w:szCs w:val="22"/>
              </w:rPr>
            </w:pPr>
            <w:r w:rsidRPr="006E162B">
              <w:rPr>
                <w:rFonts w:ascii="Times New Roman" w:hAnsi="Times New Roman" w:cs="Times New Roman"/>
                <w:bCs/>
                <w:szCs w:val="22"/>
                <w:rPrChange w:id="52" w:author="SONY" w:date="2014-03-04T14:43:00Z">
                  <w:rPr>
                    <w:bCs/>
                    <w:szCs w:val="22"/>
                  </w:rPr>
                </w:rPrChange>
              </w:rPr>
              <w:t>SeniorProject_Agent P_</w:t>
            </w:r>
            <w:r w:rsidR="00D90997">
              <w:rPr>
                <w:rFonts w:ascii="Times New Roman" w:hAnsi="Times New Roman" w:cs="Times New Roman"/>
                <w:bCs/>
                <w:szCs w:val="22"/>
              </w:rPr>
              <w:t>0302</w:t>
            </w:r>
            <w:r w:rsidRPr="00D90997">
              <w:rPr>
                <w:rFonts w:ascii="Times New Roman" w:hAnsi="Times New Roman" w:cs="Times New Roman"/>
                <w:bCs/>
                <w:szCs w:val="22"/>
              </w:rPr>
              <w:t>2014-v 1.7</w:t>
            </w:r>
          </w:p>
        </w:tc>
        <w:tc>
          <w:tcPr>
            <w:tcW w:w="1984" w:type="dxa"/>
            <w:shd w:val="clear" w:color="auto" w:fill="auto"/>
            <w:vAlign w:val="center"/>
          </w:tcPr>
          <w:p w:rsidR="00864797" w:rsidRPr="00D90997" w:rsidRDefault="008647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 xml:space="preserve">Edit all wrong </w:t>
            </w:r>
            <w:proofErr w:type="spellStart"/>
            <w:r w:rsidRPr="00D90997">
              <w:rPr>
                <w:rFonts w:ascii="Times New Roman" w:hAnsi="Times New Roman" w:cs="Times New Roman"/>
                <w:bCs/>
                <w:szCs w:val="22"/>
              </w:rPr>
              <w:t>English,and</w:t>
            </w:r>
            <w:proofErr w:type="spellEnd"/>
            <w:r w:rsidRPr="00D90997">
              <w:rPr>
                <w:rFonts w:ascii="Times New Roman" w:hAnsi="Times New Roman" w:cs="Times New Roman"/>
                <w:bCs/>
                <w:szCs w:val="22"/>
              </w:rPr>
              <w:t xml:space="preserve"> using more clear words</w:t>
            </w:r>
          </w:p>
        </w:tc>
        <w:tc>
          <w:tcPr>
            <w:tcW w:w="1134" w:type="dxa"/>
            <w:shd w:val="clear" w:color="auto" w:fill="auto"/>
            <w:vAlign w:val="center"/>
          </w:tcPr>
          <w:p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Draft</w:t>
            </w:r>
          </w:p>
        </w:tc>
        <w:tc>
          <w:tcPr>
            <w:tcW w:w="1276" w:type="dxa"/>
            <w:shd w:val="clear" w:color="auto" w:fill="auto"/>
            <w:vAlign w:val="center"/>
          </w:tcPr>
          <w:p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3/3/2014</w:t>
            </w:r>
          </w:p>
        </w:tc>
        <w:tc>
          <w:tcPr>
            <w:tcW w:w="1276" w:type="dxa"/>
            <w:shd w:val="clear" w:color="auto" w:fill="auto"/>
            <w:vAlign w:val="center"/>
          </w:tcPr>
          <w:p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rsidR="00864797" w:rsidRPr="00D90997" w:rsidRDefault="0057144C"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r w:rsidR="00D90997" w:rsidRPr="006E162B" w:rsidTr="0057144C">
        <w:trPr>
          <w:jc w:val="center"/>
        </w:trPr>
        <w:tc>
          <w:tcPr>
            <w:tcW w:w="2235" w:type="dxa"/>
            <w:shd w:val="clear" w:color="auto" w:fill="auto"/>
            <w:vAlign w:val="center"/>
          </w:tcPr>
          <w:p w:rsidR="00D90997" w:rsidRPr="00D90997" w:rsidRDefault="00D909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SeniorProject_Agent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w:t>
            </w:r>
            <w:r>
              <w:rPr>
                <w:rFonts w:ascii="Times New Roman" w:hAnsi="Times New Roman" w:cs="Times New Roman"/>
                <w:bCs/>
                <w:szCs w:val="22"/>
              </w:rPr>
              <w:t>2014-v 1.8</w:t>
            </w:r>
          </w:p>
        </w:tc>
        <w:tc>
          <w:tcPr>
            <w:tcW w:w="1984" w:type="dxa"/>
            <w:shd w:val="clear" w:color="auto" w:fill="auto"/>
            <w:vAlign w:val="center"/>
          </w:tcPr>
          <w:p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Change milestone, double check English, and add cover page</w:t>
            </w:r>
          </w:p>
        </w:tc>
        <w:tc>
          <w:tcPr>
            <w:tcW w:w="1134" w:type="dxa"/>
            <w:shd w:val="clear" w:color="auto" w:fill="auto"/>
            <w:vAlign w:val="center"/>
          </w:tcPr>
          <w:p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Draft</w:t>
            </w:r>
          </w:p>
        </w:tc>
        <w:tc>
          <w:tcPr>
            <w:tcW w:w="1276" w:type="dxa"/>
            <w:shd w:val="clear" w:color="auto" w:fill="auto"/>
            <w:vAlign w:val="center"/>
          </w:tcPr>
          <w:p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4/3/2014</w:t>
            </w:r>
          </w:p>
        </w:tc>
        <w:tc>
          <w:tcPr>
            <w:tcW w:w="1276" w:type="dxa"/>
            <w:shd w:val="clear" w:color="auto" w:fill="auto"/>
            <w:vAlign w:val="center"/>
          </w:tcPr>
          <w:p w:rsidR="00D90997" w:rsidRPr="00D90997" w:rsidRDefault="00D909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rsidR="00D90997" w:rsidRPr="00D90997" w:rsidRDefault="00D90997"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bl>
    <w:p w:rsidR="00903F94" w:rsidRPr="00D90997" w:rsidRDefault="00903F94" w:rsidP="00903F94">
      <w:pPr>
        <w:spacing w:after="160" w:line="259" w:lineRule="auto"/>
        <w:jc w:val="center"/>
        <w:rPr>
          <w:rFonts w:ascii="Times New Roman" w:hAnsi="Times New Roman" w:cs="Times New Roman"/>
          <w:b/>
          <w:sz w:val="28"/>
        </w:rPr>
      </w:pPr>
    </w:p>
    <w:p w:rsidR="00903F94" w:rsidRPr="00D90997" w:rsidRDefault="00903F94" w:rsidP="00903F94">
      <w:pPr>
        <w:spacing w:after="160" w:line="259" w:lineRule="auto"/>
        <w:jc w:val="center"/>
        <w:rPr>
          <w:rFonts w:ascii="Times New Roman" w:hAnsi="Times New Roman" w:cs="Times New Roman"/>
          <w:b/>
          <w:sz w:val="28"/>
        </w:rPr>
      </w:pPr>
    </w:p>
    <w:p w:rsidR="00BF211C" w:rsidRPr="00D90997" w:rsidRDefault="00903F94">
      <w:pPr>
        <w:spacing w:after="160" w:line="259" w:lineRule="auto"/>
        <w:rPr>
          <w:rFonts w:ascii="Times New Roman" w:hAnsi="Times New Roman" w:cs="Times New Roman"/>
          <w:b/>
          <w:sz w:val="28"/>
        </w:rPr>
      </w:pPr>
      <w:r w:rsidRPr="00D90997">
        <w:rPr>
          <w:rFonts w:ascii="Times New Roman" w:hAnsi="Times New Roman" w:cs="Times New Roman"/>
          <w:b/>
          <w:sz w:val="28"/>
        </w:rPr>
        <w:br w:type="page"/>
      </w:r>
    </w:p>
    <w:p w:rsidR="00016C03" w:rsidRPr="006E162B" w:rsidRDefault="00A17D56">
      <w:pPr>
        <w:widowControl w:val="0"/>
        <w:rPr>
          <w:rFonts w:ascii="Times New Roman" w:hAnsi="Times New Roman" w:cs="Times New Roman"/>
        </w:rPr>
      </w:pPr>
      <w:r w:rsidRPr="00D90997">
        <w:rPr>
          <w:rFonts w:ascii="Times New Roman" w:hAnsi="Times New Roman" w:cs="Times New Roman"/>
          <w:b/>
          <w:sz w:val="28"/>
        </w:rPr>
        <w:lastRenderedPageBreak/>
        <w:t xml:space="preserve">Chapter One: Introduction and </w:t>
      </w:r>
      <w:commentRangeStart w:id="53"/>
      <w:r w:rsidRPr="00D90997">
        <w:rPr>
          <w:rFonts w:ascii="Times New Roman" w:hAnsi="Times New Roman" w:cs="Times New Roman"/>
          <w:b/>
          <w:sz w:val="28"/>
        </w:rPr>
        <w:t>Background</w:t>
      </w:r>
      <w:commentRangeEnd w:id="53"/>
      <w:r w:rsidR="0001321A" w:rsidRPr="006E162B">
        <w:rPr>
          <w:rStyle w:val="CommentReference"/>
          <w:rFonts w:ascii="Times New Roman" w:hAnsi="Times New Roman" w:cs="Times New Roman"/>
          <w:rPrChange w:id="54" w:author="SONY" w:date="2014-03-04T14:43:00Z">
            <w:rPr>
              <w:rStyle w:val="CommentReference"/>
              <w:rFonts w:cs="Cordia New"/>
            </w:rPr>
          </w:rPrChange>
        </w:rPr>
        <w:commentReference w:id="53"/>
      </w:r>
    </w:p>
    <w:p w:rsidR="00016C03" w:rsidRPr="006E162B" w:rsidRDefault="00016C03">
      <w:pPr>
        <w:widowControl w:val="0"/>
        <w:rPr>
          <w:rFonts w:ascii="Times New Roman" w:hAnsi="Times New Roman" w:cs="Times New Roman"/>
          <w:rPrChange w:id="55" w:author="SONY" w:date="2014-03-04T14:43:00Z">
            <w:rPr/>
          </w:rPrChange>
        </w:rPr>
      </w:pPr>
    </w:p>
    <w:p w:rsidR="00016C03" w:rsidRPr="006E162B" w:rsidRDefault="00A17D56">
      <w:pPr>
        <w:widowControl w:val="0"/>
        <w:rPr>
          <w:rFonts w:ascii="Times New Roman" w:hAnsi="Times New Roman" w:cs="Times New Roman"/>
          <w:rPrChange w:id="56" w:author="SONY" w:date="2014-03-04T14:43:00Z">
            <w:rPr/>
          </w:rPrChange>
        </w:rPr>
      </w:pPr>
      <w:r w:rsidRPr="006E162B">
        <w:rPr>
          <w:rFonts w:ascii="Times New Roman" w:hAnsi="Times New Roman" w:cs="Times New Roman"/>
          <w:rPrChange w:id="57" w:author="SONY" w:date="2014-03-04T14:43:00Z">
            <w:rPr/>
          </w:rPrChange>
        </w:rPr>
        <w:t xml:space="preserve">            </w:t>
      </w:r>
    </w:p>
    <w:p w:rsidR="00016C03" w:rsidRPr="006E162B" w:rsidRDefault="00A17D56">
      <w:pPr>
        <w:widowControl w:val="0"/>
        <w:rPr>
          <w:rFonts w:ascii="Times New Roman" w:hAnsi="Times New Roman" w:cs="Times New Roman"/>
          <w:rPrChange w:id="58" w:author="SONY" w:date="2014-03-04T14:43:00Z">
            <w:rPr/>
          </w:rPrChange>
        </w:rPr>
      </w:pPr>
      <w:r w:rsidRPr="006E162B">
        <w:rPr>
          <w:rFonts w:ascii="Times New Roman" w:hAnsi="Times New Roman" w:cs="Times New Roman"/>
          <w:rPrChange w:id="59" w:author="SONY" w:date="2014-03-04T14:43:00Z">
            <w:rPr/>
          </w:rPrChange>
        </w:rPr>
        <w:t xml:space="preserve">      </w:t>
      </w:r>
      <w:r w:rsidRPr="006E162B">
        <w:rPr>
          <w:rFonts w:ascii="Times New Roman" w:hAnsi="Times New Roman" w:cs="Times New Roman"/>
          <w:rPrChange w:id="60" w:author="SONY" w:date="2014-03-04T14:43:00Z">
            <w:rPr/>
          </w:rPrChange>
        </w:rP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rsidRPr="006E162B">
        <w:rPr>
          <w:rFonts w:ascii="Times New Roman" w:hAnsi="Times New Roman" w:cs="Times New Roman"/>
          <w:rPrChange w:id="61" w:author="SONY" w:date="2014-03-04T14:43:00Z">
            <w:rPr/>
          </w:rPrChange>
        </w:rPr>
        <w:t>s</w:t>
      </w:r>
      <w:r w:rsidRPr="006E162B">
        <w:rPr>
          <w:rFonts w:ascii="Times New Roman" w:hAnsi="Times New Roman" w:cs="Times New Roman"/>
          <w:rPrChange w:id="62" w:author="SONY" w:date="2014-03-04T14:43:00Z">
            <w:rPr/>
          </w:rPrChange>
        </w:rPr>
        <w:t xml:space="preserve"> with the t</w:t>
      </w:r>
      <w:r w:rsidR="001D65A0" w:rsidRPr="006E162B">
        <w:rPr>
          <w:rFonts w:ascii="Times New Roman" w:hAnsi="Times New Roman" w:cs="Times New Roman"/>
          <w:rPrChange w:id="63" w:author="SONY" w:date="2014-03-04T14:43:00Z">
            <w:rPr/>
          </w:rPrChange>
        </w:rPr>
        <w:t>ee</w:t>
      </w:r>
      <w:r w:rsidRPr="006E162B">
        <w:rPr>
          <w:rFonts w:ascii="Times New Roman" w:hAnsi="Times New Roman" w:cs="Times New Roman"/>
          <w:rPrChange w:id="64" w:author="SONY" w:date="2014-03-04T14:43:00Z">
            <w:rPr/>
          </w:rPrChange>
        </w:rPr>
        <w:t xml:space="preserve">th. In one, </w:t>
      </w:r>
      <w:r w:rsidR="001D65A0" w:rsidRPr="006E162B">
        <w:rPr>
          <w:rFonts w:ascii="Times New Roman" w:hAnsi="Times New Roman" w:cs="Times New Roman"/>
          <w:rPrChange w:id="65" w:author="SONY" w:date="2014-03-04T14:43:00Z">
            <w:rPr/>
          </w:rPrChange>
        </w:rPr>
        <w:t xml:space="preserve">a </w:t>
      </w:r>
      <w:r w:rsidRPr="006E162B">
        <w:rPr>
          <w:rFonts w:ascii="Times New Roman" w:hAnsi="Times New Roman" w:cs="Times New Roman"/>
          <w:rPrChange w:id="66" w:author="SONY" w:date="2014-03-04T14:43:00Z">
            <w:rPr/>
          </w:rPrChange>
        </w:rPr>
        <w:t>clinic has many patient</w:t>
      </w:r>
      <w:r w:rsidR="001D65A0" w:rsidRPr="006E162B">
        <w:rPr>
          <w:rFonts w:ascii="Times New Roman" w:hAnsi="Times New Roman" w:cs="Times New Roman"/>
          <w:rPrChange w:id="67" w:author="SONY" w:date="2014-03-04T14:43:00Z">
            <w:rPr/>
          </w:rPrChange>
        </w:rPr>
        <w:t>s</w:t>
      </w:r>
      <w:r w:rsidRPr="006E162B">
        <w:rPr>
          <w:rFonts w:ascii="Times New Roman" w:hAnsi="Times New Roman" w:cs="Times New Roman"/>
          <w:rPrChange w:id="68" w:author="SONY" w:date="2014-03-04T14:43:00Z">
            <w:rPr/>
          </w:rPrChange>
        </w:rPr>
        <w:t xml:space="preserve"> and many cases for treating. </w:t>
      </w:r>
      <w:r w:rsidR="001D65A0" w:rsidRPr="006E162B">
        <w:rPr>
          <w:rFonts w:ascii="Times New Roman" w:hAnsi="Times New Roman" w:cs="Times New Roman"/>
          <w:rPrChange w:id="69" w:author="SONY" w:date="2014-03-04T14:43:00Z">
            <w:rPr/>
          </w:rPrChange>
        </w:rPr>
        <w:t>One of the common cases, for example,</w:t>
      </w:r>
      <w:r w:rsidRPr="006E162B">
        <w:rPr>
          <w:rFonts w:ascii="Times New Roman" w:hAnsi="Times New Roman" w:cs="Times New Roman"/>
          <w:rPrChange w:id="70" w:author="SONY" w:date="2014-03-04T14:43:00Z">
            <w:rPr/>
          </w:rPrChange>
        </w:rPr>
        <w:t xml:space="preserve"> is the teeth braces which often require</w:t>
      </w:r>
      <w:r w:rsidR="001D65A0" w:rsidRPr="006E162B">
        <w:rPr>
          <w:rFonts w:ascii="Times New Roman" w:hAnsi="Times New Roman" w:cs="Times New Roman"/>
          <w:rPrChange w:id="71" w:author="SONY" w:date="2014-03-04T14:43:00Z">
            <w:rPr/>
          </w:rPrChange>
        </w:rPr>
        <w:t xml:space="preserve"> a</w:t>
      </w:r>
      <w:r w:rsidRPr="006E162B">
        <w:rPr>
          <w:rFonts w:ascii="Times New Roman" w:hAnsi="Times New Roman" w:cs="Times New Roman"/>
          <w:rPrChange w:id="72" w:author="SONY" w:date="2014-03-04T14:43:00Z">
            <w:rPr/>
          </w:rPrChange>
        </w:rPr>
        <w:t xml:space="preserve"> long term treatment</w:t>
      </w:r>
      <w:r w:rsidR="001D65A0" w:rsidRPr="006E162B">
        <w:rPr>
          <w:rFonts w:ascii="Times New Roman" w:hAnsi="Times New Roman" w:cs="Times New Roman"/>
          <w:rPrChange w:id="73" w:author="SONY" w:date="2014-03-04T14:43:00Z">
            <w:rPr/>
          </w:rPrChange>
        </w:rPr>
        <w:t>,</w:t>
      </w:r>
      <w:r w:rsidRPr="006E162B">
        <w:rPr>
          <w:rFonts w:ascii="Times New Roman" w:hAnsi="Times New Roman" w:cs="Times New Roman"/>
          <w:rPrChange w:id="74" w:author="SONY" w:date="2014-03-04T14:43:00Z">
            <w:rPr/>
          </w:rPrChange>
        </w:rPr>
        <w:t xml:space="preserve"> possibly up to 4 years. The patient who has teeth braces has to make an appointment with the dentist around once a month.</w:t>
      </w:r>
    </w:p>
    <w:p w:rsidR="00016C03" w:rsidRPr="006E162B" w:rsidRDefault="00A17D56">
      <w:pPr>
        <w:widowControl w:val="0"/>
        <w:ind w:firstLine="720"/>
        <w:rPr>
          <w:rFonts w:ascii="Times New Roman" w:hAnsi="Times New Roman" w:cs="Times New Roman"/>
          <w:rPrChange w:id="75" w:author="SONY" w:date="2014-03-04T14:43:00Z">
            <w:rPr/>
          </w:rPrChange>
        </w:rPr>
      </w:pPr>
      <w:r w:rsidRPr="006E162B">
        <w:rPr>
          <w:rFonts w:ascii="Times New Roman" w:hAnsi="Times New Roman" w:cs="Times New Roman"/>
          <w:rPrChange w:id="76" w:author="SONY" w:date="2014-03-04T14:43:00Z">
            <w:rPr/>
          </w:rPrChange>
        </w:rPr>
        <w:t>The problem is patient</w:t>
      </w:r>
      <w:r w:rsidR="002E6C0E" w:rsidRPr="006E162B">
        <w:rPr>
          <w:rFonts w:ascii="Times New Roman" w:hAnsi="Times New Roman" w:cs="Times New Roman"/>
          <w:rPrChange w:id="77" w:author="SONY" w:date="2014-03-04T14:43:00Z">
            <w:rPr/>
          </w:rPrChange>
        </w:rPr>
        <w:t>s</w:t>
      </w:r>
      <w:r w:rsidRPr="006E162B">
        <w:rPr>
          <w:rFonts w:ascii="Times New Roman" w:hAnsi="Times New Roman" w:cs="Times New Roman"/>
          <w:rPrChange w:id="78" w:author="SONY" w:date="2014-03-04T14:43:00Z">
            <w:rPr/>
          </w:rPrChange>
        </w:rPr>
        <w:t xml:space="preserve"> often lose their appointment card and forget the appointment date, which may affect their health. They will have some trouble with their teeth, which sometimes can be very dangerous. In some case</w:t>
      </w:r>
      <w:r w:rsidR="002E6C0E" w:rsidRPr="006E162B">
        <w:rPr>
          <w:rFonts w:ascii="Times New Roman" w:hAnsi="Times New Roman" w:cs="Times New Roman"/>
          <w:rPrChange w:id="79" w:author="SONY" w:date="2014-03-04T14:43:00Z">
            <w:rPr/>
          </w:rPrChange>
        </w:rPr>
        <w:t>s</w:t>
      </w:r>
      <w:r w:rsidRPr="006E162B">
        <w:rPr>
          <w:rFonts w:ascii="Times New Roman" w:hAnsi="Times New Roman" w:cs="Times New Roman"/>
          <w:rPrChange w:id="80" w:author="SONY" w:date="2014-03-04T14:43:00Z">
            <w:rPr/>
          </w:rPrChange>
        </w:rPr>
        <w:t>, patient</w:t>
      </w:r>
      <w:r w:rsidR="002E6C0E" w:rsidRPr="006E162B">
        <w:rPr>
          <w:rFonts w:ascii="Times New Roman" w:hAnsi="Times New Roman" w:cs="Times New Roman"/>
          <w:rPrChange w:id="81" w:author="SONY" w:date="2014-03-04T14:43:00Z">
            <w:rPr/>
          </w:rPrChange>
        </w:rPr>
        <w:t>s</w:t>
      </w:r>
      <w:r w:rsidRPr="006E162B">
        <w:rPr>
          <w:rFonts w:ascii="Times New Roman" w:hAnsi="Times New Roman" w:cs="Times New Roman"/>
          <w:rPrChange w:id="82" w:author="SONY" w:date="2014-03-04T14:43:00Z">
            <w:rPr/>
          </w:rPrChange>
        </w:rPr>
        <w:t xml:space="preserve"> want to change the</w:t>
      </w:r>
      <w:r w:rsidR="002E6C0E" w:rsidRPr="006E162B">
        <w:rPr>
          <w:rFonts w:ascii="Times New Roman" w:hAnsi="Times New Roman" w:cs="Times New Roman"/>
          <w:rPrChange w:id="83" w:author="SONY" w:date="2014-03-04T14:43:00Z">
            <w:rPr/>
          </w:rPrChange>
        </w:rPr>
        <w:t>ir</w:t>
      </w:r>
      <w:r w:rsidRPr="006E162B">
        <w:rPr>
          <w:rFonts w:ascii="Times New Roman" w:hAnsi="Times New Roman" w:cs="Times New Roman"/>
          <w:rPrChange w:id="84" w:author="SONY" w:date="2014-03-04T14:43:00Z">
            <w:rPr/>
          </w:rPrChange>
        </w:rPr>
        <w:t xml:space="preserve"> appointment date. They do not know exactly when the dentist is free because the dentist has his</w:t>
      </w:r>
      <w:r w:rsidR="002E6C0E" w:rsidRPr="006E162B">
        <w:rPr>
          <w:rFonts w:ascii="Times New Roman" w:hAnsi="Times New Roman" w:cs="Times New Roman"/>
          <w:rPrChange w:id="85" w:author="SONY" w:date="2014-03-04T14:43:00Z">
            <w:rPr/>
          </w:rPrChange>
        </w:rPr>
        <w:t>/her</w:t>
      </w:r>
      <w:r w:rsidRPr="006E162B">
        <w:rPr>
          <w:rFonts w:ascii="Times New Roman" w:hAnsi="Times New Roman" w:cs="Times New Roman"/>
          <w:rPrChange w:id="86" w:author="SONY" w:date="2014-03-04T14:43:00Z">
            <w:rPr/>
          </w:rPrChange>
        </w:rPr>
        <w:t xml:space="preserve"> own schedule which contains all of the patient appointments. Besides the problems with appointments</w:t>
      </w:r>
      <w:r w:rsidR="002E6C0E" w:rsidRPr="006E162B">
        <w:rPr>
          <w:rFonts w:ascii="Times New Roman" w:hAnsi="Times New Roman" w:cs="Times New Roman"/>
          <w:rPrChange w:id="87" w:author="SONY" w:date="2014-03-04T14:43:00Z">
            <w:rPr/>
          </w:rPrChange>
        </w:rPr>
        <w:t xml:space="preserve">, </w:t>
      </w:r>
      <w:r w:rsidRPr="006E162B">
        <w:rPr>
          <w:rFonts w:ascii="Times New Roman" w:hAnsi="Times New Roman" w:cs="Times New Roman"/>
          <w:rPrChange w:id="88" w:author="SONY" w:date="2014-03-04T14:43:00Z">
            <w:rPr/>
          </w:rPrChange>
        </w:rPr>
        <w:t>patient</w:t>
      </w:r>
      <w:r w:rsidR="002E6C0E" w:rsidRPr="006E162B">
        <w:rPr>
          <w:rFonts w:ascii="Times New Roman" w:hAnsi="Times New Roman" w:cs="Times New Roman"/>
          <w:rPrChange w:id="89" w:author="SONY" w:date="2014-03-04T14:43:00Z">
            <w:rPr/>
          </w:rPrChange>
        </w:rPr>
        <w:t>s may also want</w:t>
      </w:r>
      <w:r w:rsidRPr="006E162B">
        <w:rPr>
          <w:rFonts w:ascii="Times New Roman" w:hAnsi="Times New Roman" w:cs="Times New Roman"/>
          <w:rPrChange w:id="90" w:author="SONY" w:date="2014-03-04T14:43:00Z">
            <w:rPr/>
          </w:rPrChange>
        </w:rPr>
        <w:t xml:space="preserve"> to know the total </w:t>
      </w:r>
      <w:r w:rsidR="002E6C0E" w:rsidRPr="006E162B">
        <w:rPr>
          <w:rFonts w:ascii="Times New Roman" w:hAnsi="Times New Roman" w:cs="Times New Roman"/>
          <w:rPrChange w:id="91" w:author="SONY" w:date="2014-03-04T14:43:00Z">
            <w:rPr/>
          </w:rPrChange>
        </w:rPr>
        <w:t>cost</w:t>
      </w:r>
      <w:r w:rsidRPr="006E162B">
        <w:rPr>
          <w:rFonts w:ascii="Times New Roman" w:hAnsi="Times New Roman" w:cs="Times New Roman"/>
          <w:rPrChange w:id="92" w:author="SONY" w:date="2014-03-04T14:43:00Z">
            <w:rPr/>
          </w:rPrChange>
        </w:rPr>
        <w:t xml:space="preserve"> of </w:t>
      </w:r>
      <w:r w:rsidR="002E6C0E" w:rsidRPr="006E162B">
        <w:rPr>
          <w:rFonts w:ascii="Times New Roman" w:hAnsi="Times New Roman" w:cs="Times New Roman"/>
          <w:rPrChange w:id="93" w:author="SONY" w:date="2014-03-04T14:43:00Z">
            <w:rPr/>
          </w:rPrChange>
        </w:rPr>
        <w:t>their</w:t>
      </w:r>
      <w:r w:rsidRPr="006E162B">
        <w:rPr>
          <w:rFonts w:ascii="Times New Roman" w:hAnsi="Times New Roman" w:cs="Times New Roman"/>
          <w:rPrChange w:id="94" w:author="SONY" w:date="2014-03-04T14:43:00Z">
            <w:rPr/>
          </w:rPrChange>
        </w:rPr>
        <w:t xml:space="preserve"> case</w:t>
      </w:r>
      <w:r w:rsidR="002E6C0E" w:rsidRPr="006E162B">
        <w:rPr>
          <w:rFonts w:ascii="Times New Roman" w:hAnsi="Times New Roman" w:cs="Times New Roman"/>
          <w:rPrChange w:id="95" w:author="SONY" w:date="2014-03-04T14:43:00Z">
            <w:rPr/>
          </w:rPrChange>
        </w:rPr>
        <w:t>.</w:t>
      </w:r>
    </w:p>
    <w:p w:rsidR="00016C03" w:rsidRPr="006E162B" w:rsidRDefault="00A17D56">
      <w:pPr>
        <w:widowControl w:val="0"/>
        <w:ind w:firstLine="720"/>
        <w:rPr>
          <w:rFonts w:ascii="Times New Roman" w:hAnsi="Times New Roman" w:cs="Times New Roman"/>
          <w:rPrChange w:id="96" w:author="SONY" w:date="2014-03-04T14:43:00Z">
            <w:rPr/>
          </w:rPrChange>
        </w:rPr>
      </w:pPr>
      <w:r w:rsidRPr="006E162B">
        <w:rPr>
          <w:rFonts w:ascii="Times New Roman" w:hAnsi="Times New Roman" w:cs="Times New Roman"/>
          <w:rPrChange w:id="97" w:author="SONY" w:date="2014-03-04T14:43:00Z">
            <w:rPr/>
          </w:rPrChange>
        </w:rPr>
        <w:t xml:space="preserve">To solve these problems, “The dental clinic website and mobile application” </w:t>
      </w:r>
      <w:r w:rsidR="002E6C0E" w:rsidRPr="006E162B">
        <w:rPr>
          <w:rFonts w:ascii="Times New Roman" w:hAnsi="Times New Roman" w:cs="Times New Roman"/>
          <w:rPrChange w:id="98" w:author="SONY" w:date="2014-03-04T14:43:00Z">
            <w:rPr/>
          </w:rPrChange>
        </w:rPr>
        <w:t>provides</w:t>
      </w:r>
      <w:r w:rsidRPr="006E162B">
        <w:rPr>
          <w:rFonts w:ascii="Times New Roman" w:hAnsi="Times New Roman" w:cs="Times New Roman"/>
          <w:rPrChange w:id="99" w:author="SONY" w:date="2014-03-04T14:43:00Z">
            <w:rPr/>
          </w:rPrChange>
        </w:rPr>
        <w:t xml:space="preserve"> functions for patients, visitors, officer</w:t>
      </w:r>
      <w:r w:rsidR="002E6C0E" w:rsidRPr="006E162B">
        <w:rPr>
          <w:rFonts w:ascii="Times New Roman" w:hAnsi="Times New Roman" w:cs="Times New Roman"/>
          <w:rPrChange w:id="100" w:author="SONY" w:date="2014-03-04T14:43:00Z">
            <w:rPr/>
          </w:rPrChange>
        </w:rPr>
        <w:t>s</w:t>
      </w:r>
      <w:r w:rsidRPr="006E162B">
        <w:rPr>
          <w:rFonts w:ascii="Times New Roman" w:hAnsi="Times New Roman" w:cs="Times New Roman"/>
          <w:rPrChange w:id="101" w:author="SONY" w:date="2014-03-04T14:43:00Z">
            <w:rPr/>
          </w:rPrChange>
        </w:rPr>
        <w:t xml:space="preserve"> and dentist</w:t>
      </w:r>
      <w:r w:rsidR="002E6C0E" w:rsidRPr="006E162B">
        <w:rPr>
          <w:rFonts w:ascii="Times New Roman" w:hAnsi="Times New Roman" w:cs="Times New Roman"/>
          <w:rPrChange w:id="102" w:author="SONY" w:date="2014-03-04T14:43:00Z">
            <w:rPr/>
          </w:rPrChange>
        </w:rPr>
        <w:t>s</w:t>
      </w:r>
      <w:r w:rsidRPr="006E162B">
        <w:rPr>
          <w:rFonts w:ascii="Times New Roman" w:hAnsi="Times New Roman" w:cs="Times New Roman"/>
          <w:rPrChange w:id="103" w:author="SONY" w:date="2014-03-04T14:43:00Z">
            <w:rPr/>
          </w:rPrChange>
        </w:rPr>
        <w:t xml:space="preserve">. For visitors who are interested in dental treatments, </w:t>
      </w:r>
      <w:r w:rsidR="002E6C0E" w:rsidRPr="006E162B">
        <w:rPr>
          <w:rFonts w:ascii="Times New Roman" w:hAnsi="Times New Roman" w:cs="Times New Roman"/>
          <w:rPrChange w:id="104" w:author="SONY" w:date="2014-03-04T14:43:00Z">
            <w:rPr/>
          </w:rPrChange>
        </w:rPr>
        <w:t xml:space="preserve">the </w:t>
      </w:r>
      <w:r w:rsidRPr="006E162B">
        <w:rPr>
          <w:rFonts w:ascii="Times New Roman" w:hAnsi="Times New Roman" w:cs="Times New Roman"/>
          <w:rPrChange w:id="105" w:author="SONY" w:date="2014-03-04T14:43:00Z">
            <w:rPr/>
          </w:rPrChange>
        </w:rPr>
        <w:t>website and mobile application provide</w:t>
      </w:r>
      <w:r w:rsidR="002E6C0E" w:rsidRPr="006E162B">
        <w:rPr>
          <w:rFonts w:ascii="Times New Roman" w:hAnsi="Times New Roman" w:cs="Times New Roman"/>
          <w:rPrChange w:id="106" w:author="SONY" w:date="2014-03-04T14:43:00Z">
            <w:rPr/>
          </w:rPrChange>
        </w:rPr>
        <w:t>s</w:t>
      </w:r>
      <w:r w:rsidRPr="006E162B">
        <w:rPr>
          <w:rFonts w:ascii="Times New Roman" w:hAnsi="Times New Roman" w:cs="Times New Roman"/>
          <w:rPrChange w:id="107" w:author="SONY" w:date="2014-03-04T14:43:00Z">
            <w:rPr/>
          </w:rPrChange>
        </w:rPr>
        <w:t xml:space="preserve"> information about </w:t>
      </w:r>
      <w:r w:rsidR="002E6C0E" w:rsidRPr="006E162B">
        <w:rPr>
          <w:rFonts w:ascii="Times New Roman" w:hAnsi="Times New Roman" w:cs="Times New Roman"/>
          <w:rPrChange w:id="108" w:author="SONY" w:date="2014-03-04T14:43:00Z">
            <w:rPr/>
          </w:rPrChange>
        </w:rPr>
        <w:t xml:space="preserve">dental treatment </w:t>
      </w:r>
      <w:r w:rsidRPr="006E162B">
        <w:rPr>
          <w:rFonts w:ascii="Times New Roman" w:hAnsi="Times New Roman" w:cs="Times New Roman"/>
          <w:rPrChange w:id="109" w:author="SONY" w:date="2014-03-04T14:43:00Z">
            <w:rPr/>
          </w:rPrChange>
        </w:rPr>
        <w:t>and estimate</w:t>
      </w:r>
      <w:r w:rsidR="002E6C0E" w:rsidRPr="006E162B">
        <w:rPr>
          <w:rFonts w:ascii="Times New Roman" w:hAnsi="Times New Roman" w:cs="Times New Roman"/>
          <w:rPrChange w:id="110" w:author="SONY" w:date="2014-03-04T14:43:00Z">
            <w:rPr/>
          </w:rPrChange>
        </w:rPr>
        <w:t>d</w:t>
      </w:r>
      <w:r w:rsidRPr="006E162B">
        <w:rPr>
          <w:rFonts w:ascii="Times New Roman" w:hAnsi="Times New Roman" w:cs="Times New Roman"/>
          <w:rPrChange w:id="111" w:author="SONY" w:date="2014-03-04T14:43:00Z">
            <w:rPr/>
          </w:rPrChange>
        </w:rPr>
        <w:t xml:space="preserve"> cost. </w:t>
      </w:r>
      <w:r w:rsidR="002E6C0E" w:rsidRPr="006E162B">
        <w:rPr>
          <w:rFonts w:ascii="Times New Roman" w:hAnsi="Times New Roman" w:cs="Times New Roman"/>
          <w:rPrChange w:id="112" w:author="SONY" w:date="2014-03-04T14:43:00Z">
            <w:rPr/>
          </w:rPrChange>
        </w:rPr>
        <w:t>V</w:t>
      </w:r>
      <w:r w:rsidRPr="006E162B">
        <w:rPr>
          <w:rFonts w:ascii="Times New Roman" w:hAnsi="Times New Roman" w:cs="Times New Roman"/>
          <w:rPrChange w:id="113" w:author="SONY" w:date="2014-03-04T14:43:00Z">
            <w:rPr/>
          </w:rPrChange>
        </w:rPr>
        <w:t xml:space="preserve">isitors can </w:t>
      </w:r>
      <w:r w:rsidR="002E6C0E" w:rsidRPr="006E162B">
        <w:rPr>
          <w:rFonts w:ascii="Times New Roman" w:hAnsi="Times New Roman" w:cs="Times New Roman"/>
          <w:rPrChange w:id="114" w:author="SONY" w:date="2014-03-04T14:43:00Z">
            <w:rPr/>
          </w:rPrChange>
        </w:rPr>
        <w:t xml:space="preserve">also </w:t>
      </w:r>
      <w:r w:rsidRPr="006E162B">
        <w:rPr>
          <w:rFonts w:ascii="Times New Roman" w:hAnsi="Times New Roman" w:cs="Times New Roman"/>
          <w:rPrChange w:id="115" w:author="SONY" w:date="2014-03-04T14:43:00Z">
            <w:rPr/>
          </w:rPrChange>
        </w:rPr>
        <w:t>interact with the dentist on the web. Visitors can consult with</w:t>
      </w:r>
      <w:r w:rsidR="002E6C0E" w:rsidRPr="006E162B">
        <w:rPr>
          <w:rFonts w:ascii="Times New Roman" w:hAnsi="Times New Roman" w:cs="Times New Roman"/>
          <w:rPrChange w:id="116" w:author="SONY" w:date="2014-03-04T14:43:00Z">
            <w:rPr/>
          </w:rPrChange>
        </w:rPr>
        <w:t xml:space="preserve"> the</w:t>
      </w:r>
      <w:r w:rsidRPr="006E162B">
        <w:rPr>
          <w:rFonts w:ascii="Times New Roman" w:hAnsi="Times New Roman" w:cs="Times New Roman"/>
          <w:rPrChange w:id="117" w:author="SONY" w:date="2014-03-04T14:43:00Z">
            <w:rPr/>
          </w:rPrChange>
        </w:rPr>
        <w:t xml:space="preserve"> dentist about some problem they are experiencing. This website and mobile application includes dentists schedule and also the appointment f</w:t>
      </w:r>
      <w:r w:rsidR="002E6C0E" w:rsidRPr="006E162B">
        <w:rPr>
          <w:rFonts w:ascii="Times New Roman" w:hAnsi="Times New Roman" w:cs="Times New Roman"/>
          <w:rPrChange w:id="118" w:author="SONY" w:date="2014-03-04T14:43:00Z">
            <w:rPr/>
          </w:rPrChange>
        </w:rPr>
        <w:t>eature which allows v</w:t>
      </w:r>
      <w:r w:rsidRPr="006E162B">
        <w:rPr>
          <w:rFonts w:ascii="Times New Roman" w:hAnsi="Times New Roman" w:cs="Times New Roman"/>
          <w:rPrChange w:id="119" w:author="SONY" w:date="2014-03-04T14:43:00Z">
            <w:rPr/>
          </w:rPrChange>
        </w:rPr>
        <w:t>isitor</w:t>
      </w:r>
      <w:r w:rsidR="002E6C0E" w:rsidRPr="006E162B">
        <w:rPr>
          <w:rFonts w:ascii="Times New Roman" w:hAnsi="Times New Roman" w:cs="Times New Roman"/>
          <w:rPrChange w:id="120" w:author="SONY" w:date="2014-03-04T14:43:00Z">
            <w:rPr/>
          </w:rPrChange>
        </w:rPr>
        <w:t>s</w:t>
      </w:r>
      <w:r w:rsidRPr="006E162B">
        <w:rPr>
          <w:rFonts w:ascii="Times New Roman" w:hAnsi="Times New Roman" w:cs="Times New Roman"/>
          <w:rPrChange w:id="121" w:author="SONY" w:date="2014-03-04T14:43:00Z">
            <w:rPr/>
          </w:rPrChange>
        </w:rPr>
        <w:t xml:space="preserve"> </w:t>
      </w:r>
      <w:r w:rsidR="002E6C0E" w:rsidRPr="006E162B">
        <w:rPr>
          <w:rFonts w:ascii="Times New Roman" w:hAnsi="Times New Roman" w:cs="Times New Roman"/>
          <w:rPrChange w:id="122" w:author="SONY" w:date="2014-03-04T14:43:00Z">
            <w:rPr/>
          </w:rPrChange>
        </w:rPr>
        <w:t xml:space="preserve">to </w:t>
      </w:r>
      <w:r w:rsidRPr="006E162B">
        <w:rPr>
          <w:rFonts w:ascii="Times New Roman" w:hAnsi="Times New Roman" w:cs="Times New Roman"/>
          <w:rPrChange w:id="123" w:author="SONY" w:date="2014-03-04T14:43:00Z">
            <w:rPr/>
          </w:rPrChange>
        </w:rPr>
        <w:t>make an appointment with a dentist</w:t>
      </w:r>
      <w:r w:rsidR="002E6C0E" w:rsidRPr="006E162B">
        <w:rPr>
          <w:rFonts w:ascii="Times New Roman" w:hAnsi="Times New Roman" w:cs="Times New Roman"/>
          <w:rPrChange w:id="124" w:author="SONY" w:date="2014-03-04T14:43:00Z">
            <w:rPr/>
          </w:rPrChange>
        </w:rPr>
        <w:t xml:space="preserve"> online</w:t>
      </w:r>
      <w:r w:rsidRPr="006E162B">
        <w:rPr>
          <w:rFonts w:ascii="Times New Roman" w:hAnsi="Times New Roman" w:cs="Times New Roman"/>
          <w:rPrChange w:id="125" w:author="SONY" w:date="2014-03-04T14:43:00Z">
            <w:rPr/>
          </w:rPrChange>
        </w:rPr>
        <w:t>. For patient</w:t>
      </w:r>
      <w:r w:rsidR="002E6C0E" w:rsidRPr="006E162B">
        <w:rPr>
          <w:rFonts w:ascii="Times New Roman" w:hAnsi="Times New Roman" w:cs="Times New Roman"/>
          <w:rPrChange w:id="126" w:author="SONY" w:date="2014-03-04T14:43:00Z">
            <w:rPr/>
          </w:rPrChange>
        </w:rPr>
        <w:t>s</w:t>
      </w:r>
      <w:r w:rsidRPr="006E162B">
        <w:rPr>
          <w:rFonts w:ascii="Times New Roman" w:hAnsi="Times New Roman" w:cs="Times New Roman"/>
          <w:rPrChange w:id="127" w:author="SONY" w:date="2014-03-04T14:43:00Z">
            <w:rPr/>
          </w:rPrChange>
        </w:rPr>
        <w:t xml:space="preserve">, the website and mobile application contains the reminder function for reminding </w:t>
      </w:r>
      <w:r w:rsidR="002E6C0E" w:rsidRPr="006E162B">
        <w:rPr>
          <w:rFonts w:ascii="Times New Roman" w:hAnsi="Times New Roman" w:cs="Times New Roman"/>
          <w:rPrChange w:id="128" w:author="SONY" w:date="2014-03-04T14:43:00Z">
            <w:rPr/>
          </w:rPrChange>
        </w:rPr>
        <w:t>them of upcoming</w:t>
      </w:r>
      <w:r w:rsidRPr="006E162B">
        <w:rPr>
          <w:rFonts w:ascii="Times New Roman" w:hAnsi="Times New Roman" w:cs="Times New Roman"/>
          <w:rPrChange w:id="129" w:author="SONY" w:date="2014-03-04T14:43:00Z">
            <w:rPr/>
          </w:rPrChange>
        </w:rPr>
        <w:t xml:space="preserve"> appointment</w:t>
      </w:r>
      <w:r w:rsidR="002E6C0E" w:rsidRPr="006E162B">
        <w:rPr>
          <w:rFonts w:ascii="Times New Roman" w:hAnsi="Times New Roman" w:cs="Times New Roman"/>
          <w:rPrChange w:id="130" w:author="SONY" w:date="2014-03-04T14:43:00Z">
            <w:rPr/>
          </w:rPrChange>
        </w:rPr>
        <w:t>s</w:t>
      </w:r>
      <w:r w:rsidRPr="006E162B">
        <w:rPr>
          <w:rFonts w:ascii="Times New Roman" w:hAnsi="Times New Roman" w:cs="Times New Roman"/>
          <w:rPrChange w:id="131" w:author="SONY" w:date="2014-03-04T14:43:00Z">
            <w:rPr/>
          </w:rPrChange>
        </w:rPr>
        <w:t xml:space="preserve"> </w:t>
      </w:r>
      <w:r w:rsidR="002E6C0E" w:rsidRPr="006E162B">
        <w:rPr>
          <w:rFonts w:ascii="Times New Roman" w:hAnsi="Times New Roman" w:cs="Times New Roman"/>
          <w:rPrChange w:id="132" w:author="SONY" w:date="2014-03-04T14:43:00Z">
            <w:rPr/>
          </w:rPrChange>
        </w:rPr>
        <w:t>so that they do not miss the appointments. The same feature also sends out a notification when the schedule changes</w:t>
      </w:r>
      <w:r w:rsidRPr="006E162B">
        <w:rPr>
          <w:rFonts w:ascii="Times New Roman" w:hAnsi="Times New Roman" w:cs="Times New Roman"/>
          <w:rPrChange w:id="133" w:author="SONY" w:date="2014-03-04T14:43:00Z">
            <w:rPr/>
          </w:rPrChange>
        </w:rPr>
        <w:t xml:space="preserve">. It will notify about the appointment 1-2 days before the appointment date. The dental clinic website and application can </w:t>
      </w:r>
      <w:r w:rsidR="00DE0BF7" w:rsidRPr="006E162B">
        <w:rPr>
          <w:rFonts w:ascii="Times New Roman" w:hAnsi="Times New Roman" w:cs="Times New Roman"/>
          <w:rPrChange w:id="134" w:author="SONY" w:date="2014-03-04T14:43:00Z">
            <w:rPr/>
          </w:rPrChange>
        </w:rPr>
        <w:t xml:space="preserve">also </w:t>
      </w:r>
      <w:r w:rsidRPr="006E162B">
        <w:rPr>
          <w:rFonts w:ascii="Times New Roman" w:hAnsi="Times New Roman" w:cs="Times New Roman"/>
          <w:rPrChange w:id="135" w:author="SONY" w:date="2014-03-04T14:43:00Z">
            <w:rPr/>
          </w:rPrChange>
        </w:rPr>
        <w:t xml:space="preserve">generate the QR code </w:t>
      </w:r>
      <w:r w:rsidR="00DE0BF7" w:rsidRPr="006E162B">
        <w:rPr>
          <w:rFonts w:ascii="Times New Roman" w:hAnsi="Times New Roman" w:cs="Times New Roman"/>
          <w:rPrChange w:id="136" w:author="SONY" w:date="2014-03-04T14:43:00Z">
            <w:rPr/>
          </w:rPrChange>
        </w:rPr>
        <w:t>for each patient</w:t>
      </w:r>
      <w:r w:rsidRPr="006E162B">
        <w:rPr>
          <w:rFonts w:ascii="Times New Roman" w:hAnsi="Times New Roman" w:cs="Times New Roman"/>
          <w:rPrChange w:id="137" w:author="SONY" w:date="2014-03-04T14:43:00Z">
            <w:rPr/>
          </w:rPrChange>
        </w:rPr>
        <w:t xml:space="preserve">, </w:t>
      </w:r>
      <w:r w:rsidR="00DE0BF7" w:rsidRPr="006E162B">
        <w:rPr>
          <w:rFonts w:ascii="Times New Roman" w:hAnsi="Times New Roman" w:cs="Times New Roman"/>
          <w:rPrChange w:id="138" w:author="SONY" w:date="2014-03-04T14:43:00Z">
            <w:rPr/>
          </w:rPrChange>
        </w:rPr>
        <w:t xml:space="preserve">which can be used to </w:t>
      </w:r>
      <w:r w:rsidR="007A191D" w:rsidRPr="006E162B">
        <w:rPr>
          <w:rFonts w:ascii="Times New Roman" w:hAnsi="Times New Roman" w:cs="Times New Roman"/>
          <w:rPrChange w:id="139" w:author="SONY" w:date="2014-03-04T14:43:00Z">
            <w:rPr/>
          </w:rPrChange>
        </w:rPr>
        <w:t>identify the</w:t>
      </w:r>
      <w:r w:rsidR="00DE0BF7" w:rsidRPr="006E162B">
        <w:rPr>
          <w:rFonts w:ascii="Times New Roman" w:hAnsi="Times New Roman" w:cs="Times New Roman"/>
          <w:rPrChange w:id="140" w:author="SONY" w:date="2014-03-04T14:43:00Z">
            <w:rPr/>
          </w:rPrChange>
        </w:rPr>
        <w:t xml:space="preserve"> patient and his/her</w:t>
      </w:r>
      <w:r w:rsidR="00223630" w:rsidRPr="006E162B">
        <w:rPr>
          <w:rFonts w:ascii="Times New Roman" w:hAnsi="Times New Roman" w:cs="Times New Roman"/>
          <w:rPrChange w:id="141" w:author="SONY" w:date="2014-03-04T14:43:00Z">
            <w:rPr/>
          </w:rPrChange>
        </w:rPr>
        <w:t xml:space="preserve"> </w:t>
      </w:r>
      <w:r w:rsidRPr="006E162B">
        <w:rPr>
          <w:rFonts w:ascii="Times New Roman" w:hAnsi="Times New Roman" w:cs="Times New Roman"/>
          <w:rPrChange w:id="142" w:author="SONY" w:date="2014-03-04T14:43:00Z">
            <w:rPr/>
          </w:rPrChange>
        </w:rPr>
        <w:t>appointment at the clinic</w:t>
      </w:r>
      <w:r w:rsidR="00DE0BF7" w:rsidRPr="006E162B">
        <w:rPr>
          <w:rFonts w:ascii="Times New Roman" w:hAnsi="Times New Roman" w:cs="Times New Roman"/>
          <w:rPrChange w:id="143" w:author="SONY" w:date="2014-03-04T14:43:00Z">
            <w:rPr/>
          </w:rPrChange>
        </w:rPr>
        <w:t xml:space="preserve">. This streamlines the process of receiving patients and looking up appointments. At the same time, it relieves the problems of patients losing or forgetting to bring their appointment cards. </w:t>
      </w:r>
    </w:p>
    <w:p w:rsidR="00016C03" w:rsidRPr="006E162B" w:rsidRDefault="00A17D56">
      <w:pPr>
        <w:widowControl w:val="0"/>
        <w:rPr>
          <w:rFonts w:ascii="Times New Roman" w:hAnsi="Times New Roman" w:cs="Times New Roman"/>
          <w:rPrChange w:id="144" w:author="SONY" w:date="2014-03-04T14:43:00Z">
            <w:rPr/>
          </w:rPrChange>
        </w:rPr>
      </w:pPr>
      <w:r w:rsidRPr="006E162B">
        <w:rPr>
          <w:rFonts w:ascii="Times New Roman" w:hAnsi="Times New Roman" w:cs="Times New Roman"/>
          <w:color w:val="FFFF00"/>
          <w:rPrChange w:id="145" w:author="SONY" w:date="2014-03-04T14:43:00Z">
            <w:rPr>
              <w:color w:val="FFFF00"/>
            </w:rPr>
          </w:rPrChange>
        </w:rPr>
        <w:t>.</w:t>
      </w:r>
      <w:r w:rsidRPr="006E162B">
        <w:rPr>
          <w:rFonts w:ascii="Times New Roman" w:hAnsi="Times New Roman" w:cs="Times New Roman"/>
          <w:rPrChange w:id="146" w:author="SONY" w:date="2014-03-04T14:43:00Z">
            <w:rPr/>
          </w:rPrChange>
        </w:rPr>
        <w:t xml:space="preserve"> </w:t>
      </w:r>
    </w:p>
    <w:p w:rsidR="00016C03" w:rsidRPr="006E162B" w:rsidRDefault="00016C03">
      <w:pPr>
        <w:widowControl w:val="0"/>
        <w:rPr>
          <w:rFonts w:ascii="Times New Roman" w:hAnsi="Times New Roman" w:cs="Times New Roman"/>
          <w:rPrChange w:id="147" w:author="SONY" w:date="2014-03-04T14:43:00Z">
            <w:rPr/>
          </w:rPrChange>
        </w:rPr>
      </w:pPr>
    </w:p>
    <w:p w:rsidR="00016C03" w:rsidRPr="006E162B" w:rsidRDefault="00016C03">
      <w:pPr>
        <w:widowControl w:val="0"/>
        <w:rPr>
          <w:rFonts w:ascii="Times New Roman" w:hAnsi="Times New Roman" w:cs="Times New Roman"/>
          <w:rPrChange w:id="148" w:author="SONY" w:date="2014-03-04T14:43:00Z">
            <w:rPr/>
          </w:rPrChange>
        </w:rPr>
      </w:pPr>
    </w:p>
    <w:p w:rsidR="00016C03" w:rsidRPr="006E162B" w:rsidRDefault="00016C03">
      <w:pPr>
        <w:widowControl w:val="0"/>
        <w:rPr>
          <w:rFonts w:ascii="Times New Roman" w:hAnsi="Times New Roman" w:cs="Times New Roman"/>
          <w:rPrChange w:id="149" w:author="SONY" w:date="2014-03-04T14:43:00Z">
            <w:rPr/>
          </w:rPrChange>
        </w:rPr>
      </w:pPr>
    </w:p>
    <w:p w:rsidR="00016C03" w:rsidRPr="006E162B" w:rsidRDefault="00016C03">
      <w:pPr>
        <w:widowControl w:val="0"/>
        <w:rPr>
          <w:rFonts w:ascii="Times New Roman" w:hAnsi="Times New Roman" w:cs="Times New Roman"/>
          <w:rPrChange w:id="150" w:author="SONY" w:date="2014-03-04T14:43:00Z">
            <w:rPr/>
          </w:rPrChange>
        </w:rPr>
      </w:pPr>
    </w:p>
    <w:p w:rsidR="00016C03" w:rsidRPr="006E162B" w:rsidRDefault="00016C03">
      <w:pPr>
        <w:widowControl w:val="0"/>
        <w:rPr>
          <w:rFonts w:ascii="Times New Roman" w:hAnsi="Times New Roman" w:cs="Times New Roman"/>
          <w:rPrChange w:id="151" w:author="SONY" w:date="2014-03-04T14:43:00Z">
            <w:rPr/>
          </w:rPrChange>
        </w:rPr>
      </w:pPr>
    </w:p>
    <w:p w:rsidR="00016C03" w:rsidRPr="006E162B" w:rsidRDefault="00016C03">
      <w:pPr>
        <w:widowControl w:val="0"/>
        <w:rPr>
          <w:rFonts w:ascii="Times New Roman" w:hAnsi="Times New Roman" w:cs="Times New Roman"/>
          <w:rPrChange w:id="152" w:author="SONY" w:date="2014-03-04T14:43:00Z">
            <w:rPr/>
          </w:rPrChange>
        </w:rPr>
      </w:pPr>
    </w:p>
    <w:p w:rsidR="00016C03" w:rsidRPr="006E162B" w:rsidRDefault="00016C03">
      <w:pPr>
        <w:widowControl w:val="0"/>
        <w:rPr>
          <w:rFonts w:ascii="Times New Roman" w:hAnsi="Times New Roman" w:cs="Times New Roman"/>
          <w:rPrChange w:id="153" w:author="SONY" w:date="2014-03-04T14:43:00Z">
            <w:rPr/>
          </w:rPrChange>
        </w:rPr>
      </w:pPr>
    </w:p>
    <w:p w:rsidR="00016C03" w:rsidRPr="006E162B" w:rsidRDefault="00016C03">
      <w:pPr>
        <w:widowControl w:val="0"/>
        <w:rPr>
          <w:rFonts w:ascii="Times New Roman" w:hAnsi="Times New Roman" w:cs="Times New Roman"/>
          <w:rPrChange w:id="154" w:author="SONY" w:date="2014-03-04T14:43:00Z">
            <w:rPr/>
          </w:rPrChange>
        </w:rPr>
      </w:pPr>
    </w:p>
    <w:p w:rsidR="00016C03" w:rsidRPr="006E162B" w:rsidRDefault="00016C03">
      <w:pPr>
        <w:widowControl w:val="0"/>
        <w:rPr>
          <w:rFonts w:ascii="Times New Roman" w:hAnsi="Times New Roman" w:cs="Times New Roman"/>
          <w:rPrChange w:id="155" w:author="SONY" w:date="2014-03-04T14:43:00Z">
            <w:rPr/>
          </w:rPrChange>
        </w:rPr>
      </w:pPr>
    </w:p>
    <w:p w:rsidR="00016C03" w:rsidRPr="006E162B" w:rsidRDefault="00016C03">
      <w:pPr>
        <w:widowControl w:val="0"/>
        <w:rPr>
          <w:rFonts w:ascii="Times New Roman" w:hAnsi="Times New Roman" w:cs="Times New Roman"/>
          <w:rPrChange w:id="156" w:author="SONY" w:date="2014-03-04T14:43:00Z">
            <w:rPr/>
          </w:rPrChange>
        </w:rPr>
      </w:pPr>
    </w:p>
    <w:p w:rsidR="00016C03" w:rsidRPr="006E162B" w:rsidRDefault="00016C03">
      <w:pPr>
        <w:widowControl w:val="0"/>
        <w:rPr>
          <w:rFonts w:ascii="Times New Roman" w:hAnsi="Times New Roman" w:cs="Times New Roman"/>
          <w:rPrChange w:id="157" w:author="SONY" w:date="2014-03-04T14:43:00Z">
            <w:rPr/>
          </w:rPrChange>
        </w:rPr>
      </w:pPr>
    </w:p>
    <w:p w:rsidR="00016C03" w:rsidRPr="006E162B" w:rsidRDefault="00016C03">
      <w:pPr>
        <w:widowControl w:val="0"/>
        <w:rPr>
          <w:rFonts w:ascii="Times New Roman" w:hAnsi="Times New Roman" w:cs="Times New Roman"/>
          <w:rPrChange w:id="158" w:author="SONY" w:date="2014-03-04T14:43:00Z">
            <w:rPr/>
          </w:rPrChange>
        </w:rPr>
      </w:pPr>
    </w:p>
    <w:p w:rsidR="00016C03" w:rsidRDefault="00016C03">
      <w:pPr>
        <w:widowControl w:val="0"/>
        <w:rPr>
          <w:rFonts w:ascii="Times New Roman" w:hAnsi="Times New Roman" w:cs="Times New Roman"/>
        </w:rPr>
      </w:pPr>
    </w:p>
    <w:p w:rsidR="006E162B" w:rsidRDefault="006E162B">
      <w:pPr>
        <w:widowControl w:val="0"/>
        <w:rPr>
          <w:rFonts w:ascii="Times New Roman" w:hAnsi="Times New Roman" w:cs="Times New Roman"/>
        </w:rPr>
      </w:pPr>
    </w:p>
    <w:p w:rsidR="006E162B" w:rsidRPr="006E162B" w:rsidRDefault="006E162B">
      <w:pPr>
        <w:widowControl w:val="0"/>
        <w:rPr>
          <w:rFonts w:ascii="Times New Roman" w:hAnsi="Times New Roman" w:cs="Times New Roman"/>
          <w:rPrChange w:id="159" w:author="SONY" w:date="2014-03-04T14:43:00Z">
            <w:rPr/>
          </w:rPrChange>
        </w:rPr>
      </w:pPr>
    </w:p>
    <w:p w:rsidR="00016C03" w:rsidRPr="006E162B" w:rsidRDefault="00A17D56">
      <w:pPr>
        <w:widowControl w:val="0"/>
        <w:rPr>
          <w:rFonts w:ascii="Times New Roman" w:hAnsi="Times New Roman" w:cs="Times New Roman"/>
          <w:rPrChange w:id="160" w:author="SONY" w:date="2014-03-04T14:43:00Z">
            <w:rPr/>
          </w:rPrChange>
        </w:rPr>
      </w:pPr>
      <w:r w:rsidRPr="006E162B">
        <w:rPr>
          <w:rFonts w:ascii="Times New Roman" w:hAnsi="Times New Roman" w:cs="Times New Roman"/>
          <w:b/>
          <w:sz w:val="28"/>
          <w:rPrChange w:id="161" w:author="SONY" w:date="2014-03-04T14:43:00Z">
            <w:rPr>
              <w:b/>
              <w:sz w:val="28"/>
            </w:rPr>
          </w:rPrChange>
        </w:rPr>
        <w:lastRenderedPageBreak/>
        <w:t>Chapter Two: Literature Review</w:t>
      </w:r>
    </w:p>
    <w:p w:rsidR="00016C03" w:rsidRPr="006E162B" w:rsidRDefault="00016C03">
      <w:pPr>
        <w:widowControl w:val="0"/>
        <w:rPr>
          <w:rFonts w:ascii="Times New Roman" w:hAnsi="Times New Roman" w:cs="Times New Roman"/>
          <w:rPrChange w:id="162" w:author="SONY" w:date="2014-03-04T14:43:00Z">
            <w:rPr/>
          </w:rPrChange>
        </w:rPr>
      </w:pPr>
    </w:p>
    <w:p w:rsidR="00016C03" w:rsidRPr="006E162B" w:rsidRDefault="00A17D56">
      <w:pPr>
        <w:widowControl w:val="0"/>
        <w:rPr>
          <w:rFonts w:ascii="Times New Roman" w:hAnsi="Times New Roman" w:cs="Times New Roman"/>
          <w:rPrChange w:id="163" w:author="SONY" w:date="2014-03-04T14:43:00Z">
            <w:rPr/>
          </w:rPrChange>
        </w:rPr>
      </w:pPr>
      <w:r w:rsidRPr="006E162B">
        <w:rPr>
          <w:rFonts w:ascii="Times New Roman" w:hAnsi="Times New Roman" w:cs="Times New Roman"/>
          <w:b/>
          <w:sz w:val="24"/>
          <w:rPrChange w:id="164" w:author="SONY" w:date="2014-03-04T14:43:00Z">
            <w:rPr>
              <w:b/>
              <w:sz w:val="24"/>
            </w:rPr>
          </w:rPrChange>
        </w:rPr>
        <w:t>2.1 Business review</w:t>
      </w:r>
    </w:p>
    <w:p w:rsidR="00016C03" w:rsidRPr="006E162B" w:rsidRDefault="00A17D56">
      <w:pPr>
        <w:widowControl w:val="0"/>
        <w:rPr>
          <w:rFonts w:ascii="Times New Roman" w:hAnsi="Times New Roman" w:cs="Times New Roman"/>
          <w:rPrChange w:id="165" w:author="SONY" w:date="2014-03-04T14:43:00Z">
            <w:rPr/>
          </w:rPrChange>
        </w:rPr>
      </w:pPr>
      <w:r w:rsidRPr="006E162B">
        <w:rPr>
          <w:rFonts w:ascii="Times New Roman" w:hAnsi="Times New Roman" w:cs="Times New Roman"/>
          <w:b/>
          <w:sz w:val="24"/>
          <w:rPrChange w:id="166" w:author="SONY" w:date="2014-03-04T14:43:00Z">
            <w:rPr>
              <w:b/>
              <w:sz w:val="24"/>
            </w:rPr>
          </w:rPrChange>
        </w:rPr>
        <w:t xml:space="preserve">2.1.1 Dental Clinic </w:t>
      </w:r>
      <w:r w:rsidR="00987150" w:rsidRPr="006E162B">
        <w:rPr>
          <w:rFonts w:ascii="Times New Roman" w:hAnsi="Times New Roman" w:cs="Times New Roman"/>
          <w:b/>
          <w:sz w:val="24"/>
          <w:rPrChange w:id="167" w:author="SONY" w:date="2014-03-04T14:43:00Z">
            <w:rPr>
              <w:b/>
              <w:sz w:val="24"/>
            </w:rPr>
          </w:rPrChange>
        </w:rPr>
        <w:t>Services System</w:t>
      </w:r>
    </w:p>
    <w:p w:rsidR="00016C03" w:rsidRPr="006E162B" w:rsidRDefault="001D21D9">
      <w:pPr>
        <w:widowControl w:val="0"/>
        <w:rPr>
          <w:rFonts w:ascii="Times New Roman" w:hAnsi="Times New Roman" w:cs="Times New Roman"/>
          <w:rPrChange w:id="168" w:author="SONY" w:date="2014-03-04T14:43:00Z">
            <w:rPr/>
          </w:rPrChange>
        </w:rPr>
      </w:pPr>
      <w:r w:rsidRPr="006E162B">
        <w:rPr>
          <w:rFonts w:ascii="Times New Roman" w:hAnsi="Times New Roman" w:cs="Times New Roman"/>
          <w:rPrChange w:id="169" w:author="SONY" w:date="2014-03-04T14:43:00Z">
            <w:rPr/>
          </w:rPrChange>
        </w:rPr>
        <w:tab/>
        <w:t xml:space="preserve">Dental Clinic </w:t>
      </w:r>
      <w:r w:rsidR="00987150" w:rsidRPr="006E162B">
        <w:rPr>
          <w:rFonts w:ascii="Times New Roman" w:hAnsi="Times New Roman" w:cs="Times New Roman"/>
          <w:rPrChange w:id="170" w:author="SONY" w:date="2014-03-04T14:43:00Z">
            <w:rPr/>
          </w:rPrChange>
        </w:rPr>
        <w:t xml:space="preserve">Service System </w:t>
      </w:r>
      <w:r w:rsidRPr="006E162B">
        <w:rPr>
          <w:rFonts w:ascii="Times New Roman" w:hAnsi="Times New Roman" w:cs="Times New Roman"/>
          <w:rPrChange w:id="171" w:author="SONY" w:date="2014-03-04T14:43:00Z">
            <w:rPr/>
          </w:rPrChange>
        </w:rPr>
        <w:t>is a system that provides services to customer</w:t>
      </w:r>
      <w:r w:rsidR="007A191D" w:rsidRPr="006E162B">
        <w:rPr>
          <w:rFonts w:ascii="Times New Roman" w:hAnsi="Times New Roman" w:cs="Times New Roman"/>
          <w:rPrChange w:id="172" w:author="SONY" w:date="2014-03-04T14:43:00Z">
            <w:rPr/>
          </w:rPrChange>
        </w:rPr>
        <w:t>s</w:t>
      </w:r>
      <w:r w:rsidRPr="006E162B">
        <w:rPr>
          <w:rFonts w:ascii="Times New Roman" w:hAnsi="Times New Roman" w:cs="Times New Roman"/>
          <w:rPrChange w:id="173" w:author="SONY" w:date="2014-03-04T14:43:00Z">
            <w:rPr/>
          </w:rPrChange>
        </w:rPr>
        <w:t xml:space="preserve"> of Dental Clinic(patient</w:t>
      </w:r>
      <w:r w:rsidR="007A191D" w:rsidRPr="006E162B">
        <w:rPr>
          <w:rFonts w:ascii="Times New Roman" w:hAnsi="Times New Roman" w:cs="Times New Roman"/>
          <w:rPrChange w:id="174" w:author="SONY" w:date="2014-03-04T14:43:00Z">
            <w:rPr/>
          </w:rPrChange>
        </w:rPr>
        <w:t>s</w:t>
      </w:r>
      <w:r w:rsidRPr="006E162B">
        <w:rPr>
          <w:rFonts w:ascii="Times New Roman" w:hAnsi="Times New Roman" w:cs="Times New Roman"/>
          <w:rPrChange w:id="175" w:author="SONY" w:date="2014-03-04T14:43:00Z">
            <w:rPr/>
          </w:rPrChange>
        </w:rPr>
        <w:t>) such as dentist’s schedule, managing appointments and reminders, promotions, dental clinic’s information</w:t>
      </w:r>
      <w:r w:rsidR="00CF0327" w:rsidRPr="006E162B">
        <w:rPr>
          <w:rFonts w:ascii="Times New Roman" w:hAnsi="Times New Roman" w:cs="Times New Roman"/>
          <w:rPrChange w:id="176" w:author="SONY" w:date="2014-03-04T14:43:00Z">
            <w:rPr/>
          </w:rPrChange>
        </w:rPr>
        <w:t xml:space="preserve">, consulting and follow up between a dentist and </w:t>
      </w:r>
      <w:r w:rsidR="001812B9" w:rsidRPr="006E162B">
        <w:rPr>
          <w:rFonts w:ascii="Times New Roman" w:hAnsi="Times New Roman" w:cs="Times New Roman"/>
          <w:rPrChange w:id="177" w:author="SONY" w:date="2014-03-04T14:43:00Z">
            <w:rPr/>
          </w:rPrChange>
        </w:rPr>
        <w:t>a patient. Customer</w:t>
      </w:r>
      <w:r w:rsidR="007A191D" w:rsidRPr="006E162B">
        <w:rPr>
          <w:rFonts w:ascii="Times New Roman" w:hAnsi="Times New Roman" w:cs="Times New Roman"/>
          <w:rPrChange w:id="178" w:author="SONY" w:date="2014-03-04T14:43:00Z">
            <w:rPr/>
          </w:rPrChange>
        </w:rPr>
        <w:t>s</w:t>
      </w:r>
      <w:r w:rsidR="001812B9" w:rsidRPr="006E162B">
        <w:rPr>
          <w:rFonts w:ascii="Times New Roman" w:hAnsi="Times New Roman" w:cs="Times New Roman"/>
          <w:rPrChange w:id="179" w:author="SONY" w:date="2014-03-04T14:43:00Z">
            <w:rPr/>
          </w:rPrChange>
        </w:rPr>
        <w:t xml:space="preserve"> can access both the web</w:t>
      </w:r>
      <w:r w:rsidR="00934169" w:rsidRPr="006E162B">
        <w:rPr>
          <w:rFonts w:ascii="Times New Roman" w:hAnsi="Times New Roman" w:cs="Times New Roman"/>
          <w:rPrChange w:id="180" w:author="SONY" w:date="2014-03-04T14:43:00Z">
            <w:rPr/>
          </w:rPrChange>
        </w:rPr>
        <w:t xml:space="preserve"> application and mobile application. At the dental clinic</w:t>
      </w:r>
      <w:r w:rsidR="007A191D" w:rsidRPr="006E162B">
        <w:rPr>
          <w:rFonts w:ascii="Times New Roman" w:hAnsi="Times New Roman" w:cs="Times New Roman"/>
          <w:rPrChange w:id="181" w:author="SONY" w:date="2014-03-04T14:43:00Z">
            <w:rPr/>
          </w:rPrChange>
        </w:rPr>
        <w:t>,</w:t>
      </w:r>
      <w:r w:rsidR="00934169" w:rsidRPr="006E162B">
        <w:rPr>
          <w:rFonts w:ascii="Times New Roman" w:hAnsi="Times New Roman" w:cs="Times New Roman"/>
          <w:rPrChange w:id="182" w:author="SONY" w:date="2014-03-04T14:43:00Z">
            <w:rPr/>
          </w:rPrChange>
        </w:rPr>
        <w:t xml:space="preserve"> officer</w:t>
      </w:r>
      <w:r w:rsidR="007A191D" w:rsidRPr="006E162B">
        <w:rPr>
          <w:rFonts w:ascii="Times New Roman" w:hAnsi="Times New Roman" w:cs="Times New Roman"/>
          <w:rPrChange w:id="183" w:author="SONY" w:date="2014-03-04T14:43:00Z">
            <w:rPr/>
          </w:rPrChange>
        </w:rPr>
        <w:t>s</w:t>
      </w:r>
      <w:r w:rsidR="00934169" w:rsidRPr="006E162B">
        <w:rPr>
          <w:rFonts w:ascii="Times New Roman" w:hAnsi="Times New Roman" w:cs="Times New Roman"/>
          <w:rPrChange w:id="184" w:author="SONY" w:date="2014-03-04T14:43:00Z">
            <w:rPr/>
          </w:rPrChange>
        </w:rPr>
        <w:t xml:space="preserve"> can manage dentist’s schedule</w:t>
      </w:r>
      <w:r w:rsidR="00934302" w:rsidRPr="006E162B">
        <w:rPr>
          <w:rFonts w:ascii="Times New Roman" w:hAnsi="Times New Roman" w:cs="Times New Roman"/>
          <w:rPrChange w:id="185" w:author="SONY" w:date="2014-03-04T14:43:00Z">
            <w:rPr/>
          </w:rPrChange>
        </w:rPr>
        <w:t>, add advertisements, and identify patient</w:t>
      </w:r>
      <w:r w:rsidR="007A191D" w:rsidRPr="006E162B">
        <w:rPr>
          <w:rFonts w:ascii="Times New Roman" w:hAnsi="Times New Roman" w:cs="Times New Roman"/>
          <w:rPrChange w:id="186" w:author="SONY" w:date="2014-03-04T14:43:00Z">
            <w:rPr/>
          </w:rPrChange>
        </w:rPr>
        <w:t>s</w:t>
      </w:r>
      <w:r w:rsidR="00B71708" w:rsidRPr="006E162B">
        <w:rPr>
          <w:rFonts w:ascii="Times New Roman" w:hAnsi="Times New Roman" w:cs="Times New Roman"/>
          <w:rPrChange w:id="187" w:author="SONY" w:date="2014-03-04T14:43:00Z">
            <w:rPr/>
          </w:rPrChange>
        </w:rPr>
        <w:t xml:space="preserve"> with QR code. Dentists can </w:t>
      </w:r>
      <w:r w:rsidR="007A191D" w:rsidRPr="006E162B">
        <w:rPr>
          <w:rFonts w:ascii="Times New Roman" w:hAnsi="Times New Roman" w:cs="Times New Roman"/>
          <w:rPrChange w:id="188" w:author="SONY" w:date="2014-03-04T14:43:00Z">
            <w:rPr/>
          </w:rPrChange>
        </w:rPr>
        <w:t>interact</w:t>
      </w:r>
      <w:r w:rsidR="00B71708" w:rsidRPr="006E162B">
        <w:rPr>
          <w:rFonts w:ascii="Times New Roman" w:hAnsi="Times New Roman" w:cs="Times New Roman"/>
          <w:rPrChange w:id="189" w:author="SONY" w:date="2014-03-04T14:43:00Z">
            <w:rPr/>
          </w:rPrChange>
        </w:rPr>
        <w:t xml:space="preserve"> with customers through both applications, </w:t>
      </w:r>
      <w:r w:rsidR="007A191D" w:rsidRPr="006E162B">
        <w:rPr>
          <w:rFonts w:ascii="Times New Roman" w:hAnsi="Times New Roman" w:cs="Times New Roman"/>
          <w:rPrChange w:id="190" w:author="SONY" w:date="2014-03-04T14:43:00Z">
            <w:rPr/>
          </w:rPrChange>
        </w:rPr>
        <w:t xml:space="preserve">such as </w:t>
      </w:r>
      <w:r w:rsidR="00B71708" w:rsidRPr="006E162B">
        <w:rPr>
          <w:rFonts w:ascii="Times New Roman" w:hAnsi="Times New Roman" w:cs="Times New Roman"/>
          <w:rPrChange w:id="191" w:author="SONY" w:date="2014-03-04T14:43:00Z">
            <w:rPr/>
          </w:rPrChange>
        </w:rPr>
        <w:t>giving consultation and following up their patients.</w:t>
      </w:r>
    </w:p>
    <w:p w:rsidR="00B71708" w:rsidRPr="006E162B" w:rsidRDefault="00A17D56">
      <w:pPr>
        <w:widowControl w:val="0"/>
        <w:rPr>
          <w:rFonts w:ascii="Times New Roman" w:hAnsi="Times New Roman" w:cs="Times New Roman"/>
          <w:rPrChange w:id="192" w:author="SONY" w:date="2014-03-04T14:43:00Z">
            <w:rPr/>
          </w:rPrChange>
        </w:rPr>
      </w:pPr>
      <w:r w:rsidRPr="006E162B">
        <w:rPr>
          <w:rFonts w:ascii="Times New Roman" w:hAnsi="Times New Roman" w:cs="Times New Roman"/>
          <w:rPrChange w:id="193" w:author="SONY" w:date="2014-03-04T14:43:00Z">
            <w:rPr/>
          </w:rPrChange>
        </w:rPr>
        <w:t xml:space="preserve">        </w:t>
      </w:r>
      <w:r w:rsidRPr="006E162B">
        <w:rPr>
          <w:rFonts w:ascii="Times New Roman" w:hAnsi="Times New Roman" w:cs="Times New Roman"/>
          <w:rPrChange w:id="194" w:author="SONY" w:date="2014-03-04T14:43:00Z">
            <w:rPr/>
          </w:rPrChange>
        </w:rPr>
        <w:tab/>
        <w:t>Examples of dental website and mobile application are shown below</w:t>
      </w:r>
      <w:r w:rsidR="00CA375A" w:rsidRPr="006E162B">
        <w:rPr>
          <w:rFonts w:ascii="Times New Roman" w:hAnsi="Times New Roman" w:cs="Times New Roman"/>
          <w:rPrChange w:id="195" w:author="SONY" w:date="2014-03-04T14:43:00Z">
            <w:rPr/>
          </w:rPrChange>
        </w:rPr>
        <w:t>.</w:t>
      </w:r>
    </w:p>
    <w:p w:rsidR="00016C03" w:rsidRPr="006E162B" w:rsidRDefault="00A17D56">
      <w:pPr>
        <w:widowControl w:val="0"/>
        <w:rPr>
          <w:rFonts w:ascii="Times New Roman" w:hAnsi="Times New Roman" w:cs="Times New Roman"/>
          <w:rPrChange w:id="196" w:author="SONY" w:date="2014-03-04T14:43:00Z">
            <w:rPr/>
          </w:rPrChange>
        </w:rPr>
      </w:pPr>
      <w:r w:rsidRPr="006E162B">
        <w:rPr>
          <w:rFonts w:ascii="Times New Roman" w:hAnsi="Times New Roman" w:cs="Times New Roman"/>
          <w:rPrChange w:id="197" w:author="SONY" w:date="2014-03-04T14:43:00Z">
            <w:rPr/>
          </w:rPrChange>
        </w:rPr>
        <w:t xml:space="preserve">        </w:t>
      </w:r>
      <w:r w:rsidRPr="006E162B">
        <w:rPr>
          <w:rFonts w:ascii="Times New Roman" w:hAnsi="Times New Roman" w:cs="Times New Roman"/>
          <w:rPrChange w:id="198" w:author="SONY" w:date="2014-03-04T14:43:00Z">
            <w:rPr/>
          </w:rPrChange>
        </w:rPr>
        <w:tab/>
      </w:r>
      <w:r w:rsidRPr="006E162B">
        <w:rPr>
          <w:rFonts w:ascii="Times New Roman" w:hAnsi="Times New Roman" w:cs="Times New Roman"/>
          <w:b/>
          <w:rPrChange w:id="199" w:author="SONY" w:date="2014-03-04T14:43:00Z">
            <w:rPr>
              <w:b/>
            </w:rPr>
          </w:rPrChange>
        </w:rPr>
        <w:t>2.1.1.1 Dental Clinic by Cosmetic Innovations, Inc</w:t>
      </w:r>
      <w:r w:rsidRPr="006E162B">
        <w:rPr>
          <w:rFonts w:ascii="Times New Roman" w:hAnsi="Times New Roman" w:cs="Times New Roman"/>
          <w:rPrChange w:id="200" w:author="SONY" w:date="2014-03-04T14:43:00Z">
            <w:rPr/>
          </w:rPrChange>
        </w:rPr>
        <w:t>.</w:t>
      </w:r>
    </w:p>
    <w:p w:rsidR="00016C03" w:rsidRPr="006E162B" w:rsidRDefault="00A17D56">
      <w:pPr>
        <w:widowControl w:val="0"/>
        <w:rPr>
          <w:rFonts w:ascii="Times New Roman" w:hAnsi="Times New Roman" w:cs="Times New Roman"/>
          <w:rPrChange w:id="201" w:author="SONY" w:date="2014-03-04T14:43:00Z">
            <w:rPr/>
          </w:rPrChange>
        </w:rPr>
      </w:pPr>
      <w:r w:rsidRPr="006E162B">
        <w:rPr>
          <w:rFonts w:ascii="Times New Roman" w:hAnsi="Times New Roman" w:cs="Times New Roman"/>
          <w:rPrChange w:id="202" w:author="SONY" w:date="2014-03-04T14:43:00Z">
            <w:rPr/>
          </w:rPrChange>
        </w:rPr>
        <w:t xml:space="preserve">                    </w:t>
      </w:r>
      <w:r w:rsidRPr="006E162B">
        <w:rPr>
          <w:rFonts w:ascii="Times New Roman" w:hAnsi="Times New Roman" w:cs="Times New Roman"/>
          <w:rPrChange w:id="203" w:author="SONY" w:date="2014-03-04T14:43:00Z">
            <w:rPr/>
          </w:rPrChange>
        </w:rPr>
        <w:tab/>
      </w:r>
      <w:r w:rsidRPr="006E162B">
        <w:rPr>
          <w:rFonts w:ascii="Times New Roman" w:hAnsi="Times New Roman" w:cs="Times New Roman"/>
          <w:highlight w:val="white"/>
          <w:rPrChange w:id="204" w:author="SONY" w:date="2014-03-04T14:43:00Z">
            <w:rPr>
              <w:highlight w:val="white"/>
            </w:rPr>
          </w:rPrChang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sidRPr="006E162B">
        <w:rPr>
          <w:rFonts w:ascii="Times New Roman" w:hAnsi="Times New Roman" w:cs="Times New Roman"/>
          <w:highlight w:val="white"/>
          <w:rPrChange w:id="205" w:author="SONY" w:date="2014-03-04T14:43:00Z">
            <w:rPr>
              <w:highlight w:val="white"/>
            </w:rPr>
          </w:rPrChange>
        </w:rPr>
        <w:t>Lazare</w:t>
      </w:r>
      <w:proofErr w:type="spellEnd"/>
      <w:r w:rsidRPr="006E162B">
        <w:rPr>
          <w:rFonts w:ascii="Times New Roman" w:hAnsi="Times New Roman" w:cs="Times New Roman"/>
          <w:highlight w:val="white"/>
          <w:rPrChange w:id="206" w:author="SONY" w:date="2014-03-04T14:43:00Z">
            <w:rPr>
              <w:highlight w:val="white"/>
            </w:rPr>
          </w:rPrChange>
        </w:rPr>
        <w:t xml:space="preserve">. This app includes: </w:t>
      </w:r>
    </w:p>
    <w:p w:rsidR="00016C03" w:rsidRPr="006E162B" w:rsidRDefault="008B5F98">
      <w:pPr>
        <w:widowControl w:val="0"/>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70528" behindDoc="0" locked="0" layoutInCell="0" allowOverlap="0" wp14:anchorId="40A19A0C" wp14:editId="129F8625">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rsidR="008B5F98" w:rsidRPr="006E162B" w:rsidRDefault="008B5F98">
      <w:pPr>
        <w:widowControl w:val="0"/>
        <w:rPr>
          <w:rFonts w:ascii="Times New Roman" w:hAnsi="Times New Roman" w:cs="Times New Roman"/>
          <w:rPrChange w:id="207" w:author="SONY" w:date="2014-03-04T14:43:00Z">
            <w:rPr/>
          </w:rPrChange>
        </w:rPr>
      </w:pPr>
    </w:p>
    <w:p w:rsidR="008B5F98" w:rsidRPr="006E162B" w:rsidRDefault="008B5F98">
      <w:pPr>
        <w:widowControl w:val="0"/>
        <w:rPr>
          <w:rFonts w:ascii="Times New Roman" w:hAnsi="Times New Roman" w:cs="Times New Roman"/>
          <w:rPrChange w:id="208" w:author="SONY" w:date="2014-03-04T14:43:00Z">
            <w:rPr/>
          </w:rPrChange>
        </w:rPr>
      </w:pPr>
    </w:p>
    <w:p w:rsidR="008B5F98" w:rsidRPr="006E162B" w:rsidRDefault="008B5F98">
      <w:pPr>
        <w:widowControl w:val="0"/>
        <w:rPr>
          <w:rFonts w:ascii="Times New Roman" w:hAnsi="Times New Roman" w:cs="Times New Roman"/>
          <w:rPrChange w:id="209" w:author="SONY" w:date="2014-03-04T14:43:00Z">
            <w:rPr/>
          </w:rPrChange>
        </w:rPr>
      </w:pPr>
    </w:p>
    <w:p w:rsidR="008B5F98" w:rsidRPr="006E162B" w:rsidRDefault="008B5F98">
      <w:pPr>
        <w:widowControl w:val="0"/>
        <w:rPr>
          <w:rFonts w:ascii="Times New Roman" w:hAnsi="Times New Roman" w:cs="Times New Roman"/>
          <w:rPrChange w:id="210" w:author="SONY" w:date="2014-03-04T14:43:00Z">
            <w:rPr/>
          </w:rPrChange>
        </w:rPr>
      </w:pPr>
    </w:p>
    <w:p w:rsidR="008B5F98" w:rsidRPr="006E162B" w:rsidRDefault="008B5F98">
      <w:pPr>
        <w:widowControl w:val="0"/>
        <w:rPr>
          <w:rFonts w:ascii="Times New Roman" w:hAnsi="Times New Roman" w:cs="Times New Roman"/>
          <w:rPrChange w:id="211" w:author="SONY" w:date="2014-03-04T14:43:00Z">
            <w:rPr/>
          </w:rPrChange>
        </w:rPr>
      </w:pPr>
    </w:p>
    <w:p w:rsidR="008B5F98" w:rsidRPr="006E162B" w:rsidRDefault="008B5F98">
      <w:pPr>
        <w:widowControl w:val="0"/>
        <w:rPr>
          <w:rFonts w:ascii="Times New Roman" w:hAnsi="Times New Roman" w:cs="Times New Roman"/>
          <w:rPrChange w:id="212" w:author="SONY" w:date="2014-03-04T14:43:00Z">
            <w:rPr/>
          </w:rPrChange>
        </w:rPr>
      </w:pPr>
    </w:p>
    <w:p w:rsidR="008B5F98" w:rsidRPr="006E162B" w:rsidRDefault="008B5F98">
      <w:pPr>
        <w:widowControl w:val="0"/>
        <w:rPr>
          <w:rFonts w:ascii="Times New Roman" w:hAnsi="Times New Roman" w:cs="Times New Roman"/>
          <w:rPrChange w:id="213" w:author="SONY" w:date="2014-03-04T14:43:00Z">
            <w:rPr/>
          </w:rPrChange>
        </w:rPr>
      </w:pPr>
    </w:p>
    <w:p w:rsidR="008B5F98" w:rsidRPr="006E162B" w:rsidRDefault="008B5F98">
      <w:pPr>
        <w:widowControl w:val="0"/>
        <w:rPr>
          <w:rFonts w:ascii="Times New Roman" w:hAnsi="Times New Roman" w:cs="Times New Roman"/>
          <w:rPrChange w:id="214" w:author="SONY" w:date="2014-03-04T14:43:00Z">
            <w:rPr/>
          </w:rPrChange>
        </w:rPr>
      </w:pPr>
    </w:p>
    <w:p w:rsidR="008B5F98" w:rsidRPr="006E162B" w:rsidRDefault="008B5F98">
      <w:pPr>
        <w:widowControl w:val="0"/>
        <w:rPr>
          <w:rFonts w:ascii="Times New Roman" w:hAnsi="Times New Roman" w:cs="Times New Roman"/>
          <w:rPrChange w:id="215" w:author="SONY" w:date="2014-03-04T14:43:00Z">
            <w:rPr/>
          </w:rPrChange>
        </w:rPr>
      </w:pPr>
    </w:p>
    <w:p w:rsidR="008B5F98" w:rsidRPr="006E162B" w:rsidRDefault="008B5F98">
      <w:pPr>
        <w:widowControl w:val="0"/>
        <w:rPr>
          <w:rFonts w:ascii="Times New Roman" w:hAnsi="Times New Roman" w:cs="Times New Roman"/>
          <w:rPrChange w:id="216" w:author="SONY" w:date="2014-03-04T14:43:00Z">
            <w:rPr/>
          </w:rPrChange>
        </w:rPr>
      </w:pPr>
    </w:p>
    <w:p w:rsidR="008B5F98" w:rsidRPr="006E162B" w:rsidRDefault="008B5F98">
      <w:pPr>
        <w:widowControl w:val="0"/>
        <w:rPr>
          <w:rFonts w:ascii="Times New Roman" w:hAnsi="Times New Roman" w:cs="Times New Roman"/>
          <w:rPrChange w:id="217" w:author="SONY" w:date="2014-03-04T14:43:00Z">
            <w:rPr/>
          </w:rPrChange>
        </w:rPr>
      </w:pPr>
    </w:p>
    <w:p w:rsidR="008B5F98" w:rsidRPr="006E162B" w:rsidRDefault="008B5F98">
      <w:pPr>
        <w:widowControl w:val="0"/>
        <w:rPr>
          <w:rFonts w:ascii="Times New Roman" w:hAnsi="Times New Roman" w:cs="Times New Roman"/>
          <w:rPrChange w:id="218" w:author="SONY" w:date="2014-03-04T14:43:00Z">
            <w:rPr/>
          </w:rPrChange>
        </w:rPr>
      </w:pPr>
    </w:p>
    <w:p w:rsidR="008B5F98" w:rsidRPr="006E162B" w:rsidRDefault="008B5F98">
      <w:pPr>
        <w:widowControl w:val="0"/>
        <w:rPr>
          <w:rFonts w:ascii="Times New Roman" w:hAnsi="Times New Roman" w:cs="Times New Roman"/>
          <w:rPrChange w:id="219" w:author="SONY" w:date="2014-03-04T14:43:00Z">
            <w:rPr/>
          </w:rPrChange>
        </w:rPr>
      </w:pPr>
    </w:p>
    <w:p w:rsidR="008B5F98" w:rsidRPr="006E162B" w:rsidRDefault="008B5F98">
      <w:pPr>
        <w:widowControl w:val="0"/>
        <w:rPr>
          <w:rFonts w:ascii="Times New Roman" w:hAnsi="Times New Roman" w:cs="Times New Roman"/>
          <w:rPrChange w:id="220" w:author="SONY" w:date="2014-03-04T14:43:00Z">
            <w:rPr/>
          </w:rPrChange>
        </w:rPr>
      </w:pPr>
    </w:p>
    <w:p w:rsidR="008B5F98" w:rsidRPr="006E162B" w:rsidRDefault="008B5F98">
      <w:pPr>
        <w:widowControl w:val="0"/>
        <w:rPr>
          <w:rFonts w:ascii="Times New Roman" w:hAnsi="Times New Roman" w:cs="Times New Roman"/>
          <w:rPrChange w:id="221" w:author="SONY" w:date="2014-03-04T14:43:00Z">
            <w:rPr/>
          </w:rPrChange>
        </w:rPr>
      </w:pPr>
    </w:p>
    <w:p w:rsidR="008B5F98" w:rsidRPr="006E162B" w:rsidRDefault="008B5F98">
      <w:pPr>
        <w:widowControl w:val="0"/>
        <w:rPr>
          <w:rFonts w:ascii="Times New Roman" w:hAnsi="Times New Roman" w:cs="Times New Roman"/>
          <w:rPrChange w:id="222" w:author="SONY" w:date="2014-03-04T14:43:00Z">
            <w:rPr/>
          </w:rPrChange>
        </w:rPr>
      </w:pPr>
    </w:p>
    <w:p w:rsidR="008B5F98" w:rsidRPr="006E162B" w:rsidRDefault="008B5F98">
      <w:pPr>
        <w:widowControl w:val="0"/>
        <w:rPr>
          <w:rFonts w:ascii="Times New Roman" w:hAnsi="Times New Roman" w:cs="Times New Roman"/>
          <w:rPrChange w:id="223" w:author="SONY" w:date="2014-03-04T14:43:00Z">
            <w:rPr/>
          </w:rPrChange>
        </w:rPr>
      </w:pPr>
    </w:p>
    <w:p w:rsidR="008B5F98" w:rsidRPr="006E162B" w:rsidRDefault="008B5F98">
      <w:pPr>
        <w:widowControl w:val="0"/>
        <w:rPr>
          <w:rFonts w:ascii="Times New Roman" w:hAnsi="Times New Roman" w:cs="Times New Roman"/>
          <w:rPrChange w:id="224" w:author="SONY" w:date="2014-03-04T14:43:00Z">
            <w:rPr/>
          </w:rPrChange>
        </w:rPr>
      </w:pPr>
    </w:p>
    <w:p w:rsidR="00016C03" w:rsidRPr="006E162B" w:rsidRDefault="00A17D56">
      <w:pPr>
        <w:widowControl w:val="0"/>
        <w:jc w:val="center"/>
        <w:rPr>
          <w:rFonts w:ascii="Times New Roman" w:hAnsi="Times New Roman" w:cs="Times New Roman"/>
          <w:rPrChange w:id="225" w:author="SONY" w:date="2014-03-04T14:43:00Z">
            <w:rPr/>
          </w:rPrChange>
        </w:rPr>
      </w:pPr>
      <w:r w:rsidRPr="006E162B">
        <w:rPr>
          <w:rFonts w:ascii="Times New Roman" w:hAnsi="Times New Roman" w:cs="Times New Roman"/>
          <w:rPrChange w:id="226" w:author="SONY" w:date="2014-03-04T14:43:00Z">
            <w:rPr/>
          </w:rPrChange>
        </w:rPr>
        <w:t xml:space="preserve">Figure 1: Show all </w:t>
      </w:r>
      <w:proofErr w:type="gramStart"/>
      <w:r w:rsidRPr="006E162B">
        <w:rPr>
          <w:rFonts w:ascii="Times New Roman" w:hAnsi="Times New Roman" w:cs="Times New Roman"/>
          <w:rPrChange w:id="227" w:author="SONY" w:date="2014-03-04T14:43:00Z">
            <w:rPr/>
          </w:rPrChange>
        </w:rPr>
        <w:t>menu</w:t>
      </w:r>
      <w:proofErr w:type="gramEnd"/>
      <w:r w:rsidRPr="006E162B">
        <w:rPr>
          <w:rFonts w:ascii="Times New Roman" w:hAnsi="Times New Roman" w:cs="Times New Roman"/>
          <w:rPrChange w:id="228" w:author="SONY" w:date="2014-03-04T14:43:00Z">
            <w:rPr/>
          </w:rPrChange>
        </w:rPr>
        <w:t xml:space="preserve"> that customer</w:t>
      </w:r>
      <w:r w:rsidR="007A191D" w:rsidRPr="006E162B">
        <w:rPr>
          <w:rFonts w:ascii="Times New Roman" w:hAnsi="Times New Roman" w:cs="Times New Roman"/>
          <w:rPrChange w:id="229" w:author="SONY" w:date="2014-03-04T14:43:00Z">
            <w:rPr/>
          </w:rPrChange>
        </w:rPr>
        <w:t>s</w:t>
      </w:r>
      <w:r w:rsidRPr="006E162B">
        <w:rPr>
          <w:rFonts w:ascii="Times New Roman" w:hAnsi="Times New Roman" w:cs="Times New Roman"/>
          <w:rPrChange w:id="230" w:author="SONY" w:date="2014-03-04T14:43:00Z">
            <w:rPr/>
          </w:rPrChange>
        </w:rPr>
        <w:t xml:space="preserve"> can use.</w:t>
      </w:r>
    </w:p>
    <w:p w:rsidR="00016C03" w:rsidRPr="006E162B" w:rsidRDefault="00A17D56">
      <w:pPr>
        <w:widowControl w:val="0"/>
        <w:rPr>
          <w:rFonts w:ascii="Times New Roman" w:hAnsi="Times New Roman" w:cs="Times New Roman"/>
          <w:rPrChange w:id="231" w:author="SONY" w:date="2014-03-04T14:43:00Z">
            <w:rPr/>
          </w:rPrChange>
        </w:rPr>
      </w:pPr>
      <w:r w:rsidRPr="006E162B">
        <w:rPr>
          <w:rFonts w:ascii="Times New Roman" w:hAnsi="Times New Roman" w:cs="Times New Roman"/>
          <w:rPrChange w:id="232" w:author="SONY" w:date="2014-03-04T14:43:00Z">
            <w:rPr/>
          </w:rPrChange>
        </w:rPr>
        <w:t>As shown in Figure 1, when user</w:t>
      </w:r>
      <w:ins w:id="233" w:author="CAMT" w:date="2014-03-01T09:18:00Z">
        <w:r w:rsidR="007A191D" w:rsidRPr="006E162B">
          <w:rPr>
            <w:rFonts w:ascii="Times New Roman" w:hAnsi="Times New Roman" w:cs="Times New Roman"/>
            <w:rPrChange w:id="234" w:author="SONY" w:date="2014-03-04T14:43:00Z">
              <w:rPr/>
            </w:rPrChange>
          </w:rPr>
          <w:t>s</w:t>
        </w:r>
      </w:ins>
      <w:r w:rsidRPr="006E162B">
        <w:rPr>
          <w:rFonts w:ascii="Times New Roman" w:hAnsi="Times New Roman" w:cs="Times New Roman"/>
          <w:rPrChange w:id="235" w:author="SONY" w:date="2014-03-04T14:43:00Z">
            <w:rPr/>
          </w:rPrChange>
        </w:rPr>
        <w:t xml:space="preserve"> open the application</w:t>
      </w:r>
      <w:r w:rsidR="007A191D" w:rsidRPr="006E162B">
        <w:rPr>
          <w:rFonts w:ascii="Times New Roman" w:hAnsi="Times New Roman" w:cs="Times New Roman"/>
          <w:rPrChange w:id="236" w:author="SONY" w:date="2014-03-04T14:43:00Z">
            <w:rPr/>
          </w:rPrChange>
        </w:rPr>
        <w:t>, they</w:t>
      </w:r>
      <w:r w:rsidRPr="006E162B">
        <w:rPr>
          <w:rFonts w:ascii="Times New Roman" w:hAnsi="Times New Roman" w:cs="Times New Roman"/>
          <w:rPrChange w:id="237" w:author="SONY" w:date="2014-03-04T14:43:00Z">
            <w:rPr/>
          </w:rPrChange>
        </w:rPr>
        <w:t xml:space="preserve"> can see all of these menu </w:t>
      </w:r>
      <w:r w:rsidR="001D65A0" w:rsidRPr="006E162B">
        <w:rPr>
          <w:rFonts w:ascii="Times New Roman" w:hAnsi="Times New Roman" w:cs="Times New Roman"/>
          <w:rPrChange w:id="238" w:author="SONY" w:date="2014-03-04T14:43:00Z">
            <w:rPr/>
          </w:rPrChange>
        </w:rPr>
        <w:t xml:space="preserve">items </w:t>
      </w:r>
      <w:r w:rsidRPr="006E162B">
        <w:rPr>
          <w:rFonts w:ascii="Times New Roman" w:hAnsi="Times New Roman" w:cs="Times New Roman"/>
          <w:rPrChange w:id="239" w:author="SONY" w:date="2014-03-04T14:43:00Z">
            <w:rPr/>
          </w:rPrChange>
        </w:rPr>
        <w:t xml:space="preserve">that </w:t>
      </w:r>
      <w:r w:rsidR="007A191D" w:rsidRPr="006E162B">
        <w:rPr>
          <w:rFonts w:ascii="Times New Roman" w:hAnsi="Times New Roman" w:cs="Times New Roman"/>
          <w:rPrChange w:id="240" w:author="SONY" w:date="2014-03-04T14:43:00Z">
            <w:rPr/>
          </w:rPrChange>
        </w:rPr>
        <w:t xml:space="preserve">they </w:t>
      </w:r>
      <w:r w:rsidRPr="006E162B">
        <w:rPr>
          <w:rFonts w:ascii="Times New Roman" w:hAnsi="Times New Roman" w:cs="Times New Roman"/>
          <w:rPrChange w:id="241" w:author="SONY" w:date="2014-03-04T14:43:00Z">
            <w:rPr/>
          </w:rPrChange>
        </w:rPr>
        <w:t>can select to see information</w:t>
      </w:r>
      <w:r w:rsidR="001D65A0" w:rsidRPr="006E162B">
        <w:rPr>
          <w:rFonts w:ascii="Times New Roman" w:hAnsi="Times New Roman" w:cs="Times New Roman"/>
          <w:rPrChange w:id="242" w:author="SONY" w:date="2014-03-04T14:43:00Z">
            <w:rPr/>
          </w:rPrChange>
        </w:rPr>
        <w:t>.</w:t>
      </w:r>
    </w:p>
    <w:p w:rsidR="00016C03" w:rsidRPr="006E162B" w:rsidRDefault="00016C03">
      <w:pPr>
        <w:widowControl w:val="0"/>
        <w:rPr>
          <w:rFonts w:ascii="Times New Roman" w:hAnsi="Times New Roman" w:cs="Times New Roman"/>
          <w:rPrChange w:id="243" w:author="SONY" w:date="2014-03-04T14:43:00Z">
            <w:rPr/>
          </w:rPrChange>
        </w:rPr>
      </w:pPr>
    </w:p>
    <w:p w:rsidR="00016C03" w:rsidRPr="006E162B" w:rsidRDefault="00016C03">
      <w:pPr>
        <w:widowControl w:val="0"/>
        <w:rPr>
          <w:rFonts w:ascii="Times New Roman" w:hAnsi="Times New Roman" w:cs="Times New Roman"/>
          <w:rPrChange w:id="244" w:author="SONY" w:date="2014-03-04T14:43:00Z">
            <w:rPr/>
          </w:rPrChange>
        </w:rPr>
      </w:pPr>
    </w:p>
    <w:p w:rsidR="00B71708" w:rsidRPr="006E162B" w:rsidRDefault="00B71708">
      <w:pPr>
        <w:widowControl w:val="0"/>
        <w:rPr>
          <w:rFonts w:ascii="Times New Roman" w:hAnsi="Times New Roman" w:cs="Times New Roman"/>
          <w:rPrChange w:id="245" w:author="SONY" w:date="2014-03-04T14:43:00Z">
            <w:rPr/>
          </w:rPrChange>
        </w:rPr>
      </w:pPr>
    </w:p>
    <w:p w:rsidR="00016C03" w:rsidRPr="006E162B" w:rsidRDefault="00016C03">
      <w:pPr>
        <w:widowControl w:val="0"/>
        <w:rPr>
          <w:rFonts w:ascii="Times New Roman" w:hAnsi="Times New Roman" w:cs="Times New Roman"/>
          <w:rPrChange w:id="246" w:author="SONY" w:date="2014-03-04T14:43:00Z">
            <w:rPr/>
          </w:rPrChange>
        </w:rPr>
      </w:pPr>
    </w:p>
    <w:p w:rsidR="00016C03" w:rsidRPr="006E162B" w:rsidRDefault="00016C03">
      <w:pPr>
        <w:widowControl w:val="0"/>
        <w:rPr>
          <w:rFonts w:ascii="Times New Roman" w:hAnsi="Times New Roman" w:cs="Times New Roman"/>
          <w:rPrChange w:id="247" w:author="SONY" w:date="2014-03-04T14:43:00Z">
            <w:rPr/>
          </w:rPrChange>
        </w:rPr>
      </w:pPr>
    </w:p>
    <w:p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59264" behindDoc="0" locked="0" layoutInCell="0" allowOverlap="0" wp14:anchorId="0DD19D4B" wp14:editId="3D8C0616">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6E162B">
        <w:rPr>
          <w:rFonts w:ascii="Times New Roman" w:hAnsi="Times New Roman" w:cs="Times New Roman"/>
          <w:noProof/>
          <w:rPrChange w:id="248" w:author="SONY" w:date="2014-03-04T14:43:00Z">
            <w:rPr>
              <w:noProof/>
            </w:rPr>
          </w:rPrChange>
        </w:rPr>
        <w:drawing>
          <wp:anchor distT="114300" distB="114300" distL="114300" distR="114300" simplePos="0" relativeHeight="251660288" behindDoc="0" locked="0" layoutInCell="0" allowOverlap="0" wp14:anchorId="3FD24A8A" wp14:editId="01827417">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rsidR="00016C03" w:rsidRPr="006E162B" w:rsidRDefault="00016C03">
      <w:pPr>
        <w:widowControl w:val="0"/>
        <w:rPr>
          <w:rFonts w:ascii="Times New Roman" w:hAnsi="Times New Roman" w:cs="Times New Roman"/>
          <w:rPrChange w:id="249" w:author="SONY" w:date="2014-03-04T14:43:00Z">
            <w:rPr/>
          </w:rPrChange>
        </w:rPr>
      </w:pPr>
    </w:p>
    <w:p w:rsidR="00016C03" w:rsidRPr="006E162B" w:rsidRDefault="00016C03">
      <w:pPr>
        <w:widowControl w:val="0"/>
        <w:rPr>
          <w:rFonts w:ascii="Times New Roman" w:hAnsi="Times New Roman" w:cs="Times New Roman"/>
          <w:rPrChange w:id="250" w:author="SONY" w:date="2014-03-04T14:43:00Z">
            <w:rPr/>
          </w:rPrChange>
        </w:rPr>
      </w:pPr>
    </w:p>
    <w:p w:rsidR="00016C03" w:rsidRPr="006E162B" w:rsidRDefault="00016C03">
      <w:pPr>
        <w:widowControl w:val="0"/>
        <w:rPr>
          <w:rFonts w:ascii="Times New Roman" w:hAnsi="Times New Roman" w:cs="Times New Roman"/>
          <w:rPrChange w:id="251" w:author="SONY" w:date="2014-03-04T14:43:00Z">
            <w:rPr/>
          </w:rPrChange>
        </w:rPr>
      </w:pPr>
    </w:p>
    <w:p w:rsidR="00016C03" w:rsidRPr="006E162B" w:rsidRDefault="00016C03">
      <w:pPr>
        <w:widowControl w:val="0"/>
        <w:rPr>
          <w:rFonts w:ascii="Times New Roman" w:hAnsi="Times New Roman" w:cs="Times New Roman"/>
          <w:rPrChange w:id="252" w:author="SONY" w:date="2014-03-04T14:43:00Z">
            <w:rPr/>
          </w:rPrChange>
        </w:rPr>
      </w:pPr>
    </w:p>
    <w:p w:rsidR="00016C03" w:rsidRPr="006E162B" w:rsidRDefault="00016C03">
      <w:pPr>
        <w:widowControl w:val="0"/>
        <w:rPr>
          <w:rFonts w:ascii="Times New Roman" w:hAnsi="Times New Roman" w:cs="Times New Roman"/>
          <w:rPrChange w:id="253" w:author="SONY" w:date="2014-03-04T14:43:00Z">
            <w:rPr/>
          </w:rPrChange>
        </w:rPr>
      </w:pPr>
    </w:p>
    <w:p w:rsidR="00016C03" w:rsidRPr="006E162B" w:rsidRDefault="00016C03">
      <w:pPr>
        <w:widowControl w:val="0"/>
        <w:rPr>
          <w:rFonts w:ascii="Times New Roman" w:hAnsi="Times New Roman" w:cs="Times New Roman"/>
          <w:rPrChange w:id="254" w:author="SONY" w:date="2014-03-04T14:43:00Z">
            <w:rPr/>
          </w:rPrChange>
        </w:rPr>
      </w:pPr>
    </w:p>
    <w:p w:rsidR="00016C03" w:rsidRPr="006E162B" w:rsidRDefault="00016C03">
      <w:pPr>
        <w:widowControl w:val="0"/>
        <w:rPr>
          <w:rFonts w:ascii="Times New Roman" w:hAnsi="Times New Roman" w:cs="Times New Roman"/>
          <w:rPrChange w:id="255" w:author="SONY" w:date="2014-03-04T14:43:00Z">
            <w:rPr/>
          </w:rPrChange>
        </w:rPr>
      </w:pPr>
    </w:p>
    <w:p w:rsidR="00016C03" w:rsidRPr="006E162B" w:rsidRDefault="00016C03">
      <w:pPr>
        <w:widowControl w:val="0"/>
        <w:rPr>
          <w:rFonts w:ascii="Times New Roman" w:hAnsi="Times New Roman" w:cs="Times New Roman"/>
          <w:rPrChange w:id="256" w:author="SONY" w:date="2014-03-04T14:43:00Z">
            <w:rPr/>
          </w:rPrChange>
        </w:rPr>
      </w:pPr>
    </w:p>
    <w:p w:rsidR="00016C03" w:rsidRPr="006E162B" w:rsidRDefault="00016C03">
      <w:pPr>
        <w:widowControl w:val="0"/>
        <w:rPr>
          <w:rFonts w:ascii="Times New Roman" w:hAnsi="Times New Roman" w:cs="Times New Roman"/>
          <w:rPrChange w:id="257" w:author="SONY" w:date="2014-03-04T14:43:00Z">
            <w:rPr/>
          </w:rPrChange>
        </w:rPr>
      </w:pPr>
    </w:p>
    <w:p w:rsidR="00016C03" w:rsidRPr="006E162B" w:rsidRDefault="00016C03">
      <w:pPr>
        <w:widowControl w:val="0"/>
        <w:rPr>
          <w:rFonts w:ascii="Times New Roman" w:hAnsi="Times New Roman" w:cs="Times New Roman"/>
          <w:rPrChange w:id="258" w:author="SONY" w:date="2014-03-04T14:43:00Z">
            <w:rPr/>
          </w:rPrChange>
        </w:rPr>
      </w:pPr>
    </w:p>
    <w:p w:rsidR="00016C03" w:rsidRPr="006E162B" w:rsidRDefault="00016C03">
      <w:pPr>
        <w:widowControl w:val="0"/>
        <w:rPr>
          <w:rFonts w:ascii="Times New Roman" w:hAnsi="Times New Roman" w:cs="Times New Roman"/>
          <w:rPrChange w:id="259" w:author="SONY" w:date="2014-03-04T14:43:00Z">
            <w:rPr/>
          </w:rPrChange>
        </w:rPr>
      </w:pPr>
    </w:p>
    <w:p w:rsidR="00016C03" w:rsidRPr="006E162B" w:rsidRDefault="00016C03">
      <w:pPr>
        <w:widowControl w:val="0"/>
        <w:rPr>
          <w:rFonts w:ascii="Times New Roman" w:hAnsi="Times New Roman" w:cs="Times New Roman"/>
          <w:rPrChange w:id="260" w:author="SONY" w:date="2014-03-04T14:43:00Z">
            <w:rPr/>
          </w:rPrChange>
        </w:rPr>
      </w:pPr>
    </w:p>
    <w:p w:rsidR="00016C03" w:rsidRPr="006E162B" w:rsidRDefault="00016C03">
      <w:pPr>
        <w:widowControl w:val="0"/>
        <w:rPr>
          <w:rFonts w:ascii="Times New Roman" w:hAnsi="Times New Roman" w:cs="Times New Roman"/>
          <w:rPrChange w:id="261" w:author="SONY" w:date="2014-03-04T14:43:00Z">
            <w:rPr/>
          </w:rPrChange>
        </w:rPr>
      </w:pPr>
    </w:p>
    <w:p w:rsidR="00016C03" w:rsidRPr="006E162B" w:rsidRDefault="00016C03">
      <w:pPr>
        <w:widowControl w:val="0"/>
        <w:rPr>
          <w:rFonts w:ascii="Times New Roman" w:hAnsi="Times New Roman" w:cs="Times New Roman"/>
          <w:rPrChange w:id="262" w:author="SONY" w:date="2014-03-04T14:43:00Z">
            <w:rPr/>
          </w:rPrChange>
        </w:rPr>
      </w:pPr>
    </w:p>
    <w:p w:rsidR="00016C03" w:rsidRPr="006E162B" w:rsidRDefault="00016C03">
      <w:pPr>
        <w:widowControl w:val="0"/>
        <w:rPr>
          <w:rFonts w:ascii="Times New Roman" w:hAnsi="Times New Roman" w:cs="Times New Roman"/>
          <w:rPrChange w:id="263" w:author="SONY" w:date="2014-03-04T14:43:00Z">
            <w:rPr/>
          </w:rPrChange>
        </w:rPr>
      </w:pPr>
    </w:p>
    <w:p w:rsidR="00016C03" w:rsidRPr="006E162B" w:rsidRDefault="00016C03">
      <w:pPr>
        <w:widowControl w:val="0"/>
        <w:rPr>
          <w:rFonts w:ascii="Times New Roman" w:hAnsi="Times New Roman" w:cs="Times New Roman"/>
          <w:rPrChange w:id="264" w:author="SONY" w:date="2014-03-04T14:43:00Z">
            <w:rPr/>
          </w:rPrChange>
        </w:rPr>
      </w:pPr>
    </w:p>
    <w:p w:rsidR="00016C03" w:rsidRPr="006E162B" w:rsidRDefault="00016C03">
      <w:pPr>
        <w:widowControl w:val="0"/>
        <w:rPr>
          <w:rFonts w:ascii="Times New Roman" w:hAnsi="Times New Roman" w:cs="Times New Roman"/>
          <w:rPrChange w:id="265" w:author="SONY" w:date="2014-03-04T14:43:00Z">
            <w:rPr/>
          </w:rPrChange>
        </w:rPr>
      </w:pPr>
    </w:p>
    <w:p w:rsidR="00016C03" w:rsidRPr="006E162B" w:rsidRDefault="00016C03">
      <w:pPr>
        <w:widowControl w:val="0"/>
        <w:rPr>
          <w:rFonts w:ascii="Times New Roman" w:hAnsi="Times New Roman" w:cs="Times New Roman"/>
          <w:rPrChange w:id="266" w:author="SONY" w:date="2014-03-04T14:43:00Z">
            <w:rPr/>
          </w:rPrChange>
        </w:rPr>
      </w:pPr>
    </w:p>
    <w:p w:rsidR="00016C03" w:rsidRPr="006E162B" w:rsidRDefault="00A17D56">
      <w:pPr>
        <w:widowControl w:val="0"/>
        <w:jc w:val="center"/>
        <w:rPr>
          <w:rFonts w:ascii="Times New Roman" w:hAnsi="Times New Roman" w:cs="Times New Roman"/>
          <w:rPrChange w:id="267" w:author="SONY" w:date="2014-03-04T14:43:00Z">
            <w:rPr/>
          </w:rPrChange>
        </w:rPr>
      </w:pPr>
      <w:r w:rsidRPr="006E162B">
        <w:rPr>
          <w:rFonts w:ascii="Times New Roman" w:hAnsi="Times New Roman" w:cs="Times New Roman"/>
          <w:rPrChange w:id="268" w:author="SONY" w:date="2014-03-04T14:43:00Z">
            <w:rPr/>
          </w:rPrChange>
        </w:rPr>
        <w:t>Figure 2: Show user</w:t>
      </w:r>
      <w:r w:rsidR="007A191D" w:rsidRPr="006E162B">
        <w:rPr>
          <w:rFonts w:ascii="Times New Roman" w:hAnsi="Times New Roman" w:cs="Times New Roman"/>
          <w:rPrChange w:id="269" w:author="SONY" w:date="2014-03-04T14:43:00Z">
            <w:rPr/>
          </w:rPrChange>
        </w:rPr>
        <w:t>s</w:t>
      </w:r>
      <w:r w:rsidRPr="006E162B">
        <w:rPr>
          <w:rFonts w:ascii="Times New Roman" w:hAnsi="Times New Roman" w:cs="Times New Roman"/>
          <w:rPrChange w:id="270" w:author="SONY" w:date="2014-03-04T14:43:00Z">
            <w:rPr/>
          </w:rPrChange>
        </w:rPr>
        <w:t xml:space="preserve"> interface after </w:t>
      </w:r>
      <w:r w:rsidR="007A191D" w:rsidRPr="006E162B">
        <w:rPr>
          <w:rFonts w:ascii="Times New Roman" w:hAnsi="Times New Roman" w:cs="Times New Roman"/>
          <w:rPrChange w:id="271" w:author="SONY" w:date="2014-03-04T14:43:00Z">
            <w:rPr/>
          </w:rPrChange>
        </w:rPr>
        <w:t xml:space="preserve">they </w:t>
      </w:r>
      <w:r w:rsidRPr="006E162B">
        <w:rPr>
          <w:rFonts w:ascii="Times New Roman" w:hAnsi="Times New Roman" w:cs="Times New Roman"/>
          <w:rPrChange w:id="272" w:author="SONY" w:date="2014-03-04T14:43:00Z">
            <w:rPr/>
          </w:rPrChange>
        </w:rPr>
        <w:t>select some menu</w:t>
      </w:r>
    </w:p>
    <w:p w:rsidR="00E33643" w:rsidRPr="006E162B" w:rsidRDefault="00E33643">
      <w:pPr>
        <w:widowControl w:val="0"/>
        <w:rPr>
          <w:rFonts w:ascii="Times New Roman" w:hAnsi="Times New Roman" w:cs="Times New Roman"/>
          <w:rPrChange w:id="273" w:author="SONY" w:date="2014-03-04T14:43:00Z">
            <w:rPr/>
          </w:rPrChange>
        </w:rPr>
      </w:pPr>
    </w:p>
    <w:p w:rsidR="00016C03" w:rsidRPr="006E162B" w:rsidRDefault="00A17D56">
      <w:pPr>
        <w:widowControl w:val="0"/>
        <w:rPr>
          <w:rFonts w:ascii="Times New Roman" w:hAnsi="Times New Roman" w:cs="Times New Roman"/>
          <w:rPrChange w:id="274" w:author="SONY" w:date="2014-03-04T14:43:00Z">
            <w:rPr/>
          </w:rPrChange>
        </w:rPr>
      </w:pPr>
      <w:r w:rsidRPr="006E162B">
        <w:rPr>
          <w:rFonts w:ascii="Times New Roman" w:hAnsi="Times New Roman" w:cs="Times New Roman"/>
          <w:rPrChange w:id="275" w:author="SONY" w:date="2014-03-04T14:43:00Z">
            <w:rPr/>
          </w:rPrChange>
        </w:rPr>
        <w:t>As shown in Figure 2, user</w:t>
      </w:r>
      <w:r w:rsidR="001D65A0" w:rsidRPr="006E162B">
        <w:rPr>
          <w:rFonts w:ascii="Times New Roman" w:hAnsi="Times New Roman" w:cs="Times New Roman"/>
          <w:rPrChange w:id="276" w:author="SONY" w:date="2014-03-04T14:43:00Z">
            <w:rPr/>
          </w:rPrChange>
        </w:rPr>
        <w:t>s</w:t>
      </w:r>
      <w:r w:rsidRPr="006E162B">
        <w:rPr>
          <w:rFonts w:ascii="Times New Roman" w:hAnsi="Times New Roman" w:cs="Times New Roman"/>
          <w:rPrChange w:id="277" w:author="SONY" w:date="2014-03-04T14:43:00Z">
            <w:rPr/>
          </w:rPrChange>
        </w:rPr>
        <w:t xml:space="preserve"> can select to see the useful information such as </w:t>
      </w:r>
      <w:r w:rsidR="001D65A0" w:rsidRPr="006E162B">
        <w:rPr>
          <w:rFonts w:ascii="Times New Roman" w:hAnsi="Times New Roman" w:cs="Times New Roman"/>
          <w:rPrChange w:id="278" w:author="SONY" w:date="2014-03-04T14:43:00Z">
            <w:rPr/>
          </w:rPrChange>
        </w:rPr>
        <w:t>‘</w:t>
      </w:r>
      <w:r w:rsidRPr="006E162B">
        <w:rPr>
          <w:rFonts w:ascii="Times New Roman" w:hAnsi="Times New Roman" w:cs="Times New Roman"/>
          <w:rPrChange w:id="279" w:author="SONY" w:date="2014-03-04T14:43:00Z">
            <w:rPr/>
          </w:rPrChange>
        </w:rPr>
        <w:t>Best ways to minimize your pain, fear and anxiety</w:t>
      </w:r>
      <w:r w:rsidR="001D65A0" w:rsidRPr="006E162B">
        <w:rPr>
          <w:rFonts w:ascii="Times New Roman" w:hAnsi="Times New Roman" w:cs="Times New Roman"/>
          <w:rPrChange w:id="280" w:author="SONY" w:date="2014-03-04T14:43:00Z">
            <w:rPr/>
          </w:rPrChange>
        </w:rPr>
        <w:t>’</w:t>
      </w:r>
      <w:r w:rsidRPr="006E162B">
        <w:rPr>
          <w:rFonts w:ascii="Times New Roman" w:hAnsi="Times New Roman" w:cs="Times New Roman"/>
          <w:rPrChange w:id="281" w:author="SONY" w:date="2014-03-04T14:43:00Z">
            <w:rPr/>
          </w:rPrChange>
        </w:rPr>
        <w:t xml:space="preserve"> • </w:t>
      </w:r>
      <w:r w:rsidR="001D65A0" w:rsidRPr="006E162B">
        <w:rPr>
          <w:rFonts w:ascii="Times New Roman" w:hAnsi="Times New Roman" w:cs="Times New Roman"/>
          <w:rPrChange w:id="282" w:author="SONY" w:date="2014-03-04T14:43:00Z">
            <w:rPr/>
          </w:rPrChange>
        </w:rPr>
        <w:t>‘</w:t>
      </w:r>
      <w:r w:rsidRPr="006E162B">
        <w:rPr>
          <w:rFonts w:ascii="Times New Roman" w:hAnsi="Times New Roman" w:cs="Times New Roman"/>
          <w:rPrChange w:id="283" w:author="SONY" w:date="2014-03-04T14:43:00Z">
            <w:rPr/>
          </w:rPrChange>
        </w:rPr>
        <w:t>All of the important information you should know about your children’s dental care</w:t>
      </w:r>
      <w:r w:rsidR="001D65A0" w:rsidRPr="006E162B">
        <w:rPr>
          <w:rFonts w:ascii="Times New Roman" w:hAnsi="Times New Roman" w:cs="Times New Roman"/>
          <w:rPrChange w:id="284" w:author="SONY" w:date="2014-03-04T14:43:00Z">
            <w:rPr/>
          </w:rPrChange>
        </w:rPr>
        <w:t>’</w:t>
      </w:r>
      <w:r w:rsidRPr="006E162B">
        <w:rPr>
          <w:rFonts w:ascii="Times New Roman" w:hAnsi="Times New Roman" w:cs="Times New Roman"/>
          <w:rPrChange w:id="285" w:author="SONY" w:date="2014-03-04T14:43:00Z">
            <w:rPr/>
          </w:rPrChange>
        </w:rPr>
        <w:t xml:space="preserve"> • </w:t>
      </w:r>
      <w:r w:rsidR="001D65A0" w:rsidRPr="006E162B">
        <w:rPr>
          <w:rFonts w:ascii="Times New Roman" w:hAnsi="Times New Roman" w:cs="Times New Roman"/>
          <w:rPrChange w:id="286" w:author="SONY" w:date="2014-03-04T14:43:00Z">
            <w:rPr/>
          </w:rPrChange>
        </w:rPr>
        <w:t>‘</w:t>
      </w:r>
      <w:r w:rsidRPr="006E162B">
        <w:rPr>
          <w:rFonts w:ascii="Times New Roman" w:hAnsi="Times New Roman" w:cs="Times New Roman"/>
          <w:rPrChange w:id="287" w:author="SONY" w:date="2014-03-04T14:43:00Z">
            <w:rPr/>
          </w:rPrChange>
        </w:rPr>
        <w:t>Knowing what all of your options are when missing one or more teeth</w:t>
      </w:r>
      <w:r w:rsidR="001D65A0" w:rsidRPr="006E162B">
        <w:rPr>
          <w:rFonts w:ascii="Times New Roman" w:hAnsi="Times New Roman" w:cs="Times New Roman"/>
          <w:rPrChange w:id="288" w:author="SONY" w:date="2014-03-04T14:43:00Z">
            <w:rPr/>
          </w:rPrChange>
        </w:rPr>
        <w:t>’</w:t>
      </w:r>
      <w:r w:rsidRPr="006E162B">
        <w:rPr>
          <w:rFonts w:ascii="Times New Roman" w:hAnsi="Times New Roman" w:cs="Times New Roman"/>
          <w:rPrChange w:id="289" w:author="SONY" w:date="2014-03-04T14:43:00Z">
            <w:rPr/>
          </w:rPrChange>
        </w:rPr>
        <w:t xml:space="preserve"> •</w:t>
      </w:r>
      <w:r w:rsidRPr="006E162B">
        <w:rPr>
          <w:rFonts w:ascii="Times New Roman" w:hAnsi="Times New Roman" w:cs="Times New Roman"/>
          <w:rPrChange w:id="290" w:author="SONY" w:date="2014-03-04T14:43:00Z">
            <w:rPr/>
          </w:rPrChange>
        </w:rPr>
        <w:tab/>
      </w:r>
      <w:r w:rsidR="001D65A0" w:rsidRPr="006E162B">
        <w:rPr>
          <w:rFonts w:ascii="Times New Roman" w:hAnsi="Times New Roman" w:cs="Times New Roman"/>
          <w:rPrChange w:id="291" w:author="SONY" w:date="2014-03-04T14:43:00Z">
            <w:rPr/>
          </w:rPrChange>
        </w:rPr>
        <w:t>‘</w:t>
      </w:r>
      <w:r w:rsidRPr="006E162B">
        <w:rPr>
          <w:rFonts w:ascii="Times New Roman" w:hAnsi="Times New Roman" w:cs="Times New Roman"/>
          <w:rPrChange w:id="292" w:author="SONY" w:date="2014-03-04T14:43:00Z">
            <w:rPr/>
          </w:rPrChange>
        </w:rPr>
        <w:t>What you should know about teeth whitening</w:t>
      </w:r>
      <w:r w:rsidR="001D65A0" w:rsidRPr="006E162B">
        <w:rPr>
          <w:rFonts w:ascii="Times New Roman" w:hAnsi="Times New Roman" w:cs="Times New Roman"/>
          <w:rPrChange w:id="293" w:author="SONY" w:date="2014-03-04T14:43:00Z">
            <w:rPr/>
          </w:rPrChange>
        </w:rPr>
        <w:t>’</w:t>
      </w:r>
      <w:r w:rsidRPr="006E162B">
        <w:rPr>
          <w:rFonts w:ascii="Times New Roman" w:hAnsi="Times New Roman" w:cs="Times New Roman"/>
          <w:rPrChange w:id="294" w:author="SONY" w:date="2014-03-04T14:43:00Z">
            <w:rPr/>
          </w:rPrChange>
        </w:rPr>
        <w:t>.</w:t>
      </w:r>
    </w:p>
    <w:p w:rsidR="00016C03" w:rsidRPr="006E162B" w:rsidRDefault="00016C03">
      <w:pPr>
        <w:widowControl w:val="0"/>
        <w:rPr>
          <w:rFonts w:ascii="Times New Roman" w:hAnsi="Times New Roman" w:cs="Times New Roman"/>
          <w:rPrChange w:id="295" w:author="SONY" w:date="2014-03-04T14:43:00Z">
            <w:rPr/>
          </w:rPrChange>
        </w:rPr>
      </w:pPr>
    </w:p>
    <w:p w:rsidR="00B71708" w:rsidRPr="006E162B" w:rsidRDefault="00A17D56">
      <w:pPr>
        <w:pStyle w:val="Heading3"/>
        <w:widowControl w:val="0"/>
        <w:contextualSpacing w:val="0"/>
        <w:rPr>
          <w:rFonts w:ascii="Times New Roman" w:eastAsia="Arial" w:hAnsi="Times New Roman" w:cs="Times New Roman"/>
          <w:color w:val="000000"/>
          <w:sz w:val="22"/>
        </w:rPr>
      </w:pPr>
      <w:bookmarkStart w:id="296" w:name="h.86rhmxrff3r6" w:colFirst="0" w:colLast="0"/>
      <w:bookmarkEnd w:id="296"/>
      <w:r w:rsidRPr="006E162B">
        <w:rPr>
          <w:rFonts w:ascii="Times New Roman" w:hAnsi="Times New Roman" w:cs="Times New Roman"/>
          <w:rPrChange w:id="297" w:author="SONY" w:date="2014-03-04T14:43:00Z">
            <w:rPr/>
          </w:rPrChange>
        </w:rPr>
        <w:tab/>
      </w:r>
    </w:p>
    <w:p w:rsidR="00B71708" w:rsidRPr="006E162B" w:rsidRDefault="00B71708">
      <w:pPr>
        <w:pStyle w:val="Heading3"/>
        <w:widowControl w:val="0"/>
        <w:contextualSpacing w:val="0"/>
        <w:rPr>
          <w:rFonts w:ascii="Times New Roman" w:eastAsia="Arial" w:hAnsi="Times New Roman" w:cs="Times New Roman"/>
          <w:color w:val="000000"/>
          <w:sz w:val="22"/>
          <w:rPrChange w:id="298"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299"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300"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301"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302"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303"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304"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305"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306" w:author="SONY" w:date="2014-03-04T14:43:00Z">
            <w:rPr>
              <w:rFonts w:ascii="Arial" w:eastAsia="Arial" w:hAnsi="Arial" w:cs="Arial"/>
              <w:color w:val="000000"/>
              <w:sz w:val="22"/>
            </w:rPr>
          </w:rPrChange>
        </w:rPr>
      </w:pPr>
    </w:p>
    <w:p w:rsidR="00B71708" w:rsidRPr="006E162B" w:rsidRDefault="00B71708">
      <w:pPr>
        <w:pStyle w:val="Heading3"/>
        <w:widowControl w:val="0"/>
        <w:contextualSpacing w:val="0"/>
        <w:rPr>
          <w:rFonts w:ascii="Times New Roman" w:eastAsia="Arial" w:hAnsi="Times New Roman" w:cs="Times New Roman"/>
          <w:color w:val="000000"/>
          <w:sz w:val="22"/>
          <w:rPrChange w:id="307" w:author="SONY" w:date="2014-03-04T14:43:00Z">
            <w:rPr>
              <w:rFonts w:ascii="Arial" w:eastAsia="Arial" w:hAnsi="Arial" w:cs="Arial"/>
              <w:color w:val="000000"/>
              <w:sz w:val="22"/>
            </w:rPr>
          </w:rPrChange>
        </w:rPr>
      </w:pPr>
    </w:p>
    <w:p w:rsidR="00B71708" w:rsidRPr="006E162B" w:rsidRDefault="00B71708" w:rsidP="00B71708">
      <w:pPr>
        <w:rPr>
          <w:rFonts w:ascii="Times New Roman" w:hAnsi="Times New Roman" w:cs="Times New Roman"/>
          <w:rPrChange w:id="308" w:author="SONY" w:date="2014-03-04T14:43:00Z">
            <w:rPr/>
          </w:rPrChange>
        </w:rPr>
      </w:pPr>
    </w:p>
    <w:p w:rsidR="00016C03" w:rsidRPr="006E162B" w:rsidRDefault="00A17D56" w:rsidP="00B71708">
      <w:pPr>
        <w:pStyle w:val="Heading3"/>
        <w:widowControl w:val="0"/>
        <w:ind w:firstLine="720"/>
        <w:contextualSpacing w:val="0"/>
        <w:rPr>
          <w:rFonts w:ascii="Times New Roman" w:hAnsi="Times New Roman" w:cs="Times New Roman"/>
          <w:rPrChange w:id="309" w:author="SONY" w:date="2014-03-04T14:43:00Z">
            <w:rPr/>
          </w:rPrChange>
        </w:rPr>
      </w:pPr>
      <w:r w:rsidRPr="006E162B">
        <w:rPr>
          <w:rFonts w:ascii="Times New Roman" w:eastAsia="Arial" w:hAnsi="Times New Roman" w:cs="Times New Roman"/>
          <w:color w:val="000000"/>
          <w:sz w:val="22"/>
          <w:rPrChange w:id="310" w:author="SONY" w:date="2014-03-04T14:43:00Z">
            <w:rPr>
              <w:rFonts w:ascii="Arial" w:eastAsia="Arial" w:hAnsi="Arial" w:cs="Arial"/>
              <w:color w:val="000000"/>
              <w:sz w:val="22"/>
            </w:rPr>
          </w:rPrChange>
        </w:rPr>
        <w:lastRenderedPageBreak/>
        <w:t xml:space="preserve">2.1.1.2 </w:t>
      </w:r>
      <w:proofErr w:type="spellStart"/>
      <w:r w:rsidRPr="006E162B">
        <w:rPr>
          <w:rFonts w:ascii="Times New Roman" w:eastAsia="Arial" w:hAnsi="Times New Roman" w:cs="Times New Roman"/>
          <w:color w:val="000000"/>
          <w:sz w:val="22"/>
          <w:rPrChange w:id="311" w:author="SONY" w:date="2014-03-04T14:43:00Z">
            <w:rPr>
              <w:rFonts w:ascii="Arial" w:eastAsia="Arial" w:hAnsi="Arial" w:cs="Arial"/>
              <w:color w:val="000000"/>
              <w:sz w:val="22"/>
            </w:rPr>
          </w:rPrChange>
        </w:rPr>
        <w:t>Dr.Sunil</w:t>
      </w:r>
      <w:proofErr w:type="spellEnd"/>
      <w:r w:rsidRPr="006E162B">
        <w:rPr>
          <w:rFonts w:ascii="Times New Roman" w:eastAsia="Arial" w:hAnsi="Times New Roman" w:cs="Times New Roman"/>
          <w:color w:val="000000"/>
          <w:sz w:val="22"/>
          <w:rPrChange w:id="312" w:author="SONY" w:date="2014-03-04T14:43:00Z">
            <w:rPr>
              <w:rFonts w:ascii="Arial" w:eastAsia="Arial" w:hAnsi="Arial" w:cs="Arial"/>
              <w:color w:val="000000"/>
              <w:sz w:val="22"/>
            </w:rPr>
          </w:rPrChange>
        </w:rPr>
        <w:t xml:space="preserve"> Dental Clini</w:t>
      </w:r>
      <w:r w:rsidR="0008506E" w:rsidRPr="006E162B">
        <w:rPr>
          <w:rFonts w:ascii="Times New Roman" w:eastAsia="Arial" w:hAnsi="Times New Roman" w:cs="Times New Roman"/>
          <w:color w:val="000000"/>
          <w:sz w:val="22"/>
          <w:rPrChange w:id="313" w:author="SONY" w:date="2014-03-04T14:43:00Z">
            <w:rPr>
              <w:rFonts w:ascii="Arial" w:eastAsia="Arial" w:hAnsi="Arial" w:cs="Arial"/>
              <w:color w:val="000000"/>
              <w:sz w:val="22"/>
            </w:rPr>
          </w:rPrChange>
        </w:rPr>
        <w:t>c</w:t>
      </w:r>
      <w:r w:rsidRPr="006E162B">
        <w:rPr>
          <w:rFonts w:ascii="Times New Roman" w:eastAsia="Arial" w:hAnsi="Times New Roman" w:cs="Times New Roman"/>
          <w:color w:val="000000"/>
          <w:sz w:val="22"/>
          <w:rPrChange w:id="314" w:author="SONY" w:date="2014-03-04T14:43:00Z">
            <w:rPr>
              <w:rFonts w:ascii="Arial" w:eastAsia="Arial" w:hAnsi="Arial" w:cs="Arial"/>
              <w:color w:val="000000"/>
              <w:sz w:val="22"/>
            </w:rPr>
          </w:rPrChange>
        </w:rPr>
        <w:t xml:space="preserve"> - Cosmetic, Oral &amp; Implant Dentistry</w:t>
      </w:r>
    </w:p>
    <w:p w:rsidR="00016C03" w:rsidRPr="006E162B" w:rsidRDefault="00A17D56">
      <w:pPr>
        <w:rPr>
          <w:rFonts w:ascii="Times New Roman" w:hAnsi="Times New Roman" w:cs="Times New Roman"/>
          <w:rPrChange w:id="315" w:author="SONY" w:date="2014-03-04T14:43:00Z">
            <w:rPr/>
          </w:rPrChange>
        </w:rPr>
      </w:pPr>
      <w:r w:rsidRPr="006E162B">
        <w:rPr>
          <w:rFonts w:ascii="Times New Roman" w:hAnsi="Times New Roman" w:cs="Times New Roman"/>
        </w:rPr>
        <w:t>The website for Dental Center in Bangkok which provide</w:t>
      </w:r>
      <w:r w:rsidR="001D65A0" w:rsidRPr="006E162B">
        <w:rPr>
          <w:rFonts w:ascii="Times New Roman" w:hAnsi="Times New Roman" w:cs="Times New Roman"/>
          <w:rPrChange w:id="316" w:author="SONY" w:date="2014-03-04T14:43:00Z">
            <w:rPr/>
          </w:rPrChange>
        </w:rPr>
        <w:t>s</w:t>
      </w:r>
      <w:r w:rsidRPr="006E162B">
        <w:rPr>
          <w:rFonts w:ascii="Times New Roman" w:hAnsi="Times New Roman" w:cs="Times New Roman"/>
          <w:rPrChange w:id="317" w:author="SONY" w:date="2014-03-04T14:43:00Z">
            <w:rPr/>
          </w:rPrChange>
        </w:rPr>
        <w:t xml:space="preserve"> foreign customer</w:t>
      </w:r>
      <w:r w:rsidR="001D65A0" w:rsidRPr="006E162B">
        <w:rPr>
          <w:rFonts w:ascii="Times New Roman" w:hAnsi="Times New Roman" w:cs="Times New Roman"/>
          <w:rPrChange w:id="318" w:author="SONY" w:date="2014-03-04T14:43:00Z">
            <w:rPr/>
          </w:rPrChange>
        </w:rPr>
        <w:t>s</w:t>
      </w:r>
      <w:r w:rsidRPr="006E162B">
        <w:rPr>
          <w:rFonts w:ascii="Times New Roman" w:hAnsi="Times New Roman" w:cs="Times New Roman"/>
          <w:rPrChange w:id="319" w:author="SONY" w:date="2014-03-04T14:43:00Z">
            <w:rPr/>
          </w:rPrChange>
        </w:rPr>
        <w:t xml:space="preserve"> </w:t>
      </w:r>
      <w:r w:rsidR="001D65A0" w:rsidRPr="006E162B">
        <w:rPr>
          <w:rFonts w:ascii="Times New Roman" w:hAnsi="Times New Roman" w:cs="Times New Roman"/>
          <w:rPrChange w:id="320" w:author="SONY" w:date="2014-03-04T14:43:00Z">
            <w:rPr/>
          </w:rPrChange>
        </w:rPr>
        <w:t>with advertisement of</w:t>
      </w:r>
      <w:r w:rsidRPr="006E162B">
        <w:rPr>
          <w:rFonts w:ascii="Times New Roman" w:hAnsi="Times New Roman" w:cs="Times New Roman"/>
          <w:rPrChange w:id="321" w:author="SONY" w:date="2014-03-04T14:43:00Z">
            <w:rPr/>
          </w:rPrChange>
        </w:rPr>
        <w:t xml:space="preserve"> the clinic </w:t>
      </w:r>
      <w:r w:rsidR="001D65A0" w:rsidRPr="006E162B">
        <w:rPr>
          <w:rFonts w:ascii="Times New Roman" w:hAnsi="Times New Roman" w:cs="Times New Roman"/>
          <w:rPrChange w:id="322" w:author="SONY" w:date="2014-03-04T14:43:00Z">
            <w:rPr/>
          </w:rPrChange>
        </w:rPr>
        <w:t xml:space="preserve">including the information about the </w:t>
      </w:r>
      <w:r w:rsidRPr="006E162B">
        <w:rPr>
          <w:rFonts w:ascii="Times New Roman" w:hAnsi="Times New Roman" w:cs="Times New Roman"/>
          <w:rPrChange w:id="323" w:author="SONY" w:date="2014-03-04T14:43:00Z">
            <w:rPr/>
          </w:rPrChange>
        </w:rPr>
        <w:t>services provide</w:t>
      </w:r>
      <w:r w:rsidR="001D65A0" w:rsidRPr="006E162B">
        <w:rPr>
          <w:rFonts w:ascii="Times New Roman" w:hAnsi="Times New Roman" w:cs="Times New Roman"/>
          <w:rPrChange w:id="324" w:author="SONY" w:date="2014-03-04T14:43:00Z">
            <w:rPr/>
          </w:rPrChange>
        </w:rPr>
        <w:t>d</w:t>
      </w:r>
      <w:r w:rsidRPr="006E162B">
        <w:rPr>
          <w:rFonts w:ascii="Times New Roman" w:hAnsi="Times New Roman" w:cs="Times New Roman"/>
          <w:rPrChange w:id="325" w:author="SONY" w:date="2014-03-04T14:43:00Z">
            <w:rPr/>
          </w:rPrChange>
        </w:rPr>
        <w:t xml:space="preserve"> to customer</w:t>
      </w:r>
      <w:r w:rsidR="001D65A0" w:rsidRPr="006E162B">
        <w:rPr>
          <w:rFonts w:ascii="Times New Roman" w:hAnsi="Times New Roman" w:cs="Times New Roman"/>
          <w:rPrChange w:id="326" w:author="SONY" w:date="2014-03-04T14:43:00Z">
            <w:rPr/>
          </w:rPrChange>
        </w:rPr>
        <w:t>s</w:t>
      </w:r>
      <w:r w:rsidRPr="006E162B">
        <w:rPr>
          <w:rFonts w:ascii="Times New Roman" w:hAnsi="Times New Roman" w:cs="Times New Roman"/>
          <w:rPrChange w:id="327" w:author="SONY" w:date="2014-03-04T14:43:00Z">
            <w:rPr/>
          </w:rPrChange>
        </w:rPr>
        <w:t xml:space="preserve">. </w:t>
      </w:r>
      <w:r w:rsidR="001D65A0" w:rsidRPr="006E162B">
        <w:rPr>
          <w:rFonts w:ascii="Times New Roman" w:hAnsi="Times New Roman" w:cs="Times New Roman"/>
          <w:rPrChange w:id="328" w:author="SONY" w:date="2014-03-04T14:43:00Z">
            <w:rPr/>
          </w:rPrChange>
        </w:rPr>
        <w:t xml:space="preserve">Customers </w:t>
      </w:r>
      <w:r w:rsidRPr="006E162B">
        <w:rPr>
          <w:rFonts w:ascii="Times New Roman" w:hAnsi="Times New Roman" w:cs="Times New Roman"/>
          <w:rPrChange w:id="329" w:author="SONY" w:date="2014-03-04T14:43:00Z">
            <w:rPr/>
          </w:rPrChange>
        </w:rPr>
        <w:t xml:space="preserve">can fill the document form to </w:t>
      </w:r>
      <w:r w:rsidR="001D65A0" w:rsidRPr="006E162B">
        <w:rPr>
          <w:rFonts w:ascii="Times New Roman" w:hAnsi="Times New Roman" w:cs="Times New Roman"/>
          <w:rPrChange w:id="330" w:author="SONY" w:date="2014-03-04T14:43:00Z">
            <w:rPr/>
          </w:rPrChange>
        </w:rPr>
        <w:t xml:space="preserve">make </w:t>
      </w:r>
      <w:r w:rsidRPr="006E162B">
        <w:rPr>
          <w:rFonts w:ascii="Times New Roman" w:hAnsi="Times New Roman" w:cs="Times New Roman"/>
          <w:rPrChange w:id="331" w:author="SONY" w:date="2014-03-04T14:43:00Z">
            <w:rPr/>
          </w:rPrChange>
        </w:rPr>
        <w:t>an appointment. Customer</w:t>
      </w:r>
      <w:r w:rsidR="001D65A0" w:rsidRPr="006E162B">
        <w:rPr>
          <w:rFonts w:ascii="Times New Roman" w:hAnsi="Times New Roman" w:cs="Times New Roman"/>
          <w:rPrChange w:id="332" w:author="SONY" w:date="2014-03-04T14:43:00Z">
            <w:rPr/>
          </w:rPrChange>
        </w:rPr>
        <w:t>s</w:t>
      </w:r>
      <w:r w:rsidRPr="006E162B">
        <w:rPr>
          <w:rFonts w:ascii="Times New Roman" w:hAnsi="Times New Roman" w:cs="Times New Roman"/>
          <w:rPrChange w:id="333" w:author="SONY" w:date="2014-03-04T14:43:00Z">
            <w:rPr/>
          </w:rPrChange>
        </w:rPr>
        <w:t xml:space="preserve"> also can use </w:t>
      </w:r>
      <w:r w:rsidR="001D65A0" w:rsidRPr="006E162B">
        <w:rPr>
          <w:rFonts w:ascii="Times New Roman" w:hAnsi="Times New Roman" w:cs="Times New Roman"/>
          <w:rPrChange w:id="334" w:author="SONY" w:date="2014-03-04T14:43:00Z">
            <w:rPr/>
          </w:rPrChange>
        </w:rPr>
        <w:t xml:space="preserve">the </w:t>
      </w:r>
      <w:r w:rsidRPr="006E162B">
        <w:rPr>
          <w:rFonts w:ascii="Times New Roman" w:hAnsi="Times New Roman" w:cs="Times New Roman"/>
          <w:rPrChange w:id="335" w:author="SONY" w:date="2014-03-04T14:43:00Z">
            <w:rPr/>
          </w:rPrChange>
        </w:rPr>
        <w:t xml:space="preserve">provided QR code to call, email, and visit the </w:t>
      </w:r>
      <w:r w:rsidR="001D65A0" w:rsidRPr="006E162B">
        <w:rPr>
          <w:rFonts w:ascii="Times New Roman" w:hAnsi="Times New Roman" w:cs="Times New Roman"/>
          <w:rPrChange w:id="336" w:author="SONY" w:date="2014-03-04T14:43:00Z">
            <w:rPr/>
          </w:rPrChange>
        </w:rPr>
        <w:t>web</w:t>
      </w:r>
      <w:r w:rsidRPr="006E162B">
        <w:rPr>
          <w:rFonts w:ascii="Times New Roman" w:hAnsi="Times New Roman" w:cs="Times New Roman"/>
          <w:rPrChange w:id="337" w:author="SONY" w:date="2014-03-04T14:43:00Z">
            <w:rPr/>
          </w:rPrChange>
        </w:rPr>
        <w:t>site of dental clinic. But this website is only for customer</w:t>
      </w:r>
      <w:r w:rsidR="001D65A0" w:rsidRPr="006E162B">
        <w:rPr>
          <w:rFonts w:ascii="Times New Roman" w:hAnsi="Times New Roman" w:cs="Times New Roman"/>
          <w:rPrChange w:id="338" w:author="SONY" w:date="2014-03-04T14:43:00Z">
            <w:rPr/>
          </w:rPrChange>
        </w:rPr>
        <w:t>s</w:t>
      </w:r>
      <w:r w:rsidRPr="006E162B">
        <w:rPr>
          <w:rFonts w:ascii="Times New Roman" w:hAnsi="Times New Roman" w:cs="Times New Roman"/>
          <w:rPrChange w:id="339" w:author="SONY" w:date="2014-03-04T14:43:00Z">
            <w:rPr/>
          </w:rPrChange>
        </w:rPr>
        <w:t xml:space="preserve"> and has only some information of dental care</w:t>
      </w:r>
      <w:r w:rsidR="001D65A0" w:rsidRPr="006E162B">
        <w:rPr>
          <w:rFonts w:ascii="Times New Roman" w:hAnsi="Times New Roman" w:cs="Times New Roman"/>
          <w:rPrChange w:id="340" w:author="SONY" w:date="2014-03-04T14:43:00Z">
            <w:rPr/>
          </w:rPrChange>
        </w:rPr>
        <w:t>. D</w:t>
      </w:r>
      <w:r w:rsidRPr="006E162B">
        <w:rPr>
          <w:rFonts w:ascii="Times New Roman" w:hAnsi="Times New Roman" w:cs="Times New Roman"/>
          <w:rPrChange w:id="341" w:author="SONY" w:date="2014-03-04T14:43:00Z">
            <w:rPr/>
          </w:rPrChange>
        </w:rPr>
        <w:t>entist</w:t>
      </w:r>
      <w:r w:rsidR="001D65A0" w:rsidRPr="006E162B">
        <w:rPr>
          <w:rFonts w:ascii="Times New Roman" w:hAnsi="Times New Roman" w:cs="Times New Roman"/>
          <w:rPrChange w:id="342" w:author="SONY" w:date="2014-03-04T14:43:00Z">
            <w:rPr/>
          </w:rPrChange>
        </w:rPr>
        <w:t>s</w:t>
      </w:r>
      <w:r w:rsidRPr="006E162B">
        <w:rPr>
          <w:rFonts w:ascii="Times New Roman" w:hAnsi="Times New Roman" w:cs="Times New Roman"/>
          <w:rPrChange w:id="343" w:author="SONY" w:date="2014-03-04T14:43:00Z">
            <w:rPr/>
          </w:rPrChange>
        </w:rPr>
        <w:t xml:space="preserve"> cannot interact with customer</w:t>
      </w:r>
      <w:r w:rsidR="001D65A0" w:rsidRPr="006E162B">
        <w:rPr>
          <w:rFonts w:ascii="Times New Roman" w:hAnsi="Times New Roman" w:cs="Times New Roman"/>
          <w:rPrChange w:id="344" w:author="SONY" w:date="2014-03-04T14:43:00Z">
            <w:rPr/>
          </w:rPrChange>
        </w:rPr>
        <w:t>s</w:t>
      </w:r>
      <w:r w:rsidRPr="006E162B">
        <w:rPr>
          <w:rFonts w:ascii="Times New Roman" w:hAnsi="Times New Roman" w:cs="Times New Roman"/>
          <w:rPrChange w:id="345" w:author="SONY" w:date="2014-03-04T14:43:00Z">
            <w:rPr/>
          </w:rPrChange>
        </w:rPr>
        <w:t xml:space="preserve"> directly.</w:t>
      </w:r>
    </w:p>
    <w:p w:rsidR="00016C03" w:rsidRPr="006E162B" w:rsidRDefault="00B71708">
      <w:pPr>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1312" behindDoc="1" locked="0" layoutInCell="0" allowOverlap="0" wp14:anchorId="04AC55AC" wp14:editId="625F6D9E">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srcRect/>
                    <a:stretch>
                      <a:fillRect/>
                    </a:stretch>
                  </pic:blipFill>
                  <pic:spPr>
                    <a:xfrm>
                      <a:off x="0" y="0"/>
                      <a:ext cx="3476625" cy="1857375"/>
                    </a:xfrm>
                    <a:prstGeom prst="rect">
                      <a:avLst/>
                    </a:prstGeom>
                    <a:ln>
                      <a:solidFill>
                        <a:srgbClr val="000000"/>
                      </a:solidFill>
                      <a:prstDash val="solid"/>
                    </a:ln>
                  </pic:spPr>
                </pic:pic>
              </a:graphicData>
            </a:graphic>
          </wp:anchor>
        </w:drawing>
      </w:r>
    </w:p>
    <w:p w:rsidR="00016C03" w:rsidRPr="006E162B" w:rsidRDefault="00016C03">
      <w:pPr>
        <w:rPr>
          <w:rFonts w:ascii="Times New Roman" w:hAnsi="Times New Roman" w:cs="Times New Roman"/>
          <w:rPrChange w:id="346" w:author="SONY" w:date="2014-03-04T14:43:00Z">
            <w:rPr/>
          </w:rPrChange>
        </w:rPr>
      </w:pPr>
    </w:p>
    <w:p w:rsidR="00016C03" w:rsidRPr="006E162B" w:rsidRDefault="00016C03">
      <w:pPr>
        <w:pStyle w:val="Heading3"/>
        <w:widowControl w:val="0"/>
        <w:contextualSpacing w:val="0"/>
        <w:rPr>
          <w:rFonts w:ascii="Times New Roman" w:hAnsi="Times New Roman" w:cs="Times New Roman"/>
          <w:rPrChange w:id="347" w:author="SONY" w:date="2014-03-04T14:43:00Z">
            <w:rPr/>
          </w:rPrChange>
        </w:rPr>
      </w:pPr>
      <w:bookmarkStart w:id="348" w:name="h.ce6g1efusuou" w:colFirst="0" w:colLast="0"/>
      <w:bookmarkEnd w:id="348"/>
    </w:p>
    <w:p w:rsidR="00016C03" w:rsidRPr="006E162B" w:rsidRDefault="00016C03">
      <w:pPr>
        <w:widowControl w:val="0"/>
        <w:rPr>
          <w:rFonts w:ascii="Times New Roman" w:hAnsi="Times New Roman" w:cs="Times New Roman"/>
        </w:rPr>
      </w:pPr>
    </w:p>
    <w:p w:rsidR="00016C03" w:rsidRPr="006E162B" w:rsidRDefault="00016C03">
      <w:pPr>
        <w:widowControl w:val="0"/>
        <w:rPr>
          <w:rFonts w:ascii="Times New Roman" w:hAnsi="Times New Roman" w:cs="Times New Roman"/>
          <w:rPrChange w:id="349" w:author="SONY" w:date="2014-03-04T14:43:00Z">
            <w:rPr/>
          </w:rPrChange>
        </w:rPr>
      </w:pPr>
    </w:p>
    <w:p w:rsidR="00016C03" w:rsidRPr="006E162B" w:rsidRDefault="00016C03">
      <w:pPr>
        <w:widowControl w:val="0"/>
        <w:rPr>
          <w:rFonts w:ascii="Times New Roman" w:hAnsi="Times New Roman" w:cs="Times New Roman"/>
          <w:rPrChange w:id="350" w:author="SONY" w:date="2014-03-04T14:43:00Z">
            <w:rPr/>
          </w:rPrChange>
        </w:rPr>
      </w:pPr>
    </w:p>
    <w:p w:rsidR="00016C03" w:rsidRPr="006E162B" w:rsidRDefault="00016C03">
      <w:pPr>
        <w:widowControl w:val="0"/>
        <w:rPr>
          <w:rFonts w:ascii="Times New Roman" w:hAnsi="Times New Roman" w:cs="Times New Roman"/>
          <w:rPrChange w:id="351" w:author="SONY" w:date="2014-03-04T14:43:00Z">
            <w:rPr/>
          </w:rPrChange>
        </w:rPr>
      </w:pPr>
    </w:p>
    <w:p w:rsidR="00016C03" w:rsidRPr="006E162B" w:rsidRDefault="00016C03">
      <w:pPr>
        <w:widowControl w:val="0"/>
        <w:rPr>
          <w:rFonts w:ascii="Times New Roman" w:hAnsi="Times New Roman" w:cs="Times New Roman"/>
          <w:rPrChange w:id="352" w:author="SONY" w:date="2014-03-04T14:43:00Z">
            <w:rPr/>
          </w:rPrChange>
        </w:rPr>
      </w:pPr>
    </w:p>
    <w:p w:rsidR="00B71708" w:rsidRPr="006E162B" w:rsidRDefault="00B71708">
      <w:pPr>
        <w:widowControl w:val="0"/>
        <w:rPr>
          <w:rFonts w:ascii="Times New Roman" w:hAnsi="Times New Roman" w:cs="Times New Roman"/>
          <w:rPrChange w:id="353" w:author="SONY" w:date="2014-03-04T14:43:00Z">
            <w:rPr/>
          </w:rPrChange>
        </w:rPr>
      </w:pPr>
    </w:p>
    <w:p w:rsidR="00B71708" w:rsidRPr="006E162B" w:rsidRDefault="00B71708">
      <w:pPr>
        <w:widowControl w:val="0"/>
        <w:rPr>
          <w:rFonts w:ascii="Times New Roman" w:hAnsi="Times New Roman" w:cs="Times New Roman"/>
          <w:rPrChange w:id="354" w:author="SONY" w:date="2014-03-04T14:43:00Z">
            <w:rPr/>
          </w:rPrChange>
        </w:rPr>
      </w:pPr>
    </w:p>
    <w:p w:rsidR="00B71708" w:rsidRPr="006E162B" w:rsidRDefault="00B71708">
      <w:pPr>
        <w:widowControl w:val="0"/>
        <w:rPr>
          <w:rFonts w:ascii="Times New Roman" w:hAnsi="Times New Roman" w:cs="Times New Roman"/>
          <w:rPrChange w:id="355" w:author="SONY" w:date="2014-03-04T14:43:00Z">
            <w:rPr/>
          </w:rPrChange>
        </w:rPr>
      </w:pPr>
    </w:p>
    <w:p w:rsidR="00016C03" w:rsidRPr="006E162B" w:rsidRDefault="00016C03">
      <w:pPr>
        <w:widowControl w:val="0"/>
        <w:rPr>
          <w:rFonts w:ascii="Times New Roman" w:hAnsi="Times New Roman" w:cs="Times New Roman"/>
          <w:rPrChange w:id="356" w:author="SONY" w:date="2014-03-04T14:43:00Z">
            <w:rPr/>
          </w:rPrChange>
        </w:rPr>
      </w:pPr>
    </w:p>
    <w:p w:rsidR="00016C03" w:rsidRPr="006E162B" w:rsidRDefault="00B71708">
      <w:pPr>
        <w:widowControl w:val="0"/>
        <w:jc w:val="center"/>
        <w:rPr>
          <w:rFonts w:ascii="Times New Roman" w:hAnsi="Times New Roman" w:cs="Times New Roman"/>
          <w:rPrChange w:id="357" w:author="SONY" w:date="2014-03-04T14:43:00Z">
            <w:rPr/>
          </w:rPrChange>
        </w:rPr>
      </w:pPr>
      <w:r w:rsidRPr="006E162B">
        <w:rPr>
          <w:rFonts w:ascii="Times New Roman" w:hAnsi="Times New Roman" w:cs="Times New Roman"/>
          <w:noProof/>
        </w:rPr>
        <w:drawing>
          <wp:anchor distT="114300" distB="114300" distL="114300" distR="114300" simplePos="0" relativeHeight="251662336" behindDoc="1" locked="0" layoutInCell="0" allowOverlap="0" wp14:anchorId="01FD2C58" wp14:editId="689AD0FB">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cstate="print"/>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rsidRPr="006E162B">
        <w:rPr>
          <w:rFonts w:ascii="Times New Roman" w:hAnsi="Times New Roman" w:cs="Times New Roman"/>
        </w:rPr>
        <w:t xml:space="preserve">Figure 3: Show website of </w:t>
      </w:r>
      <w:proofErr w:type="spellStart"/>
      <w:r w:rsidR="00A17D56" w:rsidRPr="006E162B">
        <w:rPr>
          <w:rFonts w:ascii="Times New Roman" w:hAnsi="Times New Roman" w:cs="Times New Roman"/>
        </w:rPr>
        <w:t>Dr.Sunil</w:t>
      </w:r>
      <w:proofErr w:type="spellEnd"/>
      <w:r w:rsidR="00A17D56" w:rsidRPr="006E162B">
        <w:rPr>
          <w:rFonts w:ascii="Times New Roman" w:hAnsi="Times New Roman" w:cs="Times New Roman"/>
        </w:rPr>
        <w:t xml:space="preserve"> Dental Center</w:t>
      </w:r>
    </w:p>
    <w:p w:rsidR="00016C03" w:rsidRPr="006E162B" w:rsidRDefault="00016C03">
      <w:pPr>
        <w:widowControl w:val="0"/>
        <w:jc w:val="center"/>
        <w:rPr>
          <w:rFonts w:ascii="Times New Roman" w:hAnsi="Times New Roman" w:cs="Times New Roman"/>
          <w:rPrChange w:id="358" w:author="SONY" w:date="2014-03-04T14:43:00Z">
            <w:rPr/>
          </w:rPrChange>
        </w:rPr>
      </w:pPr>
    </w:p>
    <w:p w:rsidR="00016C03" w:rsidRPr="006E162B" w:rsidRDefault="00016C03">
      <w:pPr>
        <w:widowControl w:val="0"/>
        <w:jc w:val="center"/>
        <w:rPr>
          <w:rFonts w:ascii="Times New Roman" w:hAnsi="Times New Roman" w:cs="Times New Roman"/>
          <w:rPrChange w:id="359" w:author="SONY" w:date="2014-03-04T14:43:00Z">
            <w:rPr/>
          </w:rPrChange>
        </w:rPr>
      </w:pPr>
    </w:p>
    <w:p w:rsidR="00016C03" w:rsidRPr="006E162B" w:rsidRDefault="00016C03">
      <w:pPr>
        <w:widowControl w:val="0"/>
        <w:jc w:val="center"/>
        <w:rPr>
          <w:rFonts w:ascii="Times New Roman" w:hAnsi="Times New Roman" w:cs="Times New Roman"/>
          <w:rPrChange w:id="360" w:author="SONY" w:date="2014-03-04T14:43:00Z">
            <w:rPr/>
          </w:rPrChange>
        </w:rPr>
      </w:pPr>
    </w:p>
    <w:p w:rsidR="00016C03" w:rsidRPr="006E162B" w:rsidRDefault="00016C03">
      <w:pPr>
        <w:widowControl w:val="0"/>
        <w:jc w:val="center"/>
        <w:rPr>
          <w:rFonts w:ascii="Times New Roman" w:hAnsi="Times New Roman" w:cs="Times New Roman"/>
          <w:rPrChange w:id="361" w:author="SONY" w:date="2014-03-04T14:43:00Z">
            <w:rPr/>
          </w:rPrChange>
        </w:rPr>
      </w:pPr>
    </w:p>
    <w:p w:rsidR="00016C03" w:rsidRPr="006E162B" w:rsidRDefault="00016C03">
      <w:pPr>
        <w:widowControl w:val="0"/>
        <w:jc w:val="center"/>
        <w:rPr>
          <w:rFonts w:ascii="Times New Roman" w:hAnsi="Times New Roman" w:cs="Times New Roman"/>
          <w:rPrChange w:id="362" w:author="SONY" w:date="2014-03-04T14:43:00Z">
            <w:rPr/>
          </w:rPrChange>
        </w:rPr>
      </w:pPr>
    </w:p>
    <w:p w:rsidR="00016C03" w:rsidRPr="006E162B" w:rsidRDefault="00016C03">
      <w:pPr>
        <w:widowControl w:val="0"/>
        <w:jc w:val="center"/>
        <w:rPr>
          <w:rFonts w:ascii="Times New Roman" w:hAnsi="Times New Roman" w:cs="Times New Roman"/>
          <w:rPrChange w:id="363" w:author="SONY" w:date="2014-03-04T14:43:00Z">
            <w:rPr/>
          </w:rPrChange>
        </w:rPr>
      </w:pPr>
    </w:p>
    <w:p w:rsidR="00016C03" w:rsidRPr="006E162B" w:rsidRDefault="00016C03">
      <w:pPr>
        <w:widowControl w:val="0"/>
        <w:jc w:val="center"/>
        <w:rPr>
          <w:rFonts w:ascii="Times New Roman" w:hAnsi="Times New Roman" w:cs="Times New Roman"/>
          <w:rPrChange w:id="364" w:author="SONY" w:date="2014-03-04T14:43:00Z">
            <w:rPr/>
          </w:rPrChange>
        </w:rPr>
      </w:pPr>
    </w:p>
    <w:p w:rsidR="00016C03" w:rsidRPr="006E162B" w:rsidRDefault="00016C03">
      <w:pPr>
        <w:widowControl w:val="0"/>
        <w:jc w:val="center"/>
        <w:rPr>
          <w:rFonts w:ascii="Times New Roman" w:hAnsi="Times New Roman" w:cs="Times New Roman"/>
          <w:rPrChange w:id="365" w:author="SONY" w:date="2014-03-04T14:43:00Z">
            <w:rPr/>
          </w:rPrChange>
        </w:rPr>
      </w:pPr>
    </w:p>
    <w:p w:rsidR="00016C03" w:rsidRPr="006E162B" w:rsidRDefault="00016C03">
      <w:pPr>
        <w:widowControl w:val="0"/>
        <w:jc w:val="center"/>
        <w:rPr>
          <w:rFonts w:ascii="Times New Roman" w:hAnsi="Times New Roman" w:cs="Times New Roman"/>
          <w:rPrChange w:id="366" w:author="SONY" w:date="2014-03-04T14:43:00Z">
            <w:rPr/>
          </w:rPrChange>
        </w:rPr>
      </w:pPr>
    </w:p>
    <w:p w:rsidR="00016C03" w:rsidRPr="006E162B" w:rsidRDefault="00016C03">
      <w:pPr>
        <w:widowControl w:val="0"/>
        <w:jc w:val="center"/>
        <w:rPr>
          <w:rFonts w:ascii="Times New Roman" w:hAnsi="Times New Roman" w:cs="Times New Roman"/>
          <w:rPrChange w:id="367" w:author="SONY" w:date="2014-03-04T14:43:00Z">
            <w:rPr/>
          </w:rPrChange>
        </w:rPr>
      </w:pPr>
    </w:p>
    <w:p w:rsidR="00016C03" w:rsidRPr="006E162B" w:rsidRDefault="00016C03">
      <w:pPr>
        <w:widowControl w:val="0"/>
        <w:jc w:val="center"/>
        <w:rPr>
          <w:rFonts w:ascii="Times New Roman" w:hAnsi="Times New Roman" w:cs="Times New Roman"/>
          <w:rPrChange w:id="368" w:author="SONY" w:date="2014-03-04T14:43:00Z">
            <w:rPr/>
          </w:rPrChange>
        </w:rPr>
      </w:pPr>
    </w:p>
    <w:p w:rsidR="00016C03" w:rsidRPr="006E162B" w:rsidRDefault="00016C03">
      <w:pPr>
        <w:widowControl w:val="0"/>
        <w:jc w:val="center"/>
        <w:rPr>
          <w:rFonts w:ascii="Times New Roman" w:hAnsi="Times New Roman" w:cs="Times New Roman"/>
          <w:rPrChange w:id="369" w:author="SONY" w:date="2014-03-04T14:43:00Z">
            <w:rPr/>
          </w:rPrChange>
        </w:rPr>
      </w:pPr>
    </w:p>
    <w:p w:rsidR="00016C03" w:rsidRPr="006E162B" w:rsidRDefault="00016C03">
      <w:pPr>
        <w:widowControl w:val="0"/>
        <w:jc w:val="center"/>
        <w:rPr>
          <w:rFonts w:ascii="Times New Roman" w:hAnsi="Times New Roman" w:cs="Times New Roman"/>
          <w:rPrChange w:id="370" w:author="SONY" w:date="2014-03-04T14:43:00Z">
            <w:rPr/>
          </w:rPrChange>
        </w:rPr>
      </w:pPr>
    </w:p>
    <w:p w:rsidR="00016C03" w:rsidRPr="006E162B" w:rsidRDefault="00016C03">
      <w:pPr>
        <w:widowControl w:val="0"/>
        <w:jc w:val="center"/>
        <w:rPr>
          <w:rFonts w:ascii="Times New Roman" w:hAnsi="Times New Roman" w:cs="Times New Roman"/>
          <w:rPrChange w:id="371" w:author="SONY" w:date="2014-03-04T14:43:00Z">
            <w:rPr/>
          </w:rPrChange>
        </w:rPr>
      </w:pPr>
    </w:p>
    <w:p w:rsidR="00B71708" w:rsidRPr="006E162B" w:rsidRDefault="00B71708">
      <w:pPr>
        <w:widowControl w:val="0"/>
        <w:jc w:val="center"/>
        <w:rPr>
          <w:rFonts w:ascii="Times New Roman" w:hAnsi="Times New Roman" w:cs="Times New Roman"/>
          <w:rPrChange w:id="372" w:author="SONY" w:date="2014-03-04T14:43:00Z">
            <w:rPr/>
          </w:rPrChange>
        </w:rPr>
      </w:pPr>
    </w:p>
    <w:p w:rsidR="00016C03" w:rsidRPr="006E162B" w:rsidRDefault="00016C03">
      <w:pPr>
        <w:widowControl w:val="0"/>
        <w:jc w:val="center"/>
        <w:rPr>
          <w:rFonts w:ascii="Times New Roman" w:hAnsi="Times New Roman" w:cs="Times New Roman"/>
          <w:rPrChange w:id="373" w:author="SONY" w:date="2014-03-04T14:43:00Z">
            <w:rPr/>
          </w:rPrChange>
        </w:rPr>
      </w:pPr>
    </w:p>
    <w:p w:rsidR="00016C03" w:rsidRPr="006E162B" w:rsidRDefault="00016C03">
      <w:pPr>
        <w:widowControl w:val="0"/>
        <w:jc w:val="center"/>
        <w:rPr>
          <w:rFonts w:ascii="Times New Roman" w:hAnsi="Times New Roman" w:cs="Times New Roman"/>
          <w:rPrChange w:id="374" w:author="SONY" w:date="2014-03-04T14:43:00Z">
            <w:rPr/>
          </w:rPrChange>
        </w:rPr>
      </w:pPr>
    </w:p>
    <w:p w:rsidR="00016C03" w:rsidRPr="006E162B" w:rsidRDefault="00016C03">
      <w:pPr>
        <w:widowControl w:val="0"/>
        <w:jc w:val="center"/>
        <w:rPr>
          <w:rFonts w:ascii="Times New Roman" w:hAnsi="Times New Roman" w:cs="Times New Roman"/>
          <w:rPrChange w:id="375" w:author="SONY" w:date="2014-03-04T14:43:00Z">
            <w:rPr/>
          </w:rPrChange>
        </w:rPr>
      </w:pPr>
    </w:p>
    <w:p w:rsidR="00016C03" w:rsidRPr="006E162B" w:rsidRDefault="00A17D56">
      <w:pPr>
        <w:widowControl w:val="0"/>
        <w:jc w:val="center"/>
        <w:rPr>
          <w:rFonts w:ascii="Times New Roman" w:hAnsi="Times New Roman" w:cs="Times New Roman"/>
          <w:rPrChange w:id="376" w:author="SONY" w:date="2014-03-04T14:43:00Z">
            <w:rPr/>
          </w:rPrChange>
        </w:rPr>
      </w:pPr>
      <w:r w:rsidRPr="006E162B">
        <w:rPr>
          <w:rFonts w:ascii="Times New Roman" w:hAnsi="Times New Roman" w:cs="Times New Roman"/>
          <w:rPrChange w:id="377" w:author="SONY" w:date="2014-03-04T14:43:00Z">
            <w:rPr/>
          </w:rPrChange>
        </w:rPr>
        <w:t>Figure 4: Show the contact with Dr. Sunil</w:t>
      </w:r>
    </w:p>
    <w:p w:rsidR="00B71708" w:rsidRPr="006E162B" w:rsidRDefault="00B71708">
      <w:pPr>
        <w:widowControl w:val="0"/>
        <w:rPr>
          <w:rFonts w:ascii="Times New Roman" w:hAnsi="Times New Roman" w:cs="Times New Roman"/>
          <w:rPrChange w:id="378" w:author="SONY" w:date="2014-03-04T14:43:00Z">
            <w:rPr/>
          </w:rPrChange>
        </w:rPr>
      </w:pPr>
    </w:p>
    <w:p w:rsidR="00B71708" w:rsidRPr="006E162B" w:rsidRDefault="00B71708">
      <w:pPr>
        <w:widowControl w:val="0"/>
        <w:rPr>
          <w:rFonts w:ascii="Times New Roman" w:hAnsi="Times New Roman" w:cs="Times New Roman"/>
          <w:rPrChange w:id="379" w:author="SONY" w:date="2014-03-04T14:43:00Z">
            <w:rPr/>
          </w:rPrChange>
        </w:rPr>
      </w:pPr>
    </w:p>
    <w:p w:rsidR="00016C03" w:rsidRPr="006E162B" w:rsidRDefault="00A17D56">
      <w:pPr>
        <w:widowControl w:val="0"/>
        <w:rPr>
          <w:rFonts w:ascii="Times New Roman" w:hAnsi="Times New Roman" w:cs="Times New Roman"/>
          <w:rPrChange w:id="380" w:author="SONY" w:date="2014-03-04T14:43:00Z">
            <w:rPr/>
          </w:rPrChange>
        </w:rPr>
      </w:pPr>
      <w:r w:rsidRPr="006E162B">
        <w:rPr>
          <w:rFonts w:ascii="Times New Roman" w:hAnsi="Times New Roman" w:cs="Times New Roman"/>
          <w:rPrChange w:id="381" w:author="SONY" w:date="2014-03-04T14:43:00Z">
            <w:rPr/>
          </w:rPrChange>
        </w:rPr>
        <w:t xml:space="preserve">As shown in Figure 4, </w:t>
      </w:r>
      <w:r w:rsidR="00391CDC" w:rsidRPr="006E162B">
        <w:rPr>
          <w:rFonts w:ascii="Times New Roman" w:hAnsi="Times New Roman" w:cs="Times New Roman"/>
          <w:rPrChange w:id="382" w:author="SONY" w:date="2014-03-04T14:43:00Z">
            <w:rPr/>
          </w:rPrChange>
        </w:rPr>
        <w:t xml:space="preserve">customers </w:t>
      </w:r>
      <w:r w:rsidRPr="006E162B">
        <w:rPr>
          <w:rFonts w:ascii="Times New Roman" w:hAnsi="Times New Roman" w:cs="Times New Roman"/>
          <w:rPrChange w:id="383" w:author="SONY" w:date="2014-03-04T14:43:00Z">
            <w:rPr/>
          </w:rPrChange>
        </w:rPr>
        <w:t>can send their information to Dr. Sunil and wait for email</w:t>
      </w:r>
      <w:r w:rsidR="00B71708" w:rsidRPr="006E162B">
        <w:rPr>
          <w:rFonts w:ascii="Times New Roman" w:hAnsi="Times New Roman" w:cs="Times New Roman"/>
          <w:rPrChange w:id="384" w:author="SONY" w:date="2014-03-04T14:43:00Z">
            <w:rPr/>
          </w:rPrChange>
        </w:rPr>
        <w:t xml:space="preserve"> to </w:t>
      </w:r>
      <w:r w:rsidRPr="006E162B">
        <w:rPr>
          <w:rFonts w:ascii="Times New Roman" w:hAnsi="Times New Roman" w:cs="Times New Roman"/>
          <w:rPrChange w:id="385" w:author="SONY" w:date="2014-03-04T14:43:00Z">
            <w:rPr/>
          </w:rPrChange>
        </w:rPr>
        <w:t xml:space="preserve">get </w:t>
      </w:r>
      <w:r w:rsidR="001D65A0" w:rsidRPr="006E162B">
        <w:rPr>
          <w:rFonts w:ascii="Times New Roman" w:hAnsi="Times New Roman" w:cs="Times New Roman"/>
          <w:rPrChange w:id="386" w:author="SONY" w:date="2014-03-04T14:43:00Z">
            <w:rPr/>
          </w:rPrChange>
        </w:rPr>
        <w:t xml:space="preserve">an </w:t>
      </w:r>
      <w:r w:rsidRPr="006E162B">
        <w:rPr>
          <w:rFonts w:ascii="Times New Roman" w:hAnsi="Times New Roman" w:cs="Times New Roman"/>
          <w:rPrChange w:id="387" w:author="SONY" w:date="2014-03-04T14:43:00Z">
            <w:rPr/>
          </w:rPrChange>
        </w:rPr>
        <w:t>appointment.</w:t>
      </w:r>
    </w:p>
    <w:p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63360" behindDoc="0" locked="0" layoutInCell="0" allowOverlap="0" wp14:anchorId="1650230D" wp14:editId="1B5D697D">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4229100" cy="2381250"/>
                    </a:xfrm>
                    <a:prstGeom prst="rect">
                      <a:avLst/>
                    </a:prstGeom>
                    <a:ln>
                      <a:solidFill>
                        <a:srgbClr val="000000"/>
                      </a:solidFill>
                      <a:prstDash val="solid"/>
                    </a:ln>
                  </pic:spPr>
                </pic:pic>
              </a:graphicData>
            </a:graphic>
          </wp:anchor>
        </w:drawing>
      </w:r>
    </w:p>
    <w:p w:rsidR="00016C03" w:rsidRPr="006E162B" w:rsidRDefault="00016C03">
      <w:pPr>
        <w:widowControl w:val="0"/>
        <w:rPr>
          <w:rFonts w:ascii="Times New Roman" w:hAnsi="Times New Roman" w:cs="Times New Roman"/>
          <w:rPrChange w:id="388" w:author="SONY" w:date="2014-03-04T14:43:00Z">
            <w:rPr/>
          </w:rPrChange>
        </w:rPr>
      </w:pPr>
    </w:p>
    <w:p w:rsidR="00016C03" w:rsidRPr="006E162B" w:rsidRDefault="00016C03">
      <w:pPr>
        <w:widowControl w:val="0"/>
        <w:jc w:val="center"/>
        <w:rPr>
          <w:rFonts w:ascii="Times New Roman" w:hAnsi="Times New Roman" w:cs="Times New Roman"/>
          <w:rPrChange w:id="389" w:author="SONY" w:date="2014-03-04T14:43:00Z">
            <w:rPr/>
          </w:rPrChange>
        </w:rPr>
      </w:pPr>
    </w:p>
    <w:p w:rsidR="00016C03" w:rsidRPr="006E162B" w:rsidRDefault="00016C03">
      <w:pPr>
        <w:widowControl w:val="0"/>
        <w:jc w:val="center"/>
        <w:rPr>
          <w:rFonts w:ascii="Times New Roman" w:hAnsi="Times New Roman" w:cs="Times New Roman"/>
          <w:rPrChange w:id="390" w:author="SONY" w:date="2014-03-04T14:43:00Z">
            <w:rPr/>
          </w:rPrChange>
        </w:rPr>
      </w:pPr>
    </w:p>
    <w:p w:rsidR="00016C03" w:rsidRPr="006E162B" w:rsidRDefault="00016C03">
      <w:pPr>
        <w:widowControl w:val="0"/>
        <w:jc w:val="center"/>
        <w:rPr>
          <w:rFonts w:ascii="Times New Roman" w:hAnsi="Times New Roman" w:cs="Times New Roman"/>
          <w:rPrChange w:id="391" w:author="SONY" w:date="2014-03-04T14:43:00Z">
            <w:rPr/>
          </w:rPrChange>
        </w:rPr>
      </w:pPr>
    </w:p>
    <w:p w:rsidR="00016C03" w:rsidRPr="006E162B" w:rsidRDefault="00016C03">
      <w:pPr>
        <w:widowControl w:val="0"/>
        <w:jc w:val="center"/>
        <w:rPr>
          <w:rFonts w:ascii="Times New Roman" w:hAnsi="Times New Roman" w:cs="Times New Roman"/>
          <w:rPrChange w:id="392" w:author="SONY" w:date="2014-03-04T14:43:00Z">
            <w:rPr/>
          </w:rPrChange>
        </w:rPr>
      </w:pPr>
    </w:p>
    <w:p w:rsidR="00016C03" w:rsidRPr="006E162B" w:rsidRDefault="00016C03">
      <w:pPr>
        <w:widowControl w:val="0"/>
        <w:jc w:val="center"/>
        <w:rPr>
          <w:rFonts w:ascii="Times New Roman" w:hAnsi="Times New Roman" w:cs="Times New Roman"/>
          <w:rPrChange w:id="393" w:author="SONY" w:date="2014-03-04T14:43:00Z">
            <w:rPr/>
          </w:rPrChange>
        </w:rPr>
      </w:pPr>
    </w:p>
    <w:p w:rsidR="00016C03" w:rsidRPr="006E162B" w:rsidRDefault="00016C03">
      <w:pPr>
        <w:widowControl w:val="0"/>
        <w:jc w:val="center"/>
        <w:rPr>
          <w:rFonts w:ascii="Times New Roman" w:hAnsi="Times New Roman" w:cs="Times New Roman"/>
          <w:rPrChange w:id="394" w:author="SONY" w:date="2014-03-04T14:43:00Z">
            <w:rPr/>
          </w:rPrChange>
        </w:rPr>
      </w:pPr>
    </w:p>
    <w:p w:rsidR="00016C03" w:rsidRPr="006E162B" w:rsidRDefault="00016C03">
      <w:pPr>
        <w:widowControl w:val="0"/>
        <w:jc w:val="center"/>
        <w:rPr>
          <w:rFonts w:ascii="Times New Roman" w:hAnsi="Times New Roman" w:cs="Times New Roman"/>
          <w:rPrChange w:id="395" w:author="SONY" w:date="2014-03-04T14:43:00Z">
            <w:rPr/>
          </w:rPrChange>
        </w:rPr>
      </w:pPr>
    </w:p>
    <w:p w:rsidR="00016C03" w:rsidRPr="006E162B" w:rsidRDefault="00016C03">
      <w:pPr>
        <w:widowControl w:val="0"/>
        <w:jc w:val="center"/>
        <w:rPr>
          <w:rFonts w:ascii="Times New Roman" w:hAnsi="Times New Roman" w:cs="Times New Roman"/>
          <w:rPrChange w:id="396" w:author="SONY" w:date="2014-03-04T14:43:00Z">
            <w:rPr/>
          </w:rPrChange>
        </w:rPr>
      </w:pPr>
    </w:p>
    <w:p w:rsidR="00016C03" w:rsidRPr="006E162B" w:rsidRDefault="00016C03">
      <w:pPr>
        <w:widowControl w:val="0"/>
        <w:jc w:val="center"/>
        <w:rPr>
          <w:rFonts w:ascii="Times New Roman" w:hAnsi="Times New Roman" w:cs="Times New Roman"/>
          <w:rPrChange w:id="397" w:author="SONY" w:date="2014-03-04T14:43:00Z">
            <w:rPr/>
          </w:rPrChange>
        </w:rPr>
      </w:pPr>
    </w:p>
    <w:p w:rsidR="00016C03" w:rsidRPr="006E162B" w:rsidRDefault="00016C03">
      <w:pPr>
        <w:widowControl w:val="0"/>
        <w:jc w:val="center"/>
        <w:rPr>
          <w:rFonts w:ascii="Times New Roman" w:hAnsi="Times New Roman" w:cs="Times New Roman"/>
          <w:rPrChange w:id="398" w:author="SONY" w:date="2014-03-04T14:43:00Z">
            <w:rPr/>
          </w:rPrChange>
        </w:rPr>
      </w:pPr>
    </w:p>
    <w:p w:rsidR="00016C03" w:rsidRPr="006E162B" w:rsidRDefault="00016C03">
      <w:pPr>
        <w:widowControl w:val="0"/>
        <w:jc w:val="center"/>
        <w:rPr>
          <w:rFonts w:ascii="Times New Roman" w:hAnsi="Times New Roman" w:cs="Times New Roman"/>
          <w:rPrChange w:id="399" w:author="SONY" w:date="2014-03-04T14:43:00Z">
            <w:rPr/>
          </w:rPrChange>
        </w:rPr>
      </w:pPr>
    </w:p>
    <w:p w:rsidR="00016C03" w:rsidRPr="006E162B" w:rsidRDefault="00016C03">
      <w:pPr>
        <w:widowControl w:val="0"/>
        <w:jc w:val="center"/>
        <w:rPr>
          <w:rFonts w:ascii="Times New Roman" w:hAnsi="Times New Roman" w:cs="Times New Roman"/>
          <w:rPrChange w:id="400" w:author="SONY" w:date="2014-03-04T14:43:00Z">
            <w:rPr/>
          </w:rPrChange>
        </w:rPr>
      </w:pPr>
    </w:p>
    <w:p w:rsidR="00016C03" w:rsidRPr="006E162B" w:rsidRDefault="00016C03">
      <w:pPr>
        <w:widowControl w:val="0"/>
        <w:jc w:val="center"/>
        <w:rPr>
          <w:rFonts w:ascii="Times New Roman" w:hAnsi="Times New Roman" w:cs="Times New Roman"/>
          <w:rPrChange w:id="401" w:author="SONY" w:date="2014-03-04T14:43:00Z">
            <w:rPr/>
          </w:rPrChange>
        </w:rPr>
      </w:pPr>
    </w:p>
    <w:p w:rsidR="00016C03" w:rsidRPr="006E162B" w:rsidRDefault="00A17D56">
      <w:pPr>
        <w:widowControl w:val="0"/>
        <w:jc w:val="center"/>
        <w:rPr>
          <w:ins w:id="402" w:author="SONY" w:date="2014-02-27T15:02:00Z"/>
          <w:rFonts w:ascii="Times New Roman" w:hAnsi="Times New Roman" w:cs="Times New Roman"/>
          <w:rPrChange w:id="403" w:author="SONY" w:date="2014-03-04T14:43:00Z">
            <w:rPr>
              <w:ins w:id="404" w:author="SONY" w:date="2014-02-27T15:02:00Z"/>
            </w:rPr>
          </w:rPrChange>
        </w:rPr>
      </w:pPr>
      <w:r w:rsidRPr="006E162B">
        <w:rPr>
          <w:rFonts w:ascii="Times New Roman" w:hAnsi="Times New Roman" w:cs="Times New Roman"/>
          <w:rPrChange w:id="405" w:author="SONY" w:date="2014-03-04T14:43:00Z">
            <w:rPr/>
          </w:rPrChange>
        </w:rPr>
        <w:t>Figure 5: Show the price rate</w:t>
      </w:r>
    </w:p>
    <w:p w:rsidR="00E33643" w:rsidRPr="006E162B" w:rsidRDefault="00E33643">
      <w:pPr>
        <w:widowControl w:val="0"/>
        <w:jc w:val="center"/>
        <w:rPr>
          <w:rFonts w:ascii="Times New Roman" w:hAnsi="Times New Roman" w:cs="Times New Roman"/>
          <w:rPrChange w:id="406" w:author="SONY" w:date="2014-03-04T14:43:00Z">
            <w:rPr/>
          </w:rPrChange>
        </w:rPr>
      </w:pPr>
    </w:p>
    <w:p w:rsidR="00016C03" w:rsidRPr="006E162B" w:rsidRDefault="00A17D56">
      <w:pPr>
        <w:widowControl w:val="0"/>
        <w:rPr>
          <w:ins w:id="407" w:author="SONY" w:date="2014-02-27T15:02:00Z"/>
          <w:rFonts w:ascii="Times New Roman" w:hAnsi="Times New Roman" w:cs="Times New Roman"/>
          <w:rPrChange w:id="408" w:author="SONY" w:date="2014-03-04T14:43:00Z">
            <w:rPr>
              <w:ins w:id="409" w:author="SONY" w:date="2014-02-27T15:02:00Z"/>
            </w:rPr>
          </w:rPrChange>
        </w:rPr>
      </w:pPr>
      <w:r w:rsidRPr="006E162B">
        <w:rPr>
          <w:rFonts w:ascii="Times New Roman" w:hAnsi="Times New Roman" w:cs="Times New Roman"/>
          <w:rPrChange w:id="410" w:author="SONY" w:date="2014-03-04T14:43:00Z">
            <w:rPr/>
          </w:rPrChange>
        </w:rPr>
        <w:t xml:space="preserve">As shown in Figure 4, </w:t>
      </w:r>
      <w:r w:rsidR="00391CDC" w:rsidRPr="006E162B">
        <w:rPr>
          <w:rFonts w:ascii="Times New Roman" w:hAnsi="Times New Roman" w:cs="Times New Roman"/>
          <w:rPrChange w:id="411" w:author="SONY" w:date="2014-03-04T14:43:00Z">
            <w:rPr/>
          </w:rPrChange>
        </w:rPr>
        <w:t xml:space="preserve">customers </w:t>
      </w:r>
      <w:r w:rsidRPr="006E162B">
        <w:rPr>
          <w:rFonts w:ascii="Times New Roman" w:hAnsi="Times New Roman" w:cs="Times New Roman"/>
          <w:rPrChange w:id="412" w:author="SONY" w:date="2014-03-04T14:43:00Z">
            <w:rPr/>
          </w:rPrChange>
        </w:rPr>
        <w:t>can see the cos</w:t>
      </w:r>
      <w:ins w:id="413" w:author="CAMT" w:date="2014-02-19T14:34:00Z">
        <w:r w:rsidR="001D65A0" w:rsidRPr="006E162B">
          <w:rPr>
            <w:rFonts w:ascii="Times New Roman" w:hAnsi="Times New Roman" w:cs="Times New Roman"/>
            <w:rPrChange w:id="414" w:author="SONY" w:date="2014-03-04T14:43:00Z">
              <w:rPr/>
            </w:rPrChange>
          </w:rPr>
          <w:t>t</w:t>
        </w:r>
      </w:ins>
      <w:r w:rsidRPr="006E162B">
        <w:rPr>
          <w:rFonts w:ascii="Times New Roman" w:hAnsi="Times New Roman" w:cs="Times New Roman"/>
          <w:rPrChange w:id="415" w:author="SONY" w:date="2014-03-04T14:43:00Z">
            <w:rPr/>
          </w:rPrChange>
        </w:rPr>
        <w:t xml:space="preserve"> that they have to pay for each treatment.</w:t>
      </w:r>
    </w:p>
    <w:p w:rsidR="00E33643" w:rsidRPr="006E162B" w:rsidRDefault="00E33643">
      <w:pPr>
        <w:widowControl w:val="0"/>
        <w:rPr>
          <w:rFonts w:ascii="Times New Roman" w:hAnsi="Times New Roman" w:cs="Times New Roman"/>
          <w:rPrChange w:id="416" w:author="SONY" w:date="2014-03-04T14:43:00Z">
            <w:rPr/>
          </w:rPrChange>
        </w:rPr>
      </w:pPr>
    </w:p>
    <w:p w:rsidR="00016C03" w:rsidRPr="006E162B" w:rsidRDefault="00A17D56">
      <w:pPr>
        <w:widowControl w:val="0"/>
        <w:rPr>
          <w:rFonts w:ascii="Times New Roman" w:hAnsi="Times New Roman" w:cs="Times New Roman"/>
          <w:rPrChange w:id="417" w:author="SONY" w:date="2014-03-04T14:43:00Z">
            <w:rPr/>
          </w:rPrChange>
        </w:rPr>
      </w:pPr>
      <w:r w:rsidRPr="006E162B">
        <w:rPr>
          <w:rFonts w:ascii="Times New Roman" w:hAnsi="Times New Roman" w:cs="Times New Roman"/>
          <w:b/>
          <w:sz w:val="28"/>
          <w:rPrChange w:id="418" w:author="SONY" w:date="2014-03-04T14:43:00Z">
            <w:rPr>
              <w:b/>
              <w:sz w:val="28"/>
            </w:rPr>
          </w:rPrChange>
        </w:rPr>
        <w:t>2.2 Technology Review</w:t>
      </w:r>
    </w:p>
    <w:p w:rsidR="00016C03" w:rsidRPr="006E162B" w:rsidRDefault="00A17D56">
      <w:pPr>
        <w:widowControl w:val="0"/>
        <w:rPr>
          <w:rFonts w:ascii="Times New Roman" w:hAnsi="Times New Roman" w:cs="Times New Roman"/>
          <w:rPrChange w:id="419" w:author="SONY" w:date="2014-03-04T14:43:00Z">
            <w:rPr/>
          </w:rPrChange>
        </w:rPr>
      </w:pPr>
      <w:r w:rsidRPr="006E162B">
        <w:rPr>
          <w:rFonts w:ascii="Times New Roman" w:hAnsi="Times New Roman" w:cs="Times New Roman"/>
          <w:rPrChange w:id="420" w:author="SONY" w:date="2014-03-04T14:43:00Z">
            <w:rPr/>
          </w:rPrChange>
        </w:rPr>
        <w:tab/>
      </w:r>
    </w:p>
    <w:p w:rsidR="00016C03" w:rsidRPr="006E162B" w:rsidRDefault="00A17D56">
      <w:pPr>
        <w:widowControl w:val="0"/>
        <w:rPr>
          <w:rFonts w:ascii="Times New Roman" w:hAnsi="Times New Roman" w:cs="Times New Roman"/>
          <w:rPrChange w:id="421" w:author="SONY" w:date="2014-03-04T14:43:00Z">
            <w:rPr/>
          </w:rPrChange>
        </w:rPr>
      </w:pPr>
      <w:r w:rsidRPr="006E162B">
        <w:rPr>
          <w:rFonts w:ascii="Times New Roman" w:hAnsi="Times New Roman" w:cs="Times New Roman"/>
          <w:b/>
          <w:sz w:val="24"/>
          <w:rPrChange w:id="422" w:author="SONY" w:date="2014-03-04T14:43:00Z">
            <w:rPr>
              <w:b/>
              <w:sz w:val="24"/>
            </w:rPr>
          </w:rPrChange>
        </w:rPr>
        <w:t>2.2.1 QR code</w:t>
      </w:r>
    </w:p>
    <w:p w:rsidR="00016C03" w:rsidRPr="006E162B" w:rsidRDefault="00A17D56">
      <w:pPr>
        <w:widowControl w:val="0"/>
        <w:ind w:firstLine="720"/>
        <w:rPr>
          <w:rFonts w:ascii="Times New Roman" w:hAnsi="Times New Roman" w:cs="Times New Roman"/>
          <w:rPrChange w:id="423" w:author="SONY" w:date="2014-03-04T14:43:00Z">
            <w:rPr/>
          </w:rPrChange>
        </w:rPr>
      </w:pPr>
      <w:r w:rsidRPr="006E162B">
        <w:rPr>
          <w:rFonts w:ascii="Times New Roman" w:hAnsi="Times New Roman" w:cs="Times New Roman"/>
          <w:b/>
          <w:rPrChange w:id="424" w:author="SONY" w:date="2014-03-04T14:43:00Z">
            <w:rPr>
              <w:b/>
            </w:rPr>
          </w:rPrChange>
        </w:rPr>
        <w:t>2.2.1.1 QR code</w:t>
      </w:r>
    </w:p>
    <w:p w:rsidR="00016C03" w:rsidRPr="006E162B" w:rsidRDefault="00A17D56">
      <w:pPr>
        <w:widowControl w:val="0"/>
        <w:ind w:firstLine="720"/>
        <w:rPr>
          <w:rFonts w:ascii="Times New Roman" w:hAnsi="Times New Roman" w:cs="Times New Roman"/>
        </w:rPr>
      </w:pPr>
      <w:r w:rsidRPr="006E162B">
        <w:rPr>
          <w:rFonts w:ascii="Times New Roman" w:hAnsi="Times New Roman" w:cs="Times New Roman"/>
          <w:rPrChange w:id="425" w:author="SONY" w:date="2014-03-04T14:43:00Z">
            <w:rPr/>
          </w:rPrChange>
        </w:rPr>
        <w:t>QR code (quick response code) is a type of</w:t>
      </w:r>
      <w:r w:rsidR="004D7611" w:rsidRPr="006E162B">
        <w:rPr>
          <w:rFonts w:ascii="Times New Roman" w:hAnsi="Times New Roman" w:cs="Times New Roman"/>
        </w:rPr>
        <w:fldChar w:fldCharType="begin"/>
      </w:r>
      <w:r w:rsidR="00B873FB" w:rsidRPr="006E162B">
        <w:rPr>
          <w:rFonts w:ascii="Times New Roman" w:hAnsi="Times New Roman" w:cs="Times New Roman"/>
          <w:rPrChange w:id="426" w:author="SONY" w:date="2014-03-04T14:43:00Z">
            <w:rPr/>
          </w:rPrChange>
        </w:rPr>
        <w:instrText xml:space="preserve"> HYPERLINK "http://searchmobilecomputing.techtarget.com/definition/2D-barcode" \h </w:instrText>
      </w:r>
      <w:r w:rsidR="004D7611" w:rsidRPr="006E162B">
        <w:rPr>
          <w:rFonts w:ascii="Times New Roman" w:hAnsi="Times New Roman" w:cs="Times New Roman"/>
          <w:rPrChange w:id="427" w:author="SONY" w:date="2014-03-04T14:43:00Z">
            <w:rPr/>
          </w:rPrChange>
        </w:rPr>
        <w:fldChar w:fldCharType="separate"/>
      </w:r>
      <w:r w:rsidRPr="006E162B">
        <w:rPr>
          <w:rFonts w:ascii="Times New Roman" w:hAnsi="Times New Roman" w:cs="Times New Roman"/>
        </w:rPr>
        <w:t xml:space="preserve"> 2D bar</w:t>
      </w:r>
      <w:del w:id="428" w:author="CAMT" w:date="2014-02-26T12:03:00Z">
        <w:r w:rsidRPr="006E162B" w:rsidDel="00D95F28">
          <w:rPr>
            <w:rFonts w:ascii="Times New Roman" w:hAnsi="Times New Roman" w:cs="Times New Roman"/>
            <w:rPrChange w:id="429" w:author="SONY" w:date="2014-03-04T14:43:00Z">
              <w:rPr/>
            </w:rPrChange>
          </w:rPr>
          <w:delText xml:space="preserve"> </w:delText>
        </w:r>
      </w:del>
      <w:r w:rsidRPr="006E162B">
        <w:rPr>
          <w:rFonts w:ascii="Times New Roman" w:hAnsi="Times New Roman" w:cs="Times New Roman"/>
          <w:rPrChange w:id="430" w:author="SONY" w:date="2014-03-04T14:43:00Z">
            <w:rPr/>
          </w:rPrChange>
        </w:rPr>
        <w:t>code</w:t>
      </w:r>
      <w:r w:rsidR="004D7611" w:rsidRPr="006E162B">
        <w:rPr>
          <w:rFonts w:ascii="Times New Roman" w:hAnsi="Times New Roman" w:cs="Times New Roman"/>
        </w:rPr>
        <w:fldChar w:fldCharType="end"/>
      </w:r>
      <w:r w:rsidRPr="006E162B">
        <w:rPr>
          <w:rFonts w:ascii="Times New Roman" w:hAnsi="Times New Roman" w:cs="Times New Roman"/>
        </w:rPr>
        <w:t xml:space="preserve"> that is used to provide easy access to information through a</w:t>
      </w:r>
      <w:r w:rsidR="00CA251D" w:rsidRPr="006E162B">
        <w:rPr>
          <w:rFonts w:ascii="Times New Roman" w:hAnsi="Times New Roman" w:cs="Times New Roman"/>
        </w:rPr>
        <w:fldChar w:fldCharType="begin"/>
      </w:r>
      <w:r w:rsidR="00CA251D" w:rsidRPr="006E162B">
        <w:rPr>
          <w:rFonts w:ascii="Times New Roman" w:hAnsi="Times New Roman" w:cs="Times New Roman"/>
          <w:rPrChange w:id="431" w:author="SONY" w:date="2014-03-04T14:43:00Z">
            <w:rPr/>
          </w:rPrChange>
        </w:rPr>
        <w:instrText xml:space="preserve"> HYPERLINK "http://searchmobilecomputing.techtarget.com/definition/smartphone" \h </w:instrText>
      </w:r>
      <w:r w:rsidR="00CA251D" w:rsidRPr="006E162B">
        <w:rPr>
          <w:rFonts w:ascii="Times New Roman" w:hAnsi="Times New Roman" w:cs="Times New Roman"/>
          <w:rPrChange w:id="432" w:author="SONY" w:date="2014-03-04T14:43:00Z">
            <w:rPr/>
          </w:rPrChange>
        </w:rPr>
        <w:fldChar w:fldCharType="separate"/>
      </w:r>
      <w:r w:rsidRPr="006E162B">
        <w:rPr>
          <w:rFonts w:ascii="Times New Roman" w:hAnsi="Times New Roman" w:cs="Times New Roman"/>
        </w:rPr>
        <w:t xml:space="preserve"> smartphone</w:t>
      </w:r>
      <w:r w:rsidR="00CA251D" w:rsidRPr="006E162B">
        <w:rPr>
          <w:rFonts w:ascii="Times New Roman" w:hAnsi="Times New Roman" w:cs="Times New Roman"/>
        </w:rPr>
        <w:fldChar w:fldCharType="end"/>
      </w:r>
      <w:r w:rsidRPr="006E162B">
        <w:rPr>
          <w:rFonts w:ascii="Times New Roman" w:hAnsi="Times New Roman" w:cs="Times New Roman"/>
        </w:rPr>
        <w:t>.</w:t>
      </w:r>
    </w:p>
    <w:p w:rsidR="00FA4258" w:rsidRPr="006E162B" w:rsidRDefault="00A17D56">
      <w:pPr>
        <w:widowControl w:val="0"/>
        <w:ind w:firstLine="720"/>
        <w:rPr>
          <w:rFonts w:ascii="Times New Roman" w:hAnsi="Times New Roman" w:cs="Times New Roman"/>
          <w:rPrChange w:id="433" w:author="SONY" w:date="2014-03-04T14:43:00Z">
            <w:rPr/>
          </w:rPrChange>
        </w:rPr>
      </w:pPr>
      <w:r w:rsidRPr="006E162B">
        <w:rPr>
          <w:rFonts w:ascii="Times New Roman" w:hAnsi="Times New Roman" w:cs="Times New Roman"/>
          <w:rPrChange w:id="434" w:author="SONY" w:date="2014-03-04T14:43:00Z">
            <w:rPr/>
          </w:rPrChange>
        </w:rPr>
        <w:t>In this process, known as mobile tagging, the smartphone’s owner points the phone at a QR code and opens a</w:t>
      </w:r>
      <w:r w:rsidR="00CA251D" w:rsidRPr="006E162B">
        <w:rPr>
          <w:rFonts w:ascii="Times New Roman" w:hAnsi="Times New Roman" w:cs="Times New Roman"/>
        </w:rPr>
        <w:fldChar w:fldCharType="begin"/>
      </w:r>
      <w:r w:rsidR="00CA251D" w:rsidRPr="006E162B">
        <w:rPr>
          <w:rFonts w:ascii="Times New Roman" w:hAnsi="Times New Roman" w:cs="Times New Roman"/>
          <w:rPrChange w:id="435" w:author="SONY" w:date="2014-03-04T14:43:00Z">
            <w:rPr/>
          </w:rPrChange>
        </w:rPr>
        <w:instrText xml:space="preserve"> HYPERLINK "http://whatis.techtarget.com/definition/barcode-reader-POS-scanner-bar-code-reader-price-scanner" \h </w:instrText>
      </w:r>
      <w:r w:rsidR="00CA251D" w:rsidRPr="006E162B">
        <w:rPr>
          <w:rFonts w:ascii="Times New Roman" w:hAnsi="Times New Roman" w:cs="Times New Roman"/>
          <w:rPrChange w:id="436" w:author="SONY" w:date="2014-03-04T14:43:00Z">
            <w:rPr/>
          </w:rPrChange>
        </w:rPr>
        <w:fldChar w:fldCharType="separate"/>
      </w:r>
      <w:r w:rsidRPr="006E162B">
        <w:rPr>
          <w:rFonts w:ascii="Times New Roman" w:hAnsi="Times New Roman" w:cs="Times New Roman"/>
        </w:rPr>
        <w:t xml:space="preserve"> barcode reader</w:t>
      </w:r>
      <w:r w:rsidR="00CA251D" w:rsidRPr="006E162B">
        <w:rPr>
          <w:rFonts w:ascii="Times New Roman" w:hAnsi="Times New Roman" w:cs="Times New Roman"/>
        </w:rPr>
        <w:fldChar w:fldCharType="end"/>
      </w:r>
      <w:r w:rsidRPr="006E162B">
        <w:rPr>
          <w:rFonts w:ascii="Times New Roman" w:hAnsi="Times New Roman" w:cs="Times New Roman"/>
        </w:rPr>
        <w:t xml:space="preserve"> app which works in conjunction with the phone’s camera</w:t>
      </w:r>
      <w:r w:rsidR="00E33643" w:rsidRPr="006E162B">
        <w:rPr>
          <w:rFonts w:ascii="Times New Roman" w:hAnsi="Times New Roman" w:cs="Times New Roman"/>
          <w:rPrChange w:id="437" w:author="SONY" w:date="2014-03-04T14:43:00Z">
            <w:rPr/>
          </w:rPrChange>
        </w:rPr>
        <w:t xml:space="preserve"> or </w:t>
      </w:r>
      <w:r w:rsidR="007A191D" w:rsidRPr="006E162B">
        <w:rPr>
          <w:rFonts w:ascii="Times New Roman" w:hAnsi="Times New Roman" w:cs="Times New Roman"/>
          <w:rPrChange w:id="438" w:author="SONY" w:date="2014-03-04T14:43:00Z">
            <w:rPr/>
          </w:rPrChange>
        </w:rPr>
        <w:t xml:space="preserve">a </w:t>
      </w:r>
      <w:r w:rsidR="00E33643" w:rsidRPr="006E162B">
        <w:rPr>
          <w:rFonts w:ascii="Times New Roman" w:hAnsi="Times New Roman" w:cs="Times New Roman"/>
          <w:rPrChange w:id="439" w:author="SONY" w:date="2014-03-04T14:43:00Z">
            <w:rPr/>
          </w:rPrChange>
        </w:rPr>
        <w:t>webcam</w:t>
      </w:r>
      <w:r w:rsidRPr="006E162B">
        <w:rPr>
          <w:rFonts w:ascii="Times New Roman" w:hAnsi="Times New Roman" w:cs="Times New Roman"/>
          <w:rPrChange w:id="440" w:author="SONY" w:date="2014-03-04T14:43:00Z">
            <w:rPr/>
          </w:rPrChange>
        </w:rPr>
        <w:t>. The reader interprets the code, which typically contains a call to action such as an invitation to download a mobile application, a link to view a video or an</w:t>
      </w:r>
      <w:r w:rsidR="00CA251D" w:rsidRPr="006E162B">
        <w:rPr>
          <w:rFonts w:ascii="Times New Roman" w:hAnsi="Times New Roman" w:cs="Times New Roman"/>
        </w:rPr>
        <w:fldChar w:fldCharType="begin"/>
      </w:r>
      <w:r w:rsidR="00CA251D" w:rsidRPr="006E162B">
        <w:rPr>
          <w:rFonts w:ascii="Times New Roman" w:hAnsi="Times New Roman" w:cs="Times New Roman"/>
          <w:rPrChange w:id="441" w:author="SONY" w:date="2014-03-04T14:43:00Z">
            <w:rPr/>
          </w:rPrChange>
        </w:rPr>
        <w:instrText xml:space="preserve"> HYPERLINK "http://searchmobilecomputing.techt</w:instrText>
      </w:r>
      <w:r w:rsidR="00CA251D" w:rsidRPr="006E162B">
        <w:rPr>
          <w:rFonts w:ascii="Times New Roman" w:hAnsi="Times New Roman" w:cs="Times New Roman"/>
          <w:rPrChange w:id="442" w:author="SONY" w:date="2014-03-04T14:43:00Z">
            <w:rPr/>
          </w:rPrChange>
        </w:rPr>
        <w:instrText xml:space="preserve">arget.com/definition/Short-Message-Service" \h </w:instrText>
      </w:r>
      <w:r w:rsidR="00CA251D" w:rsidRPr="006E162B">
        <w:rPr>
          <w:rFonts w:ascii="Times New Roman" w:hAnsi="Times New Roman" w:cs="Times New Roman"/>
          <w:rPrChange w:id="443" w:author="SONY" w:date="2014-03-04T14:43:00Z">
            <w:rPr/>
          </w:rPrChange>
        </w:rPr>
        <w:fldChar w:fldCharType="separate"/>
      </w:r>
      <w:r w:rsidRPr="006E162B">
        <w:rPr>
          <w:rFonts w:ascii="Times New Roman" w:hAnsi="Times New Roman" w:cs="Times New Roman"/>
        </w:rPr>
        <w:t xml:space="preserve"> SMS</w:t>
      </w:r>
      <w:r w:rsidR="00CA251D" w:rsidRPr="006E162B">
        <w:rPr>
          <w:rFonts w:ascii="Times New Roman" w:hAnsi="Times New Roman" w:cs="Times New Roman"/>
        </w:rPr>
        <w:fldChar w:fldCharType="end"/>
      </w:r>
      <w:r w:rsidRPr="006E162B">
        <w:rPr>
          <w:rFonts w:ascii="Times New Roman" w:hAnsi="Times New Roman" w:cs="Times New Roman"/>
        </w:rPr>
        <w:t xml:space="preserve"> message inviting the viewer to respond to a poll. The phone’s owner can choose to act upon the call to action or click cancel and ignore the invitation. The QR code can recognize the URL website</w:t>
      </w:r>
      <w:r w:rsidR="007E0ACD" w:rsidRPr="006E162B">
        <w:rPr>
          <w:rFonts w:ascii="Times New Roman" w:hAnsi="Times New Roman" w:cs="Times New Roman"/>
          <w:rPrChange w:id="444" w:author="SONY" w:date="2014-03-04T14:43:00Z">
            <w:rPr/>
          </w:rPrChange>
        </w:rPr>
        <w:t>. N</w:t>
      </w:r>
      <w:r w:rsidRPr="006E162B">
        <w:rPr>
          <w:rFonts w:ascii="Times New Roman" w:hAnsi="Times New Roman" w:cs="Times New Roman"/>
          <w:rPrChange w:id="445" w:author="SONY" w:date="2014-03-04T14:43:00Z">
            <w:rPr/>
          </w:rPrChange>
        </w:rPr>
        <w:t xml:space="preserve">ormally the URL website is difficult to keep because it’s too long and some of it is too complex. For QR code just </w:t>
      </w:r>
      <w:r w:rsidR="007E0ACD" w:rsidRPr="006E162B">
        <w:rPr>
          <w:rFonts w:ascii="Times New Roman" w:hAnsi="Times New Roman" w:cs="Times New Roman"/>
          <w:rPrChange w:id="446" w:author="SONY" w:date="2014-03-04T14:43:00Z">
            <w:rPr/>
          </w:rPrChange>
        </w:rPr>
        <w:t>scanning</w:t>
      </w:r>
      <w:r w:rsidRPr="006E162B">
        <w:rPr>
          <w:rFonts w:ascii="Times New Roman" w:hAnsi="Times New Roman" w:cs="Times New Roman"/>
          <w:rPrChange w:id="447" w:author="SONY" w:date="2014-03-04T14:43:00Z">
            <w:rPr/>
          </w:rPrChange>
        </w:rPr>
        <w:t xml:space="preserve"> </w:t>
      </w:r>
      <w:r w:rsidR="007E0ACD" w:rsidRPr="006E162B">
        <w:rPr>
          <w:rFonts w:ascii="Times New Roman" w:hAnsi="Times New Roman" w:cs="Times New Roman"/>
          <w:rPrChange w:id="448" w:author="SONY" w:date="2014-03-04T14:43:00Z">
            <w:rPr/>
          </w:rPrChange>
        </w:rPr>
        <w:t>an item with a</w:t>
      </w:r>
      <w:r w:rsidRPr="006E162B">
        <w:rPr>
          <w:rFonts w:ascii="Times New Roman" w:hAnsi="Times New Roman" w:cs="Times New Roman"/>
          <w:rPrChange w:id="449" w:author="SONY" w:date="2014-03-04T14:43:00Z">
            <w:rPr/>
          </w:rPrChange>
        </w:rPr>
        <w:t xml:space="preserve"> QR code </w:t>
      </w:r>
      <w:r w:rsidR="007E0ACD" w:rsidRPr="006E162B">
        <w:rPr>
          <w:rFonts w:ascii="Times New Roman" w:hAnsi="Times New Roman" w:cs="Times New Roman"/>
          <w:rPrChange w:id="450" w:author="SONY" w:date="2014-03-04T14:43:00Z">
            <w:rPr/>
          </w:rPrChange>
        </w:rPr>
        <w:t>provides a link to</w:t>
      </w:r>
      <w:r w:rsidR="00FA4258" w:rsidRPr="006E162B">
        <w:rPr>
          <w:rFonts w:ascii="Times New Roman" w:hAnsi="Times New Roman" w:cs="Times New Roman"/>
          <w:rPrChange w:id="451" w:author="SONY" w:date="2014-03-04T14:43:00Z">
            <w:rPr/>
          </w:rPrChange>
        </w:rPr>
        <w:t xml:space="preserve"> </w:t>
      </w:r>
      <w:r w:rsidRPr="006E162B">
        <w:rPr>
          <w:rFonts w:ascii="Times New Roman" w:hAnsi="Times New Roman" w:cs="Times New Roman"/>
          <w:rPrChange w:id="452" w:author="SONY" w:date="2014-03-04T14:43:00Z">
            <w:rPr/>
          </w:rPrChange>
        </w:rPr>
        <w:t>the website of that item</w:t>
      </w:r>
      <w:proofErr w:type="gramStart"/>
      <w:r w:rsidRPr="006E162B">
        <w:rPr>
          <w:rFonts w:ascii="Times New Roman" w:hAnsi="Times New Roman" w:cs="Times New Roman"/>
          <w:rPrChange w:id="453" w:author="SONY" w:date="2014-03-04T14:43:00Z">
            <w:rPr/>
          </w:rPrChange>
        </w:rPr>
        <w:t>.[</w:t>
      </w:r>
      <w:proofErr w:type="gramEnd"/>
      <w:r w:rsidRPr="006E162B">
        <w:rPr>
          <w:rFonts w:ascii="Times New Roman" w:hAnsi="Times New Roman" w:cs="Times New Roman"/>
          <w:rPrChange w:id="454" w:author="SONY" w:date="2014-03-04T14:43:00Z">
            <w:rPr/>
          </w:rPrChange>
        </w:rPr>
        <w:t>1]</w:t>
      </w:r>
    </w:p>
    <w:p w:rsidR="00B101E9" w:rsidRPr="006E162B" w:rsidRDefault="00B101E9">
      <w:pPr>
        <w:widowControl w:val="0"/>
        <w:ind w:firstLine="720"/>
        <w:rPr>
          <w:rFonts w:ascii="Times New Roman" w:hAnsi="Times New Roman" w:cs="Times New Roman"/>
          <w:b/>
          <w:bCs/>
          <w:highlight w:val="yellow"/>
          <w:rPrChange w:id="455"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56"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57"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58"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59"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60"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61"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62"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63"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64" w:author="SONY" w:date="2014-03-04T14:43:00Z">
            <w:rPr>
              <w:b/>
              <w:bCs/>
              <w:highlight w:val="yellow"/>
            </w:rPr>
          </w:rPrChange>
        </w:rPr>
      </w:pPr>
    </w:p>
    <w:p w:rsidR="00B101E9" w:rsidRPr="006E162B" w:rsidRDefault="00B101E9">
      <w:pPr>
        <w:widowControl w:val="0"/>
        <w:ind w:firstLine="720"/>
        <w:rPr>
          <w:rFonts w:ascii="Times New Roman" w:hAnsi="Times New Roman" w:cs="Times New Roman"/>
          <w:b/>
          <w:bCs/>
          <w:highlight w:val="yellow"/>
          <w:rPrChange w:id="465" w:author="SONY" w:date="2014-03-04T14:43:00Z">
            <w:rPr>
              <w:b/>
              <w:bCs/>
              <w:highlight w:val="yellow"/>
            </w:rPr>
          </w:rPrChange>
        </w:rPr>
      </w:pPr>
    </w:p>
    <w:p w:rsidR="00016C03" w:rsidRPr="006E162B" w:rsidRDefault="00FA4258">
      <w:pPr>
        <w:widowControl w:val="0"/>
        <w:ind w:firstLine="720"/>
        <w:rPr>
          <w:rFonts w:ascii="Times New Roman" w:hAnsi="Times New Roman" w:cs="Times New Roman"/>
          <w:b/>
          <w:bCs/>
          <w:rPrChange w:id="466" w:author="SONY" w:date="2014-03-04T14:43:00Z">
            <w:rPr>
              <w:b/>
              <w:bCs/>
            </w:rPr>
          </w:rPrChange>
        </w:rPr>
      </w:pPr>
      <w:r w:rsidRPr="006E162B">
        <w:rPr>
          <w:rFonts w:ascii="Times New Roman" w:hAnsi="Times New Roman" w:cs="Times New Roman"/>
          <w:b/>
          <w:bCs/>
          <w:rPrChange w:id="467" w:author="SONY" w:date="2014-03-04T14:43:00Z">
            <w:rPr>
              <w:b/>
              <w:bCs/>
            </w:rPr>
          </w:rPrChange>
        </w:rPr>
        <w:lastRenderedPageBreak/>
        <w:t xml:space="preserve">2.2.1.2 </w:t>
      </w:r>
      <w:proofErr w:type="spellStart"/>
      <w:r w:rsidRPr="006E162B">
        <w:rPr>
          <w:rFonts w:ascii="Times New Roman" w:hAnsi="Times New Roman" w:cs="Times New Roman"/>
          <w:b/>
          <w:bCs/>
          <w:rPrChange w:id="468" w:author="SONY" w:date="2014-03-04T14:43:00Z">
            <w:rPr>
              <w:b/>
              <w:bCs/>
            </w:rPr>
          </w:rPrChange>
        </w:rPr>
        <w:t>Zxing</w:t>
      </w:r>
      <w:proofErr w:type="spellEnd"/>
    </w:p>
    <w:p w:rsidR="00016C03" w:rsidRPr="006E162B" w:rsidRDefault="00F00182" w:rsidP="007A191D">
      <w:pPr>
        <w:widowControl w:val="0"/>
        <w:ind w:firstLine="720"/>
        <w:rPr>
          <w:rFonts w:ascii="Times New Roman" w:hAnsi="Times New Roman" w:cs="Times New Roman"/>
          <w:rPrChange w:id="469" w:author="SONY" w:date="2014-03-04T14:43:00Z">
            <w:rPr/>
          </w:rPrChange>
        </w:rPr>
      </w:pPr>
      <w:proofErr w:type="spellStart"/>
      <w:r w:rsidRPr="006E162B">
        <w:rPr>
          <w:rFonts w:ascii="Times New Roman" w:hAnsi="Times New Roman" w:cs="Times New Roman"/>
          <w:rPrChange w:id="470" w:author="SONY" w:date="2014-03-04T14:43:00Z">
            <w:rPr/>
          </w:rPrChange>
        </w:rPr>
        <w:t>Zxing</w:t>
      </w:r>
      <w:proofErr w:type="spellEnd"/>
      <w:r w:rsidRPr="006E162B">
        <w:rPr>
          <w:rFonts w:ascii="Times New Roman" w:hAnsi="Times New Roman" w:cs="Times New Roman"/>
          <w:rPrChange w:id="471" w:author="SONY" w:date="2014-03-04T14:43:00Z">
            <w:rPr/>
          </w:rPrChange>
        </w:rPr>
        <w:t xml:space="preserve"> or Zebra Crossing is a library for generating and detecting QR code. The library is being developed by Google with many other contributors. In iPh</w:t>
      </w:r>
      <w:r w:rsidR="009335C5" w:rsidRPr="006E162B">
        <w:rPr>
          <w:rFonts w:ascii="Times New Roman" w:hAnsi="Times New Roman" w:cs="Times New Roman"/>
          <w:rPrChange w:id="472" w:author="SONY" w:date="2014-03-04T14:43:00Z">
            <w:rPr/>
          </w:rPrChange>
        </w:rPr>
        <w:t>o</w:t>
      </w:r>
      <w:r w:rsidRPr="006E162B">
        <w:rPr>
          <w:rFonts w:ascii="Times New Roman" w:hAnsi="Times New Roman" w:cs="Times New Roman"/>
          <w:rPrChange w:id="473" w:author="SONY" w:date="2014-03-04T14:43:00Z">
            <w:rPr/>
          </w:rPrChange>
        </w:rPr>
        <w:t>n</w:t>
      </w:r>
      <w:r w:rsidR="007A191D" w:rsidRPr="006E162B">
        <w:rPr>
          <w:rFonts w:ascii="Times New Roman" w:hAnsi="Times New Roman" w:cs="Times New Roman"/>
          <w:rPrChange w:id="474" w:author="SONY" w:date="2014-03-04T14:43:00Z">
            <w:rPr/>
          </w:rPrChange>
        </w:rPr>
        <w:t>e</w:t>
      </w:r>
      <w:r w:rsidRPr="006E162B">
        <w:rPr>
          <w:rFonts w:ascii="Times New Roman" w:hAnsi="Times New Roman" w:cs="Times New Roman"/>
          <w:rPrChange w:id="475" w:author="SONY" w:date="2014-03-04T14:43:00Z">
            <w:rPr/>
          </w:rPrChange>
        </w:rPr>
        <w:t xml:space="preserve">, </w:t>
      </w:r>
      <w:proofErr w:type="spellStart"/>
      <w:r w:rsidRPr="006E162B">
        <w:rPr>
          <w:rFonts w:ascii="Times New Roman" w:hAnsi="Times New Roman" w:cs="Times New Roman"/>
          <w:rPrChange w:id="476" w:author="SONY" w:date="2014-03-04T14:43:00Z">
            <w:rPr/>
          </w:rPrChange>
        </w:rPr>
        <w:t>Zxing</w:t>
      </w:r>
      <w:proofErr w:type="spellEnd"/>
      <w:r w:rsidRPr="006E162B">
        <w:rPr>
          <w:rFonts w:ascii="Times New Roman" w:hAnsi="Times New Roman" w:cs="Times New Roman"/>
          <w:rPrChange w:id="477" w:author="SONY" w:date="2014-03-04T14:43:00Z">
            <w:rPr/>
          </w:rPrChange>
        </w:rPr>
        <w:t xml:space="preserve"> can work better than </w:t>
      </w:r>
      <w:r w:rsidR="007A191D" w:rsidRPr="006E162B">
        <w:rPr>
          <w:rFonts w:ascii="Times New Roman" w:hAnsi="Times New Roman" w:cs="Times New Roman"/>
          <w:rPrChange w:id="478" w:author="SONY" w:date="2014-03-04T14:43:00Z">
            <w:rPr/>
          </w:rPrChange>
        </w:rPr>
        <w:t>other</w:t>
      </w:r>
      <w:r w:rsidRPr="006E162B">
        <w:rPr>
          <w:rFonts w:ascii="Times New Roman" w:hAnsi="Times New Roman" w:cs="Times New Roman"/>
          <w:rPrChange w:id="479" w:author="SONY" w:date="2014-03-04T14:43:00Z">
            <w:rPr/>
          </w:rPrChange>
        </w:rPr>
        <w:t xml:space="preserve"> QR Code librar</w:t>
      </w:r>
      <w:r w:rsidR="007A191D" w:rsidRPr="006E162B">
        <w:rPr>
          <w:rFonts w:ascii="Times New Roman" w:hAnsi="Times New Roman" w:cs="Times New Roman"/>
          <w:rPrChange w:id="480" w:author="SONY" w:date="2014-03-04T14:43:00Z">
            <w:rPr/>
          </w:rPrChange>
        </w:rPr>
        <w:t>ies</w:t>
      </w:r>
      <w:proofErr w:type="gramStart"/>
      <w:r w:rsidRPr="006E162B">
        <w:rPr>
          <w:rFonts w:ascii="Times New Roman" w:hAnsi="Times New Roman" w:cs="Times New Roman"/>
          <w:rPrChange w:id="481" w:author="SONY" w:date="2014-03-04T14:43:00Z">
            <w:rPr/>
          </w:rPrChange>
        </w:rPr>
        <w:t>.</w:t>
      </w:r>
      <w:r w:rsidR="00A17D56" w:rsidRPr="006E162B">
        <w:rPr>
          <w:rFonts w:ascii="Times New Roman" w:hAnsi="Times New Roman" w:cs="Times New Roman"/>
          <w:rPrChange w:id="482" w:author="SONY" w:date="2014-03-04T14:43:00Z">
            <w:rPr/>
          </w:rPrChange>
        </w:rPr>
        <w:t>[</w:t>
      </w:r>
      <w:proofErr w:type="gramEnd"/>
      <w:r w:rsidR="00A17D56" w:rsidRPr="006E162B">
        <w:rPr>
          <w:rFonts w:ascii="Times New Roman" w:hAnsi="Times New Roman" w:cs="Times New Roman"/>
          <w:rPrChange w:id="483" w:author="SONY" w:date="2014-03-04T14:43:00Z">
            <w:rPr/>
          </w:rPrChange>
        </w:rPr>
        <w:t>2]</w:t>
      </w:r>
      <w:ins w:id="484" w:author="SONY" w:date="2014-02-27T15:56:00Z">
        <w:r w:rsidR="00B101E9" w:rsidRPr="006E162B" w:rsidDel="00B101E9">
          <w:rPr>
            <w:rFonts w:ascii="Times New Roman" w:hAnsi="Times New Roman" w:cs="Times New Roman"/>
            <w:b/>
            <w:rPrChange w:id="485" w:author="SONY" w:date="2014-03-04T14:43:00Z">
              <w:rPr>
                <w:b/>
              </w:rPr>
            </w:rPrChange>
          </w:rPr>
          <w:t xml:space="preserve"> </w:t>
        </w:r>
      </w:ins>
    </w:p>
    <w:p w:rsidR="00016C03" w:rsidRPr="006E162B" w:rsidRDefault="00A17D56" w:rsidP="003F501A">
      <w:pPr>
        <w:widowControl w:val="0"/>
        <w:ind w:firstLine="720"/>
        <w:rPr>
          <w:rFonts w:ascii="Times New Roman" w:hAnsi="Times New Roman" w:cs="Times New Roman"/>
          <w:rPrChange w:id="486" w:author="SONY" w:date="2014-03-04T14:43:00Z">
            <w:rPr/>
          </w:rPrChange>
        </w:rPr>
      </w:pPr>
      <w:r w:rsidRPr="006E162B">
        <w:rPr>
          <w:rFonts w:ascii="Times New Roman" w:hAnsi="Times New Roman" w:cs="Times New Roman"/>
          <w:b/>
          <w:rPrChange w:id="487" w:author="SONY" w:date="2014-03-04T14:43:00Z">
            <w:rPr>
              <w:b/>
            </w:rPr>
          </w:rPrChange>
        </w:rPr>
        <w:t xml:space="preserve"> </w:t>
      </w:r>
    </w:p>
    <w:p w:rsidR="00016C03" w:rsidRPr="006E162B" w:rsidRDefault="00A17D56">
      <w:pPr>
        <w:widowControl w:val="0"/>
        <w:rPr>
          <w:rFonts w:ascii="Times New Roman" w:hAnsi="Times New Roman" w:cs="Times New Roman"/>
          <w:rPrChange w:id="488" w:author="SONY" w:date="2014-03-04T14:43:00Z">
            <w:rPr/>
          </w:rPrChange>
        </w:rPr>
      </w:pPr>
      <w:r w:rsidRPr="006E162B">
        <w:rPr>
          <w:rFonts w:ascii="Times New Roman" w:hAnsi="Times New Roman" w:cs="Times New Roman"/>
          <w:b/>
          <w:rPrChange w:id="489" w:author="SONY" w:date="2014-03-04T14:43:00Z">
            <w:rPr>
              <w:b/>
            </w:rPr>
          </w:rPrChange>
        </w:rPr>
        <w:t>2.2.1.2 Alternative Technology</w:t>
      </w:r>
    </w:p>
    <w:p w:rsidR="00016C03" w:rsidRPr="006E162B" w:rsidRDefault="00A17D56">
      <w:pPr>
        <w:widowControl w:val="0"/>
        <w:jc w:val="both"/>
        <w:rPr>
          <w:rFonts w:ascii="Times New Roman" w:hAnsi="Times New Roman" w:cs="Times New Roman"/>
          <w:rPrChange w:id="490" w:author="SONY" w:date="2014-03-04T14:43:00Z">
            <w:rPr/>
          </w:rPrChange>
        </w:rPr>
      </w:pPr>
      <w:r w:rsidRPr="006E162B">
        <w:rPr>
          <w:rFonts w:ascii="Times New Roman" w:hAnsi="Times New Roman" w:cs="Times New Roman"/>
          <w:rPrChange w:id="491" w:author="SONY" w:date="2014-03-04T14:43:00Z">
            <w:rPr/>
          </w:rPrChange>
        </w:rPr>
        <w:t xml:space="preserve">        </w:t>
      </w:r>
      <w:r w:rsidRPr="006E162B">
        <w:rPr>
          <w:rFonts w:ascii="Times New Roman" w:hAnsi="Times New Roman" w:cs="Times New Roman"/>
          <w:rPrChange w:id="492" w:author="SONY" w:date="2014-03-04T14:43:00Z">
            <w:rPr/>
          </w:rPrChange>
        </w:rPr>
        <w:tab/>
        <w:t xml:space="preserve">QR code is quite similar </w:t>
      </w:r>
      <w:r w:rsidR="00D95F28" w:rsidRPr="006E162B">
        <w:rPr>
          <w:rFonts w:ascii="Times New Roman" w:hAnsi="Times New Roman" w:cs="Times New Roman"/>
          <w:rPrChange w:id="493" w:author="SONY" w:date="2014-03-04T14:43:00Z">
            <w:rPr/>
          </w:rPrChange>
        </w:rPr>
        <w:t xml:space="preserve">to 2D </w:t>
      </w:r>
      <w:r w:rsidRPr="006E162B">
        <w:rPr>
          <w:rFonts w:ascii="Times New Roman" w:hAnsi="Times New Roman" w:cs="Times New Roman"/>
          <w:rPrChange w:id="494" w:author="SONY" w:date="2014-03-04T14:43:00Z">
            <w:rPr/>
          </w:rPrChange>
        </w:rPr>
        <w:t>barcode and RFID</w:t>
      </w:r>
      <w:r w:rsidR="00D95F28" w:rsidRPr="006E162B">
        <w:rPr>
          <w:rFonts w:ascii="Times New Roman" w:hAnsi="Times New Roman" w:cs="Times New Roman"/>
          <w:rPrChange w:id="495" w:author="SONY" w:date="2014-03-04T14:43:00Z">
            <w:rPr/>
          </w:rPrChange>
        </w:rPr>
        <w:t xml:space="preserve"> (Radio-frequency identification).</w:t>
      </w:r>
      <w:r w:rsidRPr="006E162B">
        <w:rPr>
          <w:rFonts w:ascii="Times New Roman" w:hAnsi="Times New Roman" w:cs="Times New Roman"/>
          <w:rPrChange w:id="496" w:author="SONY" w:date="2014-03-04T14:43:00Z">
            <w:rPr/>
          </w:rPrChange>
        </w:rPr>
        <w:t xml:space="preserve"> </w:t>
      </w:r>
      <w:r w:rsidR="00D95F28" w:rsidRPr="006E162B">
        <w:rPr>
          <w:rFonts w:ascii="Times New Roman" w:hAnsi="Times New Roman" w:cs="Times New Roman"/>
          <w:rPrChange w:id="497" w:author="SONY" w:date="2014-03-04T14:43:00Z">
            <w:rPr/>
          </w:rPrChange>
        </w:rPr>
        <w:t>Both</w:t>
      </w:r>
      <w:r w:rsidRPr="006E162B">
        <w:rPr>
          <w:rFonts w:ascii="Times New Roman" w:hAnsi="Times New Roman" w:cs="Times New Roman"/>
          <w:rPrChange w:id="498" w:author="SONY" w:date="2014-03-04T14:43:00Z">
            <w:rPr/>
          </w:rPrChange>
        </w:rPr>
        <w:t xml:space="preserve"> of them contain information</w:t>
      </w:r>
      <w:r w:rsidR="00D95F28" w:rsidRPr="006E162B">
        <w:rPr>
          <w:rFonts w:ascii="Times New Roman" w:hAnsi="Times New Roman" w:cs="Times New Roman"/>
          <w:rPrChange w:id="499" w:author="SONY" w:date="2014-03-04T14:43:00Z">
            <w:rPr/>
          </w:rPrChange>
        </w:rPr>
        <w:t xml:space="preserve"> and can</w:t>
      </w:r>
      <w:r w:rsidR="00B101E9" w:rsidRPr="006E162B">
        <w:rPr>
          <w:rFonts w:ascii="Times New Roman" w:hAnsi="Times New Roman" w:cs="Times New Roman"/>
          <w:rPrChange w:id="500" w:author="SONY" w:date="2014-03-04T14:43:00Z">
            <w:rPr/>
          </w:rPrChange>
        </w:rPr>
        <w:t xml:space="preserve"> us</w:t>
      </w:r>
      <w:r w:rsidR="007A191D" w:rsidRPr="006E162B">
        <w:rPr>
          <w:rFonts w:ascii="Times New Roman" w:hAnsi="Times New Roman" w:cs="Times New Roman"/>
          <w:rPrChange w:id="501" w:author="SONY" w:date="2014-03-04T14:43:00Z">
            <w:rPr/>
          </w:rPrChange>
        </w:rPr>
        <w:t>in</w:t>
      </w:r>
      <w:r w:rsidR="009335C5" w:rsidRPr="006E162B">
        <w:rPr>
          <w:rFonts w:ascii="Times New Roman" w:hAnsi="Times New Roman" w:cs="Times New Roman"/>
          <w:rPrChange w:id="502" w:author="SONY" w:date="2014-03-04T14:43:00Z">
            <w:rPr/>
          </w:rPrChange>
        </w:rPr>
        <w:t>g</w:t>
      </w:r>
      <w:r w:rsidR="00B101E9" w:rsidRPr="006E162B">
        <w:rPr>
          <w:rFonts w:ascii="Times New Roman" w:hAnsi="Times New Roman" w:cs="Times New Roman"/>
          <w:rPrChange w:id="503" w:author="SONY" w:date="2014-03-04T14:43:00Z">
            <w:rPr/>
          </w:rPrChange>
        </w:rPr>
        <w:t xml:space="preserve"> the information easier and faster</w:t>
      </w:r>
      <w:r w:rsidRPr="006E162B">
        <w:rPr>
          <w:rFonts w:ascii="Times New Roman" w:hAnsi="Times New Roman" w:cs="Times New Roman"/>
          <w:rPrChange w:id="504" w:author="SONY" w:date="2014-03-04T14:43:00Z">
            <w:rPr/>
          </w:rPrChange>
        </w:rPr>
        <w:t xml:space="preserve">. </w:t>
      </w:r>
      <w:r w:rsidR="00D95F28" w:rsidRPr="006E162B">
        <w:rPr>
          <w:rFonts w:ascii="Times New Roman" w:hAnsi="Times New Roman" w:cs="Times New Roman"/>
          <w:rPrChange w:id="505" w:author="SONY" w:date="2014-03-04T14:43:00Z">
            <w:rPr/>
          </w:rPrChange>
        </w:rPr>
        <w:t xml:space="preserve">A </w:t>
      </w:r>
      <w:r w:rsidRPr="006E162B">
        <w:rPr>
          <w:rFonts w:ascii="Times New Roman" w:hAnsi="Times New Roman" w:cs="Times New Roman"/>
          <w:rPrChange w:id="506" w:author="SONY" w:date="2014-03-04T14:43:00Z">
            <w:rPr/>
          </w:rPrChange>
        </w:rPr>
        <w:t>barcode is normally use</w:t>
      </w:r>
      <w:r w:rsidR="00D95F28" w:rsidRPr="006E162B">
        <w:rPr>
          <w:rFonts w:ascii="Times New Roman" w:hAnsi="Times New Roman" w:cs="Times New Roman"/>
          <w:rPrChange w:id="507" w:author="SONY" w:date="2014-03-04T14:43:00Z">
            <w:rPr/>
          </w:rPrChange>
        </w:rPr>
        <w:t>d</w:t>
      </w:r>
      <w:r w:rsidRPr="006E162B">
        <w:rPr>
          <w:rFonts w:ascii="Times New Roman" w:hAnsi="Times New Roman" w:cs="Times New Roman"/>
          <w:rPrChange w:id="508" w:author="SONY" w:date="2014-03-04T14:43:00Z">
            <w:rPr/>
          </w:rPrChange>
        </w:rPr>
        <w:t xml:space="preserve"> more than QR code and RFID</w:t>
      </w:r>
      <w:r w:rsidR="002D696D" w:rsidRPr="006E162B">
        <w:rPr>
          <w:rFonts w:ascii="Times New Roman" w:hAnsi="Times New Roman" w:cs="Times New Roman"/>
          <w:rPrChange w:id="509" w:author="SONY" w:date="2014-03-04T14:43:00Z">
            <w:rPr/>
          </w:rPrChange>
        </w:rPr>
        <w:t xml:space="preserve"> because it is easier to encode and decode and also the cost is cheaper.</w:t>
      </w:r>
    </w:p>
    <w:p w:rsidR="003F501A" w:rsidRPr="006E162B" w:rsidRDefault="003F501A">
      <w:pPr>
        <w:widowControl w:val="0"/>
        <w:jc w:val="both"/>
        <w:rPr>
          <w:rFonts w:ascii="Times New Roman" w:hAnsi="Times New Roman" w:cs="Times New Roman"/>
          <w:rPrChange w:id="510" w:author="SONY" w:date="2014-03-04T14:43:00Z">
            <w:rPr/>
          </w:rPrChange>
        </w:rPr>
      </w:pPr>
    </w:p>
    <w:p w:rsidR="00016C03" w:rsidRPr="006E162B" w:rsidRDefault="00A17D56">
      <w:pPr>
        <w:widowControl w:val="0"/>
        <w:jc w:val="both"/>
        <w:rPr>
          <w:rFonts w:ascii="Times New Roman" w:hAnsi="Times New Roman" w:cs="Times New Roman"/>
          <w:rPrChange w:id="511" w:author="SONY" w:date="2014-03-04T14:43:00Z">
            <w:rPr/>
          </w:rPrChange>
        </w:rPr>
      </w:pPr>
      <w:r w:rsidRPr="006E162B">
        <w:rPr>
          <w:rFonts w:ascii="Times New Roman" w:hAnsi="Times New Roman" w:cs="Times New Roman"/>
          <w:b/>
          <w:rPrChange w:id="512" w:author="SONY" w:date="2014-03-04T14:43:00Z">
            <w:rPr>
              <w:b/>
            </w:rPr>
          </w:rPrChange>
        </w:rPr>
        <w:t>2.2.1.3 The selection of this technology</w:t>
      </w:r>
    </w:p>
    <w:p w:rsidR="00016C03" w:rsidRPr="006E162B" w:rsidRDefault="00A17D56">
      <w:pPr>
        <w:widowControl w:val="0"/>
        <w:rPr>
          <w:rFonts w:ascii="Times New Roman" w:hAnsi="Times New Roman" w:cs="Times New Roman"/>
          <w:rPrChange w:id="513" w:author="SONY" w:date="2014-03-04T14:43:00Z">
            <w:rPr/>
          </w:rPrChange>
        </w:rPr>
      </w:pPr>
      <w:r w:rsidRPr="006E162B">
        <w:rPr>
          <w:rFonts w:ascii="Times New Roman" w:hAnsi="Times New Roman" w:cs="Times New Roman"/>
          <w:rPrChange w:id="514" w:author="SONY" w:date="2014-03-04T14:43:00Z">
            <w:rPr/>
          </w:rPrChange>
        </w:rPr>
        <w:t xml:space="preserve">        </w:t>
      </w:r>
      <w:r w:rsidRPr="006E162B">
        <w:rPr>
          <w:rFonts w:ascii="Times New Roman" w:hAnsi="Times New Roman" w:cs="Times New Roman"/>
          <w:rPrChange w:id="515" w:author="SONY" w:date="2014-03-04T14:43:00Z">
            <w:rPr/>
          </w:rPrChange>
        </w:rPr>
        <w:tab/>
      </w:r>
      <w:r w:rsidR="00D95F28" w:rsidRPr="006E162B">
        <w:rPr>
          <w:rFonts w:ascii="Times New Roman" w:hAnsi="Times New Roman" w:cs="Times New Roman"/>
          <w:rPrChange w:id="516" w:author="SONY" w:date="2014-03-04T14:43:00Z">
            <w:rPr/>
          </w:rPrChange>
        </w:rPr>
        <w:t>The reason why we choose</w:t>
      </w:r>
      <w:r w:rsidRPr="006E162B">
        <w:rPr>
          <w:rFonts w:ascii="Times New Roman" w:hAnsi="Times New Roman" w:cs="Times New Roman"/>
          <w:rPrChange w:id="517" w:author="SONY" w:date="2014-03-04T14:43:00Z">
            <w:rPr/>
          </w:rPrChange>
        </w:rPr>
        <w:t xml:space="preserve"> QR code technology </w:t>
      </w:r>
      <w:r w:rsidR="00D95F28" w:rsidRPr="006E162B">
        <w:rPr>
          <w:rFonts w:ascii="Times New Roman" w:hAnsi="Times New Roman" w:cs="Times New Roman"/>
          <w:rPrChange w:id="518" w:author="SONY" w:date="2014-03-04T14:43:00Z">
            <w:rPr/>
          </w:rPrChange>
        </w:rPr>
        <w:t xml:space="preserve">is </w:t>
      </w:r>
      <w:r w:rsidRPr="006E162B">
        <w:rPr>
          <w:rFonts w:ascii="Times New Roman" w:hAnsi="Times New Roman" w:cs="Times New Roman"/>
          <w:rPrChange w:id="519" w:author="SONY" w:date="2014-03-04T14:43:00Z">
            <w:rPr/>
          </w:rPrChange>
        </w:rPr>
        <w:t xml:space="preserve">because </w:t>
      </w:r>
      <w:r w:rsidR="00D95F28" w:rsidRPr="006E162B">
        <w:rPr>
          <w:rFonts w:ascii="Times New Roman" w:hAnsi="Times New Roman" w:cs="Times New Roman"/>
          <w:rPrChange w:id="520" w:author="SONY" w:date="2014-03-04T14:43:00Z">
            <w:rPr/>
          </w:rPrChange>
        </w:rPr>
        <w:t>it</w:t>
      </w:r>
      <w:r w:rsidRPr="006E162B">
        <w:rPr>
          <w:rFonts w:ascii="Times New Roman" w:hAnsi="Times New Roman" w:cs="Times New Roman"/>
          <w:rPrChange w:id="521" w:author="SONY" w:date="2014-03-04T14:43:00Z">
            <w:rPr/>
          </w:rPrChange>
        </w:rPr>
        <w:t xml:space="preserve"> is now very popular and most people use a smart</w:t>
      </w:r>
      <w:del w:id="522" w:author="CAMT" w:date="2014-02-26T12:10:00Z">
        <w:r w:rsidRPr="006E162B" w:rsidDel="00D95F28">
          <w:rPr>
            <w:rFonts w:ascii="Times New Roman" w:hAnsi="Times New Roman" w:cs="Times New Roman"/>
            <w:rPrChange w:id="523" w:author="SONY" w:date="2014-03-04T14:43:00Z">
              <w:rPr/>
            </w:rPrChange>
          </w:rPr>
          <w:delText xml:space="preserve"> </w:delText>
        </w:r>
      </w:del>
      <w:r w:rsidRPr="006E162B">
        <w:rPr>
          <w:rFonts w:ascii="Times New Roman" w:hAnsi="Times New Roman" w:cs="Times New Roman"/>
          <w:rPrChange w:id="524" w:author="SONY" w:date="2014-03-04T14:43:00Z">
            <w:rPr/>
          </w:rPrChange>
        </w:rPr>
        <w:t>phone</w:t>
      </w:r>
      <w:r w:rsidR="00D95F28" w:rsidRPr="006E162B">
        <w:rPr>
          <w:rFonts w:ascii="Times New Roman" w:hAnsi="Times New Roman" w:cs="Times New Roman"/>
          <w:rPrChange w:id="525" w:author="SONY" w:date="2014-03-04T14:43:00Z">
            <w:rPr/>
          </w:rPrChange>
        </w:rPr>
        <w:t>.</w:t>
      </w:r>
      <w:r w:rsidRPr="006E162B">
        <w:rPr>
          <w:rFonts w:ascii="Times New Roman" w:hAnsi="Times New Roman" w:cs="Times New Roman"/>
          <w:rPrChange w:id="526" w:author="SONY" w:date="2014-03-04T14:43:00Z">
            <w:rPr/>
          </w:rPrChange>
        </w:rPr>
        <w:t xml:space="preserve"> </w:t>
      </w:r>
      <w:r w:rsidR="00D95F28" w:rsidRPr="006E162B">
        <w:rPr>
          <w:rFonts w:ascii="Times New Roman" w:hAnsi="Times New Roman" w:cs="Times New Roman"/>
          <w:rPrChange w:id="527" w:author="SONY" w:date="2014-03-04T14:43:00Z">
            <w:rPr/>
          </w:rPrChange>
        </w:rPr>
        <w:t xml:space="preserve">It is </w:t>
      </w:r>
      <w:r w:rsidRPr="006E162B">
        <w:rPr>
          <w:rFonts w:ascii="Times New Roman" w:hAnsi="Times New Roman" w:cs="Times New Roman"/>
          <w:rPrChange w:id="528" w:author="SONY" w:date="2014-03-04T14:43:00Z">
            <w:rPr/>
          </w:rPrChange>
        </w:rPr>
        <w:t xml:space="preserve">easy to use and comfortable. </w:t>
      </w:r>
      <w:r w:rsidR="00E27B3D" w:rsidRPr="006E162B">
        <w:rPr>
          <w:rFonts w:ascii="Times New Roman" w:hAnsi="Times New Roman" w:cs="Times New Roman"/>
          <w:rPrChange w:id="529" w:author="SONY" w:date="2014-03-04T14:43:00Z">
            <w:rPr/>
          </w:rPrChange>
        </w:rPr>
        <w:t>Using a QR code for identification,</w:t>
      </w:r>
      <w:r w:rsidRPr="006E162B">
        <w:rPr>
          <w:rFonts w:ascii="Times New Roman" w:hAnsi="Times New Roman" w:cs="Times New Roman"/>
          <w:rPrChange w:id="530" w:author="SONY" w:date="2014-03-04T14:43:00Z">
            <w:rPr/>
          </w:rPrChange>
        </w:rPr>
        <w:t xml:space="preserve"> patient</w:t>
      </w:r>
      <w:r w:rsidR="00E27B3D" w:rsidRPr="006E162B">
        <w:rPr>
          <w:rFonts w:ascii="Times New Roman" w:hAnsi="Times New Roman" w:cs="Times New Roman"/>
          <w:rPrChange w:id="531" w:author="SONY" w:date="2014-03-04T14:43:00Z">
            <w:rPr/>
          </w:rPrChange>
        </w:rPr>
        <w:t>s do not</w:t>
      </w:r>
      <w:r w:rsidRPr="006E162B">
        <w:rPr>
          <w:rFonts w:ascii="Times New Roman" w:hAnsi="Times New Roman" w:cs="Times New Roman"/>
          <w:rPrChange w:id="532" w:author="SONY" w:date="2014-03-04T14:43:00Z">
            <w:rPr/>
          </w:rPrChange>
        </w:rPr>
        <w:t xml:space="preserve"> need to bring the</w:t>
      </w:r>
      <w:r w:rsidR="00E27B3D" w:rsidRPr="006E162B">
        <w:rPr>
          <w:rFonts w:ascii="Times New Roman" w:hAnsi="Times New Roman" w:cs="Times New Roman"/>
          <w:rPrChange w:id="533" w:author="SONY" w:date="2014-03-04T14:43:00Z">
            <w:rPr/>
          </w:rPrChange>
        </w:rPr>
        <w:t>ir</w:t>
      </w:r>
      <w:r w:rsidRPr="006E162B">
        <w:rPr>
          <w:rFonts w:ascii="Times New Roman" w:hAnsi="Times New Roman" w:cs="Times New Roman"/>
          <w:rPrChange w:id="534" w:author="SONY" w:date="2014-03-04T14:43:00Z">
            <w:rPr/>
          </w:rPrChange>
        </w:rPr>
        <w:t xml:space="preserve"> appoint</w:t>
      </w:r>
      <w:r w:rsidR="007C724E" w:rsidRPr="006E162B">
        <w:rPr>
          <w:rFonts w:ascii="Times New Roman" w:hAnsi="Times New Roman" w:cs="Times New Roman"/>
          <w:rPrChange w:id="535" w:author="SONY" w:date="2014-03-04T14:43:00Z">
            <w:rPr/>
          </w:rPrChange>
        </w:rPr>
        <w:t>ment</w:t>
      </w:r>
      <w:r w:rsidRPr="006E162B">
        <w:rPr>
          <w:rFonts w:ascii="Times New Roman" w:hAnsi="Times New Roman" w:cs="Times New Roman"/>
          <w:rPrChange w:id="536" w:author="SONY" w:date="2014-03-04T14:43:00Z">
            <w:rPr/>
          </w:rPrChange>
        </w:rPr>
        <w:t xml:space="preserve"> card when </w:t>
      </w:r>
      <w:r w:rsidR="00E27B3D" w:rsidRPr="006E162B">
        <w:rPr>
          <w:rFonts w:ascii="Times New Roman" w:hAnsi="Times New Roman" w:cs="Times New Roman"/>
          <w:rPrChange w:id="537" w:author="SONY" w:date="2014-03-04T14:43:00Z">
            <w:rPr/>
          </w:rPrChange>
        </w:rPr>
        <w:t xml:space="preserve">they </w:t>
      </w:r>
      <w:r w:rsidRPr="006E162B">
        <w:rPr>
          <w:rFonts w:ascii="Times New Roman" w:hAnsi="Times New Roman" w:cs="Times New Roman"/>
          <w:rPrChange w:id="538" w:author="SONY" w:date="2014-03-04T14:43:00Z">
            <w:rPr/>
          </w:rPrChange>
        </w:rPr>
        <w:t xml:space="preserve">come to the clinic. And another reason </w:t>
      </w:r>
      <w:r w:rsidR="00E27B3D" w:rsidRPr="006E162B">
        <w:rPr>
          <w:rFonts w:ascii="Times New Roman" w:hAnsi="Times New Roman" w:cs="Times New Roman"/>
          <w:rPrChange w:id="539" w:author="SONY" w:date="2014-03-04T14:43:00Z">
            <w:rPr/>
          </w:rPrChange>
        </w:rPr>
        <w:t xml:space="preserve">for using QR code </w:t>
      </w:r>
      <w:r w:rsidRPr="006E162B">
        <w:rPr>
          <w:rFonts w:ascii="Times New Roman" w:hAnsi="Times New Roman" w:cs="Times New Roman"/>
          <w:rPrChange w:id="540" w:author="SONY" w:date="2014-03-04T14:43:00Z">
            <w:rPr/>
          </w:rPrChange>
        </w:rPr>
        <w:t xml:space="preserve">is </w:t>
      </w:r>
      <w:r w:rsidR="00E27B3D" w:rsidRPr="006E162B">
        <w:rPr>
          <w:rFonts w:ascii="Times New Roman" w:hAnsi="Times New Roman" w:cs="Times New Roman"/>
          <w:rPrChange w:id="541" w:author="SONY" w:date="2014-03-04T14:43:00Z">
            <w:rPr/>
          </w:rPrChange>
        </w:rPr>
        <w:t xml:space="preserve">that is it </w:t>
      </w:r>
      <w:r w:rsidRPr="006E162B">
        <w:rPr>
          <w:rFonts w:ascii="Times New Roman" w:hAnsi="Times New Roman" w:cs="Times New Roman"/>
          <w:rPrChange w:id="542" w:author="SONY" w:date="2014-03-04T14:43:00Z">
            <w:rPr/>
          </w:rPrChange>
        </w:rPr>
        <w:t xml:space="preserve">faster and </w:t>
      </w:r>
      <w:r w:rsidR="00E27B3D" w:rsidRPr="006E162B">
        <w:rPr>
          <w:rFonts w:ascii="Times New Roman" w:hAnsi="Times New Roman" w:cs="Times New Roman"/>
          <w:rPrChange w:id="543" w:author="SONY" w:date="2014-03-04T14:43:00Z">
            <w:rPr/>
          </w:rPrChange>
        </w:rPr>
        <w:t xml:space="preserve">more </w:t>
      </w:r>
      <w:r w:rsidRPr="006E162B">
        <w:rPr>
          <w:rFonts w:ascii="Times New Roman" w:hAnsi="Times New Roman" w:cs="Times New Roman"/>
          <w:rPrChange w:id="544" w:author="SONY" w:date="2014-03-04T14:43:00Z">
            <w:rPr/>
          </w:rPrChange>
        </w:rPr>
        <w:t xml:space="preserve">reliable than </w:t>
      </w:r>
      <w:r w:rsidR="00E27B3D" w:rsidRPr="006E162B">
        <w:rPr>
          <w:rFonts w:ascii="Times New Roman" w:hAnsi="Times New Roman" w:cs="Times New Roman"/>
          <w:rPrChange w:id="545" w:author="SONY" w:date="2014-03-04T14:43:00Z">
            <w:rPr/>
          </w:rPrChange>
        </w:rPr>
        <w:t xml:space="preserve">using </w:t>
      </w:r>
      <w:r w:rsidRPr="006E162B">
        <w:rPr>
          <w:rFonts w:ascii="Times New Roman" w:hAnsi="Times New Roman" w:cs="Times New Roman"/>
          <w:rPrChange w:id="546" w:author="SONY" w:date="2014-03-04T14:43:00Z">
            <w:rPr/>
          </w:rPrChange>
        </w:rPr>
        <w:t>appointment card</w:t>
      </w:r>
      <w:r w:rsidR="00045A69" w:rsidRPr="006E162B">
        <w:rPr>
          <w:rFonts w:ascii="Times New Roman" w:hAnsi="Times New Roman" w:cs="Times New Roman"/>
          <w:rPrChange w:id="547" w:author="SONY" w:date="2014-03-04T14:43:00Z">
            <w:rPr/>
          </w:rPrChange>
        </w:rPr>
        <w:t>. W</w:t>
      </w:r>
      <w:r w:rsidRPr="006E162B">
        <w:rPr>
          <w:rFonts w:ascii="Times New Roman" w:hAnsi="Times New Roman" w:cs="Times New Roman"/>
          <w:rPrChange w:id="548" w:author="SONY" w:date="2014-03-04T14:43:00Z">
            <w:rPr/>
          </w:rPrChange>
        </w:rPr>
        <w:t xml:space="preserve">e use </w:t>
      </w:r>
      <w:proofErr w:type="spellStart"/>
      <w:r w:rsidR="00786AB8" w:rsidRPr="006E162B">
        <w:rPr>
          <w:rFonts w:ascii="Times New Roman" w:hAnsi="Times New Roman" w:cs="Times New Roman"/>
          <w:rPrChange w:id="549" w:author="SONY" w:date="2014-03-04T14:43:00Z">
            <w:rPr/>
          </w:rPrChange>
        </w:rPr>
        <w:t>Zxing</w:t>
      </w:r>
      <w:proofErr w:type="spellEnd"/>
      <w:r w:rsidR="00786AB8" w:rsidRPr="006E162B">
        <w:rPr>
          <w:rFonts w:ascii="Times New Roman" w:hAnsi="Times New Roman" w:cs="Times New Roman"/>
          <w:rPrChange w:id="550" w:author="SONY" w:date="2014-03-04T14:43:00Z">
            <w:rPr/>
          </w:rPrChange>
        </w:rPr>
        <w:t xml:space="preserve"> to generate QR code </w:t>
      </w:r>
      <w:r w:rsidR="00045A69" w:rsidRPr="006E162B">
        <w:rPr>
          <w:rFonts w:ascii="Times New Roman" w:hAnsi="Times New Roman" w:cs="Times New Roman"/>
          <w:rPrChange w:id="551" w:author="SONY" w:date="2014-03-04T14:43:00Z">
            <w:rPr/>
          </w:rPrChange>
        </w:rPr>
        <w:t>to identify patients and their appointments.</w:t>
      </w:r>
    </w:p>
    <w:p w:rsidR="00016C03" w:rsidRPr="006E162B" w:rsidRDefault="00016C03">
      <w:pPr>
        <w:widowControl w:val="0"/>
        <w:rPr>
          <w:rFonts w:ascii="Times New Roman" w:hAnsi="Times New Roman" w:cs="Times New Roman"/>
          <w:rPrChange w:id="552" w:author="SONY" w:date="2014-03-04T14:43:00Z">
            <w:rPr/>
          </w:rPrChange>
        </w:rPr>
      </w:pPr>
    </w:p>
    <w:p w:rsidR="00016C03" w:rsidRPr="006E162B" w:rsidRDefault="00A17D56">
      <w:pPr>
        <w:widowControl w:val="0"/>
        <w:rPr>
          <w:rFonts w:ascii="Times New Roman" w:hAnsi="Times New Roman" w:cs="Times New Roman"/>
          <w:rPrChange w:id="553" w:author="SONY" w:date="2014-03-04T14:43:00Z">
            <w:rPr/>
          </w:rPrChange>
        </w:rPr>
      </w:pPr>
      <w:r w:rsidRPr="006E162B">
        <w:rPr>
          <w:rFonts w:ascii="Times New Roman" w:hAnsi="Times New Roman" w:cs="Times New Roman"/>
          <w:b/>
          <w:sz w:val="24"/>
          <w:rPrChange w:id="554" w:author="SONY" w:date="2014-03-04T14:43:00Z">
            <w:rPr>
              <w:b/>
              <w:sz w:val="24"/>
            </w:rPr>
          </w:rPrChange>
        </w:rPr>
        <w:t xml:space="preserve">2.2.2 </w:t>
      </w:r>
      <w:proofErr w:type="spellStart"/>
      <w:r w:rsidRPr="006E162B">
        <w:rPr>
          <w:rFonts w:ascii="Times New Roman" w:hAnsi="Times New Roman" w:cs="Times New Roman"/>
          <w:b/>
          <w:sz w:val="24"/>
          <w:rPrChange w:id="555" w:author="SONY" w:date="2014-03-04T14:43:00Z">
            <w:rPr>
              <w:b/>
              <w:sz w:val="24"/>
            </w:rPr>
          </w:rPrChange>
        </w:rPr>
        <w:t>Phone</w:t>
      </w:r>
      <w:r w:rsidR="00EC1BE1" w:rsidRPr="006E162B">
        <w:rPr>
          <w:rFonts w:ascii="Times New Roman" w:hAnsi="Times New Roman" w:cs="Times New Roman"/>
          <w:b/>
          <w:sz w:val="24"/>
          <w:rPrChange w:id="556" w:author="SONY" w:date="2014-03-04T14:43:00Z">
            <w:rPr>
              <w:b/>
              <w:sz w:val="24"/>
            </w:rPr>
          </w:rPrChange>
        </w:rPr>
        <w:t>Gap</w:t>
      </w:r>
      <w:proofErr w:type="spellEnd"/>
    </w:p>
    <w:p w:rsidR="00016C03" w:rsidRPr="006E162B" w:rsidRDefault="00A17D56">
      <w:pPr>
        <w:widowControl w:val="0"/>
        <w:ind w:firstLine="720"/>
        <w:rPr>
          <w:rFonts w:ascii="Times New Roman" w:hAnsi="Times New Roman" w:cs="Times New Roman"/>
          <w:rPrChange w:id="557" w:author="SONY" w:date="2014-03-04T14:43:00Z">
            <w:rPr/>
          </w:rPrChange>
        </w:rPr>
      </w:pPr>
      <w:r w:rsidRPr="006E162B">
        <w:rPr>
          <w:rFonts w:ascii="Times New Roman" w:hAnsi="Times New Roman" w:cs="Times New Roman"/>
          <w:b/>
          <w:rPrChange w:id="558" w:author="SONY" w:date="2014-03-04T14:43:00Z">
            <w:rPr>
              <w:b/>
            </w:rPr>
          </w:rPrChange>
        </w:rPr>
        <w:t xml:space="preserve">2.2.2.1 </w:t>
      </w:r>
      <w:proofErr w:type="spellStart"/>
      <w:r w:rsidRPr="006E162B">
        <w:rPr>
          <w:rFonts w:ascii="Times New Roman" w:hAnsi="Times New Roman" w:cs="Times New Roman"/>
          <w:b/>
          <w:rPrChange w:id="559" w:author="SONY" w:date="2014-03-04T14:43:00Z">
            <w:rPr>
              <w:b/>
            </w:rPr>
          </w:rPrChange>
        </w:rPr>
        <w:t>Phone</w:t>
      </w:r>
      <w:r w:rsidR="00EC1BE1" w:rsidRPr="006E162B">
        <w:rPr>
          <w:rFonts w:ascii="Times New Roman" w:hAnsi="Times New Roman" w:cs="Times New Roman"/>
          <w:b/>
          <w:rPrChange w:id="560" w:author="SONY" w:date="2014-03-04T14:43:00Z">
            <w:rPr>
              <w:b/>
            </w:rPr>
          </w:rPrChange>
        </w:rPr>
        <w:t>Gap</w:t>
      </w:r>
      <w:proofErr w:type="spellEnd"/>
    </w:p>
    <w:p w:rsidR="00B45B52" w:rsidRPr="006E162B" w:rsidRDefault="005C5DA8">
      <w:pPr>
        <w:widowControl w:val="0"/>
        <w:ind w:firstLine="720"/>
        <w:rPr>
          <w:ins w:id="561" w:author="SONY" w:date="2014-02-27T16:51:00Z"/>
          <w:rFonts w:ascii="Times New Roman" w:hAnsi="Times New Roman" w:cs="Times New Roman"/>
          <w:rPrChange w:id="562" w:author="SONY" w:date="2014-03-04T14:43:00Z">
            <w:rPr>
              <w:ins w:id="563" w:author="SONY" w:date="2014-02-27T16:51:00Z"/>
            </w:rPr>
          </w:rPrChange>
        </w:rPr>
      </w:pPr>
      <w:proofErr w:type="spellStart"/>
      <w:r w:rsidRPr="006E162B">
        <w:rPr>
          <w:rFonts w:ascii="Times New Roman" w:hAnsi="Times New Roman" w:cs="Times New Roman"/>
          <w:rPrChange w:id="564" w:author="SONY" w:date="2014-03-04T14:43:00Z">
            <w:rPr/>
          </w:rPrChange>
        </w:rPr>
        <w:t>PhoneGap</w:t>
      </w:r>
      <w:proofErr w:type="spellEnd"/>
      <w:r w:rsidRPr="006E162B">
        <w:rPr>
          <w:rFonts w:ascii="Times New Roman" w:hAnsi="Times New Roman" w:cs="Times New Roman"/>
          <w:rPrChange w:id="565" w:author="SONY" w:date="2014-03-04T14:43:00Z">
            <w:rPr/>
          </w:rPrChange>
        </w:rPr>
        <w:t xml:space="preserve"> is an application framework that enables us to develop Mobile Application easier and build natively installed applications using HTML, HTML5 and JavaScript. Phone Gap is a Hybrid Application for Mobile. We can build user interface using </w:t>
      </w:r>
      <w:r w:rsidR="00C15081" w:rsidRPr="006E162B">
        <w:rPr>
          <w:rFonts w:ascii="Times New Roman" w:hAnsi="Times New Roman" w:cs="Times New Roman"/>
          <w:rPrChange w:id="566" w:author="SONY" w:date="2014-03-04T14:43:00Z">
            <w:rPr/>
          </w:rPrChange>
        </w:rPr>
        <w:t xml:space="preserve"> </w:t>
      </w:r>
      <w:r w:rsidRPr="006E162B">
        <w:rPr>
          <w:rFonts w:ascii="Times New Roman" w:hAnsi="Times New Roman" w:cs="Times New Roman"/>
          <w:rPrChange w:id="567" w:author="SONY" w:date="2014-03-04T14:43:00Z">
            <w:rPr/>
          </w:rPrChange>
        </w:rPr>
        <w:t xml:space="preserve">traditional web development </w:t>
      </w:r>
      <w:r w:rsidR="002371D9" w:rsidRPr="006E162B">
        <w:rPr>
          <w:rFonts w:ascii="Times New Roman" w:hAnsi="Times New Roman" w:cs="Times New Roman"/>
          <w:rPrChange w:id="568" w:author="SONY" w:date="2014-03-04T14:43:00Z">
            <w:rPr/>
          </w:rPrChange>
        </w:rPr>
        <w:t xml:space="preserve">methods and </w:t>
      </w:r>
      <w:r w:rsidRPr="006E162B">
        <w:rPr>
          <w:rFonts w:ascii="Times New Roman" w:hAnsi="Times New Roman" w:cs="Times New Roman"/>
          <w:rPrChange w:id="569" w:author="SONY" w:date="2014-03-04T14:43:00Z">
            <w:rPr/>
          </w:rPrChange>
        </w:rPr>
        <w:t>skill</w:t>
      </w:r>
      <w:r w:rsidR="002371D9" w:rsidRPr="006E162B">
        <w:rPr>
          <w:rFonts w:ascii="Times New Roman" w:hAnsi="Times New Roman" w:cs="Times New Roman"/>
          <w:rPrChange w:id="570" w:author="SONY" w:date="2014-03-04T14:43:00Z">
            <w:rPr/>
          </w:rPrChange>
        </w:rPr>
        <w:t>s</w:t>
      </w:r>
      <w:r w:rsidRPr="006E162B">
        <w:rPr>
          <w:rFonts w:ascii="Times New Roman" w:hAnsi="Times New Roman" w:cs="Times New Roman"/>
          <w:rPrChange w:id="571" w:author="SONY" w:date="2014-03-04T14:43:00Z">
            <w:rPr/>
          </w:rPrChange>
        </w:rPr>
        <w:t xml:space="preserve">, and use the </w:t>
      </w:r>
      <w:proofErr w:type="spellStart"/>
      <w:r w:rsidRPr="006E162B">
        <w:rPr>
          <w:rFonts w:ascii="Times New Roman" w:hAnsi="Times New Roman" w:cs="Times New Roman"/>
          <w:rPrChange w:id="572" w:author="SONY" w:date="2014-03-04T14:43:00Z">
            <w:rPr/>
          </w:rPrChange>
        </w:rPr>
        <w:t>PhoneGap</w:t>
      </w:r>
      <w:proofErr w:type="spellEnd"/>
      <w:r w:rsidRPr="006E162B">
        <w:rPr>
          <w:rFonts w:ascii="Times New Roman" w:hAnsi="Times New Roman" w:cs="Times New Roman"/>
          <w:rPrChange w:id="573" w:author="SONY" w:date="2014-03-04T14:43:00Z">
            <w:rPr/>
          </w:rPrChange>
        </w:rPr>
        <w:t xml:space="preserve"> container to deploy </w:t>
      </w:r>
      <w:r w:rsidR="002371D9" w:rsidRPr="006E162B">
        <w:rPr>
          <w:rFonts w:ascii="Times New Roman" w:hAnsi="Times New Roman" w:cs="Times New Roman"/>
          <w:rPrChange w:id="574" w:author="SONY" w:date="2014-03-04T14:43:00Z">
            <w:rPr/>
          </w:rPrChange>
        </w:rPr>
        <w:t xml:space="preserve">applications </w:t>
      </w:r>
      <w:r w:rsidRPr="006E162B">
        <w:rPr>
          <w:rFonts w:ascii="Times New Roman" w:hAnsi="Times New Roman" w:cs="Times New Roman"/>
          <w:rPrChange w:id="575" w:author="SONY" w:date="2014-03-04T14:43:00Z">
            <w:rPr/>
          </w:rPrChange>
        </w:rPr>
        <w:t xml:space="preserve">to different </w:t>
      </w:r>
      <w:r w:rsidR="002371D9" w:rsidRPr="006E162B">
        <w:rPr>
          <w:rFonts w:ascii="Times New Roman" w:hAnsi="Times New Roman" w:cs="Times New Roman"/>
          <w:rPrChange w:id="576" w:author="SONY" w:date="2014-03-04T14:43:00Z">
            <w:rPr/>
          </w:rPrChange>
        </w:rPr>
        <w:t>o</w:t>
      </w:r>
      <w:r w:rsidRPr="006E162B">
        <w:rPr>
          <w:rFonts w:ascii="Times New Roman" w:hAnsi="Times New Roman" w:cs="Times New Roman"/>
          <w:rPrChange w:id="577" w:author="SONY" w:date="2014-03-04T14:43:00Z">
            <w:rPr/>
          </w:rPrChange>
        </w:rPr>
        <w:t xml:space="preserve">perating </w:t>
      </w:r>
      <w:r w:rsidR="002371D9" w:rsidRPr="006E162B">
        <w:rPr>
          <w:rFonts w:ascii="Times New Roman" w:hAnsi="Times New Roman" w:cs="Times New Roman"/>
          <w:rPrChange w:id="578" w:author="SONY" w:date="2014-03-04T14:43:00Z">
            <w:rPr/>
          </w:rPrChange>
        </w:rPr>
        <w:t>s</w:t>
      </w:r>
      <w:r w:rsidRPr="006E162B">
        <w:rPr>
          <w:rFonts w:ascii="Times New Roman" w:hAnsi="Times New Roman" w:cs="Times New Roman"/>
          <w:rPrChange w:id="579" w:author="SONY" w:date="2014-03-04T14:43:00Z">
            <w:rPr/>
          </w:rPrChange>
        </w:rPr>
        <w:t>ystem</w:t>
      </w:r>
      <w:r w:rsidR="002371D9" w:rsidRPr="006E162B">
        <w:rPr>
          <w:rFonts w:ascii="Times New Roman" w:hAnsi="Times New Roman" w:cs="Times New Roman"/>
          <w:rPrChange w:id="580" w:author="SONY" w:date="2014-03-04T14:43:00Z">
            <w:rPr/>
          </w:rPrChange>
        </w:rPr>
        <w:t>s</w:t>
      </w:r>
      <w:r w:rsidRPr="006E162B">
        <w:rPr>
          <w:rFonts w:ascii="Times New Roman" w:hAnsi="Times New Roman" w:cs="Times New Roman"/>
          <w:rPrChange w:id="581" w:author="SONY" w:date="2014-03-04T14:43:00Z">
            <w:rPr/>
          </w:rPrChange>
        </w:rPr>
        <w:t xml:space="preserve"> including Apple </w:t>
      </w:r>
      <w:proofErr w:type="spellStart"/>
      <w:r w:rsidRPr="006E162B">
        <w:rPr>
          <w:rFonts w:ascii="Times New Roman" w:hAnsi="Times New Roman" w:cs="Times New Roman"/>
          <w:rPrChange w:id="582" w:author="SONY" w:date="2014-03-04T14:43:00Z">
            <w:rPr/>
          </w:rPrChange>
        </w:rPr>
        <w:t>iOS</w:t>
      </w:r>
      <w:proofErr w:type="spellEnd"/>
      <w:r w:rsidRPr="006E162B">
        <w:rPr>
          <w:rFonts w:ascii="Times New Roman" w:hAnsi="Times New Roman" w:cs="Times New Roman"/>
          <w:rPrChange w:id="583" w:author="SONY" w:date="2014-03-04T14:43:00Z">
            <w:rPr/>
          </w:rPrChange>
        </w:rPr>
        <w:t xml:space="preserve">, Google Android, Windows Phone, BlackBerry, HP </w:t>
      </w:r>
      <w:proofErr w:type="spellStart"/>
      <w:r w:rsidRPr="006E162B">
        <w:rPr>
          <w:rFonts w:ascii="Times New Roman" w:hAnsi="Times New Roman" w:cs="Times New Roman"/>
          <w:rPrChange w:id="584" w:author="SONY" w:date="2014-03-04T14:43:00Z">
            <w:rPr/>
          </w:rPrChange>
        </w:rPr>
        <w:t>WebOS</w:t>
      </w:r>
      <w:proofErr w:type="spellEnd"/>
      <w:r w:rsidRPr="006E162B">
        <w:rPr>
          <w:rFonts w:ascii="Times New Roman" w:hAnsi="Times New Roman" w:cs="Times New Roman"/>
          <w:rPrChange w:id="585" w:author="SONY" w:date="2014-03-04T14:43:00Z">
            <w:rPr/>
          </w:rPrChange>
        </w:rPr>
        <w:t xml:space="preserve">, Symbian, and </w:t>
      </w:r>
      <w:proofErr w:type="spellStart"/>
      <w:r w:rsidRPr="006E162B">
        <w:rPr>
          <w:rFonts w:ascii="Times New Roman" w:hAnsi="Times New Roman" w:cs="Times New Roman"/>
          <w:rPrChange w:id="586" w:author="SONY" w:date="2014-03-04T14:43:00Z">
            <w:rPr/>
          </w:rPrChange>
        </w:rPr>
        <w:t>Bada</w:t>
      </w:r>
      <w:proofErr w:type="spellEnd"/>
      <w:r w:rsidRPr="006E162B">
        <w:rPr>
          <w:rFonts w:ascii="Times New Roman" w:hAnsi="Times New Roman" w:cs="Times New Roman"/>
          <w:rPrChange w:id="587" w:author="SONY" w:date="2014-03-04T14:43:00Z">
            <w:rPr/>
          </w:rPrChange>
        </w:rPr>
        <w:t xml:space="preserve">.[3]. And </w:t>
      </w:r>
      <w:r w:rsidR="002371D9" w:rsidRPr="006E162B">
        <w:rPr>
          <w:rFonts w:ascii="Times New Roman" w:hAnsi="Times New Roman" w:cs="Times New Roman"/>
          <w:rPrChange w:id="588" w:author="SONY" w:date="2014-03-04T14:43:00Z">
            <w:rPr/>
          </w:rPrChange>
        </w:rPr>
        <w:t xml:space="preserve">they </w:t>
      </w:r>
      <w:r w:rsidRPr="006E162B">
        <w:rPr>
          <w:rFonts w:ascii="Times New Roman" w:hAnsi="Times New Roman" w:cs="Times New Roman"/>
          <w:rPrChange w:id="589" w:author="SONY" w:date="2014-03-04T14:43:00Z">
            <w:rPr/>
          </w:rPrChange>
        </w:rPr>
        <w:t xml:space="preserve">can be distributed </w:t>
      </w:r>
      <w:r w:rsidR="002371D9" w:rsidRPr="006E162B">
        <w:rPr>
          <w:rFonts w:ascii="Times New Roman" w:hAnsi="Times New Roman" w:cs="Times New Roman"/>
          <w:rPrChange w:id="590" w:author="SONY" w:date="2014-03-04T14:43:00Z">
            <w:rPr/>
          </w:rPrChange>
        </w:rPr>
        <w:t xml:space="preserve">via popular </w:t>
      </w:r>
      <w:r w:rsidRPr="006E162B">
        <w:rPr>
          <w:rFonts w:ascii="Times New Roman" w:hAnsi="Times New Roman" w:cs="Times New Roman"/>
          <w:rPrChange w:id="591" w:author="SONY" w:date="2014-03-04T14:43:00Z">
            <w:rPr/>
          </w:rPrChange>
        </w:rPr>
        <w:t>application market places</w:t>
      </w:r>
      <w:ins w:id="592" w:author="CAMT" w:date="2014-03-01T09:32:00Z">
        <w:r w:rsidR="002371D9" w:rsidRPr="006E162B">
          <w:rPr>
            <w:rFonts w:ascii="Times New Roman" w:hAnsi="Times New Roman" w:cs="Times New Roman"/>
            <w:rPrChange w:id="593" w:author="SONY" w:date="2014-03-04T14:43:00Z">
              <w:rPr/>
            </w:rPrChange>
          </w:rPr>
          <w:t xml:space="preserve"> </w:t>
        </w:r>
      </w:ins>
      <w:r w:rsidRPr="006E162B">
        <w:rPr>
          <w:rFonts w:ascii="Times New Roman" w:hAnsi="Times New Roman" w:cs="Times New Roman"/>
          <w:rPrChange w:id="594" w:author="SONY" w:date="2014-03-04T14:43:00Z">
            <w:rPr/>
          </w:rPrChange>
        </w:rPr>
        <w:t>(</w:t>
      </w:r>
      <w:r w:rsidR="002371D9" w:rsidRPr="006E162B">
        <w:rPr>
          <w:rFonts w:ascii="Times New Roman" w:hAnsi="Times New Roman" w:cs="Times New Roman"/>
          <w:rPrChange w:id="595" w:author="SONY" w:date="2014-03-04T14:43:00Z">
            <w:rPr/>
          </w:rPrChange>
        </w:rPr>
        <w:t xml:space="preserve">i.e. </w:t>
      </w:r>
      <w:r w:rsidRPr="006E162B">
        <w:rPr>
          <w:rFonts w:ascii="Times New Roman" w:hAnsi="Times New Roman" w:cs="Times New Roman"/>
          <w:rPrChange w:id="596" w:author="SONY" w:date="2014-03-04T14:43:00Z">
            <w:rPr/>
          </w:rPrChange>
        </w:rPr>
        <w:t>iTunes, Google App Market, Amazon Market, etc</w:t>
      </w:r>
      <w:r w:rsidR="002371D9" w:rsidRPr="006E162B">
        <w:rPr>
          <w:rFonts w:ascii="Times New Roman" w:hAnsi="Times New Roman" w:cs="Times New Roman"/>
          <w:rPrChange w:id="597" w:author="SONY" w:date="2014-03-04T14:43:00Z">
            <w:rPr/>
          </w:rPrChange>
        </w:rPr>
        <w:t>.</w:t>
      </w:r>
      <w:r w:rsidRPr="006E162B">
        <w:rPr>
          <w:rFonts w:ascii="Times New Roman" w:hAnsi="Times New Roman" w:cs="Times New Roman"/>
          <w:rPrChange w:id="598" w:author="SONY" w:date="2014-03-04T14:43:00Z">
            <w:rPr/>
          </w:rPrChange>
        </w:rPr>
        <w:t>)</w:t>
      </w:r>
    </w:p>
    <w:p w:rsidR="00016C03" w:rsidRPr="006E162B" w:rsidRDefault="00CA251D">
      <w:pPr>
        <w:widowControl w:val="0"/>
        <w:ind w:firstLine="720"/>
        <w:rPr>
          <w:rFonts w:ascii="Times New Roman" w:hAnsi="Times New Roman" w:cs="Times New Roman"/>
        </w:rPr>
      </w:pPr>
      <w:r w:rsidRPr="006E162B">
        <w:rPr>
          <w:rFonts w:ascii="Times New Roman" w:hAnsi="Times New Roman" w:cs="Times New Roman"/>
        </w:rPr>
        <w:fldChar w:fldCharType="begin"/>
      </w:r>
      <w:r w:rsidRPr="006E162B">
        <w:rPr>
          <w:rFonts w:ascii="Times New Roman" w:hAnsi="Times New Roman" w:cs="Times New Roman"/>
          <w:rPrChange w:id="599" w:author="SONY" w:date="2014-03-04T14:43:00Z">
            <w:rPr/>
          </w:rPrChange>
        </w:rPr>
        <w:instrText xml:space="preserve"> HYPERLINK "http://phonegap.com/about/features" \h </w:instrText>
      </w:r>
      <w:r w:rsidRPr="006E162B">
        <w:rPr>
          <w:rFonts w:ascii="Times New Roman" w:hAnsi="Times New Roman" w:cs="Times New Roman"/>
          <w:rPrChange w:id="600" w:author="SONY" w:date="2014-03-04T14:43:00Z">
            <w:rPr/>
          </w:rPrChange>
        </w:rPr>
        <w:fldChar w:fldCharType="separate"/>
      </w:r>
      <w:r w:rsidRPr="006E162B">
        <w:rPr>
          <w:rFonts w:ascii="Times New Roman" w:hAnsi="Times New Roman" w:cs="Times New Roman"/>
          <w:rPrChange w:id="601" w:author="SONY" w:date="2014-03-04T14:43:00Z">
            <w:rPr/>
          </w:rPrChange>
        </w:rPr>
        <w:fldChar w:fldCharType="end"/>
      </w:r>
    </w:p>
    <w:p w:rsidR="00016C03" w:rsidRPr="006E162B" w:rsidRDefault="00A17D56">
      <w:pPr>
        <w:widowControl w:val="0"/>
        <w:ind w:firstLine="720"/>
        <w:rPr>
          <w:rFonts w:ascii="Times New Roman" w:hAnsi="Times New Roman" w:cs="Times New Roman"/>
          <w:rPrChange w:id="602" w:author="SONY" w:date="2014-03-04T14:43:00Z">
            <w:rPr/>
          </w:rPrChange>
        </w:rPr>
      </w:pPr>
      <w:r w:rsidRPr="006E162B">
        <w:rPr>
          <w:rFonts w:ascii="Times New Roman" w:hAnsi="Times New Roman" w:cs="Times New Roman"/>
          <w:b/>
          <w:rPrChange w:id="603" w:author="SONY" w:date="2014-03-04T14:43:00Z">
            <w:rPr>
              <w:b/>
            </w:rPr>
          </w:rPrChange>
        </w:rPr>
        <w:t>2.2.2.2 Alternative Technology</w:t>
      </w:r>
    </w:p>
    <w:p w:rsidR="00016C03" w:rsidRPr="006E162B" w:rsidRDefault="00A17D56">
      <w:pPr>
        <w:widowControl w:val="0"/>
        <w:ind w:firstLine="720"/>
        <w:rPr>
          <w:rFonts w:ascii="Times New Roman" w:hAnsi="Times New Roman" w:cs="Times New Roman"/>
          <w:rPrChange w:id="604" w:author="SONY" w:date="2014-03-04T14:43:00Z">
            <w:rPr/>
          </w:rPrChange>
        </w:rPr>
      </w:pPr>
      <w:r w:rsidRPr="006E162B">
        <w:rPr>
          <w:rFonts w:ascii="Times New Roman" w:hAnsi="Times New Roman" w:cs="Times New Roman"/>
          <w:b/>
          <w:rPrChange w:id="605" w:author="SONY" w:date="2014-03-04T14:43:00Z">
            <w:rPr>
              <w:b/>
            </w:rPr>
          </w:rPrChange>
        </w:rPr>
        <w:t xml:space="preserve"> </w:t>
      </w:r>
    </w:p>
    <w:p w:rsidR="00016C03" w:rsidRPr="006E162B" w:rsidRDefault="00A17D56">
      <w:pPr>
        <w:widowControl w:val="0"/>
        <w:ind w:firstLine="720"/>
        <w:rPr>
          <w:rFonts w:ascii="Times New Roman" w:hAnsi="Times New Roman" w:cs="Times New Roman"/>
          <w:rPrChange w:id="606" w:author="SONY" w:date="2014-03-04T14:43:00Z">
            <w:rPr/>
          </w:rPrChange>
        </w:rPr>
      </w:pPr>
      <w:proofErr w:type="spellStart"/>
      <w:r w:rsidRPr="006E162B">
        <w:rPr>
          <w:rFonts w:ascii="Times New Roman" w:hAnsi="Times New Roman" w:cs="Times New Roman"/>
          <w:rPrChange w:id="607" w:author="SONY" w:date="2014-03-04T14:43:00Z">
            <w:rPr/>
          </w:rPrChange>
        </w:rPr>
        <w:t>Xcode</w:t>
      </w:r>
      <w:proofErr w:type="spellEnd"/>
      <w:r w:rsidRPr="006E162B">
        <w:rPr>
          <w:rFonts w:ascii="Times New Roman" w:hAnsi="Times New Roman" w:cs="Times New Roman"/>
          <w:rPrChange w:id="608" w:author="SONY" w:date="2014-03-04T14:43:00Z">
            <w:rPr/>
          </w:rPrChange>
        </w:rPr>
        <w:t xml:space="preserve"> and Titanium are </w:t>
      </w:r>
      <w:r w:rsidR="00837E92" w:rsidRPr="006E162B">
        <w:rPr>
          <w:rFonts w:ascii="Times New Roman" w:hAnsi="Times New Roman" w:cs="Times New Roman"/>
          <w:rPrChange w:id="609" w:author="SONY" w:date="2014-03-04T14:43:00Z">
            <w:rPr/>
          </w:rPrChange>
        </w:rPr>
        <w:t>integrated development environments (IDEs)</w:t>
      </w:r>
      <w:r w:rsidR="00837E92" w:rsidRPr="006E162B" w:rsidDel="00837E92">
        <w:rPr>
          <w:rFonts w:ascii="Times New Roman" w:hAnsi="Times New Roman" w:cs="Times New Roman"/>
          <w:rPrChange w:id="610" w:author="SONY" w:date="2014-03-04T14:43:00Z">
            <w:rPr/>
          </w:rPrChange>
        </w:rPr>
        <w:t xml:space="preserve"> </w:t>
      </w:r>
      <w:r w:rsidR="00837E92" w:rsidRPr="006E162B">
        <w:rPr>
          <w:rFonts w:ascii="Times New Roman" w:hAnsi="Times New Roman" w:cs="Times New Roman"/>
          <w:rPrChange w:id="611" w:author="SONY" w:date="2014-03-04T14:43:00Z">
            <w:rPr/>
          </w:rPrChange>
        </w:rPr>
        <w:t xml:space="preserve">that help </w:t>
      </w:r>
      <w:r w:rsidRPr="006E162B">
        <w:rPr>
          <w:rFonts w:ascii="Times New Roman" w:hAnsi="Times New Roman" w:cs="Times New Roman"/>
          <w:rPrChange w:id="612" w:author="SONY" w:date="2014-03-04T14:43:00Z">
            <w:rPr/>
          </w:rPrChange>
        </w:rPr>
        <w:t>create mobile application</w:t>
      </w:r>
      <w:r w:rsidR="00837E92" w:rsidRPr="006E162B">
        <w:rPr>
          <w:rFonts w:ascii="Times New Roman" w:hAnsi="Times New Roman" w:cs="Times New Roman"/>
          <w:rPrChange w:id="613" w:author="SONY" w:date="2014-03-04T14:43:00Z">
            <w:rPr/>
          </w:rPrChange>
        </w:rPr>
        <w:t>s</w:t>
      </w:r>
      <w:r w:rsidRPr="006E162B">
        <w:rPr>
          <w:rFonts w:ascii="Times New Roman" w:hAnsi="Times New Roman" w:cs="Times New Roman"/>
          <w:rPrChange w:id="614" w:author="SONY" w:date="2014-03-04T14:43:00Z">
            <w:rPr/>
          </w:rPrChange>
        </w:rPr>
        <w:t xml:space="preserve"> which can </w:t>
      </w:r>
      <w:r w:rsidR="00837E92" w:rsidRPr="006E162B">
        <w:rPr>
          <w:rFonts w:ascii="Times New Roman" w:hAnsi="Times New Roman" w:cs="Times New Roman"/>
          <w:rPrChange w:id="615" w:author="SONY" w:date="2014-03-04T14:43:00Z">
            <w:rPr/>
          </w:rPrChange>
        </w:rPr>
        <w:t xml:space="preserve">be </w:t>
      </w:r>
      <w:r w:rsidRPr="006E162B">
        <w:rPr>
          <w:rFonts w:ascii="Times New Roman" w:hAnsi="Times New Roman" w:cs="Times New Roman"/>
          <w:rPrChange w:id="616" w:author="SONY" w:date="2014-03-04T14:43:00Z">
            <w:rPr/>
          </w:rPrChange>
        </w:rPr>
        <w:t>use</w:t>
      </w:r>
      <w:r w:rsidR="00837E92" w:rsidRPr="006E162B">
        <w:rPr>
          <w:rFonts w:ascii="Times New Roman" w:hAnsi="Times New Roman" w:cs="Times New Roman"/>
          <w:rPrChange w:id="617" w:author="SONY" w:date="2014-03-04T14:43:00Z">
            <w:rPr/>
          </w:rPrChange>
        </w:rPr>
        <w:t>d</w:t>
      </w:r>
      <w:r w:rsidRPr="006E162B">
        <w:rPr>
          <w:rFonts w:ascii="Times New Roman" w:hAnsi="Times New Roman" w:cs="Times New Roman"/>
          <w:rPrChange w:id="618" w:author="SONY" w:date="2014-03-04T14:43:00Z">
            <w:rPr/>
          </w:rPrChange>
        </w:rPr>
        <w:t xml:space="preserve"> on smartphone</w:t>
      </w:r>
      <w:r w:rsidR="00837E92" w:rsidRPr="006E162B">
        <w:rPr>
          <w:rFonts w:ascii="Times New Roman" w:hAnsi="Times New Roman" w:cs="Times New Roman"/>
          <w:rPrChange w:id="619" w:author="SONY" w:date="2014-03-04T14:43:00Z">
            <w:rPr/>
          </w:rPrChange>
        </w:rPr>
        <w:t>s</w:t>
      </w:r>
      <w:r w:rsidRPr="006E162B">
        <w:rPr>
          <w:rFonts w:ascii="Times New Roman" w:hAnsi="Times New Roman" w:cs="Times New Roman"/>
          <w:rPrChange w:id="620" w:author="SONY" w:date="2014-03-04T14:43:00Z">
            <w:rPr/>
          </w:rPrChange>
        </w:rPr>
        <w:t xml:space="preserve"> and tablet</w:t>
      </w:r>
      <w:r w:rsidR="00837E92" w:rsidRPr="006E162B">
        <w:rPr>
          <w:rFonts w:ascii="Times New Roman" w:hAnsi="Times New Roman" w:cs="Times New Roman"/>
          <w:rPrChange w:id="621" w:author="SONY" w:date="2014-03-04T14:43:00Z">
            <w:rPr/>
          </w:rPrChange>
        </w:rPr>
        <w:t>s</w:t>
      </w:r>
      <w:r w:rsidRPr="006E162B">
        <w:rPr>
          <w:rFonts w:ascii="Times New Roman" w:hAnsi="Times New Roman" w:cs="Times New Roman"/>
          <w:rPrChange w:id="622" w:author="SONY" w:date="2014-03-04T14:43:00Z">
            <w:rPr/>
          </w:rPrChange>
        </w:rPr>
        <w:t>.</w:t>
      </w:r>
      <w:r w:rsidR="00F24675" w:rsidRPr="006E162B">
        <w:rPr>
          <w:rFonts w:ascii="Times New Roman" w:hAnsi="Times New Roman" w:cs="Times New Roman"/>
          <w:rPrChange w:id="623" w:author="SONY" w:date="2014-03-04T14:43:00Z">
            <w:rPr/>
          </w:rPrChange>
        </w:rPr>
        <w:t xml:space="preserve"> </w:t>
      </w:r>
      <w:proofErr w:type="spellStart"/>
      <w:r w:rsidR="00F24675" w:rsidRPr="006E162B">
        <w:rPr>
          <w:rFonts w:ascii="Times New Roman" w:hAnsi="Times New Roman" w:cs="Times New Roman"/>
          <w:rPrChange w:id="624" w:author="SONY" w:date="2014-03-04T14:43:00Z">
            <w:rPr/>
          </w:rPrChange>
        </w:rPr>
        <w:t>Xcode</w:t>
      </w:r>
      <w:proofErr w:type="spellEnd"/>
      <w:r w:rsidR="00F24675" w:rsidRPr="006E162B">
        <w:rPr>
          <w:rFonts w:ascii="Times New Roman" w:hAnsi="Times New Roman" w:cs="Times New Roman"/>
          <w:rPrChange w:id="625" w:author="SONY" w:date="2014-03-04T14:43:00Z">
            <w:rPr/>
          </w:rPrChange>
        </w:rPr>
        <w:t xml:space="preserve"> </w:t>
      </w:r>
      <w:r w:rsidR="00837E92" w:rsidRPr="006E162B">
        <w:rPr>
          <w:rFonts w:ascii="Times New Roman" w:hAnsi="Times New Roman" w:cs="Times New Roman"/>
          <w:rPrChange w:id="626" w:author="SONY" w:date="2014-03-04T14:43:00Z">
            <w:rPr/>
          </w:rPrChange>
        </w:rPr>
        <w:t>includes a suite of development tools to build</w:t>
      </w:r>
      <w:r w:rsidRPr="006E162B">
        <w:rPr>
          <w:rFonts w:ascii="Times New Roman" w:hAnsi="Times New Roman" w:cs="Times New Roman"/>
          <w:rPrChange w:id="627" w:author="SONY" w:date="2014-03-04T14:43:00Z">
            <w:rPr/>
          </w:rPrChange>
        </w:rPr>
        <w:t xml:space="preserve"> </w:t>
      </w:r>
      <w:proofErr w:type="spellStart"/>
      <w:r w:rsidR="00837E92" w:rsidRPr="006E162B">
        <w:rPr>
          <w:rFonts w:ascii="Times New Roman" w:hAnsi="Times New Roman" w:cs="Times New Roman"/>
          <w:rPrChange w:id="628" w:author="SONY" w:date="2014-03-04T14:43:00Z">
            <w:rPr/>
          </w:rPrChange>
        </w:rPr>
        <w:t>iOS</w:t>
      </w:r>
      <w:proofErr w:type="spellEnd"/>
      <w:r w:rsidR="00837E92" w:rsidRPr="006E162B">
        <w:rPr>
          <w:rFonts w:ascii="Times New Roman" w:hAnsi="Times New Roman" w:cs="Times New Roman"/>
          <w:rPrChange w:id="629" w:author="SONY" w:date="2014-03-04T14:43:00Z">
            <w:rPr/>
          </w:rPrChange>
        </w:rPr>
        <w:t xml:space="preserve"> </w:t>
      </w:r>
      <w:r w:rsidRPr="006E162B">
        <w:rPr>
          <w:rFonts w:ascii="Times New Roman" w:hAnsi="Times New Roman" w:cs="Times New Roman"/>
          <w:rPrChange w:id="630" w:author="SONY" w:date="2014-03-04T14:43:00Z">
            <w:rPr/>
          </w:rPrChange>
        </w:rPr>
        <w:t>mobile app</w:t>
      </w:r>
      <w:r w:rsidR="00837E92" w:rsidRPr="006E162B">
        <w:rPr>
          <w:rFonts w:ascii="Times New Roman" w:hAnsi="Times New Roman" w:cs="Times New Roman"/>
          <w:rPrChange w:id="631" w:author="SONY" w:date="2014-03-04T14:43:00Z">
            <w:rPr/>
          </w:rPrChange>
        </w:rPr>
        <w:t>lications</w:t>
      </w:r>
      <w:r w:rsidRPr="006E162B">
        <w:rPr>
          <w:rFonts w:ascii="Times New Roman" w:hAnsi="Times New Roman" w:cs="Times New Roman"/>
          <w:rPrChange w:id="632" w:author="SONY" w:date="2014-03-04T14:43:00Z">
            <w:rPr/>
          </w:rPrChange>
        </w:rPr>
        <w:t xml:space="preserve"> directly</w:t>
      </w:r>
      <w:r w:rsidR="00837E92" w:rsidRPr="006E162B">
        <w:rPr>
          <w:rFonts w:ascii="Times New Roman" w:hAnsi="Times New Roman" w:cs="Times New Roman"/>
          <w:rPrChange w:id="633" w:author="SONY" w:date="2014-03-04T14:43:00Z">
            <w:rPr/>
          </w:rPrChange>
        </w:rPr>
        <w:t>, while</w:t>
      </w:r>
      <w:r w:rsidRPr="006E162B">
        <w:rPr>
          <w:rFonts w:ascii="Times New Roman" w:hAnsi="Times New Roman" w:cs="Times New Roman"/>
          <w:rPrChange w:id="634" w:author="SONY" w:date="2014-03-04T14:43:00Z">
            <w:rPr/>
          </w:rPrChange>
        </w:rPr>
        <w:t xml:space="preserve"> Titanium can create </w:t>
      </w:r>
      <w:r w:rsidR="00837E92" w:rsidRPr="006E162B">
        <w:rPr>
          <w:rFonts w:ascii="Times New Roman" w:hAnsi="Times New Roman" w:cs="Times New Roman"/>
          <w:rPrChange w:id="635" w:author="SONY" w:date="2014-03-04T14:43:00Z">
            <w:rPr/>
          </w:rPrChange>
        </w:rPr>
        <w:t xml:space="preserve">applications for </w:t>
      </w:r>
      <w:r w:rsidRPr="006E162B">
        <w:rPr>
          <w:rFonts w:ascii="Times New Roman" w:hAnsi="Times New Roman" w:cs="Times New Roman"/>
          <w:rPrChange w:id="636" w:author="SONY" w:date="2014-03-04T14:43:00Z">
            <w:rPr/>
          </w:rPrChange>
        </w:rPr>
        <w:t>many pl</w:t>
      </w:r>
      <w:r w:rsidR="00837E92" w:rsidRPr="006E162B">
        <w:rPr>
          <w:rFonts w:ascii="Times New Roman" w:hAnsi="Times New Roman" w:cs="Times New Roman"/>
          <w:rPrChange w:id="637" w:author="SONY" w:date="2014-03-04T14:43:00Z">
            <w:rPr/>
          </w:rPrChange>
        </w:rPr>
        <w:t>a</w:t>
      </w:r>
      <w:r w:rsidRPr="006E162B">
        <w:rPr>
          <w:rFonts w:ascii="Times New Roman" w:hAnsi="Times New Roman" w:cs="Times New Roman"/>
          <w:rPrChange w:id="638" w:author="SONY" w:date="2014-03-04T14:43:00Z">
            <w:rPr/>
          </w:rPrChange>
        </w:rPr>
        <w:t>tform</w:t>
      </w:r>
      <w:r w:rsidR="00837E92" w:rsidRPr="006E162B">
        <w:rPr>
          <w:rFonts w:ascii="Times New Roman" w:hAnsi="Times New Roman" w:cs="Times New Roman"/>
          <w:rPrChange w:id="639" w:author="SONY" w:date="2014-03-04T14:43:00Z">
            <w:rPr/>
          </w:rPrChange>
        </w:rPr>
        <w:t>s, similarly to</w:t>
      </w:r>
      <w:r w:rsidRPr="006E162B">
        <w:rPr>
          <w:rFonts w:ascii="Times New Roman" w:hAnsi="Times New Roman" w:cs="Times New Roman"/>
          <w:rPrChange w:id="640" w:author="SONY" w:date="2014-03-04T14:43:00Z">
            <w:rPr/>
          </w:rPrChange>
        </w:rPr>
        <w:t xml:space="preserve"> </w:t>
      </w:r>
      <w:r w:rsidR="00F24675" w:rsidRPr="006E162B">
        <w:rPr>
          <w:rFonts w:ascii="Times New Roman" w:hAnsi="Times New Roman" w:cs="Times New Roman"/>
          <w:rPrChange w:id="641" w:author="SONY" w:date="2014-03-04T14:43:00Z">
            <w:rPr/>
          </w:rPrChange>
        </w:rPr>
        <w:t>Phone Gap</w:t>
      </w:r>
      <w:r w:rsidRPr="006E162B">
        <w:rPr>
          <w:rFonts w:ascii="Times New Roman" w:hAnsi="Times New Roman" w:cs="Times New Roman"/>
          <w:rPrChange w:id="642" w:author="SONY" w:date="2014-03-04T14:43:00Z">
            <w:rPr/>
          </w:rPrChange>
        </w:rPr>
        <w:t xml:space="preserve">. It </w:t>
      </w:r>
      <w:r w:rsidR="00837E92" w:rsidRPr="006E162B">
        <w:rPr>
          <w:rFonts w:ascii="Times New Roman" w:hAnsi="Times New Roman" w:cs="Times New Roman"/>
          <w:rPrChange w:id="643" w:author="SONY" w:date="2014-03-04T14:43:00Z">
            <w:rPr/>
          </w:rPrChange>
        </w:rPr>
        <w:t xml:space="preserve">supports </w:t>
      </w:r>
      <w:proofErr w:type="spellStart"/>
      <w:r w:rsidRPr="006E162B">
        <w:rPr>
          <w:rFonts w:ascii="Times New Roman" w:hAnsi="Times New Roman" w:cs="Times New Roman"/>
          <w:rPrChange w:id="644" w:author="SONY" w:date="2014-03-04T14:43:00Z">
            <w:rPr/>
          </w:rPrChange>
        </w:rPr>
        <w:t>i</w:t>
      </w:r>
      <w:r w:rsidR="00837E92" w:rsidRPr="006E162B">
        <w:rPr>
          <w:rFonts w:ascii="Times New Roman" w:hAnsi="Times New Roman" w:cs="Times New Roman"/>
          <w:rPrChange w:id="645" w:author="SONY" w:date="2014-03-04T14:43:00Z">
            <w:rPr/>
          </w:rPrChange>
        </w:rPr>
        <w:t>OS</w:t>
      </w:r>
      <w:proofErr w:type="spellEnd"/>
      <w:r w:rsidRPr="006E162B">
        <w:rPr>
          <w:rFonts w:ascii="Times New Roman" w:hAnsi="Times New Roman" w:cs="Times New Roman"/>
          <w:rPrChange w:id="646" w:author="SONY" w:date="2014-03-04T14:43:00Z">
            <w:rPr/>
          </w:rPrChange>
        </w:rPr>
        <w:t>,</w:t>
      </w:r>
      <w:r w:rsidR="00837E92" w:rsidRPr="006E162B">
        <w:rPr>
          <w:rFonts w:ascii="Times New Roman" w:hAnsi="Times New Roman" w:cs="Times New Roman"/>
          <w:rPrChange w:id="647" w:author="SONY" w:date="2014-03-04T14:43:00Z">
            <w:rPr/>
          </w:rPrChange>
        </w:rPr>
        <w:t xml:space="preserve"> A</w:t>
      </w:r>
      <w:r w:rsidRPr="006E162B">
        <w:rPr>
          <w:rFonts w:ascii="Times New Roman" w:hAnsi="Times New Roman" w:cs="Times New Roman"/>
          <w:rPrChange w:id="648" w:author="SONY" w:date="2014-03-04T14:43:00Z">
            <w:rPr/>
          </w:rPrChange>
        </w:rPr>
        <w:t>ndroid,</w:t>
      </w:r>
      <w:ins w:id="649" w:author="CAMT" w:date="2014-02-26T13:16:00Z">
        <w:r w:rsidR="00837E92" w:rsidRPr="006E162B">
          <w:rPr>
            <w:rFonts w:ascii="Times New Roman" w:hAnsi="Times New Roman" w:cs="Times New Roman"/>
            <w:rPrChange w:id="650" w:author="SONY" w:date="2014-03-04T14:43:00Z">
              <w:rPr/>
            </w:rPrChange>
          </w:rPr>
          <w:t xml:space="preserve"> </w:t>
        </w:r>
      </w:ins>
      <w:r w:rsidRPr="006E162B">
        <w:rPr>
          <w:rFonts w:ascii="Times New Roman" w:hAnsi="Times New Roman" w:cs="Times New Roman"/>
          <w:rPrChange w:id="651" w:author="SONY" w:date="2014-03-04T14:43:00Z">
            <w:rPr/>
          </w:rPrChange>
        </w:rPr>
        <w:t xml:space="preserve">and etc. The programming languages </w:t>
      </w:r>
      <w:r w:rsidR="00837E92" w:rsidRPr="006E162B">
        <w:rPr>
          <w:rFonts w:ascii="Times New Roman" w:hAnsi="Times New Roman" w:cs="Times New Roman"/>
          <w:rPrChange w:id="652" w:author="SONY" w:date="2014-03-04T14:43:00Z">
            <w:rPr/>
          </w:rPrChange>
        </w:rPr>
        <w:t>supported</w:t>
      </w:r>
      <w:r w:rsidRPr="006E162B">
        <w:rPr>
          <w:rFonts w:ascii="Times New Roman" w:hAnsi="Times New Roman" w:cs="Times New Roman"/>
          <w:rPrChange w:id="653" w:author="SONY" w:date="2014-03-04T14:43:00Z">
            <w:rPr/>
          </w:rPrChange>
        </w:rPr>
        <w:t xml:space="preserve"> are </w:t>
      </w:r>
      <w:r w:rsidR="00837E92" w:rsidRPr="006E162B">
        <w:rPr>
          <w:rFonts w:ascii="Times New Roman" w:hAnsi="Times New Roman" w:cs="Times New Roman"/>
          <w:rPrChange w:id="654" w:author="SONY" w:date="2014-03-04T14:43:00Z">
            <w:rPr/>
          </w:rPrChange>
        </w:rPr>
        <w:t>J</w:t>
      </w:r>
      <w:r w:rsidRPr="006E162B">
        <w:rPr>
          <w:rFonts w:ascii="Times New Roman" w:hAnsi="Times New Roman" w:cs="Times New Roman"/>
          <w:rPrChange w:id="655" w:author="SONY" w:date="2014-03-04T14:43:00Z">
            <w:rPr/>
          </w:rPrChange>
        </w:rPr>
        <w:t>ava</w:t>
      </w:r>
      <w:r w:rsidR="00837E92" w:rsidRPr="006E162B">
        <w:rPr>
          <w:rFonts w:ascii="Times New Roman" w:hAnsi="Times New Roman" w:cs="Times New Roman"/>
          <w:rPrChange w:id="656" w:author="SONY" w:date="2014-03-04T14:43:00Z">
            <w:rPr/>
          </w:rPrChange>
        </w:rPr>
        <w:t>S</w:t>
      </w:r>
      <w:r w:rsidRPr="006E162B">
        <w:rPr>
          <w:rFonts w:ascii="Times New Roman" w:hAnsi="Times New Roman" w:cs="Times New Roman"/>
          <w:rPrChange w:id="657" w:author="SONY" w:date="2014-03-04T14:43:00Z">
            <w:rPr/>
          </w:rPrChange>
        </w:rPr>
        <w:t>cript,</w:t>
      </w:r>
      <w:r w:rsidR="00837E92" w:rsidRPr="006E162B">
        <w:rPr>
          <w:rFonts w:ascii="Times New Roman" w:hAnsi="Times New Roman" w:cs="Times New Roman"/>
          <w:rPrChange w:id="658" w:author="SONY" w:date="2014-03-04T14:43:00Z">
            <w:rPr/>
          </w:rPrChange>
        </w:rPr>
        <w:t xml:space="preserve"> </w:t>
      </w:r>
      <w:r w:rsidRPr="006E162B">
        <w:rPr>
          <w:rFonts w:ascii="Times New Roman" w:hAnsi="Times New Roman" w:cs="Times New Roman"/>
          <w:rPrChange w:id="659" w:author="SONY" w:date="2014-03-04T14:43:00Z">
            <w:rPr/>
          </w:rPrChange>
        </w:rPr>
        <w:t>HTML,</w:t>
      </w:r>
      <w:r w:rsidR="00837E92" w:rsidRPr="006E162B">
        <w:rPr>
          <w:rFonts w:ascii="Times New Roman" w:hAnsi="Times New Roman" w:cs="Times New Roman"/>
          <w:rPrChange w:id="660" w:author="SONY" w:date="2014-03-04T14:43:00Z">
            <w:rPr/>
          </w:rPrChange>
        </w:rPr>
        <w:t xml:space="preserve"> CSS</w:t>
      </w:r>
      <w:r w:rsidRPr="006E162B">
        <w:rPr>
          <w:rFonts w:ascii="Times New Roman" w:hAnsi="Times New Roman" w:cs="Times New Roman"/>
          <w:rPrChange w:id="661" w:author="SONY" w:date="2014-03-04T14:43:00Z">
            <w:rPr/>
          </w:rPrChange>
        </w:rPr>
        <w:t>,</w:t>
      </w:r>
      <w:r w:rsidR="00837E92" w:rsidRPr="006E162B">
        <w:rPr>
          <w:rFonts w:ascii="Times New Roman" w:hAnsi="Times New Roman" w:cs="Times New Roman"/>
          <w:rPrChange w:id="662" w:author="SONY" w:date="2014-03-04T14:43:00Z">
            <w:rPr/>
          </w:rPrChange>
        </w:rPr>
        <w:t xml:space="preserve"> </w:t>
      </w:r>
      <w:r w:rsidR="000A3615" w:rsidRPr="006E162B">
        <w:rPr>
          <w:rFonts w:ascii="Times New Roman" w:hAnsi="Times New Roman" w:cs="Times New Roman"/>
          <w:rPrChange w:id="663" w:author="SONY" w:date="2014-03-04T14:43:00Z">
            <w:rPr/>
          </w:rPrChange>
        </w:rPr>
        <w:t>Python</w:t>
      </w:r>
      <w:r w:rsidRPr="006E162B">
        <w:rPr>
          <w:rFonts w:ascii="Times New Roman" w:hAnsi="Times New Roman" w:cs="Times New Roman"/>
          <w:rPrChange w:id="664" w:author="SONY" w:date="2014-03-04T14:43:00Z">
            <w:rPr/>
          </w:rPrChange>
        </w:rPr>
        <w:t>,</w:t>
      </w:r>
      <w:r w:rsidR="00837E92" w:rsidRPr="006E162B">
        <w:rPr>
          <w:rFonts w:ascii="Times New Roman" w:hAnsi="Times New Roman" w:cs="Times New Roman"/>
          <w:rPrChange w:id="665" w:author="SONY" w:date="2014-03-04T14:43:00Z">
            <w:rPr/>
          </w:rPrChange>
        </w:rPr>
        <w:t xml:space="preserve"> </w:t>
      </w:r>
      <w:r w:rsidRPr="006E162B">
        <w:rPr>
          <w:rFonts w:ascii="Times New Roman" w:hAnsi="Times New Roman" w:cs="Times New Roman"/>
          <w:rPrChange w:id="666" w:author="SONY" w:date="2014-03-04T14:43:00Z">
            <w:rPr/>
          </w:rPrChange>
        </w:rPr>
        <w:t>Ruby,</w:t>
      </w:r>
      <w:r w:rsidR="00837E92" w:rsidRPr="006E162B">
        <w:rPr>
          <w:rFonts w:ascii="Times New Roman" w:hAnsi="Times New Roman" w:cs="Times New Roman"/>
          <w:rPrChange w:id="667" w:author="SONY" w:date="2014-03-04T14:43:00Z">
            <w:rPr/>
          </w:rPrChange>
        </w:rPr>
        <w:t xml:space="preserve"> and </w:t>
      </w:r>
      <w:r w:rsidRPr="006E162B">
        <w:rPr>
          <w:rFonts w:ascii="Times New Roman" w:hAnsi="Times New Roman" w:cs="Times New Roman"/>
          <w:rPrChange w:id="668" w:author="SONY" w:date="2014-03-04T14:43:00Z">
            <w:rPr/>
          </w:rPrChange>
        </w:rPr>
        <w:t>PHP.</w:t>
      </w:r>
    </w:p>
    <w:p w:rsidR="00016C03" w:rsidRPr="006E162B" w:rsidRDefault="00016C03">
      <w:pPr>
        <w:widowControl w:val="0"/>
        <w:ind w:firstLine="720"/>
        <w:rPr>
          <w:rFonts w:ascii="Times New Roman" w:hAnsi="Times New Roman" w:cs="Times New Roman"/>
          <w:rPrChange w:id="669" w:author="SONY" w:date="2014-03-04T14:43:00Z">
            <w:rPr/>
          </w:rPrChange>
        </w:rPr>
      </w:pPr>
    </w:p>
    <w:p w:rsidR="00016C03" w:rsidRPr="006E162B" w:rsidRDefault="00016C03">
      <w:pPr>
        <w:widowControl w:val="0"/>
        <w:ind w:firstLine="720"/>
        <w:rPr>
          <w:rFonts w:ascii="Times New Roman" w:hAnsi="Times New Roman" w:cs="Times New Roman"/>
          <w:rPrChange w:id="670" w:author="SONY" w:date="2014-03-04T14:43:00Z">
            <w:rPr/>
          </w:rPrChange>
        </w:rPr>
      </w:pPr>
    </w:p>
    <w:p w:rsidR="00016C03" w:rsidRPr="006E162B" w:rsidRDefault="00A17D56">
      <w:pPr>
        <w:widowControl w:val="0"/>
        <w:ind w:firstLine="720"/>
        <w:rPr>
          <w:rFonts w:ascii="Times New Roman" w:hAnsi="Times New Roman" w:cs="Times New Roman"/>
          <w:rPrChange w:id="671" w:author="SONY" w:date="2014-03-04T14:43:00Z">
            <w:rPr/>
          </w:rPrChange>
        </w:rPr>
      </w:pPr>
      <w:r w:rsidRPr="006E162B">
        <w:rPr>
          <w:rFonts w:ascii="Times New Roman" w:hAnsi="Times New Roman" w:cs="Times New Roman"/>
          <w:b/>
          <w:rPrChange w:id="672" w:author="SONY" w:date="2014-03-04T14:43:00Z">
            <w:rPr>
              <w:b/>
            </w:rPr>
          </w:rPrChange>
        </w:rPr>
        <w:t>2.2.2.3 The selection of this technology</w:t>
      </w:r>
    </w:p>
    <w:p w:rsidR="00016C03" w:rsidRPr="006E162B" w:rsidRDefault="00A17D56">
      <w:pPr>
        <w:widowControl w:val="0"/>
        <w:rPr>
          <w:rFonts w:ascii="Times New Roman" w:hAnsi="Times New Roman" w:cs="Times New Roman"/>
          <w:rPrChange w:id="673" w:author="SONY" w:date="2014-03-04T14:43:00Z">
            <w:rPr/>
          </w:rPrChange>
        </w:rPr>
      </w:pPr>
      <w:r w:rsidRPr="006E162B">
        <w:rPr>
          <w:rFonts w:ascii="Times New Roman" w:hAnsi="Times New Roman" w:cs="Times New Roman"/>
          <w:rPrChange w:id="674" w:author="SONY" w:date="2014-03-04T14:43:00Z">
            <w:rPr/>
          </w:rPrChange>
        </w:rPr>
        <w:t xml:space="preserve"> </w:t>
      </w:r>
      <w:r w:rsidRPr="006E162B">
        <w:rPr>
          <w:rFonts w:ascii="Times New Roman" w:hAnsi="Times New Roman" w:cs="Times New Roman"/>
          <w:rPrChange w:id="675" w:author="SONY" w:date="2014-03-04T14:43:00Z">
            <w:rPr/>
          </w:rPrChange>
        </w:rPr>
        <w:tab/>
      </w:r>
    </w:p>
    <w:p w:rsidR="00016C03" w:rsidRPr="006E162B" w:rsidRDefault="00A17D56">
      <w:pPr>
        <w:widowControl w:val="0"/>
        <w:rPr>
          <w:rFonts w:ascii="Times New Roman" w:hAnsi="Times New Roman" w:cs="Times New Roman"/>
          <w:rPrChange w:id="676" w:author="SONY" w:date="2014-03-04T14:43:00Z">
            <w:rPr/>
          </w:rPrChange>
        </w:rPr>
      </w:pPr>
      <w:r w:rsidRPr="006E162B">
        <w:rPr>
          <w:rFonts w:ascii="Times New Roman" w:hAnsi="Times New Roman" w:cs="Times New Roman"/>
          <w:rPrChange w:id="677" w:author="SONY" w:date="2014-03-04T14:43:00Z">
            <w:rPr/>
          </w:rPrChange>
        </w:rPr>
        <w:t xml:space="preserve"> </w:t>
      </w:r>
      <w:r w:rsidRPr="006E162B">
        <w:rPr>
          <w:rFonts w:ascii="Times New Roman" w:eastAsia="Calibri" w:hAnsi="Times New Roman" w:cs="Times New Roman"/>
          <w:rPrChange w:id="678" w:author="SONY" w:date="2014-03-04T14:43:00Z">
            <w:rPr>
              <w:rFonts w:ascii="Calibri" w:eastAsia="Calibri" w:hAnsi="Calibri" w:cs="Calibri"/>
            </w:rPr>
          </w:rPrChange>
        </w:rPr>
        <w:tab/>
      </w:r>
      <w:r w:rsidRPr="006E162B">
        <w:rPr>
          <w:rFonts w:ascii="Times New Roman" w:hAnsi="Times New Roman" w:cs="Times New Roman"/>
        </w:rPr>
        <w:t xml:space="preserve">For choosing </w:t>
      </w:r>
      <w:proofErr w:type="spellStart"/>
      <w:r w:rsidR="00C022CE" w:rsidRPr="006E162B">
        <w:rPr>
          <w:rFonts w:ascii="Times New Roman" w:hAnsi="Times New Roman" w:cs="Times New Roman"/>
        </w:rPr>
        <w:t>PhoneGap</w:t>
      </w:r>
      <w:proofErr w:type="spellEnd"/>
      <w:r w:rsidR="006C7C75" w:rsidRPr="006E162B">
        <w:rPr>
          <w:rFonts w:ascii="Times New Roman" w:hAnsi="Times New Roman" w:cs="Times New Roman"/>
          <w:rPrChange w:id="679" w:author="SONY" w:date="2014-03-04T14:43:00Z">
            <w:rPr/>
          </w:rPrChange>
        </w:rPr>
        <w:t xml:space="preserve"> </w:t>
      </w:r>
      <w:r w:rsidRPr="006E162B">
        <w:rPr>
          <w:rFonts w:ascii="Times New Roman" w:hAnsi="Times New Roman" w:cs="Times New Roman"/>
          <w:rPrChange w:id="680" w:author="SONY" w:date="2014-03-04T14:43:00Z">
            <w:rPr/>
          </w:rPrChange>
        </w:rPr>
        <w:t>to develop the application because</w:t>
      </w:r>
      <w:r w:rsidR="00C022CE" w:rsidRPr="006E162B">
        <w:rPr>
          <w:rFonts w:ascii="Times New Roman" w:hAnsi="Times New Roman" w:cs="Times New Roman"/>
          <w:rPrChange w:id="681" w:author="SONY" w:date="2014-03-04T14:43:00Z">
            <w:rPr/>
          </w:rPrChange>
        </w:rPr>
        <w:t xml:space="preserve"> </w:t>
      </w:r>
      <w:r w:rsidRPr="006E162B">
        <w:rPr>
          <w:rFonts w:ascii="Times New Roman" w:hAnsi="Times New Roman" w:cs="Times New Roman"/>
          <w:rPrChange w:id="682" w:author="SONY" w:date="2014-03-04T14:43:00Z">
            <w:rPr/>
          </w:rPrChange>
        </w:rPr>
        <w:t>it is an open source. We will create the mobile application by us</w:t>
      </w:r>
      <w:r w:rsidR="006C7C75" w:rsidRPr="006E162B">
        <w:rPr>
          <w:rFonts w:ascii="Times New Roman" w:hAnsi="Times New Roman" w:cs="Times New Roman"/>
          <w:rPrChange w:id="683" w:author="SONY" w:date="2014-03-04T14:43:00Z">
            <w:rPr/>
          </w:rPrChange>
        </w:rPr>
        <w:t>ing</w:t>
      </w:r>
      <w:r w:rsidRPr="006E162B">
        <w:rPr>
          <w:rFonts w:ascii="Times New Roman" w:hAnsi="Times New Roman" w:cs="Times New Roman"/>
          <w:rPrChange w:id="684" w:author="SONY" w:date="2014-03-04T14:43:00Z">
            <w:rPr/>
          </w:rPrChange>
        </w:rPr>
        <w:t xml:space="preserve"> </w:t>
      </w:r>
      <w:r w:rsidR="00C022CE" w:rsidRPr="006E162B">
        <w:rPr>
          <w:rFonts w:ascii="Times New Roman" w:hAnsi="Times New Roman" w:cs="Times New Roman"/>
          <w:rPrChange w:id="685" w:author="SONY" w:date="2014-03-04T14:43:00Z">
            <w:rPr/>
          </w:rPrChange>
        </w:rPr>
        <w:t>HTML</w:t>
      </w:r>
      <w:r w:rsidRPr="006E162B">
        <w:rPr>
          <w:rFonts w:ascii="Times New Roman" w:hAnsi="Times New Roman" w:cs="Times New Roman"/>
          <w:rPrChange w:id="686" w:author="SONY" w:date="2014-03-04T14:43:00Z">
            <w:rPr/>
          </w:rPrChange>
        </w:rPr>
        <w:t>5,</w:t>
      </w:r>
      <w:r w:rsidR="006C7C75" w:rsidRPr="006E162B">
        <w:rPr>
          <w:rFonts w:ascii="Times New Roman" w:hAnsi="Times New Roman" w:cs="Times New Roman"/>
          <w:rPrChange w:id="687" w:author="SONY" w:date="2014-03-04T14:43:00Z">
            <w:rPr/>
          </w:rPrChange>
        </w:rPr>
        <w:t xml:space="preserve"> </w:t>
      </w:r>
      <w:r w:rsidR="00C022CE" w:rsidRPr="006E162B">
        <w:rPr>
          <w:rFonts w:ascii="Times New Roman" w:hAnsi="Times New Roman" w:cs="Times New Roman"/>
          <w:rPrChange w:id="688" w:author="SONY" w:date="2014-03-04T14:43:00Z">
            <w:rPr/>
          </w:rPrChange>
        </w:rPr>
        <w:t>CSS</w:t>
      </w:r>
      <w:r w:rsidRPr="006E162B">
        <w:rPr>
          <w:rFonts w:ascii="Times New Roman" w:hAnsi="Times New Roman" w:cs="Times New Roman"/>
          <w:rPrChange w:id="689" w:author="SONY" w:date="2014-03-04T14:43:00Z">
            <w:rPr/>
          </w:rPrChange>
        </w:rPr>
        <w:t>,</w:t>
      </w:r>
      <w:r w:rsidR="006C7C75" w:rsidRPr="006E162B">
        <w:rPr>
          <w:rFonts w:ascii="Times New Roman" w:hAnsi="Times New Roman" w:cs="Times New Roman"/>
          <w:rPrChange w:id="690" w:author="SONY" w:date="2014-03-04T14:43:00Z">
            <w:rPr/>
          </w:rPrChange>
        </w:rPr>
        <w:t xml:space="preserve"> and </w:t>
      </w:r>
      <w:r w:rsidR="00AD68A3" w:rsidRPr="006E162B">
        <w:rPr>
          <w:rFonts w:ascii="Times New Roman" w:hAnsi="Times New Roman" w:cs="Times New Roman"/>
          <w:rPrChange w:id="691" w:author="SONY" w:date="2014-03-04T14:43:00Z">
            <w:rPr/>
          </w:rPrChange>
        </w:rPr>
        <w:t>J</w:t>
      </w:r>
      <w:r w:rsidRPr="006E162B">
        <w:rPr>
          <w:rFonts w:ascii="Times New Roman" w:hAnsi="Times New Roman" w:cs="Times New Roman"/>
          <w:rPrChange w:id="692" w:author="SONY" w:date="2014-03-04T14:43:00Z">
            <w:rPr/>
          </w:rPrChange>
        </w:rPr>
        <w:t>ava</w:t>
      </w:r>
      <w:r w:rsidR="00AD68A3" w:rsidRPr="006E162B">
        <w:rPr>
          <w:rFonts w:ascii="Times New Roman" w:hAnsi="Times New Roman" w:cs="Times New Roman"/>
          <w:rPrChange w:id="693" w:author="SONY" w:date="2014-03-04T14:43:00Z">
            <w:rPr/>
          </w:rPrChange>
        </w:rPr>
        <w:t>S</w:t>
      </w:r>
      <w:r w:rsidRPr="006E162B">
        <w:rPr>
          <w:rFonts w:ascii="Times New Roman" w:hAnsi="Times New Roman" w:cs="Times New Roman"/>
          <w:rPrChange w:id="694" w:author="SONY" w:date="2014-03-04T14:43:00Z">
            <w:rPr/>
          </w:rPrChange>
        </w:rPr>
        <w:t>cript</w:t>
      </w:r>
      <w:r w:rsidR="006C7C75" w:rsidRPr="006E162B">
        <w:rPr>
          <w:rFonts w:ascii="Times New Roman" w:hAnsi="Times New Roman" w:cs="Times New Roman"/>
          <w:rPrChange w:id="695" w:author="SONY" w:date="2014-03-04T14:43:00Z">
            <w:rPr/>
          </w:rPrChange>
        </w:rPr>
        <w:t>,</w:t>
      </w:r>
      <w:r w:rsidRPr="006E162B">
        <w:rPr>
          <w:rFonts w:ascii="Times New Roman" w:hAnsi="Times New Roman" w:cs="Times New Roman"/>
          <w:rPrChange w:id="696" w:author="SONY" w:date="2014-03-04T14:43:00Z">
            <w:rPr/>
          </w:rPrChange>
        </w:rPr>
        <w:t xml:space="preserve"> all of </w:t>
      </w:r>
      <w:r w:rsidR="006C7C75" w:rsidRPr="006E162B">
        <w:rPr>
          <w:rFonts w:ascii="Times New Roman" w:hAnsi="Times New Roman" w:cs="Times New Roman"/>
          <w:rPrChange w:id="697" w:author="SONY" w:date="2014-03-04T14:43:00Z">
            <w:rPr/>
          </w:rPrChange>
        </w:rPr>
        <w:t>which</w:t>
      </w:r>
      <w:r w:rsidRPr="006E162B">
        <w:rPr>
          <w:rFonts w:ascii="Times New Roman" w:hAnsi="Times New Roman" w:cs="Times New Roman"/>
          <w:rPrChange w:id="698" w:author="SONY" w:date="2014-03-04T14:43:00Z">
            <w:rPr/>
          </w:rPrChange>
        </w:rPr>
        <w:t xml:space="preserve"> are supported </w:t>
      </w:r>
      <w:r w:rsidR="006C7C75" w:rsidRPr="006E162B">
        <w:rPr>
          <w:rFonts w:ascii="Times New Roman" w:hAnsi="Times New Roman" w:cs="Times New Roman"/>
          <w:rPrChange w:id="699" w:author="SONY" w:date="2014-03-04T14:43:00Z">
            <w:rPr/>
          </w:rPrChange>
        </w:rPr>
        <w:t>by</w:t>
      </w:r>
      <w:r w:rsidRPr="006E162B">
        <w:rPr>
          <w:rFonts w:ascii="Times New Roman" w:hAnsi="Times New Roman" w:cs="Times New Roman"/>
          <w:rPrChange w:id="700" w:author="SONY" w:date="2014-03-04T14:43:00Z">
            <w:rPr/>
          </w:rPrChange>
        </w:rPr>
        <w:t xml:space="preserve"> </w:t>
      </w:r>
      <w:proofErr w:type="spellStart"/>
      <w:r w:rsidR="006C7C75" w:rsidRPr="006E162B">
        <w:rPr>
          <w:rFonts w:ascii="Times New Roman" w:hAnsi="Times New Roman" w:cs="Times New Roman"/>
          <w:rPrChange w:id="701" w:author="SONY" w:date="2014-03-04T14:43:00Z">
            <w:rPr/>
          </w:rPrChange>
        </w:rPr>
        <w:t>P</w:t>
      </w:r>
      <w:r w:rsidRPr="006E162B">
        <w:rPr>
          <w:rFonts w:ascii="Times New Roman" w:hAnsi="Times New Roman" w:cs="Times New Roman"/>
          <w:rPrChange w:id="702" w:author="SONY" w:date="2014-03-04T14:43:00Z">
            <w:rPr/>
          </w:rPrChange>
        </w:rPr>
        <w:t>hone</w:t>
      </w:r>
      <w:r w:rsidR="006C7C75" w:rsidRPr="006E162B">
        <w:rPr>
          <w:rFonts w:ascii="Times New Roman" w:hAnsi="Times New Roman" w:cs="Times New Roman"/>
          <w:rPrChange w:id="703" w:author="SONY" w:date="2014-03-04T14:43:00Z">
            <w:rPr/>
          </w:rPrChange>
        </w:rPr>
        <w:t>G</w:t>
      </w:r>
      <w:r w:rsidRPr="006E162B">
        <w:rPr>
          <w:rFonts w:ascii="Times New Roman" w:hAnsi="Times New Roman" w:cs="Times New Roman"/>
          <w:rPrChange w:id="704" w:author="SONY" w:date="2014-03-04T14:43:00Z">
            <w:rPr/>
          </w:rPrChange>
        </w:rPr>
        <w:t>ap</w:t>
      </w:r>
      <w:proofErr w:type="spellEnd"/>
      <w:r w:rsidRPr="006E162B">
        <w:rPr>
          <w:rFonts w:ascii="Times New Roman" w:hAnsi="Times New Roman" w:cs="Times New Roman"/>
          <w:rPrChange w:id="705" w:author="SONY" w:date="2014-03-04T14:43:00Z">
            <w:rPr/>
          </w:rPrChange>
        </w:rPr>
        <w:t>. And it can support 7 kinds of operating system</w:t>
      </w:r>
      <w:r w:rsidR="006C7C75" w:rsidRPr="006E162B">
        <w:rPr>
          <w:rFonts w:ascii="Times New Roman" w:hAnsi="Times New Roman" w:cs="Times New Roman"/>
          <w:rPrChange w:id="706" w:author="SONY" w:date="2014-03-04T14:43:00Z">
            <w:rPr/>
          </w:rPrChange>
        </w:rPr>
        <w:t>s</w:t>
      </w:r>
      <w:r w:rsidRPr="006E162B">
        <w:rPr>
          <w:rFonts w:ascii="Times New Roman" w:hAnsi="Times New Roman" w:cs="Times New Roman"/>
          <w:rPrChange w:id="707" w:author="SONY" w:date="2014-03-04T14:43:00Z">
            <w:rPr/>
          </w:rPrChange>
        </w:rPr>
        <w:t xml:space="preserve"> </w:t>
      </w:r>
      <w:r w:rsidR="006C7C75" w:rsidRPr="006E162B">
        <w:rPr>
          <w:rFonts w:ascii="Times New Roman" w:hAnsi="Times New Roman" w:cs="Times New Roman"/>
          <w:rPrChange w:id="708" w:author="SONY" w:date="2014-03-04T14:43:00Z">
            <w:rPr/>
          </w:rPrChange>
        </w:rPr>
        <w:t xml:space="preserve">including </w:t>
      </w:r>
      <w:proofErr w:type="spellStart"/>
      <w:r w:rsidR="006C7C75" w:rsidRPr="006E162B">
        <w:rPr>
          <w:rFonts w:ascii="Times New Roman" w:hAnsi="Times New Roman" w:cs="Times New Roman"/>
          <w:rPrChange w:id="709" w:author="SONY" w:date="2014-03-04T14:43:00Z">
            <w:rPr/>
          </w:rPrChange>
        </w:rPr>
        <w:t>iOS</w:t>
      </w:r>
      <w:proofErr w:type="spellEnd"/>
      <w:r w:rsidR="006C7C75" w:rsidRPr="006E162B">
        <w:rPr>
          <w:rFonts w:ascii="Times New Roman" w:hAnsi="Times New Roman" w:cs="Times New Roman"/>
          <w:rPrChange w:id="710" w:author="SONY" w:date="2014-03-04T14:43:00Z">
            <w:rPr/>
          </w:rPrChange>
        </w:rPr>
        <w:t xml:space="preserve"> which is the mobile platform we have chosen for this project.</w:t>
      </w:r>
      <w:r w:rsidRPr="006E162B">
        <w:rPr>
          <w:rFonts w:ascii="Times New Roman" w:hAnsi="Times New Roman" w:cs="Times New Roman"/>
          <w:sz w:val="28"/>
          <w:rPrChange w:id="711" w:author="SONY" w:date="2014-03-04T14:43:00Z">
            <w:rPr>
              <w:sz w:val="28"/>
            </w:rPr>
          </w:rPrChange>
        </w:rPr>
        <w:t xml:space="preserve"> </w:t>
      </w:r>
      <w:proofErr w:type="spellStart"/>
      <w:r w:rsidRPr="006E162B">
        <w:rPr>
          <w:rFonts w:ascii="Times New Roman" w:hAnsi="Times New Roman" w:cs="Times New Roman"/>
          <w:rPrChange w:id="712" w:author="SONY" w:date="2014-03-04T14:43:00Z">
            <w:rPr/>
          </w:rPrChange>
        </w:rPr>
        <w:t>Phone</w:t>
      </w:r>
      <w:r w:rsidR="006C7C75" w:rsidRPr="006E162B">
        <w:rPr>
          <w:rFonts w:ascii="Times New Roman" w:hAnsi="Times New Roman" w:cs="Times New Roman"/>
          <w:rPrChange w:id="713" w:author="SONY" w:date="2014-03-04T14:43:00Z">
            <w:rPr/>
          </w:rPrChange>
        </w:rPr>
        <w:t>G</w:t>
      </w:r>
      <w:r w:rsidRPr="006E162B">
        <w:rPr>
          <w:rFonts w:ascii="Times New Roman" w:hAnsi="Times New Roman" w:cs="Times New Roman"/>
          <w:rPrChange w:id="714" w:author="SONY" w:date="2014-03-04T14:43:00Z">
            <w:rPr/>
          </w:rPrChange>
        </w:rPr>
        <w:t>ap</w:t>
      </w:r>
      <w:proofErr w:type="spellEnd"/>
      <w:r w:rsidRPr="006E162B">
        <w:rPr>
          <w:rFonts w:ascii="Times New Roman" w:hAnsi="Times New Roman" w:cs="Times New Roman"/>
          <w:rPrChange w:id="715" w:author="SONY" w:date="2014-03-04T14:43:00Z">
            <w:rPr/>
          </w:rPrChange>
        </w:rPr>
        <w:t xml:space="preserve"> will wrap the website to be the application</w:t>
      </w:r>
      <w:r w:rsidR="006C7C75" w:rsidRPr="006E162B">
        <w:rPr>
          <w:rFonts w:ascii="Times New Roman" w:hAnsi="Times New Roman" w:cs="Times New Roman"/>
          <w:sz w:val="28"/>
          <w:rPrChange w:id="716" w:author="SONY" w:date="2014-03-04T14:43:00Z">
            <w:rPr>
              <w:sz w:val="28"/>
            </w:rPr>
          </w:rPrChange>
        </w:rPr>
        <w:t>.</w:t>
      </w:r>
      <w:r w:rsidRPr="006E162B">
        <w:rPr>
          <w:rFonts w:ascii="Times New Roman" w:hAnsi="Times New Roman" w:cs="Times New Roman"/>
          <w:sz w:val="28"/>
          <w:rPrChange w:id="717" w:author="SONY" w:date="2014-03-04T14:43:00Z">
            <w:rPr>
              <w:sz w:val="28"/>
            </w:rPr>
          </w:rPrChange>
        </w:rPr>
        <w:t xml:space="preserve"> </w:t>
      </w:r>
      <w:r w:rsidR="006C7C75" w:rsidRPr="006E162B">
        <w:rPr>
          <w:rFonts w:ascii="Times New Roman" w:hAnsi="Times New Roman" w:cs="Times New Roman"/>
          <w:rPrChange w:id="718" w:author="SONY" w:date="2014-03-04T14:43:00Z">
            <w:rPr/>
          </w:rPrChange>
        </w:rPr>
        <w:t>I</w:t>
      </w:r>
      <w:r w:rsidRPr="006E162B">
        <w:rPr>
          <w:rFonts w:ascii="Times New Roman" w:hAnsi="Times New Roman" w:cs="Times New Roman"/>
          <w:rPrChange w:id="719" w:author="SONY" w:date="2014-03-04T14:43:00Z">
            <w:rPr/>
          </w:rPrChange>
        </w:rPr>
        <w:t>t contains the feature</w:t>
      </w:r>
      <w:r w:rsidR="006C7C75" w:rsidRPr="006E162B">
        <w:rPr>
          <w:rFonts w:ascii="Times New Roman" w:hAnsi="Times New Roman" w:cs="Times New Roman"/>
          <w:rPrChange w:id="720" w:author="SONY" w:date="2014-03-04T14:43:00Z">
            <w:rPr/>
          </w:rPrChange>
        </w:rPr>
        <w:t>s</w:t>
      </w:r>
      <w:r w:rsidRPr="006E162B">
        <w:rPr>
          <w:rFonts w:ascii="Times New Roman" w:hAnsi="Times New Roman" w:cs="Times New Roman"/>
          <w:rPrChange w:id="721" w:author="SONY" w:date="2014-03-04T14:43:00Z">
            <w:rPr/>
          </w:rPrChange>
        </w:rPr>
        <w:t xml:space="preserve"> that we have to use </w:t>
      </w:r>
      <w:r w:rsidR="006C7C75" w:rsidRPr="006E162B">
        <w:rPr>
          <w:rFonts w:ascii="Times New Roman" w:hAnsi="Times New Roman" w:cs="Times New Roman"/>
          <w:rPrChange w:id="722" w:author="SONY" w:date="2014-03-04T14:43:00Z">
            <w:rPr/>
          </w:rPrChange>
        </w:rPr>
        <w:t xml:space="preserve">for this project </w:t>
      </w:r>
      <w:r w:rsidRPr="006E162B">
        <w:rPr>
          <w:rFonts w:ascii="Times New Roman" w:hAnsi="Times New Roman" w:cs="Times New Roman"/>
          <w:rPrChange w:id="723" w:author="SONY" w:date="2014-03-04T14:43:00Z">
            <w:rPr/>
          </w:rPrChange>
        </w:rPr>
        <w:t>such as camera function or database</w:t>
      </w:r>
      <w:r w:rsidRPr="006E162B">
        <w:rPr>
          <w:rFonts w:ascii="Times New Roman" w:hAnsi="Times New Roman" w:cs="Times New Roman"/>
          <w:sz w:val="28"/>
          <w:rPrChange w:id="724" w:author="SONY" w:date="2014-03-04T14:43:00Z">
            <w:rPr>
              <w:sz w:val="28"/>
            </w:rPr>
          </w:rPrChange>
        </w:rPr>
        <w:t>.</w:t>
      </w:r>
    </w:p>
    <w:p w:rsidR="00016C03" w:rsidRPr="006E162B" w:rsidRDefault="00016C03">
      <w:pPr>
        <w:widowControl w:val="0"/>
        <w:rPr>
          <w:rFonts w:ascii="Times New Roman" w:hAnsi="Times New Roman" w:cs="Times New Roman"/>
          <w:rPrChange w:id="725" w:author="SONY" w:date="2014-03-04T14:43:00Z">
            <w:rPr/>
          </w:rPrChange>
        </w:rPr>
      </w:pPr>
    </w:p>
    <w:p w:rsidR="00016C03" w:rsidRPr="006E162B" w:rsidRDefault="00016C03">
      <w:pPr>
        <w:widowControl w:val="0"/>
        <w:rPr>
          <w:rFonts w:ascii="Times New Roman" w:hAnsi="Times New Roman" w:cs="Times New Roman"/>
          <w:rPrChange w:id="726" w:author="SONY" w:date="2014-03-04T14:43:00Z">
            <w:rPr/>
          </w:rPrChange>
        </w:rPr>
      </w:pPr>
    </w:p>
    <w:p w:rsidR="00016C03" w:rsidRPr="006E162B" w:rsidRDefault="00A17D56">
      <w:pPr>
        <w:widowControl w:val="0"/>
        <w:rPr>
          <w:rFonts w:ascii="Times New Roman" w:hAnsi="Times New Roman" w:cs="Times New Roman"/>
          <w:rPrChange w:id="727" w:author="SONY" w:date="2014-03-04T14:43:00Z">
            <w:rPr/>
          </w:rPrChange>
        </w:rPr>
      </w:pPr>
      <w:r w:rsidRPr="006E162B">
        <w:rPr>
          <w:rFonts w:ascii="Times New Roman" w:hAnsi="Times New Roman" w:cs="Times New Roman"/>
          <w:b/>
          <w:sz w:val="24"/>
          <w:rPrChange w:id="728" w:author="SONY" w:date="2014-03-04T14:43:00Z">
            <w:rPr>
              <w:b/>
              <w:sz w:val="24"/>
            </w:rPr>
          </w:rPrChange>
        </w:rPr>
        <w:t>2.2.3 HTML5</w:t>
      </w:r>
    </w:p>
    <w:p w:rsidR="00016C03" w:rsidRPr="006E162B" w:rsidRDefault="00A17D56">
      <w:pPr>
        <w:widowControl w:val="0"/>
        <w:ind w:firstLine="720"/>
        <w:rPr>
          <w:rFonts w:ascii="Times New Roman" w:hAnsi="Times New Roman" w:cs="Times New Roman"/>
          <w:rPrChange w:id="729" w:author="SONY" w:date="2014-03-04T14:43:00Z">
            <w:rPr/>
          </w:rPrChange>
        </w:rPr>
      </w:pPr>
      <w:r w:rsidRPr="006E162B">
        <w:rPr>
          <w:rFonts w:ascii="Times New Roman" w:hAnsi="Times New Roman" w:cs="Times New Roman"/>
          <w:b/>
          <w:rPrChange w:id="730" w:author="SONY" w:date="2014-03-04T14:43:00Z">
            <w:rPr>
              <w:b/>
            </w:rPr>
          </w:rPrChange>
        </w:rPr>
        <w:t>2.2.3.1 HTML5</w:t>
      </w:r>
    </w:p>
    <w:p w:rsidR="00B211E6" w:rsidRPr="006E162B" w:rsidRDefault="00A17D56" w:rsidP="00940BFF">
      <w:pPr>
        <w:rPr>
          <w:rFonts w:ascii="Times New Roman" w:hAnsi="Times New Roman" w:cs="Times New Roman"/>
          <w:rPrChange w:id="731" w:author="SONY" w:date="2014-03-04T14:43:00Z">
            <w:rPr/>
          </w:rPrChange>
        </w:rPr>
      </w:pPr>
      <w:bookmarkStart w:id="732" w:name="h.qy44s3hywya" w:colFirst="0" w:colLast="0"/>
      <w:bookmarkEnd w:id="732"/>
      <w:r w:rsidRPr="006E162B">
        <w:rPr>
          <w:rFonts w:ascii="Times New Roman" w:hAnsi="Times New Roman" w:cs="Times New Roman"/>
          <w:rPrChange w:id="733" w:author="SONY" w:date="2014-03-04T14:43:00Z">
            <w:rPr/>
          </w:rPrChange>
        </w:rPr>
        <w:t xml:space="preserve">     HTML5 is markup language </w:t>
      </w:r>
      <w:r w:rsidR="006C7C75" w:rsidRPr="006E162B">
        <w:rPr>
          <w:rFonts w:ascii="Times New Roman" w:hAnsi="Times New Roman" w:cs="Times New Roman"/>
          <w:rPrChange w:id="734" w:author="SONY" w:date="2014-03-04T14:43:00Z">
            <w:rPr/>
          </w:rPrChange>
        </w:rPr>
        <w:t>used for</w:t>
      </w:r>
      <w:r w:rsidRPr="006E162B">
        <w:rPr>
          <w:rFonts w:ascii="Times New Roman" w:hAnsi="Times New Roman" w:cs="Times New Roman"/>
          <w:rPrChange w:id="735" w:author="SONY" w:date="2014-03-04T14:43:00Z">
            <w:rPr/>
          </w:rPrChange>
        </w:rPr>
        <w:t xml:space="preserve"> creat</w:t>
      </w:r>
      <w:r w:rsidR="006C7C75" w:rsidRPr="006E162B">
        <w:rPr>
          <w:rFonts w:ascii="Times New Roman" w:hAnsi="Times New Roman" w:cs="Times New Roman"/>
          <w:rPrChange w:id="736" w:author="SONY" w:date="2014-03-04T14:43:00Z">
            <w:rPr/>
          </w:rPrChange>
        </w:rPr>
        <w:t>ing websites</w:t>
      </w:r>
      <w:r w:rsidRPr="006E162B">
        <w:rPr>
          <w:rFonts w:ascii="Times New Roman" w:hAnsi="Times New Roman" w:cs="Times New Roman"/>
          <w:rPrChange w:id="737" w:author="SONY" w:date="2014-03-04T14:43:00Z">
            <w:rPr/>
          </w:rPrChange>
        </w:rPr>
        <w:t>.</w:t>
      </w:r>
      <w:r w:rsidR="006C7C75" w:rsidRPr="006E162B">
        <w:rPr>
          <w:rFonts w:ascii="Times New Roman" w:hAnsi="Times New Roman" w:cs="Times New Roman"/>
          <w:rPrChange w:id="738" w:author="SONY" w:date="2014-03-04T14:43:00Z">
            <w:rPr/>
          </w:rPrChange>
        </w:rPr>
        <w:t xml:space="preserve"> Evolved from the HTML standard, HTML5 </w:t>
      </w:r>
      <w:r w:rsidRPr="006E162B">
        <w:rPr>
          <w:rFonts w:ascii="Times New Roman" w:hAnsi="Times New Roman" w:cs="Times New Roman"/>
          <w:rPrChange w:id="739" w:author="SONY" w:date="2014-03-04T14:43:00Z">
            <w:rPr/>
          </w:rPrChange>
        </w:rPr>
        <w:t>has more feature</w:t>
      </w:r>
      <w:r w:rsidR="006C7C75" w:rsidRPr="006E162B">
        <w:rPr>
          <w:rFonts w:ascii="Times New Roman" w:hAnsi="Times New Roman" w:cs="Times New Roman"/>
          <w:rPrChange w:id="740" w:author="SONY" w:date="2014-03-04T14:43:00Z">
            <w:rPr/>
          </w:rPrChange>
        </w:rPr>
        <w:t>s</w:t>
      </w:r>
      <w:r w:rsidRPr="006E162B">
        <w:rPr>
          <w:rFonts w:ascii="Times New Roman" w:hAnsi="Times New Roman" w:cs="Times New Roman"/>
          <w:rPrChange w:id="741" w:author="SONY" w:date="2014-03-04T14:43:00Z">
            <w:rPr/>
          </w:rPrChange>
        </w:rPr>
        <w:t xml:space="preserve"> such as working with MAP system, </w:t>
      </w:r>
      <w:r w:rsidR="006C7C75" w:rsidRPr="006E162B">
        <w:rPr>
          <w:rFonts w:ascii="Times New Roman" w:hAnsi="Times New Roman" w:cs="Times New Roman"/>
          <w:rPrChange w:id="742" w:author="SONY" w:date="2014-03-04T14:43:00Z">
            <w:rPr/>
          </w:rPrChange>
        </w:rPr>
        <w:t xml:space="preserve">and </w:t>
      </w:r>
      <w:r w:rsidRPr="006E162B">
        <w:rPr>
          <w:rFonts w:ascii="Times New Roman" w:hAnsi="Times New Roman" w:cs="Times New Roman"/>
          <w:rPrChange w:id="743" w:author="SONY" w:date="2014-03-04T14:43:00Z">
            <w:rPr/>
          </w:rPrChange>
        </w:rPr>
        <w:t>creat</w:t>
      </w:r>
      <w:r w:rsidR="006C7C75" w:rsidRPr="006E162B">
        <w:rPr>
          <w:rFonts w:ascii="Times New Roman" w:hAnsi="Times New Roman" w:cs="Times New Roman"/>
          <w:rPrChange w:id="744" w:author="SONY" w:date="2014-03-04T14:43:00Z">
            <w:rPr/>
          </w:rPrChange>
        </w:rPr>
        <w:t>ing</w:t>
      </w:r>
      <w:r w:rsidRPr="006E162B">
        <w:rPr>
          <w:rFonts w:ascii="Times New Roman" w:hAnsi="Times New Roman" w:cs="Times New Roman"/>
          <w:rPrChange w:id="745" w:author="SONY" w:date="2014-03-04T14:43:00Z">
            <w:rPr/>
          </w:rPrChange>
        </w:rPr>
        <w:t xml:space="preserve"> a graphic without flash. And HTML5 is support</w:t>
      </w:r>
      <w:r w:rsidR="00C24DD5" w:rsidRPr="006E162B">
        <w:rPr>
          <w:rFonts w:ascii="Times New Roman" w:hAnsi="Times New Roman" w:cs="Times New Roman"/>
          <w:rPrChange w:id="746" w:author="SONY" w:date="2014-03-04T14:43:00Z">
            <w:rPr/>
          </w:rPrChange>
        </w:rPr>
        <w:t>ed</w:t>
      </w:r>
      <w:r w:rsidRPr="006E162B">
        <w:rPr>
          <w:rFonts w:ascii="Times New Roman" w:hAnsi="Times New Roman" w:cs="Times New Roman"/>
          <w:rPrChange w:id="747" w:author="SONY" w:date="2014-03-04T14:43:00Z">
            <w:rPr/>
          </w:rPrChange>
        </w:rPr>
        <w:t xml:space="preserve"> </w:t>
      </w:r>
      <w:r w:rsidR="00C24DD5" w:rsidRPr="006E162B">
        <w:rPr>
          <w:rFonts w:ascii="Times New Roman" w:hAnsi="Times New Roman" w:cs="Times New Roman"/>
          <w:rPrChange w:id="748" w:author="SONY" w:date="2014-03-04T14:43:00Z">
            <w:rPr/>
          </w:rPrChange>
        </w:rPr>
        <w:t xml:space="preserve">by </w:t>
      </w:r>
      <w:r w:rsidRPr="006E162B">
        <w:rPr>
          <w:rFonts w:ascii="Times New Roman" w:hAnsi="Times New Roman" w:cs="Times New Roman"/>
          <w:rPrChange w:id="749" w:author="SONY" w:date="2014-03-04T14:43:00Z">
            <w:rPr/>
          </w:rPrChange>
        </w:rPr>
        <w:t xml:space="preserve">many operating systems </w:t>
      </w:r>
      <w:r w:rsidR="00C24DD5" w:rsidRPr="006E162B">
        <w:rPr>
          <w:rFonts w:ascii="Times New Roman" w:hAnsi="Times New Roman" w:cs="Times New Roman"/>
          <w:rPrChange w:id="750" w:author="SONY" w:date="2014-03-04T14:43:00Z">
            <w:rPr/>
          </w:rPrChange>
        </w:rPr>
        <w:t>on various devices such as Windows</w:t>
      </w:r>
      <w:r w:rsidRPr="006E162B">
        <w:rPr>
          <w:rFonts w:ascii="Times New Roman" w:hAnsi="Times New Roman" w:cs="Times New Roman"/>
          <w:rPrChange w:id="751" w:author="SONY" w:date="2014-03-04T14:43:00Z">
            <w:rPr/>
          </w:rPrChange>
        </w:rPr>
        <w:t xml:space="preserve"> PC, MAC, iPhone, </w:t>
      </w:r>
      <w:proofErr w:type="spellStart"/>
      <w:r w:rsidRPr="006E162B">
        <w:rPr>
          <w:rFonts w:ascii="Times New Roman" w:hAnsi="Times New Roman" w:cs="Times New Roman"/>
          <w:rPrChange w:id="752" w:author="SONY" w:date="2014-03-04T14:43:00Z">
            <w:rPr/>
          </w:rPrChange>
        </w:rPr>
        <w:t>iPad</w:t>
      </w:r>
      <w:proofErr w:type="spellEnd"/>
      <w:r w:rsidRPr="006E162B">
        <w:rPr>
          <w:rFonts w:ascii="Times New Roman" w:hAnsi="Times New Roman" w:cs="Times New Roman"/>
          <w:rPrChange w:id="753" w:author="SONY" w:date="2014-03-04T14:43:00Z">
            <w:rPr/>
          </w:rPrChange>
        </w:rPr>
        <w:t xml:space="preserve">, </w:t>
      </w:r>
      <w:r w:rsidR="00C24DD5" w:rsidRPr="006E162B">
        <w:rPr>
          <w:rFonts w:ascii="Times New Roman" w:hAnsi="Times New Roman" w:cs="Times New Roman"/>
          <w:rPrChange w:id="754" w:author="SONY" w:date="2014-03-04T14:43:00Z">
            <w:rPr/>
          </w:rPrChange>
        </w:rPr>
        <w:t xml:space="preserve">and </w:t>
      </w:r>
      <w:r w:rsidRPr="006E162B">
        <w:rPr>
          <w:rFonts w:ascii="Times New Roman" w:hAnsi="Times New Roman" w:cs="Times New Roman"/>
          <w:rPrChange w:id="755" w:author="SONY" w:date="2014-03-04T14:43:00Z">
            <w:rPr/>
          </w:rPrChange>
        </w:rPr>
        <w:t>Android</w:t>
      </w:r>
      <w:r w:rsidR="00C24DD5" w:rsidRPr="006E162B">
        <w:rPr>
          <w:rFonts w:ascii="Times New Roman" w:hAnsi="Times New Roman" w:cs="Times New Roman"/>
          <w:rPrChange w:id="756" w:author="SONY" w:date="2014-03-04T14:43:00Z">
            <w:rPr/>
          </w:rPrChange>
        </w:rPr>
        <w:t>-based</w:t>
      </w:r>
      <w:r w:rsidRPr="006E162B">
        <w:rPr>
          <w:rFonts w:ascii="Times New Roman" w:hAnsi="Times New Roman" w:cs="Times New Roman"/>
          <w:rPrChange w:id="757" w:author="SONY" w:date="2014-03-04T14:43:00Z">
            <w:rPr/>
          </w:rPrChange>
        </w:rPr>
        <w:t xml:space="preserve"> </w:t>
      </w:r>
      <w:r w:rsidR="00C24DD5" w:rsidRPr="006E162B">
        <w:rPr>
          <w:rFonts w:ascii="Times New Roman" w:hAnsi="Times New Roman" w:cs="Times New Roman"/>
          <w:rPrChange w:id="758" w:author="SONY" w:date="2014-03-04T14:43:00Z">
            <w:rPr/>
          </w:rPrChange>
        </w:rPr>
        <w:t>mobile phones and</w:t>
      </w:r>
      <w:r w:rsidR="00396F8E" w:rsidRPr="006E162B">
        <w:rPr>
          <w:rFonts w:ascii="Times New Roman" w:hAnsi="Times New Roman" w:cs="Times New Roman"/>
          <w:rPrChange w:id="759" w:author="SONY" w:date="2014-03-04T14:43:00Z">
            <w:rPr/>
          </w:rPrChange>
        </w:rPr>
        <w:t xml:space="preserve"> </w:t>
      </w:r>
      <w:r w:rsidRPr="006E162B">
        <w:rPr>
          <w:rFonts w:ascii="Times New Roman" w:hAnsi="Times New Roman" w:cs="Times New Roman"/>
          <w:rPrChange w:id="760" w:author="SONY" w:date="2014-03-04T14:43:00Z">
            <w:rPr/>
          </w:rPrChange>
        </w:rPr>
        <w:t>tablet</w:t>
      </w:r>
      <w:r w:rsidR="00C24DD5" w:rsidRPr="006E162B">
        <w:rPr>
          <w:rFonts w:ascii="Times New Roman" w:hAnsi="Times New Roman" w:cs="Times New Roman"/>
          <w:rPrChange w:id="761" w:author="SONY" w:date="2014-03-04T14:43:00Z">
            <w:rPr/>
          </w:rPrChange>
        </w:rPr>
        <w:t>s</w:t>
      </w:r>
      <w:r w:rsidRPr="006E162B">
        <w:rPr>
          <w:rFonts w:ascii="Times New Roman" w:hAnsi="Times New Roman" w:cs="Times New Roman"/>
          <w:rPrChange w:id="762" w:author="SONY" w:date="2014-03-04T14:43:00Z">
            <w:rPr/>
          </w:rPrChange>
        </w:rPr>
        <w:t xml:space="preserve">. It </w:t>
      </w:r>
      <w:r w:rsidR="00C24DD5" w:rsidRPr="006E162B">
        <w:rPr>
          <w:rFonts w:ascii="Times New Roman" w:hAnsi="Times New Roman" w:cs="Times New Roman"/>
          <w:rPrChange w:id="763" w:author="SONY" w:date="2014-03-04T14:43:00Z">
            <w:rPr/>
          </w:rPrChange>
        </w:rPr>
        <w:t xml:space="preserve">works with </w:t>
      </w:r>
      <w:r w:rsidRPr="006E162B">
        <w:rPr>
          <w:rFonts w:ascii="Times New Roman" w:hAnsi="Times New Roman" w:cs="Times New Roman"/>
          <w:rPrChange w:id="764" w:author="SONY" w:date="2014-03-04T14:43:00Z">
            <w:rPr/>
          </w:rPrChange>
        </w:rPr>
        <w:t xml:space="preserve">CSS and </w:t>
      </w:r>
      <w:r w:rsidR="00C24DD5" w:rsidRPr="006E162B">
        <w:rPr>
          <w:rFonts w:ascii="Times New Roman" w:hAnsi="Times New Roman" w:cs="Times New Roman"/>
          <w:rPrChange w:id="765" w:author="SONY" w:date="2014-03-04T14:43:00Z">
            <w:rPr/>
          </w:rPrChange>
        </w:rPr>
        <w:t>J</w:t>
      </w:r>
      <w:r w:rsidRPr="006E162B">
        <w:rPr>
          <w:rFonts w:ascii="Times New Roman" w:hAnsi="Times New Roman" w:cs="Times New Roman"/>
          <w:rPrChange w:id="766" w:author="SONY" w:date="2014-03-04T14:43:00Z">
            <w:rPr/>
          </w:rPrChange>
        </w:rPr>
        <w:t>ava</w:t>
      </w:r>
      <w:r w:rsidR="00C24DD5" w:rsidRPr="006E162B">
        <w:rPr>
          <w:rFonts w:ascii="Times New Roman" w:hAnsi="Times New Roman" w:cs="Times New Roman"/>
          <w:rPrChange w:id="767" w:author="SONY" w:date="2014-03-04T14:43:00Z">
            <w:rPr/>
          </w:rPrChange>
        </w:rPr>
        <w:t>S</w:t>
      </w:r>
      <w:r w:rsidRPr="006E162B">
        <w:rPr>
          <w:rFonts w:ascii="Times New Roman" w:hAnsi="Times New Roman" w:cs="Times New Roman"/>
          <w:rPrChange w:id="768" w:author="SONY" w:date="2014-03-04T14:43:00Z">
            <w:rPr/>
          </w:rPrChange>
        </w:rPr>
        <w:t>cript</w:t>
      </w:r>
      <w:r w:rsidR="00C24DD5" w:rsidRPr="006E162B">
        <w:rPr>
          <w:rFonts w:ascii="Times New Roman" w:hAnsi="Times New Roman" w:cs="Times New Roman"/>
          <w:rPrChange w:id="769" w:author="SONY" w:date="2014-03-04T14:43:00Z">
            <w:rPr/>
          </w:rPrChange>
        </w:rPr>
        <w:t xml:space="preserve"> and can be used </w:t>
      </w:r>
      <w:r w:rsidRPr="006E162B">
        <w:rPr>
          <w:rFonts w:ascii="Times New Roman" w:hAnsi="Times New Roman" w:cs="Times New Roman"/>
          <w:rPrChange w:id="770" w:author="SONY" w:date="2014-03-04T14:43:00Z">
            <w:rPr/>
          </w:rPrChange>
        </w:rPr>
        <w:t xml:space="preserve">not only to develop </w:t>
      </w:r>
      <w:r w:rsidR="00C24DD5" w:rsidRPr="006E162B">
        <w:rPr>
          <w:rFonts w:ascii="Times New Roman" w:hAnsi="Times New Roman" w:cs="Times New Roman"/>
          <w:rPrChange w:id="771" w:author="SONY" w:date="2014-03-04T14:43:00Z">
            <w:rPr/>
          </w:rPrChange>
        </w:rPr>
        <w:t xml:space="preserve">for </w:t>
      </w:r>
      <w:r w:rsidRPr="006E162B">
        <w:rPr>
          <w:rFonts w:ascii="Times New Roman" w:hAnsi="Times New Roman" w:cs="Times New Roman"/>
          <w:rPrChange w:id="772" w:author="SONY" w:date="2014-03-04T14:43:00Z">
            <w:rPr/>
          </w:rPrChange>
        </w:rPr>
        <w:t xml:space="preserve">the </w:t>
      </w:r>
      <w:r w:rsidR="00391CDC" w:rsidRPr="006E162B">
        <w:rPr>
          <w:rFonts w:ascii="Times New Roman" w:hAnsi="Times New Roman" w:cs="Times New Roman"/>
          <w:rPrChange w:id="773" w:author="SONY" w:date="2014-03-04T14:43:00Z">
            <w:rPr/>
          </w:rPrChange>
        </w:rPr>
        <w:t>World Wide Web</w:t>
      </w:r>
      <w:r w:rsidRPr="006E162B">
        <w:rPr>
          <w:rFonts w:ascii="Times New Roman" w:hAnsi="Times New Roman" w:cs="Times New Roman"/>
          <w:rPrChange w:id="774" w:author="SONY" w:date="2014-03-04T14:43:00Z">
            <w:rPr/>
          </w:rPrChange>
        </w:rPr>
        <w:t xml:space="preserve"> also but </w:t>
      </w:r>
      <w:r w:rsidR="00C24DD5" w:rsidRPr="006E162B">
        <w:rPr>
          <w:rFonts w:ascii="Times New Roman" w:hAnsi="Times New Roman" w:cs="Times New Roman"/>
          <w:rPrChange w:id="775" w:author="SONY" w:date="2014-03-04T14:43:00Z">
            <w:rPr/>
          </w:rPrChange>
        </w:rPr>
        <w:t xml:space="preserve">also to </w:t>
      </w:r>
      <w:r w:rsidRPr="006E162B">
        <w:rPr>
          <w:rFonts w:ascii="Times New Roman" w:hAnsi="Times New Roman" w:cs="Times New Roman"/>
          <w:rPrChange w:id="776" w:author="SONY" w:date="2014-03-04T14:43:00Z">
            <w:rPr/>
          </w:rPrChange>
        </w:rPr>
        <w:t>create mobile application</w:t>
      </w:r>
      <w:r w:rsidR="00C24DD5" w:rsidRPr="006E162B">
        <w:rPr>
          <w:rFonts w:ascii="Times New Roman" w:hAnsi="Times New Roman" w:cs="Times New Roman"/>
          <w:rPrChange w:id="777" w:author="SONY" w:date="2014-03-04T14:43:00Z">
            <w:rPr/>
          </w:rPrChange>
        </w:rPr>
        <w:t>s</w:t>
      </w:r>
      <w:r w:rsidRPr="006E162B">
        <w:rPr>
          <w:rFonts w:ascii="Times New Roman" w:hAnsi="Times New Roman" w:cs="Times New Roman"/>
          <w:rPrChange w:id="778" w:author="SONY" w:date="2014-03-04T14:43:00Z">
            <w:rPr/>
          </w:rPrChange>
        </w:rPr>
        <w:t>.</w:t>
      </w:r>
    </w:p>
    <w:p w:rsidR="00016C03" w:rsidRPr="006E162B" w:rsidRDefault="00016C03">
      <w:pPr>
        <w:rPr>
          <w:rFonts w:ascii="Times New Roman" w:hAnsi="Times New Roman" w:cs="Times New Roman"/>
          <w:rPrChange w:id="779" w:author="SONY" w:date="2014-03-04T14:43:00Z">
            <w:rPr/>
          </w:rPrChange>
        </w:rPr>
      </w:pPr>
    </w:p>
    <w:p w:rsidR="00016C03" w:rsidRPr="006E162B" w:rsidRDefault="00A17D56">
      <w:pPr>
        <w:ind w:firstLine="720"/>
        <w:rPr>
          <w:rFonts w:ascii="Times New Roman" w:hAnsi="Times New Roman" w:cs="Times New Roman"/>
          <w:rPrChange w:id="780" w:author="SONY" w:date="2014-03-04T14:43:00Z">
            <w:rPr/>
          </w:rPrChange>
        </w:rPr>
      </w:pPr>
      <w:r w:rsidRPr="006E162B">
        <w:rPr>
          <w:rFonts w:ascii="Times New Roman" w:hAnsi="Times New Roman" w:cs="Times New Roman"/>
          <w:b/>
          <w:rPrChange w:id="781" w:author="SONY" w:date="2014-03-04T14:43:00Z">
            <w:rPr>
              <w:b/>
            </w:rPr>
          </w:rPrChange>
        </w:rPr>
        <w:t>2.2.3.2 Alternative Technology</w:t>
      </w:r>
    </w:p>
    <w:p w:rsidR="00016C03" w:rsidRPr="006E162B" w:rsidRDefault="00A17D56">
      <w:pPr>
        <w:ind w:firstLine="720"/>
        <w:jc w:val="both"/>
        <w:rPr>
          <w:rFonts w:ascii="Times New Roman" w:hAnsi="Times New Roman" w:cs="Times New Roman"/>
          <w:rPrChange w:id="782" w:author="SONY" w:date="2014-03-04T14:43:00Z">
            <w:rPr/>
          </w:rPrChange>
        </w:rPr>
      </w:pPr>
      <w:r w:rsidRPr="006E162B">
        <w:rPr>
          <w:rFonts w:ascii="Times New Roman" w:hAnsi="Times New Roman" w:cs="Times New Roman"/>
          <w:rPrChange w:id="783" w:author="SONY" w:date="2014-03-04T14:43:00Z">
            <w:rPr/>
          </w:rPrChange>
        </w:rPr>
        <w:t xml:space="preserve">        </w:t>
      </w:r>
      <w:r w:rsidRPr="006E162B">
        <w:rPr>
          <w:rFonts w:ascii="Times New Roman" w:hAnsi="Times New Roman" w:cs="Times New Roman"/>
          <w:rPrChange w:id="784" w:author="SONY" w:date="2014-03-04T14:43:00Z">
            <w:rPr/>
          </w:rPrChange>
        </w:rPr>
        <w:tab/>
        <w:t>-</w:t>
      </w:r>
    </w:p>
    <w:p w:rsidR="00016C03" w:rsidRPr="006E162B" w:rsidRDefault="00A17D56" w:rsidP="00B211E6">
      <w:pPr>
        <w:ind w:firstLine="720"/>
        <w:jc w:val="both"/>
        <w:rPr>
          <w:rFonts w:ascii="Times New Roman" w:hAnsi="Times New Roman" w:cs="Times New Roman"/>
          <w:rPrChange w:id="785" w:author="SONY" w:date="2014-03-04T14:43:00Z">
            <w:rPr/>
          </w:rPrChange>
        </w:rPr>
      </w:pPr>
      <w:r w:rsidRPr="006E162B">
        <w:rPr>
          <w:rFonts w:ascii="Times New Roman" w:hAnsi="Times New Roman" w:cs="Times New Roman"/>
          <w:rPrChange w:id="786" w:author="SONY" w:date="2014-03-04T14:43:00Z">
            <w:rPr/>
          </w:rPrChange>
        </w:rPr>
        <w:t xml:space="preserve"> </w:t>
      </w:r>
    </w:p>
    <w:p w:rsidR="00016C03" w:rsidRPr="006E162B" w:rsidRDefault="00A17D56">
      <w:pPr>
        <w:ind w:firstLine="720"/>
        <w:jc w:val="both"/>
        <w:rPr>
          <w:rFonts w:ascii="Times New Roman" w:hAnsi="Times New Roman" w:cs="Times New Roman"/>
          <w:rPrChange w:id="787" w:author="SONY" w:date="2014-03-04T14:43:00Z">
            <w:rPr/>
          </w:rPrChange>
        </w:rPr>
      </w:pPr>
      <w:r w:rsidRPr="006E162B">
        <w:rPr>
          <w:rFonts w:ascii="Times New Roman" w:hAnsi="Times New Roman" w:cs="Times New Roman"/>
          <w:b/>
          <w:rPrChange w:id="788" w:author="SONY" w:date="2014-03-04T14:43:00Z">
            <w:rPr>
              <w:b/>
            </w:rPr>
          </w:rPrChange>
        </w:rPr>
        <w:t>2.2.3.3 The selection of this technology</w:t>
      </w:r>
    </w:p>
    <w:p w:rsidR="00016C03" w:rsidRPr="006E162B" w:rsidRDefault="00A17D56">
      <w:pPr>
        <w:ind w:firstLine="720"/>
        <w:jc w:val="both"/>
        <w:rPr>
          <w:rFonts w:ascii="Times New Roman" w:hAnsi="Times New Roman" w:cs="Times New Roman"/>
          <w:rPrChange w:id="789" w:author="SONY" w:date="2014-03-04T14:43:00Z">
            <w:rPr/>
          </w:rPrChange>
        </w:rPr>
      </w:pPr>
      <w:r w:rsidRPr="006E162B">
        <w:rPr>
          <w:rFonts w:ascii="Times New Roman" w:hAnsi="Times New Roman" w:cs="Times New Roman"/>
          <w:rPrChange w:id="790" w:author="SONY" w:date="2014-03-04T14:43:00Z">
            <w:rPr/>
          </w:rPrChange>
        </w:rPr>
        <w:t xml:space="preserve">HTML5 </w:t>
      </w:r>
      <w:r w:rsidR="00C24DD5" w:rsidRPr="006E162B">
        <w:rPr>
          <w:rFonts w:ascii="Times New Roman" w:hAnsi="Times New Roman" w:cs="Times New Roman"/>
          <w:rPrChange w:id="791" w:author="SONY" w:date="2014-03-04T14:43:00Z">
            <w:rPr/>
          </w:rPrChange>
        </w:rPr>
        <w:t xml:space="preserve">has been selected for this project </w:t>
      </w:r>
      <w:r w:rsidRPr="006E162B">
        <w:rPr>
          <w:rFonts w:ascii="Times New Roman" w:hAnsi="Times New Roman" w:cs="Times New Roman"/>
          <w:rPrChange w:id="792" w:author="SONY" w:date="2014-03-04T14:43:00Z">
            <w:rPr/>
          </w:rPrChange>
        </w:rPr>
        <w:t xml:space="preserve">because </w:t>
      </w:r>
      <w:r w:rsidR="00C24DD5" w:rsidRPr="006E162B">
        <w:rPr>
          <w:rFonts w:ascii="Times New Roman" w:hAnsi="Times New Roman" w:cs="Times New Roman"/>
          <w:rPrChange w:id="793" w:author="SONY" w:date="2014-03-04T14:43:00Z">
            <w:rPr/>
          </w:rPrChange>
        </w:rPr>
        <w:t xml:space="preserve">it </w:t>
      </w:r>
      <w:r w:rsidRPr="006E162B">
        <w:rPr>
          <w:rFonts w:ascii="Times New Roman" w:hAnsi="Times New Roman" w:cs="Times New Roman"/>
          <w:rPrChange w:id="794" w:author="SONY" w:date="2014-03-04T14:43:00Z">
            <w:rPr/>
          </w:rPrChange>
        </w:rPr>
        <w:t xml:space="preserve">is the newest version of the HTML and </w:t>
      </w:r>
      <w:r w:rsidR="00C24DD5" w:rsidRPr="006E162B">
        <w:rPr>
          <w:rFonts w:ascii="Times New Roman" w:hAnsi="Times New Roman" w:cs="Times New Roman"/>
          <w:rPrChange w:id="795" w:author="SONY" w:date="2014-03-04T14:43:00Z">
            <w:rPr/>
          </w:rPrChange>
        </w:rPr>
        <w:t xml:space="preserve">supported by </w:t>
      </w:r>
      <w:proofErr w:type="spellStart"/>
      <w:r w:rsidR="00C24DD5" w:rsidRPr="006E162B">
        <w:rPr>
          <w:rFonts w:ascii="Times New Roman" w:hAnsi="Times New Roman" w:cs="Times New Roman"/>
          <w:rPrChange w:id="796" w:author="SONY" w:date="2014-03-04T14:43:00Z">
            <w:rPr/>
          </w:rPrChange>
        </w:rPr>
        <w:t>PhoneGap</w:t>
      </w:r>
      <w:proofErr w:type="spellEnd"/>
      <w:r w:rsidR="00C24DD5" w:rsidRPr="006E162B">
        <w:rPr>
          <w:rFonts w:ascii="Times New Roman" w:hAnsi="Times New Roman" w:cs="Times New Roman"/>
          <w:rPrChange w:id="797" w:author="SONY" w:date="2014-03-04T14:43:00Z">
            <w:rPr/>
          </w:rPrChange>
        </w:rPr>
        <w:t xml:space="preserve"> along with CSS and JavaScript</w:t>
      </w:r>
      <w:r w:rsidRPr="006E162B">
        <w:rPr>
          <w:rFonts w:ascii="Times New Roman" w:hAnsi="Times New Roman" w:cs="Times New Roman"/>
          <w:rPrChange w:id="798" w:author="SONY" w:date="2014-03-04T14:43:00Z">
            <w:rPr/>
          </w:rPrChange>
        </w:rPr>
        <w:t xml:space="preserve">. </w:t>
      </w:r>
      <w:r w:rsidR="00C24DD5" w:rsidRPr="006E162B">
        <w:rPr>
          <w:rFonts w:ascii="Times New Roman" w:hAnsi="Times New Roman" w:cs="Times New Roman"/>
          <w:rPrChange w:id="799" w:author="SONY" w:date="2014-03-04T14:43:00Z">
            <w:rPr/>
          </w:rPrChange>
        </w:rPr>
        <w:t xml:space="preserve">It can be used to develop both the dental clinic website and </w:t>
      </w:r>
      <w:r w:rsidRPr="006E162B">
        <w:rPr>
          <w:rFonts w:ascii="Times New Roman" w:hAnsi="Times New Roman" w:cs="Times New Roman"/>
          <w:rPrChange w:id="800" w:author="SONY" w:date="2014-03-04T14:43:00Z">
            <w:rPr/>
          </w:rPrChange>
        </w:rPr>
        <w:t xml:space="preserve">the mobile application of dental clinic. </w:t>
      </w:r>
    </w:p>
    <w:p w:rsidR="00016C03" w:rsidRPr="006E162B" w:rsidRDefault="00016C03">
      <w:pPr>
        <w:widowControl w:val="0"/>
        <w:rPr>
          <w:rFonts w:ascii="Times New Roman" w:hAnsi="Times New Roman" w:cs="Times New Roman"/>
          <w:rPrChange w:id="801" w:author="SONY" w:date="2014-03-04T14:43:00Z">
            <w:rPr/>
          </w:rPrChange>
        </w:rPr>
      </w:pPr>
    </w:p>
    <w:p w:rsidR="00016C03" w:rsidRPr="006E162B" w:rsidRDefault="00016C03">
      <w:pPr>
        <w:widowControl w:val="0"/>
        <w:rPr>
          <w:rFonts w:ascii="Times New Roman" w:hAnsi="Times New Roman" w:cs="Times New Roman"/>
          <w:rPrChange w:id="802" w:author="SONY" w:date="2014-03-04T14:43:00Z">
            <w:rPr/>
          </w:rPrChange>
        </w:rPr>
      </w:pPr>
    </w:p>
    <w:p w:rsidR="00016C03" w:rsidRPr="006E162B" w:rsidRDefault="00A17D56">
      <w:pPr>
        <w:widowControl w:val="0"/>
        <w:rPr>
          <w:rFonts w:ascii="Times New Roman" w:hAnsi="Times New Roman" w:cs="Times New Roman"/>
          <w:rPrChange w:id="803" w:author="SONY" w:date="2014-03-04T14:43:00Z">
            <w:rPr/>
          </w:rPrChange>
        </w:rPr>
      </w:pPr>
      <w:r w:rsidRPr="006E162B">
        <w:rPr>
          <w:rFonts w:ascii="Times New Roman" w:hAnsi="Times New Roman" w:cs="Times New Roman"/>
          <w:b/>
          <w:rPrChange w:id="804" w:author="SONY" w:date="2014-03-04T14:43:00Z">
            <w:rPr>
              <w:b/>
            </w:rPr>
          </w:rPrChange>
        </w:rPr>
        <w:t xml:space="preserve">2.2.4 </w:t>
      </w:r>
      <w:r w:rsidR="00FC7599" w:rsidRPr="006E162B">
        <w:rPr>
          <w:rFonts w:ascii="Times New Roman" w:hAnsi="Times New Roman" w:cs="Times New Roman"/>
          <w:rPrChange w:id="805" w:author="SONY" w:date="2014-03-04T14:43:00Z">
            <w:rPr/>
          </w:rPrChange>
        </w:rPr>
        <w:t>MySQL</w:t>
      </w:r>
      <w:r w:rsidR="00943A92" w:rsidRPr="006E162B">
        <w:rPr>
          <w:rFonts w:ascii="Times New Roman" w:hAnsi="Times New Roman" w:cs="Times New Roman"/>
          <w:rPrChange w:id="806" w:author="SONY" w:date="2014-03-04T14:43:00Z">
            <w:rPr/>
          </w:rPrChange>
        </w:rPr>
        <w:t xml:space="preserve"> Server</w:t>
      </w:r>
    </w:p>
    <w:p w:rsidR="00016C03" w:rsidRPr="006E162B" w:rsidRDefault="00A17D56">
      <w:pPr>
        <w:widowControl w:val="0"/>
        <w:ind w:firstLine="720"/>
        <w:rPr>
          <w:rFonts w:ascii="Times New Roman" w:hAnsi="Times New Roman" w:cs="Times New Roman"/>
          <w:rPrChange w:id="807" w:author="SONY" w:date="2014-03-04T14:43:00Z">
            <w:rPr/>
          </w:rPrChange>
        </w:rPr>
      </w:pPr>
      <w:r w:rsidRPr="006E162B">
        <w:rPr>
          <w:rFonts w:ascii="Times New Roman" w:hAnsi="Times New Roman" w:cs="Times New Roman"/>
          <w:b/>
          <w:rPrChange w:id="808" w:author="SONY" w:date="2014-03-04T14:43:00Z">
            <w:rPr>
              <w:b/>
            </w:rPr>
          </w:rPrChange>
        </w:rPr>
        <w:t xml:space="preserve">2.2.4.1 </w:t>
      </w:r>
      <w:r w:rsidR="00FC7599" w:rsidRPr="006E162B">
        <w:rPr>
          <w:rFonts w:ascii="Times New Roman" w:hAnsi="Times New Roman" w:cs="Times New Roman"/>
          <w:b/>
          <w:rPrChange w:id="809" w:author="SONY" w:date="2014-03-04T14:43:00Z">
            <w:rPr>
              <w:b/>
            </w:rPr>
          </w:rPrChange>
        </w:rPr>
        <w:t>MySQL</w:t>
      </w:r>
      <w:r w:rsidR="00943A92" w:rsidRPr="006E162B">
        <w:rPr>
          <w:rFonts w:ascii="Times New Roman" w:hAnsi="Times New Roman" w:cs="Times New Roman"/>
          <w:rPrChange w:id="810" w:author="SONY" w:date="2014-03-04T14:43:00Z">
            <w:rPr/>
          </w:rPrChange>
        </w:rPr>
        <w:t xml:space="preserve"> Server</w:t>
      </w:r>
    </w:p>
    <w:p w:rsidR="00B45B52" w:rsidRPr="006E162B" w:rsidRDefault="00A17D56">
      <w:pPr>
        <w:pStyle w:val="Heading2"/>
        <w:widowControl w:val="0"/>
        <w:spacing w:before="360" w:after="80"/>
        <w:ind w:firstLine="720"/>
        <w:contextualSpacing w:val="0"/>
        <w:rPr>
          <w:rFonts w:ascii="Times New Roman" w:hAnsi="Times New Roman" w:cs="Times New Roman"/>
          <w:rPrChange w:id="811" w:author="SONY" w:date="2014-03-04T14:43:00Z">
            <w:rPr/>
          </w:rPrChange>
        </w:rPr>
      </w:pPr>
      <w:bookmarkStart w:id="812" w:name="h.px64nusrei3z" w:colFirst="0" w:colLast="0"/>
      <w:bookmarkEnd w:id="812"/>
      <w:r w:rsidRPr="006E162B">
        <w:rPr>
          <w:rFonts w:ascii="Times New Roman" w:eastAsia="Arial" w:hAnsi="Times New Roman" w:cs="Times New Roman"/>
          <w:b w:val="0"/>
          <w:sz w:val="22"/>
          <w:rPrChange w:id="813" w:author="SONY" w:date="2014-03-04T14:43:00Z">
            <w:rPr>
              <w:rFonts w:ascii="Arial" w:eastAsia="Arial" w:hAnsi="Arial" w:cs="Arial"/>
              <w:b w:val="0"/>
              <w:sz w:val="22"/>
            </w:rPr>
          </w:rPrChange>
        </w:rPr>
        <w:t xml:space="preserve">        </w:t>
      </w:r>
      <w:r w:rsidRPr="006E162B">
        <w:rPr>
          <w:rFonts w:ascii="Times New Roman" w:eastAsia="Arial" w:hAnsi="Times New Roman" w:cs="Times New Roman"/>
          <w:b w:val="0"/>
          <w:sz w:val="22"/>
          <w:rPrChange w:id="814" w:author="SONY" w:date="2014-03-04T14:43:00Z">
            <w:rPr>
              <w:rFonts w:ascii="Arial" w:eastAsia="Arial" w:hAnsi="Arial" w:cs="Arial"/>
              <w:b w:val="0"/>
              <w:sz w:val="22"/>
            </w:rPr>
          </w:rPrChange>
        </w:rPr>
        <w:tab/>
      </w:r>
      <w:r w:rsidR="00FC7599" w:rsidRPr="006E162B">
        <w:rPr>
          <w:rFonts w:ascii="Times New Roman" w:eastAsia="Arial" w:hAnsi="Times New Roman" w:cs="Times New Roman"/>
          <w:b w:val="0"/>
          <w:sz w:val="22"/>
          <w:rPrChange w:id="815" w:author="SONY" w:date="2014-03-04T14:43:00Z">
            <w:rPr>
              <w:rFonts w:ascii="Arial" w:eastAsia="Arial" w:hAnsi="Arial" w:cs="Arial"/>
              <w:b w:val="0"/>
              <w:sz w:val="22"/>
            </w:rPr>
          </w:rPrChange>
        </w:rPr>
        <w:t xml:space="preserve">MySQL </w:t>
      </w:r>
      <w:r w:rsidR="00943A92" w:rsidRPr="006E162B">
        <w:rPr>
          <w:rFonts w:ascii="Times New Roman" w:eastAsia="Arial" w:hAnsi="Times New Roman" w:cs="Times New Roman"/>
          <w:b w:val="0"/>
          <w:sz w:val="22"/>
          <w:rPrChange w:id="816" w:author="SONY" w:date="2014-03-04T14:43:00Z">
            <w:rPr>
              <w:rFonts w:ascii="Arial" w:eastAsia="Arial" w:hAnsi="Arial" w:cs="Arial"/>
              <w:b w:val="0"/>
              <w:sz w:val="22"/>
            </w:rPr>
          </w:rPrChange>
        </w:rPr>
        <w:t xml:space="preserve">Server is a Rational </w:t>
      </w:r>
      <w:r w:rsidR="002371D9" w:rsidRPr="006E162B">
        <w:rPr>
          <w:rFonts w:ascii="Times New Roman" w:eastAsia="Arial" w:hAnsi="Times New Roman" w:cs="Times New Roman"/>
          <w:b w:val="0"/>
          <w:sz w:val="22"/>
          <w:rPrChange w:id="817" w:author="SONY" w:date="2014-03-04T14:43:00Z">
            <w:rPr>
              <w:rFonts w:ascii="Arial" w:eastAsia="Arial" w:hAnsi="Arial" w:cs="Arial"/>
              <w:b w:val="0"/>
              <w:sz w:val="22"/>
            </w:rPr>
          </w:rPrChange>
        </w:rPr>
        <w:t>D</w:t>
      </w:r>
      <w:r w:rsidR="00943A92" w:rsidRPr="006E162B">
        <w:rPr>
          <w:rFonts w:ascii="Times New Roman" w:eastAsia="Arial" w:hAnsi="Times New Roman" w:cs="Times New Roman"/>
          <w:b w:val="0"/>
          <w:sz w:val="22"/>
          <w:rPrChange w:id="818" w:author="SONY" w:date="2014-03-04T14:43:00Z">
            <w:rPr>
              <w:rFonts w:ascii="Arial" w:eastAsia="Arial" w:hAnsi="Arial" w:cs="Arial"/>
              <w:b w:val="0"/>
              <w:sz w:val="22"/>
            </w:rPr>
          </w:rPrChange>
        </w:rPr>
        <w:t xml:space="preserve">atabase </w:t>
      </w:r>
      <w:r w:rsidR="002371D9" w:rsidRPr="006E162B">
        <w:rPr>
          <w:rFonts w:ascii="Times New Roman" w:eastAsia="Arial" w:hAnsi="Times New Roman" w:cs="Times New Roman"/>
          <w:b w:val="0"/>
          <w:sz w:val="22"/>
          <w:rPrChange w:id="819" w:author="SONY" w:date="2014-03-04T14:43:00Z">
            <w:rPr>
              <w:rFonts w:ascii="Arial" w:eastAsia="Arial" w:hAnsi="Arial" w:cs="Arial"/>
              <w:b w:val="0"/>
              <w:sz w:val="22"/>
            </w:rPr>
          </w:rPrChange>
        </w:rPr>
        <w:t>M</w:t>
      </w:r>
      <w:r w:rsidR="00943A92" w:rsidRPr="006E162B">
        <w:rPr>
          <w:rFonts w:ascii="Times New Roman" w:eastAsia="Arial" w:hAnsi="Times New Roman" w:cs="Times New Roman"/>
          <w:b w:val="0"/>
          <w:sz w:val="22"/>
          <w:rPrChange w:id="820" w:author="SONY" w:date="2014-03-04T14:43:00Z">
            <w:rPr>
              <w:rFonts w:ascii="Arial" w:eastAsia="Arial" w:hAnsi="Arial" w:cs="Arial"/>
              <w:b w:val="0"/>
              <w:sz w:val="22"/>
            </w:rPr>
          </w:rPrChange>
        </w:rPr>
        <w:t xml:space="preserve">anagement </w:t>
      </w:r>
      <w:proofErr w:type="gramStart"/>
      <w:r w:rsidR="002371D9" w:rsidRPr="006E162B">
        <w:rPr>
          <w:rFonts w:ascii="Times New Roman" w:eastAsia="Arial" w:hAnsi="Times New Roman" w:cs="Times New Roman"/>
          <w:b w:val="0"/>
          <w:sz w:val="22"/>
          <w:rPrChange w:id="821" w:author="SONY" w:date="2014-03-04T14:43:00Z">
            <w:rPr>
              <w:rFonts w:ascii="Arial" w:eastAsia="Arial" w:hAnsi="Arial" w:cs="Arial"/>
              <w:b w:val="0"/>
              <w:sz w:val="22"/>
            </w:rPr>
          </w:rPrChange>
        </w:rPr>
        <w:t>S</w:t>
      </w:r>
      <w:r w:rsidR="00943A92" w:rsidRPr="006E162B">
        <w:rPr>
          <w:rFonts w:ascii="Times New Roman" w:eastAsia="Arial" w:hAnsi="Times New Roman" w:cs="Times New Roman"/>
          <w:b w:val="0"/>
          <w:sz w:val="22"/>
          <w:rPrChange w:id="822" w:author="SONY" w:date="2014-03-04T14:43:00Z">
            <w:rPr>
              <w:rFonts w:ascii="Arial" w:eastAsia="Arial" w:hAnsi="Arial" w:cs="Arial"/>
              <w:b w:val="0"/>
              <w:sz w:val="22"/>
            </w:rPr>
          </w:rPrChange>
        </w:rPr>
        <w:t>ys</w:t>
      </w:r>
      <w:r w:rsidR="00311427" w:rsidRPr="006E162B">
        <w:rPr>
          <w:rFonts w:ascii="Times New Roman" w:eastAsia="Arial" w:hAnsi="Times New Roman" w:cs="Times New Roman"/>
          <w:b w:val="0"/>
          <w:sz w:val="22"/>
          <w:rPrChange w:id="823" w:author="SONY" w:date="2014-03-04T14:43:00Z">
            <w:rPr>
              <w:rFonts w:ascii="Arial" w:eastAsia="Arial" w:hAnsi="Arial" w:cs="Arial"/>
              <w:b w:val="0"/>
              <w:sz w:val="22"/>
            </w:rPr>
          </w:rPrChange>
        </w:rPr>
        <w:t>tem(</w:t>
      </w:r>
      <w:proofErr w:type="gramEnd"/>
      <w:r w:rsidR="00311427" w:rsidRPr="006E162B">
        <w:rPr>
          <w:rFonts w:ascii="Times New Roman" w:eastAsia="Arial" w:hAnsi="Times New Roman" w:cs="Times New Roman"/>
          <w:b w:val="0"/>
          <w:sz w:val="22"/>
          <w:rPrChange w:id="824" w:author="SONY" w:date="2014-03-04T14:43:00Z">
            <w:rPr>
              <w:rFonts w:ascii="Arial" w:eastAsia="Arial" w:hAnsi="Arial" w:cs="Arial"/>
              <w:b w:val="0"/>
              <w:sz w:val="22"/>
            </w:rPr>
          </w:rPrChange>
        </w:rPr>
        <w:t>RDBMS) that store</w:t>
      </w:r>
      <w:r w:rsidR="002371D9" w:rsidRPr="006E162B">
        <w:rPr>
          <w:rFonts w:ascii="Times New Roman" w:eastAsia="Arial" w:hAnsi="Times New Roman" w:cs="Times New Roman"/>
          <w:b w:val="0"/>
          <w:sz w:val="22"/>
          <w:rPrChange w:id="825" w:author="SONY" w:date="2014-03-04T14:43:00Z">
            <w:rPr>
              <w:rFonts w:ascii="Arial" w:eastAsia="Arial" w:hAnsi="Arial" w:cs="Arial"/>
              <w:b w:val="0"/>
              <w:sz w:val="22"/>
            </w:rPr>
          </w:rPrChange>
        </w:rPr>
        <w:t>s</w:t>
      </w:r>
      <w:r w:rsidR="00311427" w:rsidRPr="006E162B">
        <w:rPr>
          <w:rFonts w:ascii="Times New Roman" w:eastAsia="Arial" w:hAnsi="Times New Roman" w:cs="Times New Roman"/>
          <w:b w:val="0"/>
          <w:sz w:val="22"/>
          <w:rPrChange w:id="826" w:author="SONY" w:date="2014-03-04T14:43:00Z">
            <w:rPr>
              <w:rFonts w:ascii="Arial" w:eastAsia="Arial" w:hAnsi="Arial" w:cs="Arial"/>
              <w:b w:val="0"/>
              <w:sz w:val="22"/>
            </w:rPr>
          </w:rPrChange>
        </w:rPr>
        <w:t xml:space="preserve"> data in separate tables</w:t>
      </w:r>
      <w:r w:rsidR="00083AF4" w:rsidRPr="006E162B">
        <w:rPr>
          <w:rFonts w:ascii="Times New Roman" w:eastAsia="Arial" w:hAnsi="Times New Roman" w:cs="Times New Roman"/>
          <w:b w:val="0"/>
          <w:sz w:val="22"/>
          <w:rPrChange w:id="827" w:author="SONY" w:date="2014-03-04T14:43:00Z">
            <w:rPr>
              <w:rFonts w:ascii="Arial" w:eastAsia="Arial" w:hAnsi="Arial" w:cs="Arial"/>
              <w:b w:val="0"/>
              <w:sz w:val="22"/>
            </w:rPr>
          </w:rPrChange>
        </w:rPr>
        <w:t>.</w:t>
      </w:r>
      <w:r w:rsidR="002371D9" w:rsidRPr="006E162B">
        <w:rPr>
          <w:rFonts w:ascii="Times New Roman" w:eastAsia="Arial" w:hAnsi="Times New Roman" w:cs="Times New Roman"/>
          <w:b w:val="0"/>
          <w:sz w:val="22"/>
          <w:rPrChange w:id="828" w:author="SONY" w:date="2014-03-04T14:43:00Z">
            <w:rPr>
              <w:rFonts w:ascii="Arial" w:eastAsia="Arial" w:hAnsi="Arial" w:cs="Arial"/>
              <w:b w:val="0"/>
              <w:sz w:val="22"/>
            </w:rPr>
          </w:rPrChange>
        </w:rPr>
        <w:t xml:space="preserve"> </w:t>
      </w:r>
      <w:r w:rsidR="00083AF4" w:rsidRPr="006E162B">
        <w:rPr>
          <w:rFonts w:ascii="Times New Roman" w:eastAsia="Arial" w:hAnsi="Times New Roman" w:cs="Times New Roman"/>
          <w:b w:val="0"/>
          <w:sz w:val="22"/>
          <w:rPrChange w:id="829" w:author="SONY" w:date="2014-03-04T14:43:00Z">
            <w:rPr>
              <w:rFonts w:ascii="Arial" w:eastAsia="Arial" w:hAnsi="Arial" w:cs="Arial"/>
              <w:b w:val="0"/>
              <w:sz w:val="22"/>
            </w:rPr>
          </w:rPrChange>
        </w:rPr>
        <w:t>MySQL Server is a</w:t>
      </w:r>
      <w:r w:rsidR="002371D9" w:rsidRPr="006E162B">
        <w:rPr>
          <w:rFonts w:ascii="Times New Roman" w:eastAsia="Arial" w:hAnsi="Times New Roman" w:cs="Times New Roman"/>
          <w:b w:val="0"/>
          <w:sz w:val="22"/>
          <w:rPrChange w:id="830" w:author="SONY" w:date="2014-03-04T14:43:00Z">
            <w:rPr>
              <w:rFonts w:ascii="Arial" w:eastAsia="Arial" w:hAnsi="Arial" w:cs="Arial"/>
              <w:b w:val="0"/>
              <w:sz w:val="22"/>
            </w:rPr>
          </w:rPrChange>
        </w:rPr>
        <w:t>n o</w:t>
      </w:r>
      <w:r w:rsidR="00083AF4" w:rsidRPr="006E162B">
        <w:rPr>
          <w:rFonts w:ascii="Times New Roman" w:eastAsia="Arial" w:hAnsi="Times New Roman" w:cs="Times New Roman"/>
          <w:b w:val="0"/>
          <w:sz w:val="22"/>
          <w:rPrChange w:id="831" w:author="SONY" w:date="2014-03-04T14:43:00Z">
            <w:rPr>
              <w:rFonts w:ascii="Arial" w:eastAsia="Arial" w:hAnsi="Arial" w:cs="Arial"/>
              <w:b w:val="0"/>
              <w:sz w:val="22"/>
            </w:rPr>
          </w:rPrChange>
        </w:rPr>
        <w:t xml:space="preserve">pen </w:t>
      </w:r>
      <w:r w:rsidR="002371D9" w:rsidRPr="006E162B">
        <w:rPr>
          <w:rFonts w:ascii="Times New Roman" w:eastAsia="Arial" w:hAnsi="Times New Roman" w:cs="Times New Roman"/>
          <w:b w:val="0"/>
          <w:sz w:val="22"/>
          <w:rPrChange w:id="832"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833" w:author="SONY" w:date="2014-03-04T14:43:00Z">
            <w:rPr>
              <w:rFonts w:ascii="Arial" w:eastAsia="Arial" w:hAnsi="Arial" w:cs="Arial"/>
              <w:b w:val="0"/>
              <w:sz w:val="22"/>
            </w:rPr>
          </w:rPrChange>
        </w:rPr>
        <w:t xml:space="preserve">ource database that can </w:t>
      </w:r>
      <w:r w:rsidR="002371D9" w:rsidRPr="006E162B">
        <w:rPr>
          <w:rFonts w:ascii="Times New Roman" w:eastAsia="Arial" w:hAnsi="Times New Roman" w:cs="Times New Roman"/>
          <w:b w:val="0"/>
          <w:sz w:val="22"/>
          <w:rPrChange w:id="834" w:author="SONY" w:date="2014-03-04T14:43:00Z">
            <w:rPr>
              <w:rFonts w:ascii="Arial" w:eastAsia="Arial" w:hAnsi="Arial" w:cs="Arial"/>
              <w:b w:val="0"/>
              <w:sz w:val="22"/>
            </w:rPr>
          </w:rPrChange>
        </w:rPr>
        <w:t xml:space="preserve">be </w:t>
      </w:r>
      <w:r w:rsidR="00083AF4" w:rsidRPr="006E162B">
        <w:rPr>
          <w:rFonts w:ascii="Times New Roman" w:eastAsia="Arial" w:hAnsi="Times New Roman" w:cs="Times New Roman"/>
          <w:b w:val="0"/>
          <w:sz w:val="22"/>
          <w:rPrChange w:id="835" w:author="SONY" w:date="2014-03-04T14:43:00Z">
            <w:rPr>
              <w:rFonts w:ascii="Arial" w:eastAsia="Arial" w:hAnsi="Arial" w:cs="Arial"/>
              <w:b w:val="0"/>
              <w:sz w:val="22"/>
            </w:rPr>
          </w:rPrChange>
        </w:rPr>
        <w:t>use</w:t>
      </w:r>
      <w:r w:rsidR="002371D9" w:rsidRPr="006E162B">
        <w:rPr>
          <w:rFonts w:ascii="Times New Roman" w:eastAsia="Arial" w:hAnsi="Times New Roman" w:cs="Times New Roman"/>
          <w:b w:val="0"/>
          <w:sz w:val="22"/>
          <w:rPrChange w:id="836" w:author="SONY" w:date="2014-03-04T14:43:00Z">
            <w:rPr>
              <w:rFonts w:ascii="Arial" w:eastAsia="Arial" w:hAnsi="Arial" w:cs="Arial"/>
              <w:b w:val="0"/>
              <w:sz w:val="22"/>
            </w:rPr>
          </w:rPrChange>
        </w:rPr>
        <w:t>d</w:t>
      </w:r>
      <w:r w:rsidR="00083AF4" w:rsidRPr="006E162B">
        <w:rPr>
          <w:rFonts w:ascii="Times New Roman" w:eastAsia="Arial" w:hAnsi="Times New Roman" w:cs="Times New Roman"/>
          <w:b w:val="0"/>
          <w:sz w:val="22"/>
          <w:rPrChange w:id="837" w:author="SONY" w:date="2014-03-04T14:43:00Z">
            <w:rPr>
              <w:rFonts w:ascii="Arial" w:eastAsia="Arial" w:hAnsi="Arial" w:cs="Arial"/>
              <w:b w:val="0"/>
              <w:sz w:val="22"/>
            </w:rPr>
          </w:rPrChange>
        </w:rPr>
        <w:t xml:space="preserve"> in many diff</w:t>
      </w:r>
      <w:r w:rsidR="002371D9" w:rsidRPr="006E162B">
        <w:rPr>
          <w:rFonts w:ascii="Times New Roman" w:eastAsia="Arial" w:hAnsi="Times New Roman" w:cs="Times New Roman"/>
          <w:b w:val="0"/>
          <w:sz w:val="22"/>
          <w:rPrChange w:id="838" w:author="SONY" w:date="2014-03-04T14:43:00Z">
            <w:rPr>
              <w:rFonts w:ascii="Arial" w:eastAsia="Arial" w:hAnsi="Arial" w:cs="Arial"/>
              <w:b w:val="0"/>
              <w:sz w:val="22"/>
            </w:rPr>
          </w:rPrChange>
        </w:rPr>
        <w:t>er</w:t>
      </w:r>
      <w:r w:rsidR="00083AF4" w:rsidRPr="006E162B">
        <w:rPr>
          <w:rFonts w:ascii="Times New Roman" w:eastAsia="Arial" w:hAnsi="Times New Roman" w:cs="Times New Roman"/>
          <w:b w:val="0"/>
          <w:sz w:val="22"/>
          <w:rPrChange w:id="839" w:author="SONY" w:date="2014-03-04T14:43:00Z">
            <w:rPr>
              <w:rFonts w:ascii="Arial" w:eastAsia="Arial" w:hAnsi="Arial" w:cs="Arial"/>
              <w:b w:val="0"/>
              <w:sz w:val="22"/>
            </w:rPr>
          </w:rPrChange>
        </w:rPr>
        <w:t>ent platform</w:t>
      </w:r>
      <w:r w:rsidR="002371D9" w:rsidRPr="006E162B">
        <w:rPr>
          <w:rFonts w:ascii="Times New Roman" w:eastAsia="Arial" w:hAnsi="Times New Roman" w:cs="Times New Roman"/>
          <w:b w:val="0"/>
          <w:sz w:val="22"/>
          <w:rPrChange w:id="840"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841" w:author="SONY" w:date="2014-03-04T14:43:00Z">
            <w:rPr>
              <w:rFonts w:ascii="Arial" w:eastAsia="Arial" w:hAnsi="Arial" w:cs="Arial"/>
              <w:b w:val="0"/>
              <w:sz w:val="22"/>
            </w:rPr>
          </w:rPrChange>
        </w:rPr>
        <w:t xml:space="preserve"> and </w:t>
      </w:r>
      <w:r w:rsidR="002371D9" w:rsidRPr="006E162B">
        <w:rPr>
          <w:rFonts w:ascii="Times New Roman" w:eastAsia="Arial" w:hAnsi="Times New Roman" w:cs="Times New Roman"/>
          <w:b w:val="0"/>
          <w:sz w:val="22"/>
          <w:rPrChange w:id="842" w:author="SONY" w:date="2014-03-04T14:43:00Z">
            <w:rPr>
              <w:rFonts w:ascii="Arial" w:eastAsia="Arial" w:hAnsi="Arial" w:cs="Arial"/>
              <w:b w:val="0"/>
              <w:sz w:val="22"/>
            </w:rPr>
          </w:rPrChange>
        </w:rPr>
        <w:t xml:space="preserve">is </w:t>
      </w:r>
      <w:r w:rsidR="00083AF4" w:rsidRPr="006E162B">
        <w:rPr>
          <w:rFonts w:ascii="Times New Roman" w:eastAsia="Arial" w:hAnsi="Times New Roman" w:cs="Times New Roman"/>
          <w:b w:val="0"/>
          <w:sz w:val="22"/>
          <w:rPrChange w:id="843" w:author="SONY" w:date="2014-03-04T14:43:00Z">
            <w:rPr>
              <w:rFonts w:ascii="Arial" w:eastAsia="Arial" w:hAnsi="Arial" w:cs="Arial"/>
              <w:b w:val="0"/>
              <w:sz w:val="22"/>
            </w:rPr>
          </w:rPrChange>
        </w:rPr>
        <w:t xml:space="preserve">very fast, reliable, scalable, and easy to use. </w:t>
      </w:r>
      <w:r w:rsidR="002371D9" w:rsidRPr="006E162B">
        <w:rPr>
          <w:rFonts w:ascii="Times New Roman" w:eastAsia="Arial" w:hAnsi="Times New Roman" w:cs="Times New Roman"/>
          <w:b w:val="0"/>
          <w:sz w:val="22"/>
          <w:rPrChange w:id="844" w:author="SONY" w:date="2014-03-04T14:43:00Z">
            <w:rPr>
              <w:rFonts w:ascii="Arial" w:eastAsia="Arial" w:hAnsi="Arial" w:cs="Arial"/>
              <w:b w:val="0"/>
              <w:sz w:val="22"/>
            </w:rPr>
          </w:rPrChange>
        </w:rPr>
        <w:t xml:space="preserve">It </w:t>
      </w:r>
      <w:r w:rsidR="00083AF4" w:rsidRPr="006E162B">
        <w:rPr>
          <w:rFonts w:ascii="Times New Roman" w:eastAsia="Arial" w:hAnsi="Times New Roman" w:cs="Times New Roman"/>
          <w:b w:val="0"/>
          <w:sz w:val="22"/>
          <w:rPrChange w:id="845" w:author="SONY" w:date="2014-03-04T14:43:00Z">
            <w:rPr>
              <w:rFonts w:ascii="Arial" w:eastAsia="Arial" w:hAnsi="Arial" w:cs="Arial"/>
              <w:b w:val="0"/>
              <w:sz w:val="22"/>
            </w:rPr>
          </w:rPrChange>
        </w:rPr>
        <w:t xml:space="preserve">also provides a high performance, </w:t>
      </w:r>
      <w:proofErr w:type="gramStart"/>
      <w:r w:rsidR="00083AF4" w:rsidRPr="006E162B">
        <w:rPr>
          <w:rFonts w:ascii="Times New Roman" w:eastAsia="Arial" w:hAnsi="Times New Roman" w:cs="Times New Roman"/>
          <w:b w:val="0"/>
          <w:sz w:val="22"/>
          <w:rPrChange w:id="846" w:author="SONY" w:date="2014-03-04T14:43:00Z">
            <w:rPr>
              <w:rFonts w:ascii="Arial" w:eastAsia="Arial" w:hAnsi="Arial" w:cs="Arial"/>
              <w:b w:val="0"/>
              <w:sz w:val="22"/>
            </w:rPr>
          </w:rPrChange>
        </w:rPr>
        <w:t>multi</w:t>
      </w:r>
      <w:r w:rsidR="002371D9" w:rsidRPr="006E162B">
        <w:rPr>
          <w:rFonts w:ascii="Times New Roman" w:eastAsia="Arial" w:hAnsi="Times New Roman" w:cs="Times New Roman"/>
          <w:b w:val="0"/>
          <w:sz w:val="22"/>
          <w:rPrChange w:id="847" w:author="SONY" w:date="2014-03-04T14:43:00Z">
            <w:rPr>
              <w:rFonts w:ascii="Arial" w:eastAsia="Arial" w:hAnsi="Arial" w:cs="Arial"/>
              <w:b w:val="0"/>
              <w:sz w:val="22"/>
            </w:rPr>
          </w:rPrChange>
        </w:rPr>
        <w:t>-</w:t>
      </w:r>
      <w:r w:rsidR="00083AF4" w:rsidRPr="006E162B">
        <w:rPr>
          <w:rFonts w:ascii="Times New Roman" w:eastAsia="Arial" w:hAnsi="Times New Roman" w:cs="Times New Roman"/>
          <w:b w:val="0"/>
          <w:sz w:val="22"/>
          <w:rPrChange w:id="848" w:author="SONY" w:date="2014-03-04T14:43:00Z">
            <w:rPr>
              <w:rFonts w:ascii="Arial" w:eastAsia="Arial" w:hAnsi="Arial" w:cs="Arial"/>
              <w:b w:val="0"/>
              <w:sz w:val="22"/>
            </w:rPr>
          </w:rPrChange>
        </w:rPr>
        <w:t>thread</w:t>
      </w:r>
      <w:r w:rsidR="002371D9" w:rsidRPr="006E162B">
        <w:rPr>
          <w:rFonts w:ascii="Times New Roman" w:eastAsia="Arial" w:hAnsi="Times New Roman" w:cs="Times New Roman"/>
          <w:b w:val="0"/>
          <w:sz w:val="22"/>
          <w:rPrChange w:id="849" w:author="SONY" w:date="2014-03-04T14:43:00Z">
            <w:rPr>
              <w:rFonts w:ascii="Arial" w:eastAsia="Arial" w:hAnsi="Arial" w:cs="Arial"/>
              <w:b w:val="0"/>
              <w:sz w:val="22"/>
            </w:rPr>
          </w:rPrChange>
        </w:rPr>
        <w:t>ing</w:t>
      </w:r>
      <w:r w:rsidR="00083AF4" w:rsidRPr="006E162B">
        <w:rPr>
          <w:rFonts w:ascii="Times New Roman" w:eastAsia="Arial" w:hAnsi="Times New Roman" w:cs="Times New Roman"/>
          <w:b w:val="0"/>
          <w:sz w:val="22"/>
          <w:rPrChange w:id="850" w:author="SONY" w:date="2014-03-04T14:43:00Z">
            <w:rPr>
              <w:rFonts w:ascii="Arial" w:eastAsia="Arial" w:hAnsi="Arial" w:cs="Arial"/>
              <w:b w:val="0"/>
              <w:sz w:val="22"/>
            </w:rPr>
          </w:rPrChange>
        </w:rPr>
        <w:t>,</w:t>
      </w:r>
      <w:proofErr w:type="gramEnd"/>
      <w:r w:rsidR="00083AF4" w:rsidRPr="006E162B">
        <w:rPr>
          <w:rFonts w:ascii="Times New Roman" w:eastAsia="Arial" w:hAnsi="Times New Roman" w:cs="Times New Roman"/>
          <w:b w:val="0"/>
          <w:sz w:val="22"/>
          <w:rPrChange w:id="851" w:author="SONY" w:date="2014-03-04T14:43:00Z">
            <w:rPr>
              <w:rFonts w:ascii="Arial" w:eastAsia="Arial" w:hAnsi="Arial" w:cs="Arial"/>
              <w:b w:val="0"/>
              <w:sz w:val="22"/>
            </w:rPr>
          </w:rPrChange>
        </w:rPr>
        <w:t xml:space="preserve"> and multiuser rational database management</w:t>
      </w:r>
      <w:r w:rsidR="002F208D" w:rsidRPr="006E162B">
        <w:rPr>
          <w:rFonts w:ascii="Times New Roman" w:eastAsia="Arial" w:hAnsi="Times New Roman" w:cs="Times New Roman"/>
          <w:b w:val="0"/>
          <w:sz w:val="22"/>
          <w:rPrChange w:id="852" w:author="SONY" w:date="2014-03-04T14:43:00Z">
            <w:rPr>
              <w:rFonts w:ascii="Arial" w:eastAsia="Arial" w:hAnsi="Arial" w:cs="Arial"/>
              <w:b w:val="0"/>
              <w:sz w:val="22"/>
            </w:rPr>
          </w:rPrChange>
        </w:rPr>
        <w:t>. [4]</w:t>
      </w:r>
      <w:r w:rsidRPr="006E162B">
        <w:rPr>
          <w:rFonts w:ascii="Times New Roman" w:hAnsi="Times New Roman" w:cs="Times New Roman"/>
          <w:rPrChange w:id="853" w:author="SONY" w:date="2014-03-04T14:43:00Z">
            <w:rPr/>
          </w:rPrChange>
        </w:rPr>
        <w:t xml:space="preserve">   </w:t>
      </w:r>
    </w:p>
    <w:p w:rsidR="00016C03" w:rsidRPr="006E162B" w:rsidRDefault="00A17D56" w:rsidP="002F208D">
      <w:pPr>
        <w:widowControl w:val="0"/>
        <w:ind w:firstLine="720"/>
        <w:rPr>
          <w:rFonts w:ascii="Times New Roman" w:hAnsi="Times New Roman" w:cs="Times New Roman"/>
        </w:rPr>
      </w:pPr>
      <w:r w:rsidRPr="006E162B">
        <w:rPr>
          <w:rFonts w:ascii="Times New Roman" w:hAnsi="Times New Roman" w:cs="Times New Roman"/>
          <w:b/>
        </w:rPr>
        <w:t>2.2.4.2 Alternative Technology</w:t>
      </w:r>
    </w:p>
    <w:p w:rsidR="009172E3" w:rsidRPr="006E162B" w:rsidRDefault="009172E3" w:rsidP="009172E3">
      <w:pPr>
        <w:pStyle w:val="Heading2"/>
        <w:widowControl w:val="0"/>
        <w:spacing w:before="360" w:after="80"/>
        <w:ind w:firstLine="720"/>
        <w:contextualSpacing w:val="0"/>
        <w:rPr>
          <w:rFonts w:ascii="Times New Roman" w:hAnsi="Times New Roman" w:cs="Times New Roman"/>
          <w:rPrChange w:id="854" w:author="SONY" w:date="2014-03-04T14:43:00Z">
            <w:rPr/>
          </w:rPrChange>
        </w:rPr>
      </w:pPr>
      <w:r w:rsidRPr="006E162B">
        <w:rPr>
          <w:rFonts w:ascii="Times New Roman" w:eastAsia="Arial" w:hAnsi="Times New Roman" w:cs="Times New Roman"/>
          <w:b w:val="0"/>
          <w:sz w:val="22"/>
          <w:rPrChange w:id="855" w:author="SONY" w:date="2014-03-04T14:43:00Z">
            <w:rPr>
              <w:rFonts w:ascii="Arial" w:eastAsia="Arial" w:hAnsi="Arial" w:cs="Arial"/>
              <w:b w:val="0"/>
              <w:sz w:val="22"/>
            </w:rPr>
          </w:rPrChange>
        </w:rPr>
        <w:t xml:space="preserve">SQLite is </w:t>
      </w:r>
      <w:proofErr w:type="gramStart"/>
      <w:r w:rsidRPr="006E162B">
        <w:rPr>
          <w:rFonts w:ascii="Times New Roman" w:eastAsia="Arial" w:hAnsi="Times New Roman" w:cs="Times New Roman"/>
          <w:b w:val="0"/>
          <w:sz w:val="22"/>
          <w:rPrChange w:id="856" w:author="SONY" w:date="2014-03-04T14:43:00Z">
            <w:rPr>
              <w:rFonts w:ascii="Arial" w:eastAsia="Arial" w:hAnsi="Arial" w:cs="Arial"/>
              <w:b w:val="0"/>
              <w:sz w:val="22"/>
            </w:rPr>
          </w:rPrChange>
        </w:rPr>
        <w:t>an</w:t>
      </w:r>
      <w:proofErr w:type="gramEnd"/>
      <w:r w:rsidRPr="006E162B">
        <w:rPr>
          <w:rFonts w:ascii="Times New Roman" w:eastAsia="Arial" w:hAnsi="Times New Roman" w:cs="Times New Roman"/>
          <w:b w:val="0"/>
          <w:sz w:val="22"/>
          <w:rPrChange w:id="857" w:author="SONY" w:date="2014-03-04T14:43:00Z">
            <w:rPr>
              <w:rFonts w:ascii="Arial" w:eastAsia="Arial" w:hAnsi="Arial" w:cs="Arial"/>
              <w:b w:val="0"/>
              <w:sz w:val="22"/>
            </w:rPr>
          </w:rPrChange>
        </w:rPr>
        <w:t xml:space="preserve"> </w:t>
      </w:r>
      <w:r w:rsidR="002371D9" w:rsidRPr="006E162B">
        <w:rPr>
          <w:rFonts w:ascii="Times New Roman" w:eastAsia="Arial" w:hAnsi="Times New Roman" w:cs="Times New Roman"/>
          <w:b w:val="0"/>
          <w:sz w:val="22"/>
          <w:rPrChange w:id="858" w:author="SONY" w:date="2014-03-04T14:43:00Z">
            <w:rPr>
              <w:rFonts w:ascii="Arial" w:eastAsia="Arial" w:hAnsi="Arial" w:cs="Arial"/>
              <w:b w:val="0"/>
              <w:sz w:val="22"/>
            </w:rPr>
          </w:rPrChange>
        </w:rPr>
        <w:t xml:space="preserve">self-contained </w:t>
      </w:r>
      <w:r w:rsidRPr="006E162B">
        <w:rPr>
          <w:rFonts w:ascii="Times New Roman" w:eastAsia="Arial" w:hAnsi="Times New Roman" w:cs="Times New Roman"/>
          <w:b w:val="0"/>
          <w:sz w:val="22"/>
          <w:rPrChange w:id="859" w:author="SONY" w:date="2014-03-04T14:43:00Z">
            <w:rPr>
              <w:rFonts w:ascii="Arial" w:eastAsia="Arial" w:hAnsi="Arial" w:cs="Arial"/>
              <w:b w:val="0"/>
              <w:sz w:val="22"/>
            </w:rPr>
          </w:rPrChange>
        </w:rPr>
        <w:t>in-process library</w:t>
      </w:r>
      <w:r w:rsidR="001045F8" w:rsidRPr="006E162B">
        <w:rPr>
          <w:rFonts w:ascii="Times New Roman" w:eastAsia="Arial" w:hAnsi="Times New Roman" w:cs="Times New Roman"/>
          <w:b w:val="0"/>
          <w:sz w:val="22"/>
          <w:rPrChange w:id="860" w:author="SONY" w:date="2014-03-04T14:43:00Z">
            <w:rPr>
              <w:rFonts w:ascii="Arial" w:eastAsia="Arial" w:hAnsi="Arial" w:cs="Arial"/>
              <w:b w:val="0"/>
              <w:sz w:val="22"/>
            </w:rPr>
          </w:rPrChange>
        </w:rPr>
        <w:t xml:space="preserve"> of SQL database engine</w:t>
      </w:r>
      <w:r w:rsidR="00D82140" w:rsidRPr="006E162B">
        <w:rPr>
          <w:rFonts w:ascii="Times New Roman" w:eastAsia="Arial" w:hAnsi="Times New Roman" w:cs="Times New Roman"/>
          <w:b w:val="0"/>
          <w:sz w:val="22"/>
          <w:rPrChange w:id="861" w:author="SONY" w:date="2014-03-04T14:43:00Z">
            <w:rPr>
              <w:rFonts w:ascii="Arial" w:eastAsia="Arial" w:hAnsi="Arial" w:cs="Arial"/>
              <w:b w:val="0"/>
              <w:sz w:val="22"/>
            </w:rPr>
          </w:rPrChange>
        </w:rPr>
        <w:t>. To use SQLite</w:t>
      </w:r>
      <w:ins w:id="862" w:author="CAMT" w:date="2014-03-01T09:36:00Z">
        <w:r w:rsidR="002371D9" w:rsidRPr="006E162B">
          <w:rPr>
            <w:rFonts w:ascii="Times New Roman" w:eastAsia="Arial" w:hAnsi="Times New Roman" w:cs="Times New Roman"/>
            <w:b w:val="0"/>
            <w:sz w:val="22"/>
            <w:rPrChange w:id="863" w:author="SONY" w:date="2014-03-04T14:43:00Z">
              <w:rPr>
                <w:rFonts w:ascii="Arial" w:eastAsia="Arial" w:hAnsi="Arial" w:cs="Arial"/>
                <w:b w:val="0"/>
                <w:sz w:val="22"/>
              </w:rPr>
            </w:rPrChange>
          </w:rPr>
          <w:t>,</w:t>
        </w:r>
      </w:ins>
      <w:r w:rsidR="00D82140" w:rsidRPr="006E162B">
        <w:rPr>
          <w:rFonts w:ascii="Times New Roman" w:eastAsia="Arial" w:hAnsi="Times New Roman" w:cs="Times New Roman"/>
          <w:b w:val="0"/>
          <w:sz w:val="22"/>
          <w:rPrChange w:id="864" w:author="SONY" w:date="2014-03-04T14:43:00Z">
            <w:rPr>
              <w:rFonts w:ascii="Arial" w:eastAsia="Arial" w:hAnsi="Arial" w:cs="Arial"/>
              <w:b w:val="0"/>
              <w:sz w:val="22"/>
            </w:rPr>
          </w:rPrChange>
        </w:rPr>
        <w:t xml:space="preserve"> user</w:t>
      </w:r>
      <w:r w:rsidR="002371D9" w:rsidRPr="006E162B">
        <w:rPr>
          <w:rFonts w:ascii="Times New Roman" w:eastAsia="Arial" w:hAnsi="Times New Roman" w:cs="Times New Roman"/>
          <w:b w:val="0"/>
          <w:sz w:val="22"/>
          <w:rPrChange w:id="865" w:author="SONY" w:date="2014-03-04T14:43:00Z">
            <w:rPr>
              <w:rFonts w:ascii="Arial" w:eastAsia="Arial" w:hAnsi="Arial" w:cs="Arial"/>
              <w:b w:val="0"/>
              <w:sz w:val="22"/>
            </w:rPr>
          </w:rPrChange>
        </w:rPr>
        <w:t xml:space="preserve">s do not need </w:t>
      </w:r>
      <w:r w:rsidR="00D82140" w:rsidRPr="006E162B">
        <w:rPr>
          <w:rFonts w:ascii="Times New Roman" w:eastAsia="Arial" w:hAnsi="Times New Roman" w:cs="Times New Roman"/>
          <w:b w:val="0"/>
          <w:sz w:val="22"/>
          <w:rPrChange w:id="866" w:author="SONY" w:date="2014-03-04T14:43:00Z">
            <w:rPr>
              <w:rFonts w:ascii="Arial" w:eastAsia="Arial" w:hAnsi="Arial" w:cs="Arial"/>
              <w:b w:val="0"/>
              <w:sz w:val="22"/>
            </w:rPr>
          </w:rPrChange>
        </w:rPr>
        <w:t xml:space="preserve">to install </w:t>
      </w:r>
      <w:r w:rsidR="001045F8" w:rsidRPr="006E162B">
        <w:rPr>
          <w:rFonts w:ascii="Times New Roman" w:eastAsia="Arial" w:hAnsi="Times New Roman" w:cs="Times New Roman"/>
          <w:b w:val="0"/>
          <w:sz w:val="22"/>
          <w:rPrChange w:id="867" w:author="SONY" w:date="2014-03-04T14:43:00Z">
            <w:rPr>
              <w:rFonts w:ascii="Arial" w:eastAsia="Arial" w:hAnsi="Arial" w:cs="Arial"/>
              <w:b w:val="0"/>
              <w:sz w:val="22"/>
            </w:rPr>
          </w:rPrChange>
        </w:rPr>
        <w:t>it</w:t>
      </w:r>
      <w:r w:rsidR="00D82140" w:rsidRPr="006E162B">
        <w:rPr>
          <w:rFonts w:ascii="Times New Roman" w:eastAsia="Arial" w:hAnsi="Times New Roman" w:cs="Times New Roman"/>
          <w:b w:val="0"/>
          <w:sz w:val="22"/>
          <w:rPrChange w:id="868" w:author="SONY" w:date="2014-03-04T14:43:00Z">
            <w:rPr>
              <w:rFonts w:ascii="Arial" w:eastAsia="Arial" w:hAnsi="Arial" w:cs="Arial"/>
              <w:b w:val="0"/>
              <w:sz w:val="22"/>
            </w:rPr>
          </w:rPrChange>
        </w:rPr>
        <w:t xml:space="preserve">, </w:t>
      </w:r>
      <w:r w:rsidR="001045F8" w:rsidRPr="006E162B">
        <w:rPr>
          <w:rFonts w:ascii="Times New Roman" w:eastAsia="Arial" w:hAnsi="Times New Roman" w:cs="Times New Roman"/>
          <w:b w:val="0"/>
          <w:sz w:val="22"/>
          <w:rPrChange w:id="869" w:author="SONY" w:date="2014-03-04T14:43:00Z">
            <w:rPr>
              <w:rFonts w:ascii="Arial" w:eastAsia="Arial" w:hAnsi="Arial" w:cs="Arial"/>
              <w:b w:val="0"/>
              <w:sz w:val="22"/>
            </w:rPr>
          </w:rPrChange>
        </w:rPr>
        <w:t xml:space="preserve">nor </w:t>
      </w:r>
      <w:r w:rsidR="00D82140" w:rsidRPr="006E162B">
        <w:rPr>
          <w:rFonts w:ascii="Times New Roman" w:eastAsia="Arial" w:hAnsi="Times New Roman" w:cs="Times New Roman"/>
          <w:b w:val="0"/>
          <w:sz w:val="22"/>
          <w:rPrChange w:id="870" w:author="SONY" w:date="2014-03-04T14:43:00Z">
            <w:rPr>
              <w:rFonts w:ascii="Arial" w:eastAsia="Arial" w:hAnsi="Arial" w:cs="Arial"/>
              <w:b w:val="0"/>
              <w:sz w:val="22"/>
            </w:rPr>
          </w:rPrChange>
        </w:rPr>
        <w:t>set</w:t>
      </w:r>
      <w:r w:rsidR="001045F8" w:rsidRPr="006E162B">
        <w:rPr>
          <w:rFonts w:ascii="Times New Roman" w:eastAsia="Arial" w:hAnsi="Times New Roman" w:cs="Times New Roman"/>
          <w:b w:val="0"/>
          <w:sz w:val="22"/>
          <w:rPrChange w:id="871" w:author="SONY" w:date="2014-03-04T14:43:00Z">
            <w:rPr>
              <w:rFonts w:ascii="Arial" w:eastAsia="Arial" w:hAnsi="Arial" w:cs="Arial"/>
              <w:b w:val="0"/>
              <w:sz w:val="22"/>
            </w:rPr>
          </w:rPrChange>
        </w:rPr>
        <w:t xml:space="preserve"> </w:t>
      </w:r>
      <w:r w:rsidR="00D82140" w:rsidRPr="006E162B">
        <w:rPr>
          <w:rFonts w:ascii="Times New Roman" w:eastAsia="Arial" w:hAnsi="Times New Roman" w:cs="Times New Roman"/>
          <w:b w:val="0"/>
          <w:sz w:val="22"/>
          <w:rPrChange w:id="872" w:author="SONY" w:date="2014-03-04T14:43:00Z">
            <w:rPr>
              <w:rFonts w:ascii="Arial" w:eastAsia="Arial" w:hAnsi="Arial" w:cs="Arial"/>
              <w:b w:val="0"/>
              <w:sz w:val="22"/>
            </w:rPr>
          </w:rPrChange>
        </w:rPr>
        <w:t xml:space="preserve">up </w:t>
      </w:r>
      <w:r w:rsidR="001045F8" w:rsidRPr="006E162B">
        <w:rPr>
          <w:rFonts w:ascii="Times New Roman" w:eastAsia="Arial" w:hAnsi="Times New Roman" w:cs="Times New Roman"/>
          <w:b w:val="0"/>
          <w:sz w:val="22"/>
          <w:rPrChange w:id="873" w:author="SONY" w:date="2014-03-04T14:43:00Z">
            <w:rPr>
              <w:rFonts w:ascii="Arial" w:eastAsia="Arial" w:hAnsi="Arial" w:cs="Arial"/>
              <w:b w:val="0"/>
              <w:sz w:val="22"/>
            </w:rPr>
          </w:rPrChange>
        </w:rPr>
        <w:t xml:space="preserve">the </w:t>
      </w:r>
      <w:r w:rsidR="00D82140" w:rsidRPr="006E162B">
        <w:rPr>
          <w:rFonts w:ascii="Times New Roman" w:eastAsia="Arial" w:hAnsi="Times New Roman" w:cs="Times New Roman"/>
          <w:b w:val="0"/>
          <w:sz w:val="22"/>
          <w:rPrChange w:id="874" w:author="SONY" w:date="2014-03-04T14:43:00Z">
            <w:rPr>
              <w:rFonts w:ascii="Arial" w:eastAsia="Arial" w:hAnsi="Arial" w:cs="Arial"/>
              <w:b w:val="0"/>
              <w:sz w:val="22"/>
            </w:rPr>
          </w:rPrChange>
        </w:rPr>
        <w:t>SQLite Server</w:t>
      </w:r>
      <w:r w:rsidR="001045F8" w:rsidRPr="006E162B">
        <w:rPr>
          <w:rFonts w:ascii="Times New Roman" w:eastAsia="Arial" w:hAnsi="Times New Roman" w:cs="Times New Roman"/>
          <w:b w:val="0"/>
          <w:sz w:val="22"/>
          <w:rPrChange w:id="875" w:author="SONY" w:date="2014-03-04T14:43:00Z">
            <w:rPr>
              <w:rFonts w:ascii="Arial" w:eastAsia="Arial" w:hAnsi="Arial" w:cs="Arial"/>
              <w:b w:val="0"/>
              <w:sz w:val="22"/>
            </w:rPr>
          </w:rPrChange>
        </w:rPr>
        <w:t>.</w:t>
      </w:r>
      <w:r w:rsidR="00D82140" w:rsidRPr="006E162B">
        <w:rPr>
          <w:rFonts w:ascii="Times New Roman" w:eastAsia="Arial" w:hAnsi="Times New Roman" w:cs="Times New Roman"/>
          <w:b w:val="0"/>
          <w:sz w:val="22"/>
          <w:rPrChange w:id="876" w:author="SONY" w:date="2014-03-04T14:43:00Z">
            <w:rPr>
              <w:rFonts w:ascii="Arial" w:eastAsia="Arial" w:hAnsi="Arial" w:cs="Arial"/>
              <w:b w:val="0"/>
              <w:sz w:val="22"/>
            </w:rPr>
          </w:rPrChange>
        </w:rPr>
        <w:t xml:space="preserve"> </w:t>
      </w:r>
      <w:r w:rsidR="001045F8" w:rsidRPr="006E162B">
        <w:rPr>
          <w:rFonts w:ascii="Times New Roman" w:eastAsia="Arial" w:hAnsi="Times New Roman" w:cs="Times New Roman"/>
          <w:b w:val="0"/>
          <w:sz w:val="22"/>
          <w:rPrChange w:id="877" w:author="SONY" w:date="2014-03-04T14:43:00Z">
            <w:rPr>
              <w:rFonts w:ascii="Arial" w:eastAsia="Arial" w:hAnsi="Arial" w:cs="Arial"/>
              <w:b w:val="0"/>
              <w:sz w:val="22"/>
            </w:rPr>
          </w:rPrChange>
        </w:rPr>
        <w:t xml:space="preserve">It </w:t>
      </w:r>
      <w:r w:rsidR="00D82140" w:rsidRPr="006E162B">
        <w:rPr>
          <w:rFonts w:ascii="Times New Roman" w:eastAsia="Arial" w:hAnsi="Times New Roman" w:cs="Times New Roman"/>
          <w:b w:val="0"/>
          <w:sz w:val="22"/>
          <w:rPrChange w:id="878" w:author="SONY" w:date="2014-03-04T14:43:00Z">
            <w:rPr>
              <w:rFonts w:ascii="Arial" w:eastAsia="Arial" w:hAnsi="Arial" w:cs="Arial"/>
              <w:b w:val="0"/>
              <w:sz w:val="22"/>
            </w:rPr>
          </w:rPrChange>
        </w:rPr>
        <w:t>run</w:t>
      </w:r>
      <w:r w:rsidR="001045F8" w:rsidRPr="006E162B">
        <w:rPr>
          <w:rFonts w:ascii="Times New Roman" w:eastAsia="Arial" w:hAnsi="Times New Roman" w:cs="Times New Roman"/>
          <w:b w:val="0"/>
          <w:sz w:val="22"/>
          <w:rPrChange w:id="879"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880" w:author="SONY" w:date="2014-03-04T14:43:00Z">
            <w:rPr>
              <w:rFonts w:ascii="Arial" w:eastAsia="Arial" w:hAnsi="Arial" w:cs="Arial"/>
              <w:b w:val="0"/>
              <w:sz w:val="22"/>
            </w:rPr>
          </w:rPrChange>
        </w:rPr>
        <w:t xml:space="preserve"> on many </w:t>
      </w:r>
      <w:r w:rsidR="001045F8" w:rsidRPr="006E162B">
        <w:rPr>
          <w:rFonts w:ascii="Times New Roman" w:eastAsia="Arial" w:hAnsi="Times New Roman" w:cs="Times New Roman"/>
          <w:b w:val="0"/>
          <w:sz w:val="22"/>
          <w:rPrChange w:id="881" w:author="SONY" w:date="2014-03-04T14:43:00Z">
            <w:rPr>
              <w:rFonts w:ascii="Arial" w:eastAsia="Arial" w:hAnsi="Arial" w:cs="Arial"/>
              <w:b w:val="0"/>
              <w:sz w:val="22"/>
            </w:rPr>
          </w:rPrChange>
        </w:rPr>
        <w:t>o</w:t>
      </w:r>
      <w:r w:rsidR="00D82140" w:rsidRPr="006E162B">
        <w:rPr>
          <w:rFonts w:ascii="Times New Roman" w:eastAsia="Arial" w:hAnsi="Times New Roman" w:cs="Times New Roman"/>
          <w:b w:val="0"/>
          <w:sz w:val="22"/>
          <w:rPrChange w:id="882" w:author="SONY" w:date="2014-03-04T14:43:00Z">
            <w:rPr>
              <w:rFonts w:ascii="Arial" w:eastAsia="Arial" w:hAnsi="Arial" w:cs="Arial"/>
              <w:b w:val="0"/>
              <w:sz w:val="22"/>
            </w:rPr>
          </w:rPrChange>
        </w:rPr>
        <w:t xml:space="preserve">perating </w:t>
      </w:r>
      <w:r w:rsidR="001045F8" w:rsidRPr="006E162B">
        <w:rPr>
          <w:rFonts w:ascii="Times New Roman" w:eastAsia="Arial" w:hAnsi="Times New Roman" w:cs="Times New Roman"/>
          <w:b w:val="0"/>
          <w:sz w:val="22"/>
          <w:rPrChange w:id="883"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884" w:author="SONY" w:date="2014-03-04T14:43:00Z">
            <w:rPr>
              <w:rFonts w:ascii="Arial" w:eastAsia="Arial" w:hAnsi="Arial" w:cs="Arial"/>
              <w:b w:val="0"/>
              <w:sz w:val="22"/>
            </w:rPr>
          </w:rPrChange>
        </w:rPr>
        <w:t>ystem</w:t>
      </w:r>
      <w:r w:rsidR="001045F8" w:rsidRPr="006E162B">
        <w:rPr>
          <w:rFonts w:ascii="Times New Roman" w:eastAsia="Arial" w:hAnsi="Times New Roman" w:cs="Times New Roman"/>
          <w:b w:val="0"/>
          <w:sz w:val="22"/>
          <w:rPrChange w:id="885"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886" w:author="SONY" w:date="2014-03-04T14:43:00Z">
            <w:rPr>
              <w:rFonts w:ascii="Arial" w:eastAsia="Arial" w:hAnsi="Arial" w:cs="Arial"/>
              <w:b w:val="0"/>
              <w:sz w:val="22"/>
            </w:rPr>
          </w:rPrChange>
        </w:rPr>
        <w:t xml:space="preserve"> such as OSX, Windows, Linux or Android</w:t>
      </w:r>
      <w:r w:rsidR="00D82140" w:rsidRPr="006E162B">
        <w:rPr>
          <w:rFonts w:ascii="Times New Roman" w:hAnsi="Times New Roman" w:cs="Times New Roman"/>
          <w:rPrChange w:id="887" w:author="SONY" w:date="2014-03-04T14:43:00Z">
            <w:rPr/>
          </w:rPrChange>
        </w:rPr>
        <w:t xml:space="preserve">. </w:t>
      </w:r>
      <w:r w:rsidR="00CA251D" w:rsidRPr="006E162B">
        <w:rPr>
          <w:rFonts w:ascii="Times New Roman" w:hAnsi="Times New Roman" w:cs="Times New Roman"/>
          <w:rPrChange w:id="888" w:author="SONY" w:date="2014-03-04T14:43:00Z">
            <w:rPr/>
          </w:rPrChange>
        </w:rPr>
        <w:fldChar w:fldCharType="begin"/>
      </w:r>
      <w:r w:rsidR="00CA251D" w:rsidRPr="006E162B">
        <w:rPr>
          <w:rFonts w:ascii="Times New Roman" w:hAnsi="Times New Roman" w:cs="Times New Roman"/>
          <w:rPrChange w:id="889" w:author="SONY" w:date="2014-03-04T14:43:00Z">
            <w:rPr/>
          </w:rPrChange>
        </w:rPr>
        <w:instrText xml:space="preserve"> HYPERLINK "http://www.sqlite.org/famous.html" \h </w:instrText>
      </w:r>
      <w:r w:rsidR="00CA251D" w:rsidRPr="006E162B">
        <w:rPr>
          <w:rFonts w:ascii="Times New Roman" w:hAnsi="Times New Roman" w:cs="Times New Roman"/>
          <w:rPrChange w:id="890" w:author="SONY" w:date="2014-03-04T14:43:00Z">
            <w:rPr/>
          </w:rPrChange>
        </w:rPr>
        <w:fldChar w:fldCharType="separate"/>
      </w:r>
      <w:r w:rsidRPr="006E162B">
        <w:rPr>
          <w:rFonts w:ascii="Times New Roman" w:eastAsia="Arial" w:hAnsi="Times New Roman" w:cs="Times New Roman"/>
          <w:b w:val="0"/>
          <w:sz w:val="24"/>
          <w:rPrChange w:id="891" w:author="SONY" w:date="2014-03-04T14:43:00Z">
            <w:rPr>
              <w:rFonts w:ascii="Arial" w:eastAsia="Arial" w:hAnsi="Arial" w:cs="Arial"/>
              <w:b w:val="0"/>
              <w:sz w:val="24"/>
            </w:rPr>
          </w:rPrChange>
        </w:rPr>
        <w:t>[5]</w:t>
      </w:r>
      <w:r w:rsidR="00CA251D" w:rsidRPr="006E162B">
        <w:rPr>
          <w:rFonts w:ascii="Times New Roman" w:eastAsia="Arial" w:hAnsi="Times New Roman" w:cs="Times New Roman"/>
          <w:b w:val="0"/>
          <w:sz w:val="24"/>
          <w:rPrChange w:id="892" w:author="SONY" w:date="2014-03-04T14:43:00Z">
            <w:rPr>
              <w:rFonts w:ascii="Arial" w:eastAsia="Arial" w:hAnsi="Arial" w:cs="Arial"/>
              <w:b w:val="0"/>
              <w:sz w:val="24"/>
            </w:rPr>
          </w:rPrChange>
        </w:rPr>
        <w:fldChar w:fldCharType="end"/>
      </w:r>
      <w:r w:rsidR="00CA251D" w:rsidRPr="006E162B">
        <w:rPr>
          <w:rFonts w:ascii="Times New Roman" w:hAnsi="Times New Roman" w:cs="Times New Roman"/>
          <w:rPrChange w:id="893" w:author="SONY" w:date="2014-03-04T14:43:00Z">
            <w:rPr/>
          </w:rPrChange>
        </w:rPr>
        <w:fldChar w:fldCharType="begin"/>
      </w:r>
      <w:r w:rsidR="00CA251D" w:rsidRPr="006E162B">
        <w:rPr>
          <w:rFonts w:ascii="Times New Roman" w:hAnsi="Times New Roman" w:cs="Times New Roman"/>
          <w:rPrChange w:id="894" w:author="SONY" w:date="2014-03-04T14:43:00Z">
            <w:rPr/>
          </w:rPrChange>
        </w:rPr>
        <w:instrText xml:space="preserve"> HYPERLINK "http://www.sqlite.org/famous.html" \h </w:instrText>
      </w:r>
      <w:r w:rsidR="00CA251D" w:rsidRPr="006E162B">
        <w:rPr>
          <w:rFonts w:ascii="Times New Roman" w:hAnsi="Times New Roman" w:cs="Times New Roman"/>
          <w:rPrChange w:id="895" w:author="SONY" w:date="2014-03-04T14:43:00Z">
            <w:rPr/>
          </w:rPrChange>
        </w:rPr>
        <w:fldChar w:fldCharType="separate"/>
      </w:r>
      <w:r w:rsidR="00CA251D" w:rsidRPr="006E162B">
        <w:rPr>
          <w:rFonts w:ascii="Times New Roman" w:hAnsi="Times New Roman" w:cs="Times New Roman"/>
          <w:rPrChange w:id="896" w:author="SONY" w:date="2014-03-04T14:43:00Z">
            <w:rPr/>
          </w:rPrChange>
        </w:rPr>
        <w:fldChar w:fldCharType="end"/>
      </w:r>
    </w:p>
    <w:p w:rsidR="00016C03" w:rsidRPr="006E162B" w:rsidRDefault="00016C03">
      <w:pPr>
        <w:widowControl w:val="0"/>
        <w:ind w:firstLine="720"/>
        <w:jc w:val="both"/>
        <w:rPr>
          <w:rFonts w:ascii="Times New Roman" w:hAnsi="Times New Roman" w:cs="Times New Roman"/>
        </w:rPr>
      </w:pPr>
    </w:p>
    <w:p w:rsidR="00016C03" w:rsidRPr="006E162B" w:rsidRDefault="00016C03">
      <w:pPr>
        <w:widowControl w:val="0"/>
        <w:ind w:firstLine="720"/>
        <w:jc w:val="both"/>
        <w:rPr>
          <w:rFonts w:ascii="Times New Roman" w:hAnsi="Times New Roman" w:cs="Times New Roman"/>
          <w:rPrChange w:id="897" w:author="SONY" w:date="2014-03-04T14:43:00Z">
            <w:rPr/>
          </w:rPrChange>
        </w:rPr>
      </w:pPr>
    </w:p>
    <w:p w:rsidR="00016C03" w:rsidRPr="006E162B" w:rsidRDefault="00A17D56">
      <w:pPr>
        <w:widowControl w:val="0"/>
        <w:ind w:firstLine="720"/>
        <w:jc w:val="both"/>
        <w:rPr>
          <w:rFonts w:ascii="Times New Roman" w:hAnsi="Times New Roman" w:cs="Times New Roman"/>
          <w:rPrChange w:id="898" w:author="SONY" w:date="2014-03-04T14:43:00Z">
            <w:rPr/>
          </w:rPrChange>
        </w:rPr>
      </w:pPr>
      <w:r w:rsidRPr="006E162B">
        <w:rPr>
          <w:rFonts w:ascii="Times New Roman" w:hAnsi="Times New Roman" w:cs="Times New Roman"/>
          <w:b/>
          <w:rPrChange w:id="899" w:author="SONY" w:date="2014-03-04T14:43:00Z">
            <w:rPr>
              <w:b/>
            </w:rPr>
          </w:rPrChange>
        </w:rPr>
        <w:t>2.2.4.3 The selection of this technology</w:t>
      </w:r>
    </w:p>
    <w:p w:rsidR="00016C03" w:rsidRPr="006E162B" w:rsidRDefault="00016C03">
      <w:pPr>
        <w:widowControl w:val="0"/>
        <w:ind w:firstLine="720"/>
        <w:rPr>
          <w:rFonts w:ascii="Times New Roman" w:hAnsi="Times New Roman" w:cs="Times New Roman"/>
          <w:rPrChange w:id="900" w:author="SONY" w:date="2014-03-04T14:43:00Z">
            <w:rPr/>
          </w:rPrChange>
        </w:rPr>
      </w:pPr>
    </w:p>
    <w:p w:rsidR="00016C03" w:rsidRPr="006E162B" w:rsidRDefault="00837E92">
      <w:pPr>
        <w:widowControl w:val="0"/>
        <w:ind w:firstLine="720"/>
        <w:rPr>
          <w:rFonts w:ascii="Times New Roman" w:hAnsi="Times New Roman" w:cs="Times New Roman"/>
          <w:rPrChange w:id="901" w:author="SONY" w:date="2014-03-04T14:43:00Z">
            <w:rPr/>
          </w:rPrChange>
        </w:rPr>
      </w:pPr>
      <w:r w:rsidRPr="006E162B">
        <w:rPr>
          <w:rFonts w:ascii="Times New Roman" w:hAnsi="Times New Roman" w:cs="Times New Roman"/>
          <w:rPrChange w:id="902" w:author="SONY" w:date="2014-03-04T14:43:00Z">
            <w:rPr/>
          </w:rPrChange>
        </w:rPr>
        <w:t>The dental clinic system needs to</w:t>
      </w:r>
      <w:r w:rsidR="00B873FB" w:rsidRPr="006E162B">
        <w:rPr>
          <w:rFonts w:ascii="Times New Roman" w:hAnsi="Times New Roman" w:cs="Times New Roman"/>
          <w:rPrChange w:id="903" w:author="SONY" w:date="2014-03-04T14:43:00Z">
            <w:rPr/>
          </w:rPrChange>
        </w:rPr>
        <w:t xml:space="preserve"> store and</w:t>
      </w:r>
      <w:r w:rsidRPr="006E162B">
        <w:rPr>
          <w:rFonts w:ascii="Times New Roman" w:hAnsi="Times New Roman" w:cs="Times New Roman"/>
          <w:rPrChange w:id="904" w:author="SONY" w:date="2014-03-04T14:43:00Z">
            <w:rPr/>
          </w:rPrChange>
        </w:rPr>
        <w:t xml:space="preserve"> maintain</w:t>
      </w:r>
      <w:r w:rsidR="00A17D56" w:rsidRPr="006E162B">
        <w:rPr>
          <w:rFonts w:ascii="Times New Roman" w:hAnsi="Times New Roman" w:cs="Times New Roman"/>
          <w:rPrChange w:id="905" w:author="SONY" w:date="2014-03-04T14:43:00Z">
            <w:rPr/>
          </w:rPrChange>
        </w:rPr>
        <w:t xml:space="preserve"> </w:t>
      </w:r>
      <w:r w:rsidR="001045F8" w:rsidRPr="006E162B">
        <w:rPr>
          <w:rFonts w:ascii="Times New Roman" w:hAnsi="Times New Roman" w:cs="Times New Roman"/>
          <w:rPrChange w:id="906" w:author="SONY" w:date="2014-03-04T14:43:00Z">
            <w:rPr/>
          </w:rPrChange>
        </w:rPr>
        <w:t>patients’</w:t>
      </w:r>
      <w:r w:rsidR="00A17D56" w:rsidRPr="006E162B">
        <w:rPr>
          <w:rFonts w:ascii="Times New Roman" w:hAnsi="Times New Roman" w:cs="Times New Roman"/>
          <w:rPrChange w:id="907" w:author="SONY" w:date="2014-03-04T14:43:00Z">
            <w:rPr/>
          </w:rPrChange>
        </w:rPr>
        <w:t xml:space="preserve"> </w:t>
      </w:r>
      <w:r w:rsidR="00B873FB" w:rsidRPr="006E162B">
        <w:rPr>
          <w:rFonts w:ascii="Times New Roman" w:hAnsi="Times New Roman" w:cs="Times New Roman"/>
          <w:rPrChange w:id="908" w:author="SONY" w:date="2014-03-04T14:43:00Z">
            <w:rPr/>
          </w:rPrChange>
        </w:rPr>
        <w:t>information as well as</w:t>
      </w:r>
      <w:r w:rsidRPr="006E162B">
        <w:rPr>
          <w:rFonts w:ascii="Times New Roman" w:hAnsi="Times New Roman" w:cs="Times New Roman"/>
          <w:rPrChange w:id="909" w:author="SONY" w:date="2014-03-04T14:43:00Z">
            <w:rPr/>
          </w:rPrChange>
        </w:rPr>
        <w:t xml:space="preserve"> </w:t>
      </w:r>
      <w:r w:rsidR="00B873FB" w:rsidRPr="006E162B">
        <w:rPr>
          <w:rFonts w:ascii="Times New Roman" w:hAnsi="Times New Roman" w:cs="Times New Roman"/>
          <w:rPrChange w:id="910" w:author="SONY" w:date="2014-03-04T14:43:00Z">
            <w:rPr/>
          </w:rPrChange>
        </w:rPr>
        <w:t xml:space="preserve">the </w:t>
      </w:r>
      <w:r w:rsidR="00A17D56" w:rsidRPr="006E162B">
        <w:rPr>
          <w:rFonts w:ascii="Times New Roman" w:hAnsi="Times New Roman" w:cs="Times New Roman"/>
          <w:rPrChange w:id="911" w:author="SONY" w:date="2014-03-04T14:43:00Z">
            <w:rPr/>
          </w:rPrChange>
        </w:rPr>
        <w:t>information of treatment</w:t>
      </w:r>
      <w:r w:rsidR="00B873FB" w:rsidRPr="006E162B">
        <w:rPr>
          <w:rFonts w:ascii="Times New Roman" w:hAnsi="Times New Roman" w:cs="Times New Roman"/>
          <w:rPrChange w:id="912" w:author="SONY" w:date="2014-03-04T14:43:00Z">
            <w:rPr/>
          </w:rPrChange>
        </w:rPr>
        <w:t>s</w:t>
      </w:r>
      <w:r w:rsidR="00A17D56" w:rsidRPr="006E162B">
        <w:rPr>
          <w:rFonts w:ascii="Times New Roman" w:hAnsi="Times New Roman" w:cs="Times New Roman"/>
          <w:rPrChange w:id="913" w:author="SONY" w:date="2014-03-04T14:43:00Z">
            <w:rPr/>
          </w:rPrChange>
        </w:rPr>
        <w:t xml:space="preserve"> and others. All </w:t>
      </w:r>
      <w:r w:rsidR="004C52DA" w:rsidRPr="006E162B">
        <w:rPr>
          <w:rFonts w:ascii="Times New Roman" w:hAnsi="Times New Roman" w:cs="Times New Roman"/>
          <w:rPrChange w:id="914" w:author="SONY" w:date="2014-03-04T14:43:00Z">
            <w:rPr/>
          </w:rPrChange>
        </w:rPr>
        <w:t>data</w:t>
      </w:r>
      <w:r w:rsidR="00A17D56" w:rsidRPr="006E162B">
        <w:rPr>
          <w:rFonts w:ascii="Times New Roman" w:hAnsi="Times New Roman" w:cs="Times New Roman"/>
          <w:rPrChange w:id="915" w:author="SONY" w:date="2014-03-04T14:43:00Z">
            <w:rPr/>
          </w:rPrChange>
        </w:rPr>
        <w:t xml:space="preserve"> </w:t>
      </w:r>
      <w:r w:rsidR="004C52DA" w:rsidRPr="006E162B">
        <w:rPr>
          <w:rFonts w:ascii="Times New Roman" w:hAnsi="Times New Roman" w:cs="Times New Roman"/>
          <w:rPrChange w:id="916" w:author="SONY" w:date="2014-03-04T14:43:00Z">
            <w:rPr/>
          </w:rPrChange>
        </w:rPr>
        <w:t xml:space="preserve">need </w:t>
      </w:r>
      <w:r w:rsidR="00A17D56" w:rsidRPr="006E162B">
        <w:rPr>
          <w:rFonts w:ascii="Times New Roman" w:hAnsi="Times New Roman" w:cs="Times New Roman"/>
          <w:rPrChange w:id="917" w:author="SONY" w:date="2014-03-04T14:43:00Z">
            <w:rPr/>
          </w:rPrChange>
        </w:rPr>
        <w:t xml:space="preserve">to </w:t>
      </w:r>
      <w:r w:rsidRPr="006E162B">
        <w:rPr>
          <w:rFonts w:ascii="Times New Roman" w:hAnsi="Times New Roman" w:cs="Times New Roman"/>
          <w:rPrChange w:id="918" w:author="SONY" w:date="2014-03-04T14:43:00Z">
            <w:rPr/>
          </w:rPrChange>
        </w:rPr>
        <w:t xml:space="preserve">be </w:t>
      </w:r>
      <w:r w:rsidR="00A17D56" w:rsidRPr="006E162B">
        <w:rPr>
          <w:rFonts w:ascii="Times New Roman" w:hAnsi="Times New Roman" w:cs="Times New Roman"/>
          <w:rPrChange w:id="919" w:author="SONY" w:date="2014-03-04T14:43:00Z">
            <w:rPr/>
          </w:rPrChange>
        </w:rPr>
        <w:t>store</w:t>
      </w:r>
      <w:r w:rsidR="004C52DA" w:rsidRPr="006E162B">
        <w:rPr>
          <w:rFonts w:ascii="Times New Roman" w:hAnsi="Times New Roman" w:cs="Times New Roman"/>
          <w:rPrChange w:id="920" w:author="SONY" w:date="2014-03-04T14:43:00Z">
            <w:rPr/>
          </w:rPrChange>
        </w:rPr>
        <w:t>d</w:t>
      </w:r>
      <w:r w:rsidR="00A17D56" w:rsidRPr="006E162B">
        <w:rPr>
          <w:rFonts w:ascii="Times New Roman" w:hAnsi="Times New Roman" w:cs="Times New Roman"/>
          <w:rPrChange w:id="921" w:author="SONY" w:date="2014-03-04T14:43:00Z">
            <w:rPr/>
          </w:rPrChange>
        </w:rPr>
        <w:t xml:space="preserve"> in </w:t>
      </w:r>
      <w:r w:rsidRPr="006E162B">
        <w:rPr>
          <w:rFonts w:ascii="Times New Roman" w:hAnsi="Times New Roman" w:cs="Times New Roman"/>
          <w:rPrChange w:id="922" w:author="SONY" w:date="2014-03-04T14:43:00Z">
            <w:rPr/>
          </w:rPrChange>
        </w:rPr>
        <w:t xml:space="preserve">a </w:t>
      </w:r>
      <w:r w:rsidR="00A17D56" w:rsidRPr="006E162B">
        <w:rPr>
          <w:rFonts w:ascii="Times New Roman" w:hAnsi="Times New Roman" w:cs="Times New Roman"/>
          <w:rPrChange w:id="923" w:author="SONY" w:date="2014-03-04T14:43:00Z">
            <w:rPr/>
          </w:rPrChange>
        </w:rPr>
        <w:t>database</w:t>
      </w:r>
      <w:r w:rsidRPr="006E162B">
        <w:rPr>
          <w:rFonts w:ascii="Times New Roman" w:hAnsi="Times New Roman" w:cs="Times New Roman"/>
          <w:rPrChange w:id="924" w:author="SONY" w:date="2014-03-04T14:43:00Z">
            <w:rPr/>
          </w:rPrChange>
        </w:rPr>
        <w:t xml:space="preserve"> that </w:t>
      </w:r>
      <w:r w:rsidR="004C52DA" w:rsidRPr="006E162B">
        <w:rPr>
          <w:rFonts w:ascii="Times New Roman" w:hAnsi="Times New Roman" w:cs="Times New Roman"/>
          <w:rPrChange w:id="925" w:author="SONY" w:date="2014-03-04T14:43:00Z">
            <w:rPr/>
          </w:rPrChange>
        </w:rPr>
        <w:t>enables secure and stable management of the information</w:t>
      </w:r>
      <w:r w:rsidR="005C5DA8" w:rsidRPr="006E162B">
        <w:rPr>
          <w:rFonts w:ascii="Times New Roman" w:hAnsi="Times New Roman" w:cs="Times New Roman"/>
          <w:rPrChange w:id="926" w:author="SONY" w:date="2014-03-04T14:43:00Z">
            <w:rPr/>
          </w:rPrChange>
        </w:rPr>
        <w:t xml:space="preserve">. MySQL Server </w:t>
      </w:r>
      <w:r w:rsidR="001045F8" w:rsidRPr="006E162B">
        <w:rPr>
          <w:rFonts w:ascii="Times New Roman" w:hAnsi="Times New Roman" w:cs="Times New Roman"/>
          <w:rPrChange w:id="927" w:author="SONY" w:date="2014-03-04T14:43:00Z">
            <w:rPr/>
          </w:rPrChange>
        </w:rPr>
        <w:t xml:space="preserve">has been selected for this project </w:t>
      </w:r>
      <w:r w:rsidR="005C5DA8" w:rsidRPr="006E162B">
        <w:rPr>
          <w:rFonts w:ascii="Times New Roman" w:hAnsi="Times New Roman" w:cs="Times New Roman"/>
          <w:rPrChange w:id="928" w:author="SONY" w:date="2014-03-04T14:43:00Z">
            <w:rPr/>
          </w:rPrChange>
        </w:rPr>
        <w:t>because the database of dental clinic</w:t>
      </w:r>
      <w:r w:rsidR="001045F8" w:rsidRPr="006E162B">
        <w:rPr>
          <w:rFonts w:ascii="Times New Roman" w:hAnsi="Times New Roman" w:cs="Times New Roman"/>
          <w:rPrChange w:id="929" w:author="SONY" w:date="2014-03-04T14:43:00Z">
            <w:rPr/>
          </w:rPrChange>
        </w:rPr>
        <w:t xml:space="preserve"> can potentially handle a large amount of data.</w:t>
      </w:r>
      <w:r w:rsidR="005C5DA8" w:rsidRPr="006E162B">
        <w:rPr>
          <w:rFonts w:ascii="Times New Roman" w:hAnsi="Times New Roman" w:cs="Times New Roman"/>
          <w:rPrChange w:id="930" w:author="SONY" w:date="2014-03-04T14:43:00Z">
            <w:rPr/>
          </w:rPrChange>
        </w:rPr>
        <w:t xml:space="preserve"> SQLite </w:t>
      </w:r>
      <w:r w:rsidR="001045F8" w:rsidRPr="006E162B">
        <w:rPr>
          <w:rFonts w:ascii="Times New Roman" w:hAnsi="Times New Roman" w:cs="Times New Roman"/>
          <w:rPrChange w:id="931" w:author="SONY" w:date="2014-03-04T14:43:00Z">
            <w:rPr/>
          </w:rPrChange>
        </w:rPr>
        <w:t>is more suitable for a system that</w:t>
      </w:r>
      <w:r w:rsidR="005C5DA8" w:rsidRPr="006E162B">
        <w:rPr>
          <w:rFonts w:ascii="Times New Roman" w:hAnsi="Times New Roman" w:cs="Times New Roman"/>
          <w:rPrChange w:id="932" w:author="SONY" w:date="2014-03-04T14:43:00Z">
            <w:rPr/>
          </w:rPrChange>
        </w:rPr>
        <w:t xml:space="preserve"> contain</w:t>
      </w:r>
      <w:r w:rsidR="006C3729" w:rsidRPr="006E162B">
        <w:rPr>
          <w:rFonts w:ascii="Times New Roman" w:hAnsi="Times New Roman" w:cs="Times New Roman"/>
          <w:rPrChange w:id="933" w:author="SONY" w:date="2014-03-04T14:43:00Z">
            <w:rPr/>
          </w:rPrChange>
        </w:rPr>
        <w:t>s</w:t>
      </w:r>
      <w:r w:rsidR="005C5DA8" w:rsidRPr="006E162B">
        <w:rPr>
          <w:rFonts w:ascii="Times New Roman" w:hAnsi="Times New Roman" w:cs="Times New Roman"/>
          <w:rPrChange w:id="934" w:author="SONY" w:date="2014-03-04T14:43:00Z">
            <w:rPr/>
          </w:rPrChange>
        </w:rPr>
        <w:t xml:space="preserve"> </w:t>
      </w:r>
      <w:r w:rsidR="006C3729" w:rsidRPr="006E162B">
        <w:rPr>
          <w:rFonts w:ascii="Times New Roman" w:hAnsi="Times New Roman" w:cs="Times New Roman"/>
          <w:rPrChange w:id="935" w:author="SONY" w:date="2014-03-04T14:43:00Z">
            <w:rPr/>
          </w:rPrChange>
        </w:rPr>
        <w:t xml:space="preserve">a small amount of </w:t>
      </w:r>
      <w:r w:rsidR="005C5DA8" w:rsidRPr="006E162B">
        <w:rPr>
          <w:rFonts w:ascii="Times New Roman" w:hAnsi="Times New Roman" w:cs="Times New Roman"/>
          <w:rPrChange w:id="936" w:author="SONY" w:date="2014-03-04T14:43:00Z">
            <w:rPr/>
          </w:rPrChange>
        </w:rPr>
        <w:t>data</w:t>
      </w:r>
      <w:r w:rsidR="00A80B7D" w:rsidRPr="006E162B">
        <w:rPr>
          <w:rFonts w:ascii="Times New Roman" w:hAnsi="Times New Roman" w:cs="Times New Roman"/>
          <w:rPrChange w:id="937" w:author="SONY" w:date="2014-03-04T14:43:00Z">
            <w:rPr/>
          </w:rPrChange>
        </w:rPr>
        <w:t xml:space="preserve"> and </w:t>
      </w:r>
      <w:r w:rsidR="006C3729" w:rsidRPr="006E162B">
        <w:rPr>
          <w:rFonts w:ascii="Times New Roman" w:hAnsi="Times New Roman" w:cs="Times New Roman"/>
          <w:rPrChange w:id="938" w:author="SONY" w:date="2014-03-04T14:43:00Z">
            <w:rPr/>
          </w:rPrChange>
        </w:rPr>
        <w:t>has</w:t>
      </w:r>
      <w:r w:rsidR="00A80B7D" w:rsidRPr="006E162B">
        <w:rPr>
          <w:rFonts w:ascii="Times New Roman" w:hAnsi="Times New Roman" w:cs="Times New Roman"/>
          <w:rPrChange w:id="939" w:author="SONY" w:date="2014-03-04T14:43:00Z">
            <w:rPr/>
          </w:rPrChange>
        </w:rPr>
        <w:t xml:space="preserve"> a limited storage</w:t>
      </w:r>
      <w:r w:rsidR="005C5DA8" w:rsidRPr="006E162B">
        <w:rPr>
          <w:rFonts w:ascii="Times New Roman" w:hAnsi="Times New Roman" w:cs="Times New Roman"/>
          <w:rPrChange w:id="940" w:author="SONY" w:date="2014-03-04T14:43:00Z">
            <w:rPr/>
          </w:rPrChange>
        </w:rPr>
        <w:t>.</w:t>
      </w:r>
    </w:p>
    <w:p w:rsidR="00016C03" w:rsidRPr="006E162B" w:rsidRDefault="00016C03">
      <w:pPr>
        <w:widowControl w:val="0"/>
        <w:rPr>
          <w:rFonts w:ascii="Times New Roman" w:hAnsi="Times New Roman" w:cs="Times New Roman"/>
          <w:rPrChange w:id="941" w:author="SONY" w:date="2014-03-04T14:43:00Z">
            <w:rPr/>
          </w:rPrChange>
        </w:rPr>
      </w:pPr>
    </w:p>
    <w:p w:rsidR="0037504F" w:rsidRPr="006E162B" w:rsidRDefault="0037504F">
      <w:pPr>
        <w:widowControl w:val="0"/>
        <w:rPr>
          <w:ins w:id="942" w:author="Dell" w:date="2014-03-03T13:23:00Z"/>
          <w:rFonts w:ascii="Times New Roman" w:hAnsi="Times New Roman" w:cs="Times New Roman"/>
          <w:b/>
          <w:bCs/>
          <w:rPrChange w:id="943" w:author="SONY" w:date="2014-03-04T14:43:00Z">
            <w:rPr>
              <w:ins w:id="944" w:author="Dell" w:date="2014-03-03T13:23:00Z"/>
              <w:b/>
              <w:bCs/>
            </w:rPr>
          </w:rPrChange>
        </w:rPr>
      </w:pPr>
      <w:r w:rsidRPr="006E162B">
        <w:rPr>
          <w:rFonts w:ascii="Times New Roman" w:hAnsi="Times New Roman" w:cs="Times New Roman"/>
          <w:b/>
          <w:bCs/>
          <w:rPrChange w:id="945" w:author="SONY" w:date="2014-03-04T14:43:00Z">
            <w:rPr>
              <w:b/>
              <w:bCs/>
            </w:rPr>
          </w:rPrChange>
        </w:rPr>
        <w:t>2.2.5 Apache web server</w:t>
      </w:r>
    </w:p>
    <w:p w:rsidR="0037504F" w:rsidRPr="006E162B" w:rsidRDefault="0037504F">
      <w:pPr>
        <w:widowControl w:val="0"/>
        <w:rPr>
          <w:rFonts w:ascii="Times New Roman" w:hAnsi="Times New Roman" w:cs="Times New Roman"/>
          <w:b/>
          <w:bCs/>
          <w:rPrChange w:id="946" w:author="SONY" w:date="2014-03-04T14:43:00Z">
            <w:rPr>
              <w:b/>
              <w:bCs/>
            </w:rPr>
          </w:rPrChange>
        </w:rPr>
      </w:pPr>
      <w:r w:rsidRPr="006E162B">
        <w:rPr>
          <w:rFonts w:ascii="Times New Roman" w:hAnsi="Times New Roman" w:cs="Times New Roman"/>
          <w:rPrChange w:id="947" w:author="SONY" w:date="2014-03-04T14:43:00Z">
            <w:rPr/>
          </w:rPrChange>
        </w:rPr>
        <w:tab/>
      </w:r>
      <w:r w:rsidRPr="006E162B">
        <w:rPr>
          <w:rFonts w:ascii="Times New Roman" w:hAnsi="Times New Roman" w:cs="Times New Roman"/>
          <w:b/>
          <w:bCs/>
          <w:rPrChange w:id="948" w:author="SONY" w:date="2014-03-04T14:43:00Z">
            <w:rPr>
              <w:b/>
              <w:bCs/>
            </w:rPr>
          </w:rPrChange>
        </w:rPr>
        <w:t>2.2.5.1</w:t>
      </w:r>
      <w:r w:rsidR="00DF23C8" w:rsidRPr="006E162B">
        <w:rPr>
          <w:rFonts w:ascii="Times New Roman" w:hAnsi="Times New Roman" w:cs="Times New Roman"/>
          <w:b/>
          <w:bCs/>
          <w:rPrChange w:id="949" w:author="SONY" w:date="2014-03-04T14:43:00Z">
            <w:rPr>
              <w:b/>
              <w:bCs/>
            </w:rPr>
          </w:rPrChange>
        </w:rPr>
        <w:t xml:space="preserve"> Apache web server</w:t>
      </w:r>
    </w:p>
    <w:p w:rsidR="00DF23C8" w:rsidRPr="006E162B" w:rsidRDefault="00DF23C8">
      <w:pPr>
        <w:widowControl w:val="0"/>
        <w:rPr>
          <w:rFonts w:ascii="Times New Roman" w:hAnsi="Times New Roman" w:cs="Times New Roman"/>
          <w:rPrChange w:id="950" w:author="SONY" w:date="2014-03-04T14:43:00Z">
            <w:rPr/>
          </w:rPrChange>
        </w:rPr>
      </w:pPr>
    </w:p>
    <w:p w:rsidR="00DF23C8" w:rsidRPr="006E162B" w:rsidRDefault="00DF23C8">
      <w:pPr>
        <w:widowControl w:val="0"/>
        <w:rPr>
          <w:ins w:id="951" w:author="Dell" w:date="2014-03-03T13:58:00Z"/>
          <w:rFonts w:ascii="Times New Roman" w:hAnsi="Times New Roman" w:cs="Times New Roman"/>
        </w:rPr>
      </w:pPr>
      <w:r w:rsidRPr="006E162B">
        <w:rPr>
          <w:rFonts w:ascii="Times New Roman" w:hAnsi="Times New Roman" w:cs="Times New Roman"/>
          <w:rPrChange w:id="952" w:author="SONY" w:date="2014-03-04T14:43:00Z">
            <w:rPr/>
          </w:rPrChange>
        </w:rPr>
        <w:lastRenderedPageBreak/>
        <w:tab/>
        <w:t xml:space="preserve">Apache is </w:t>
      </w:r>
      <w:proofErr w:type="gramStart"/>
      <w:r w:rsidRPr="006E162B">
        <w:rPr>
          <w:rFonts w:ascii="Times New Roman" w:hAnsi="Times New Roman" w:cs="Times New Roman"/>
          <w:rPrChange w:id="953" w:author="SONY" w:date="2014-03-04T14:43:00Z">
            <w:rPr/>
          </w:rPrChange>
        </w:rPr>
        <w:t xml:space="preserve">a </w:t>
      </w:r>
      <w:r w:rsidR="00CA251D" w:rsidRPr="006E162B">
        <w:rPr>
          <w:rFonts w:ascii="Times New Roman" w:hAnsi="Times New Roman" w:cs="Times New Roman"/>
        </w:rPr>
        <w:fldChar w:fldCharType="begin"/>
      </w:r>
      <w:r w:rsidR="00CA251D" w:rsidRPr="006E162B">
        <w:rPr>
          <w:rFonts w:ascii="Times New Roman" w:hAnsi="Times New Roman" w:cs="Times New Roman"/>
          <w:rPrChange w:id="954" w:author="SONY" w:date="2014-03-04T14:43:00Z">
            <w:rPr/>
          </w:rPrChange>
        </w:rPr>
        <w:instrText xml:space="preserve"> HYPERLINK "http://www.webopedia.com/TERM/P/public_domain_software.html" </w:instrText>
      </w:r>
      <w:r w:rsidR="00CA251D" w:rsidRPr="006E162B">
        <w:rPr>
          <w:rFonts w:ascii="Times New Roman" w:hAnsi="Times New Roman" w:cs="Times New Roman"/>
          <w:rPrChange w:id="955" w:author="SONY" w:date="2014-03-04T14:43:00Z">
            <w:rPr/>
          </w:rPrChange>
        </w:rPr>
        <w:fldChar w:fldCharType="separate"/>
      </w:r>
      <w:r w:rsidRPr="006E162B">
        <w:rPr>
          <w:rStyle w:val="Hyperlink"/>
          <w:rFonts w:ascii="Times New Roman" w:hAnsi="Times New Roman" w:cs="Times New Roman"/>
          <w:color w:val="auto"/>
          <w:u w:val="none"/>
        </w:rPr>
        <w:t>public-domain</w:t>
      </w:r>
      <w:r w:rsidR="00CA251D" w:rsidRPr="006E162B">
        <w:rPr>
          <w:rStyle w:val="Hyperlink"/>
          <w:rFonts w:ascii="Times New Roman" w:hAnsi="Times New Roman" w:cs="Times New Roman"/>
          <w:color w:val="auto"/>
          <w:u w:val="none"/>
        </w:rPr>
        <w:fldChar w:fldCharType="end"/>
      </w:r>
      <w:r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56" w:author="SONY" w:date="2014-03-04T14:43:00Z">
            <w:rPr/>
          </w:rPrChange>
        </w:rPr>
        <w:instrText xml:space="preserve"> HYPERLINK "http://www.webopedia.com/TERM/O/open_source.html" </w:instrText>
      </w:r>
      <w:r w:rsidR="00CA251D" w:rsidRPr="006E162B">
        <w:rPr>
          <w:rFonts w:ascii="Times New Roman" w:hAnsi="Times New Roman" w:cs="Times New Roman"/>
          <w:rPrChange w:id="957" w:author="SONY" w:date="2014-03-04T14:43:00Z">
            <w:rPr/>
          </w:rPrChange>
        </w:rPr>
        <w:fldChar w:fldCharType="separate"/>
      </w:r>
      <w:r w:rsidRPr="006E162B">
        <w:rPr>
          <w:rStyle w:val="Hyperlink"/>
          <w:rFonts w:ascii="Times New Roman" w:hAnsi="Times New Roman" w:cs="Times New Roman"/>
          <w:color w:val="auto"/>
          <w:u w:val="none"/>
        </w:rPr>
        <w:t>open source</w:t>
      </w:r>
      <w:r w:rsidR="00CA251D" w:rsidRPr="006E162B">
        <w:rPr>
          <w:rStyle w:val="Hyperlink"/>
          <w:rFonts w:ascii="Times New Roman" w:hAnsi="Times New Roman" w:cs="Times New Roman"/>
          <w:color w:val="auto"/>
          <w:u w:val="none"/>
        </w:rPr>
        <w:fldChar w:fldCharType="end"/>
      </w:r>
      <w:r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58" w:author="SONY" w:date="2014-03-04T14:43:00Z">
            <w:rPr/>
          </w:rPrChange>
        </w:rPr>
        <w:instrText xml:space="preserve"> HYPERLINK "http://www.webopedia.com/TERM/W/Web_server.html" </w:instrText>
      </w:r>
      <w:r w:rsidR="00CA251D" w:rsidRPr="006E162B">
        <w:rPr>
          <w:rFonts w:ascii="Times New Roman" w:hAnsi="Times New Roman" w:cs="Times New Roman"/>
          <w:rPrChange w:id="959" w:author="SONY" w:date="2014-03-04T14:43:00Z">
            <w:rPr/>
          </w:rPrChange>
        </w:rPr>
        <w:fldChar w:fldCharType="separate"/>
      </w:r>
      <w:r w:rsidRPr="006E162B">
        <w:rPr>
          <w:rStyle w:val="Hyperlink"/>
          <w:rFonts w:ascii="Times New Roman" w:hAnsi="Times New Roman" w:cs="Times New Roman"/>
          <w:color w:val="auto"/>
          <w:u w:val="none"/>
        </w:rPr>
        <w:t>Web server</w:t>
      </w:r>
      <w:r w:rsidR="00CA251D" w:rsidRPr="006E162B">
        <w:rPr>
          <w:rStyle w:val="Hyperlink"/>
          <w:rFonts w:ascii="Times New Roman" w:hAnsi="Times New Roman" w:cs="Times New Roman"/>
          <w:color w:val="auto"/>
          <w:u w:val="none"/>
        </w:rPr>
        <w:fldChar w:fldCharType="end"/>
      </w:r>
      <w:r w:rsidR="00E932B5" w:rsidRPr="006E162B">
        <w:rPr>
          <w:rFonts w:ascii="Times New Roman" w:hAnsi="Times New Roman" w:cs="Times New Roman"/>
        </w:rPr>
        <w:t xml:space="preserve"> which provide</w:t>
      </w:r>
      <w:proofErr w:type="gramEnd"/>
      <w:r w:rsidR="00E932B5" w:rsidRPr="006E162B">
        <w:rPr>
          <w:rFonts w:ascii="Times New Roman" w:hAnsi="Times New Roman" w:cs="Times New Roman"/>
        </w:rPr>
        <w:t xml:space="preserve"> a web page through the HTTP protocol. It</w:t>
      </w:r>
      <w:r w:rsidR="00B45B52" w:rsidRPr="006E162B">
        <w:rPr>
          <w:rFonts w:ascii="Times New Roman" w:hAnsi="Times New Roman" w:cs="Times New Roman"/>
          <w:rPrChange w:id="960" w:author="SONY" w:date="2014-03-04T14:43:00Z">
            <w:rPr/>
          </w:rPrChange>
        </w:rPr>
        <w:t xml:space="preserve"> is support in every operating system, including </w:t>
      </w:r>
      <w:r w:rsidR="00CA251D" w:rsidRPr="006E162B">
        <w:rPr>
          <w:rFonts w:ascii="Times New Roman" w:hAnsi="Times New Roman" w:cs="Times New Roman"/>
        </w:rPr>
        <w:fldChar w:fldCharType="begin"/>
      </w:r>
      <w:r w:rsidR="00CA251D" w:rsidRPr="006E162B">
        <w:rPr>
          <w:rFonts w:ascii="Times New Roman" w:hAnsi="Times New Roman" w:cs="Times New Roman"/>
          <w:rPrChange w:id="961" w:author="SONY" w:date="2014-03-04T14:43:00Z">
            <w:rPr/>
          </w:rPrChange>
        </w:rPr>
        <w:instrText xml:space="preserve"> HYPERLINK "http://en.wikipedia.org/wiki/Unix" \o "Unix" </w:instrText>
      </w:r>
      <w:r w:rsidR="00CA251D" w:rsidRPr="006E162B">
        <w:rPr>
          <w:rFonts w:ascii="Times New Roman" w:hAnsi="Times New Roman" w:cs="Times New Roman"/>
          <w:rPrChange w:id="962" w:author="SONY" w:date="2014-03-04T14:43:00Z">
            <w:rPr/>
          </w:rPrChange>
        </w:rPr>
        <w:fldChar w:fldCharType="separate"/>
      </w:r>
      <w:r w:rsidR="00B45B52" w:rsidRPr="006E162B">
        <w:rPr>
          <w:rStyle w:val="Hyperlink"/>
          <w:rFonts w:ascii="Times New Roman" w:hAnsi="Times New Roman" w:cs="Times New Roman"/>
          <w:color w:val="auto"/>
          <w:u w:val="none"/>
        </w:rPr>
        <w:t>Unix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63" w:author="SONY" w:date="2014-03-04T14:43:00Z">
            <w:rPr/>
          </w:rPrChange>
        </w:rPr>
        <w:instrText xml:space="preserve"> HYPERLINK "http://en.wikipedia.org/wiki/FreeBSD" \o "FreeBSD" </w:instrText>
      </w:r>
      <w:r w:rsidR="00CA251D" w:rsidRPr="006E162B">
        <w:rPr>
          <w:rFonts w:ascii="Times New Roman" w:hAnsi="Times New Roman" w:cs="Times New Roman"/>
          <w:rPrChange w:id="964" w:author="SONY" w:date="2014-03-04T14:43:00Z">
            <w:rPr/>
          </w:rPrChange>
        </w:rPr>
        <w:fldChar w:fldCharType="separate"/>
      </w:r>
      <w:r w:rsidR="00B45B52" w:rsidRPr="006E162B">
        <w:rPr>
          <w:rStyle w:val="Hyperlink"/>
          <w:rFonts w:ascii="Times New Roman" w:hAnsi="Times New Roman" w:cs="Times New Roman"/>
          <w:color w:val="auto"/>
          <w:u w:val="none"/>
        </w:rPr>
        <w:t>FreeBSD</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65" w:author="SONY" w:date="2014-03-04T14:43:00Z">
            <w:rPr/>
          </w:rPrChange>
        </w:rPr>
        <w:instrText xml:space="preserve"> HYPERLINK "http://en.</w:instrText>
      </w:r>
      <w:r w:rsidR="00CA251D" w:rsidRPr="006E162B">
        <w:rPr>
          <w:rFonts w:ascii="Times New Roman" w:hAnsi="Times New Roman" w:cs="Times New Roman"/>
          <w:rPrChange w:id="966" w:author="SONY" w:date="2014-03-04T14:43:00Z">
            <w:rPr/>
          </w:rPrChange>
        </w:rPr>
        <w:instrText xml:space="preserve">wikipedia.org/wiki/Linux" \o "Linux" </w:instrText>
      </w:r>
      <w:r w:rsidR="00CA251D" w:rsidRPr="006E162B">
        <w:rPr>
          <w:rFonts w:ascii="Times New Roman" w:hAnsi="Times New Roman" w:cs="Times New Roman"/>
          <w:rPrChange w:id="967" w:author="SONY" w:date="2014-03-04T14:43:00Z">
            <w:rPr/>
          </w:rPrChange>
        </w:rPr>
        <w:fldChar w:fldCharType="separate"/>
      </w:r>
      <w:r w:rsidR="00B45B52" w:rsidRPr="006E162B">
        <w:rPr>
          <w:rStyle w:val="Hyperlink"/>
          <w:rFonts w:ascii="Times New Roman" w:hAnsi="Times New Roman" w:cs="Times New Roman"/>
          <w:color w:val="auto"/>
          <w:u w:val="none"/>
        </w:rPr>
        <w:t>Linux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68" w:author="SONY" w:date="2014-03-04T14:43:00Z">
            <w:rPr/>
          </w:rPrChange>
        </w:rPr>
        <w:instrText xml:space="preserve"> HYPERLINK "http://en.wikipedia.org/wiki/Solaris_%28operating_system%29" \o "Solaris (operating system)" </w:instrText>
      </w:r>
      <w:r w:rsidR="00CA251D" w:rsidRPr="006E162B">
        <w:rPr>
          <w:rFonts w:ascii="Times New Roman" w:hAnsi="Times New Roman" w:cs="Times New Roman"/>
          <w:rPrChange w:id="969" w:author="SONY" w:date="2014-03-04T14:43:00Z">
            <w:rPr/>
          </w:rPrChange>
        </w:rPr>
        <w:fldChar w:fldCharType="separate"/>
      </w:r>
      <w:r w:rsidR="00B45B52" w:rsidRPr="006E162B">
        <w:rPr>
          <w:rStyle w:val="Hyperlink"/>
          <w:rFonts w:ascii="Times New Roman" w:hAnsi="Times New Roman" w:cs="Times New Roman"/>
          <w:color w:val="auto"/>
          <w:u w:val="none"/>
        </w:rPr>
        <w:t>Solaris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70" w:author="SONY" w:date="2014-03-04T14:43:00Z">
            <w:rPr/>
          </w:rPrChange>
        </w:rPr>
        <w:instrText xml:space="preserve"> HYPERLINK "http://en.wikipedia.org/wiki/Novell_NetWare" \o "Novell NetWare" </w:instrText>
      </w:r>
      <w:r w:rsidR="00CA251D" w:rsidRPr="006E162B">
        <w:rPr>
          <w:rFonts w:ascii="Times New Roman" w:hAnsi="Times New Roman" w:cs="Times New Roman"/>
          <w:rPrChange w:id="971" w:author="SONY" w:date="2014-03-04T14:43:00Z">
            <w:rPr/>
          </w:rPrChange>
        </w:rPr>
        <w:fldChar w:fldCharType="separate"/>
      </w:r>
      <w:r w:rsidR="00B45B52" w:rsidRPr="006E162B">
        <w:rPr>
          <w:rStyle w:val="Hyperlink"/>
          <w:rFonts w:ascii="Times New Roman" w:hAnsi="Times New Roman" w:cs="Times New Roman"/>
          <w:color w:val="auto"/>
          <w:u w:val="none"/>
        </w:rPr>
        <w:t>Novell NetWare</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72" w:author="SONY" w:date="2014-03-04T14:43:00Z">
            <w:rPr/>
          </w:rPrChange>
        </w:rPr>
        <w:instrText xml:space="preserve"> HYPERLINK "http://en.wikipedia.org/wiki/OS_X" \o "OS X" </w:instrText>
      </w:r>
      <w:r w:rsidR="00CA251D" w:rsidRPr="006E162B">
        <w:rPr>
          <w:rFonts w:ascii="Times New Roman" w:hAnsi="Times New Roman" w:cs="Times New Roman"/>
          <w:rPrChange w:id="973" w:author="SONY" w:date="2014-03-04T14:43:00Z">
            <w:rPr/>
          </w:rPrChange>
        </w:rPr>
        <w:fldChar w:fldCharType="separate"/>
      </w:r>
      <w:r w:rsidR="00B45B52" w:rsidRPr="006E162B">
        <w:rPr>
          <w:rStyle w:val="Hyperlink"/>
          <w:rFonts w:ascii="Times New Roman" w:hAnsi="Times New Roman" w:cs="Times New Roman"/>
          <w:color w:val="auto"/>
          <w:u w:val="none"/>
        </w:rPr>
        <w:t>OS 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74" w:author="SONY" w:date="2014-03-04T14:43:00Z">
            <w:rPr/>
          </w:rPrChange>
        </w:rPr>
        <w:instrText xml:space="preserve"> HYPERLINK "http://en.wikipedia.org/wiki/Microsoft_Windows" \o "Microsoft Windows" </w:instrText>
      </w:r>
      <w:r w:rsidR="00CA251D" w:rsidRPr="006E162B">
        <w:rPr>
          <w:rFonts w:ascii="Times New Roman" w:hAnsi="Times New Roman" w:cs="Times New Roman"/>
          <w:rPrChange w:id="975" w:author="SONY" w:date="2014-03-04T14:43:00Z">
            <w:rPr/>
          </w:rPrChange>
        </w:rPr>
        <w:fldChar w:fldCharType="separate"/>
      </w:r>
      <w:r w:rsidR="00B45B52" w:rsidRPr="006E162B">
        <w:rPr>
          <w:rStyle w:val="Hyperlink"/>
          <w:rFonts w:ascii="Times New Roman" w:hAnsi="Times New Roman" w:cs="Times New Roman"/>
          <w:color w:val="auto"/>
          <w:u w:val="none"/>
        </w:rPr>
        <w:t>Microsoft Windows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76" w:author="SONY" w:date="2014-03-04T14:43:00Z">
            <w:rPr/>
          </w:rPrChange>
        </w:rPr>
        <w:instrText xml:space="preserve"> HYPERLINK "http://en.wikipedia.org/wiki/OS/2" \o "OS/2" </w:instrText>
      </w:r>
      <w:r w:rsidR="00CA251D" w:rsidRPr="006E162B">
        <w:rPr>
          <w:rFonts w:ascii="Times New Roman" w:hAnsi="Times New Roman" w:cs="Times New Roman"/>
          <w:rPrChange w:id="977" w:author="SONY" w:date="2014-03-04T14:43:00Z">
            <w:rPr/>
          </w:rPrChange>
        </w:rPr>
        <w:fldChar w:fldCharType="separate"/>
      </w:r>
      <w:r w:rsidR="00B45B52" w:rsidRPr="006E162B">
        <w:rPr>
          <w:rStyle w:val="Hyperlink"/>
          <w:rFonts w:ascii="Times New Roman" w:hAnsi="Times New Roman" w:cs="Times New Roman"/>
          <w:color w:val="auto"/>
          <w:u w:val="none"/>
        </w:rPr>
        <w:t>OS/2</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78" w:author="SONY" w:date="2014-03-04T14:43:00Z">
            <w:rPr/>
          </w:rPrChange>
        </w:rPr>
        <w:instrText xml:space="preserve"> HYPERLINK "http://en.wikipedia.org/wiki/Transaction_Processing_Facility" \o "Transaction Processing Facility" </w:instrText>
      </w:r>
      <w:r w:rsidR="00CA251D" w:rsidRPr="006E162B">
        <w:rPr>
          <w:rFonts w:ascii="Times New Roman" w:hAnsi="Times New Roman" w:cs="Times New Roman"/>
          <w:rPrChange w:id="979" w:author="SONY" w:date="2014-03-04T14:43:00Z">
            <w:rPr/>
          </w:rPrChange>
        </w:rPr>
        <w:fldChar w:fldCharType="separate"/>
      </w:r>
      <w:r w:rsidR="00B45B52" w:rsidRPr="006E162B">
        <w:rPr>
          <w:rStyle w:val="Hyperlink"/>
          <w:rFonts w:ascii="Times New Roman" w:hAnsi="Times New Roman" w:cs="Times New Roman"/>
          <w:color w:val="auto"/>
          <w:u w:val="none"/>
        </w:rPr>
        <w:t>TPF</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rPr>
          <w:rFonts w:ascii="Times New Roman" w:hAnsi="Times New Roman" w:cs="Times New Roman"/>
        </w:rPr>
        <w:fldChar w:fldCharType="begin"/>
      </w:r>
      <w:r w:rsidR="00CA251D" w:rsidRPr="006E162B">
        <w:rPr>
          <w:rFonts w:ascii="Times New Roman" w:hAnsi="Times New Roman" w:cs="Times New Roman"/>
          <w:rPrChange w:id="980" w:author="SONY" w:date="2014-03-04T14:43:00Z">
            <w:rPr/>
          </w:rPrChange>
        </w:rPr>
        <w:instrText xml:space="preserve"> HYPERLINK "http://en.wikipedia.org/wiki/OpenVMS" \o "OpenVMS" </w:instrText>
      </w:r>
      <w:r w:rsidR="00CA251D" w:rsidRPr="006E162B">
        <w:rPr>
          <w:rFonts w:ascii="Times New Roman" w:hAnsi="Times New Roman" w:cs="Times New Roman"/>
          <w:rPrChange w:id="981" w:author="SONY" w:date="2014-03-04T14:43:00Z">
            <w:rPr/>
          </w:rPrChange>
        </w:rPr>
        <w:fldChar w:fldCharType="separate"/>
      </w:r>
      <w:r w:rsidR="00B45B52" w:rsidRPr="006E162B">
        <w:rPr>
          <w:rStyle w:val="Hyperlink"/>
          <w:rFonts w:ascii="Times New Roman" w:hAnsi="Times New Roman" w:cs="Times New Roman"/>
          <w:color w:val="auto"/>
          <w:u w:val="none"/>
        </w:rPr>
        <w:t>OpenVMS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and </w:t>
      </w:r>
      <w:r w:rsidR="00CA251D" w:rsidRPr="006E162B">
        <w:rPr>
          <w:rFonts w:ascii="Times New Roman" w:hAnsi="Times New Roman" w:cs="Times New Roman"/>
        </w:rPr>
        <w:fldChar w:fldCharType="begin"/>
      </w:r>
      <w:r w:rsidR="00CA251D" w:rsidRPr="006E162B">
        <w:rPr>
          <w:rFonts w:ascii="Times New Roman" w:hAnsi="Times New Roman" w:cs="Times New Roman"/>
          <w:rPrChange w:id="982" w:author="SONY" w:date="2014-03-04T14:43:00Z">
            <w:rPr/>
          </w:rPrChange>
        </w:rPr>
        <w:instrText xml:space="preserve"> HYPERLINK "http://en.wikipedia.org/wiki/EComStation" \o "E</w:instrText>
      </w:r>
      <w:r w:rsidR="00CA251D" w:rsidRPr="006E162B">
        <w:rPr>
          <w:rFonts w:ascii="Times New Roman" w:hAnsi="Times New Roman" w:cs="Times New Roman"/>
          <w:rPrChange w:id="983" w:author="SONY" w:date="2014-03-04T14:43:00Z">
            <w:rPr/>
          </w:rPrChange>
        </w:rPr>
        <w:instrText xml:space="preserve">ComStation" </w:instrText>
      </w:r>
      <w:r w:rsidR="00CA251D" w:rsidRPr="006E162B">
        <w:rPr>
          <w:rFonts w:ascii="Times New Roman" w:hAnsi="Times New Roman" w:cs="Times New Roman"/>
          <w:rPrChange w:id="984" w:author="SONY" w:date="2014-03-04T14:43:00Z">
            <w:rPr/>
          </w:rPrChange>
        </w:rPr>
        <w:fldChar w:fldCharType="separate"/>
      </w:r>
      <w:proofErr w:type="spellStart"/>
      <w:r w:rsidR="00B45B52" w:rsidRPr="006E162B">
        <w:rPr>
          <w:rStyle w:val="Hyperlink"/>
          <w:rFonts w:ascii="Times New Roman" w:hAnsi="Times New Roman" w:cs="Times New Roman"/>
          <w:color w:val="auto"/>
          <w:u w:val="none"/>
        </w:rPr>
        <w:t>eComStation</w:t>
      </w:r>
      <w:proofErr w:type="spellEnd"/>
      <w:r w:rsidR="00CA251D" w:rsidRPr="006E162B">
        <w:rPr>
          <w:rStyle w:val="Hyperlink"/>
          <w:rFonts w:ascii="Times New Roman" w:hAnsi="Times New Roman" w:cs="Times New Roman"/>
          <w:color w:val="auto"/>
          <w:u w:val="none"/>
        </w:rPr>
        <w:fldChar w:fldCharType="end"/>
      </w:r>
      <w:ins w:id="985" w:author="Dell" w:date="2014-03-03T13:58:00Z">
        <w:r w:rsidR="00B45B52" w:rsidRPr="006E162B">
          <w:rPr>
            <w:rFonts w:ascii="Times New Roman" w:hAnsi="Times New Roman" w:cs="Times New Roman"/>
            <w:color w:val="auto"/>
          </w:rPr>
          <w:t>.</w:t>
        </w:r>
      </w:ins>
    </w:p>
    <w:p w:rsidR="00B45B52" w:rsidRPr="006E162B" w:rsidRDefault="00B45B52">
      <w:pPr>
        <w:widowControl w:val="0"/>
        <w:rPr>
          <w:ins w:id="986" w:author="Dell" w:date="2014-03-03T13:58:00Z"/>
          <w:rFonts w:ascii="Times New Roman" w:hAnsi="Times New Roman" w:cs="Times New Roman"/>
          <w:rPrChange w:id="987" w:author="SONY" w:date="2014-03-04T14:43:00Z">
            <w:rPr>
              <w:ins w:id="988" w:author="Dell" w:date="2014-03-03T13:58:00Z"/>
            </w:rPr>
          </w:rPrChange>
        </w:rPr>
      </w:pPr>
    </w:p>
    <w:p w:rsidR="00B45B52" w:rsidRPr="006E162B" w:rsidRDefault="00B45B52" w:rsidP="00B45B52">
      <w:pPr>
        <w:widowControl w:val="0"/>
        <w:ind w:firstLine="720"/>
        <w:rPr>
          <w:rFonts w:ascii="Times New Roman" w:hAnsi="Times New Roman" w:cs="Times New Roman"/>
          <w:rPrChange w:id="989" w:author="SONY" w:date="2014-03-04T14:43:00Z">
            <w:rPr/>
          </w:rPrChange>
        </w:rPr>
      </w:pPr>
      <w:r w:rsidRPr="006E162B">
        <w:rPr>
          <w:rFonts w:ascii="Times New Roman" w:hAnsi="Times New Roman" w:cs="Times New Roman"/>
          <w:b/>
          <w:rPrChange w:id="990" w:author="SONY" w:date="2014-03-04T14:43:00Z">
            <w:rPr>
              <w:b/>
            </w:rPr>
          </w:rPrChange>
        </w:rPr>
        <w:t>2.2.5.2 Alternative Technology</w:t>
      </w:r>
    </w:p>
    <w:p w:rsidR="004C258C" w:rsidRPr="006E162B" w:rsidRDefault="004C258C" w:rsidP="00B45B52">
      <w:pPr>
        <w:widowControl w:val="0"/>
        <w:ind w:firstLine="720"/>
        <w:rPr>
          <w:rFonts w:ascii="Times New Roman" w:hAnsi="Times New Roman" w:cs="Times New Roman"/>
          <w:rPrChange w:id="991" w:author="SONY" w:date="2014-03-04T14:43:00Z">
            <w:rPr/>
          </w:rPrChange>
        </w:rPr>
      </w:pPr>
    </w:p>
    <w:p w:rsidR="00B45B52" w:rsidRPr="006E162B" w:rsidRDefault="008810B4" w:rsidP="00B45B52">
      <w:pPr>
        <w:widowControl w:val="0"/>
        <w:ind w:firstLine="720"/>
        <w:rPr>
          <w:rFonts w:ascii="Times New Roman" w:hAnsi="Times New Roman" w:cs="Times New Roman"/>
          <w:rPrChange w:id="992" w:author="SONY" w:date="2014-03-04T14:43:00Z">
            <w:rPr/>
          </w:rPrChange>
        </w:rPr>
      </w:pPr>
      <w:r w:rsidRPr="006E162B">
        <w:rPr>
          <w:rFonts w:ascii="Times New Roman" w:hAnsi="Times New Roman" w:cs="Times New Roman"/>
          <w:rPrChange w:id="993" w:author="SONY" w:date="2014-03-04T14:43:00Z">
            <w:rPr/>
          </w:rPrChange>
        </w:rPr>
        <w:t xml:space="preserve">Tomcat is Servlet/JSP Container, which is in the Apache open source project. Tomcat is a web server can cooperate with </w:t>
      </w:r>
      <w:proofErr w:type="spellStart"/>
      <w:r w:rsidRPr="006E162B">
        <w:rPr>
          <w:rFonts w:ascii="Times New Roman" w:hAnsi="Times New Roman" w:cs="Times New Roman"/>
          <w:rPrChange w:id="994" w:author="SONY" w:date="2014-03-04T14:43:00Z">
            <w:rPr/>
          </w:rPrChange>
        </w:rPr>
        <w:t>jsp</w:t>
      </w:r>
      <w:proofErr w:type="spellEnd"/>
      <w:r w:rsidRPr="006E162B">
        <w:rPr>
          <w:rFonts w:ascii="Times New Roman" w:hAnsi="Times New Roman" w:cs="Times New Roman"/>
          <w:rPrChange w:id="995" w:author="SONY" w:date="2014-03-04T14:43:00Z">
            <w:rPr/>
          </w:rPrChange>
        </w:rPr>
        <w:t xml:space="preserve"> language. It supports to create a website or web server by using </w:t>
      </w:r>
      <w:proofErr w:type="spellStart"/>
      <w:r w:rsidRPr="006E162B">
        <w:rPr>
          <w:rFonts w:ascii="Times New Roman" w:hAnsi="Times New Roman" w:cs="Times New Roman"/>
          <w:rPrChange w:id="996" w:author="SONY" w:date="2014-03-04T14:43:00Z">
            <w:rPr/>
          </w:rPrChange>
        </w:rPr>
        <w:t>jsp</w:t>
      </w:r>
      <w:proofErr w:type="spellEnd"/>
      <w:r w:rsidRPr="006E162B">
        <w:rPr>
          <w:rFonts w:ascii="Times New Roman" w:hAnsi="Times New Roman" w:cs="Times New Roman"/>
          <w:rPrChange w:id="997" w:author="SONY" w:date="2014-03-04T14:43:00Z">
            <w:rPr/>
          </w:rPrChange>
        </w:rPr>
        <w:t xml:space="preserve"> language</w:t>
      </w:r>
      <w:ins w:id="998" w:author="Dell" w:date="2014-03-03T15:00:00Z">
        <w:r w:rsidRPr="006E162B">
          <w:rPr>
            <w:rFonts w:ascii="Times New Roman" w:hAnsi="Times New Roman" w:cs="Times New Roman"/>
            <w:rPrChange w:id="999" w:author="SONY" w:date="2014-03-04T14:43:00Z">
              <w:rPr/>
            </w:rPrChange>
          </w:rPr>
          <w:t>.</w:t>
        </w:r>
      </w:ins>
    </w:p>
    <w:p w:rsidR="00CD6C2B" w:rsidRPr="006E162B" w:rsidRDefault="00CD6C2B" w:rsidP="00B45B52">
      <w:pPr>
        <w:widowControl w:val="0"/>
        <w:ind w:firstLine="720"/>
        <w:rPr>
          <w:rFonts w:ascii="Times New Roman" w:hAnsi="Times New Roman" w:cs="Times New Roman"/>
          <w:rPrChange w:id="1000" w:author="SONY" w:date="2014-03-04T14:43:00Z">
            <w:rPr/>
          </w:rPrChange>
        </w:rPr>
      </w:pPr>
    </w:p>
    <w:p w:rsidR="00B45B52" w:rsidRPr="006E162B" w:rsidRDefault="00B45B52" w:rsidP="00B45B52">
      <w:pPr>
        <w:widowControl w:val="0"/>
        <w:ind w:firstLine="720"/>
        <w:rPr>
          <w:rFonts w:ascii="Times New Roman" w:hAnsi="Times New Roman" w:cs="Times New Roman"/>
          <w:b/>
          <w:bCs/>
          <w:rPrChange w:id="1001" w:author="SONY" w:date="2014-03-04T14:43:00Z">
            <w:rPr>
              <w:b/>
              <w:bCs/>
            </w:rPr>
          </w:rPrChange>
        </w:rPr>
      </w:pPr>
      <w:r w:rsidRPr="006E162B">
        <w:rPr>
          <w:rFonts w:ascii="Times New Roman" w:hAnsi="Times New Roman" w:cs="Times New Roman"/>
          <w:b/>
          <w:bCs/>
          <w:rPrChange w:id="1002" w:author="SONY" w:date="2014-03-04T14:43:00Z">
            <w:rPr>
              <w:b/>
              <w:bCs/>
            </w:rPr>
          </w:rPrChange>
        </w:rPr>
        <w:t>2.2.5.3 The selection of this technology</w:t>
      </w:r>
    </w:p>
    <w:p w:rsidR="00B45B52" w:rsidRPr="006E162B" w:rsidRDefault="00B45B52" w:rsidP="00B45B52">
      <w:pPr>
        <w:widowControl w:val="0"/>
        <w:ind w:firstLine="720"/>
        <w:rPr>
          <w:rFonts w:ascii="Times New Roman" w:hAnsi="Times New Roman" w:cs="Times New Roman"/>
          <w:rPrChange w:id="1003" w:author="SONY" w:date="2014-03-04T14:43:00Z">
            <w:rPr/>
          </w:rPrChange>
        </w:rPr>
      </w:pPr>
    </w:p>
    <w:p w:rsidR="008810B4" w:rsidRPr="006E162B" w:rsidRDefault="008810B4" w:rsidP="00B45B52">
      <w:pPr>
        <w:widowControl w:val="0"/>
        <w:ind w:firstLine="720"/>
        <w:rPr>
          <w:rFonts w:ascii="Times New Roman" w:hAnsi="Times New Roman" w:cs="Times New Roman"/>
          <w:rPrChange w:id="1004" w:author="SONY" w:date="2014-03-04T14:43:00Z">
            <w:rPr/>
          </w:rPrChange>
        </w:rPr>
      </w:pPr>
      <w:r w:rsidRPr="006E162B">
        <w:rPr>
          <w:rFonts w:ascii="Times New Roman" w:hAnsi="Times New Roman" w:cs="Times New Roman"/>
          <w:rPrChange w:id="1005" w:author="SONY" w:date="2014-03-04T14:43:00Z">
            <w:rPr/>
          </w:rPrChange>
        </w:rPr>
        <w:t>The dental clinic service system is a web application. Therefore, an apache will support the website for using on the network. It supports many programming languages such as P</w:t>
      </w:r>
      <w:r w:rsidR="00CB298A" w:rsidRPr="006E162B">
        <w:rPr>
          <w:rFonts w:ascii="Times New Roman" w:hAnsi="Times New Roman" w:cs="Times New Roman"/>
          <w:rPrChange w:id="1006" w:author="SONY" w:date="2014-03-04T14:43:00Z">
            <w:rPr/>
          </w:rPrChange>
        </w:rPr>
        <w:t>HP</w:t>
      </w:r>
      <w:r w:rsidRPr="006E162B">
        <w:rPr>
          <w:rFonts w:ascii="Times New Roman" w:hAnsi="Times New Roman" w:cs="Times New Roman"/>
          <w:rPrChange w:id="1007" w:author="SONY" w:date="2014-03-04T14:43:00Z">
            <w:rPr/>
          </w:rPrChange>
        </w:rPr>
        <w:t>, MyS</w:t>
      </w:r>
      <w:r w:rsidR="002475A5" w:rsidRPr="006E162B">
        <w:rPr>
          <w:rFonts w:ascii="Times New Roman" w:hAnsi="Times New Roman" w:cs="Times New Roman"/>
          <w:rPrChange w:id="1008" w:author="SONY" w:date="2014-03-04T14:43:00Z">
            <w:rPr/>
          </w:rPrChange>
        </w:rPr>
        <w:t>QL</w:t>
      </w:r>
      <w:r w:rsidRPr="006E162B">
        <w:rPr>
          <w:rFonts w:ascii="Times New Roman" w:hAnsi="Times New Roman" w:cs="Times New Roman"/>
          <w:rPrChange w:id="1009" w:author="SONY" w:date="2014-03-04T14:43:00Z">
            <w:rPr/>
          </w:rPrChange>
        </w:rPr>
        <w:t xml:space="preserve"> database. Client can open the web browser to enter to the website by input the name as </w:t>
      </w:r>
      <w:proofErr w:type="spellStart"/>
      <w:proofErr w:type="gramStart"/>
      <w:r w:rsidRPr="006E162B">
        <w:rPr>
          <w:rFonts w:ascii="Times New Roman" w:hAnsi="Times New Roman" w:cs="Times New Roman"/>
          <w:rPrChange w:id="1010" w:author="SONY" w:date="2014-03-04T14:43:00Z">
            <w:rPr/>
          </w:rPrChange>
        </w:rPr>
        <w:t>url</w:t>
      </w:r>
      <w:proofErr w:type="spellEnd"/>
      <w:proofErr w:type="gramEnd"/>
      <w:r w:rsidRPr="006E162B">
        <w:rPr>
          <w:rFonts w:ascii="Times New Roman" w:hAnsi="Times New Roman" w:cs="Times New Roman"/>
          <w:rPrChange w:id="1011" w:author="SONY" w:date="2014-03-04T14:43:00Z">
            <w:rPr/>
          </w:rPrChange>
        </w:rPr>
        <w:t>. The dental clinic can distribute the information in the world wide.</w:t>
      </w:r>
    </w:p>
    <w:p w:rsidR="00B45B52" w:rsidRPr="006E162B" w:rsidRDefault="00B45B52">
      <w:pPr>
        <w:widowControl w:val="0"/>
        <w:rPr>
          <w:rFonts w:ascii="Times New Roman" w:hAnsi="Times New Roman" w:cs="Times New Roman"/>
          <w:rPrChange w:id="1012" w:author="SONY" w:date="2014-03-04T14:43:00Z">
            <w:rPr/>
          </w:rPrChange>
        </w:rPr>
      </w:pPr>
    </w:p>
    <w:p w:rsidR="00B45B52" w:rsidRPr="006E162B" w:rsidRDefault="00B45B52">
      <w:pPr>
        <w:widowControl w:val="0"/>
        <w:rPr>
          <w:rFonts w:ascii="Times New Roman" w:hAnsi="Times New Roman" w:cs="Times New Roman"/>
          <w:rPrChange w:id="1013" w:author="SONY" w:date="2014-03-04T14:43:00Z">
            <w:rPr/>
          </w:rPrChange>
        </w:rPr>
      </w:pPr>
    </w:p>
    <w:p w:rsidR="002475A5" w:rsidRPr="006E162B" w:rsidRDefault="002475A5">
      <w:pPr>
        <w:widowControl w:val="0"/>
        <w:rPr>
          <w:rFonts w:ascii="Times New Roman" w:hAnsi="Times New Roman" w:cs="Times New Roman"/>
          <w:rPrChange w:id="1014" w:author="SONY" w:date="2014-03-04T14:43:00Z">
            <w:rPr/>
          </w:rPrChange>
        </w:rPr>
      </w:pPr>
    </w:p>
    <w:p w:rsidR="002475A5" w:rsidRPr="006E162B" w:rsidRDefault="002475A5">
      <w:pPr>
        <w:widowControl w:val="0"/>
        <w:rPr>
          <w:rFonts w:ascii="Times New Roman" w:hAnsi="Times New Roman" w:cs="Times New Roman"/>
          <w:rPrChange w:id="1015" w:author="SONY" w:date="2014-03-04T14:43:00Z">
            <w:rPr/>
          </w:rPrChange>
        </w:rPr>
      </w:pPr>
    </w:p>
    <w:p w:rsidR="002475A5" w:rsidRPr="006E162B" w:rsidRDefault="002475A5">
      <w:pPr>
        <w:widowControl w:val="0"/>
        <w:rPr>
          <w:rFonts w:ascii="Times New Roman" w:hAnsi="Times New Roman" w:cs="Times New Roman"/>
          <w:rPrChange w:id="1016" w:author="SONY" w:date="2014-03-04T14:43:00Z">
            <w:rPr/>
          </w:rPrChange>
        </w:rPr>
      </w:pPr>
    </w:p>
    <w:p w:rsidR="002475A5" w:rsidRPr="006E162B" w:rsidRDefault="002475A5">
      <w:pPr>
        <w:widowControl w:val="0"/>
        <w:rPr>
          <w:rFonts w:ascii="Times New Roman" w:hAnsi="Times New Roman" w:cs="Times New Roman"/>
          <w:rPrChange w:id="1017" w:author="SONY" w:date="2014-03-04T14:43:00Z">
            <w:rPr/>
          </w:rPrChange>
        </w:rPr>
      </w:pPr>
    </w:p>
    <w:p w:rsidR="002475A5" w:rsidRPr="006E162B" w:rsidRDefault="002475A5">
      <w:pPr>
        <w:widowControl w:val="0"/>
        <w:rPr>
          <w:rFonts w:ascii="Times New Roman" w:hAnsi="Times New Roman" w:cs="Times New Roman"/>
          <w:rPrChange w:id="1018" w:author="SONY" w:date="2014-03-04T14:43:00Z">
            <w:rPr/>
          </w:rPrChange>
        </w:rPr>
      </w:pPr>
    </w:p>
    <w:p w:rsidR="002475A5" w:rsidRPr="006E162B" w:rsidRDefault="002475A5">
      <w:pPr>
        <w:widowControl w:val="0"/>
        <w:rPr>
          <w:rFonts w:ascii="Times New Roman" w:hAnsi="Times New Roman" w:cs="Times New Roman"/>
          <w:rPrChange w:id="1019" w:author="SONY" w:date="2014-03-04T14:43:00Z">
            <w:rPr/>
          </w:rPrChange>
        </w:rPr>
      </w:pPr>
    </w:p>
    <w:p w:rsidR="002475A5" w:rsidRPr="006E162B" w:rsidRDefault="002475A5">
      <w:pPr>
        <w:widowControl w:val="0"/>
        <w:rPr>
          <w:rFonts w:ascii="Times New Roman" w:hAnsi="Times New Roman" w:cs="Times New Roman"/>
          <w:rPrChange w:id="1020" w:author="SONY" w:date="2014-03-04T14:43:00Z">
            <w:rPr/>
          </w:rPrChange>
        </w:rPr>
      </w:pPr>
    </w:p>
    <w:p w:rsidR="002475A5" w:rsidRPr="006E162B" w:rsidRDefault="002475A5">
      <w:pPr>
        <w:widowControl w:val="0"/>
        <w:rPr>
          <w:rFonts w:ascii="Times New Roman" w:hAnsi="Times New Roman" w:cs="Times New Roman"/>
          <w:rPrChange w:id="1021" w:author="SONY" w:date="2014-03-04T14:43:00Z">
            <w:rPr/>
          </w:rPrChange>
        </w:rPr>
      </w:pPr>
    </w:p>
    <w:p w:rsidR="002475A5" w:rsidRPr="006E162B" w:rsidRDefault="002475A5">
      <w:pPr>
        <w:widowControl w:val="0"/>
        <w:rPr>
          <w:rFonts w:ascii="Times New Roman" w:hAnsi="Times New Roman" w:cs="Times New Roman"/>
          <w:rPrChange w:id="1022" w:author="SONY" w:date="2014-03-04T14:43:00Z">
            <w:rPr/>
          </w:rPrChange>
        </w:rPr>
      </w:pPr>
    </w:p>
    <w:p w:rsidR="002475A5" w:rsidRPr="006E162B" w:rsidRDefault="002475A5">
      <w:pPr>
        <w:widowControl w:val="0"/>
        <w:rPr>
          <w:rFonts w:ascii="Times New Roman" w:hAnsi="Times New Roman" w:cs="Times New Roman"/>
          <w:rPrChange w:id="1023" w:author="SONY" w:date="2014-03-04T14:43:00Z">
            <w:rPr/>
          </w:rPrChange>
        </w:rPr>
      </w:pPr>
    </w:p>
    <w:p w:rsidR="002475A5" w:rsidRPr="006E162B" w:rsidRDefault="002475A5">
      <w:pPr>
        <w:widowControl w:val="0"/>
        <w:rPr>
          <w:rFonts w:ascii="Times New Roman" w:hAnsi="Times New Roman" w:cs="Times New Roman"/>
          <w:rPrChange w:id="1024" w:author="SONY" w:date="2014-03-04T14:43:00Z">
            <w:rPr/>
          </w:rPrChange>
        </w:rPr>
      </w:pPr>
    </w:p>
    <w:p w:rsidR="002475A5" w:rsidRPr="006E162B" w:rsidRDefault="002475A5">
      <w:pPr>
        <w:widowControl w:val="0"/>
        <w:rPr>
          <w:rFonts w:ascii="Times New Roman" w:hAnsi="Times New Roman" w:cs="Times New Roman"/>
          <w:rPrChange w:id="1025" w:author="SONY" w:date="2014-03-04T14:43:00Z">
            <w:rPr/>
          </w:rPrChange>
        </w:rPr>
      </w:pPr>
    </w:p>
    <w:p w:rsidR="002475A5" w:rsidRPr="006E162B" w:rsidRDefault="002475A5">
      <w:pPr>
        <w:widowControl w:val="0"/>
        <w:rPr>
          <w:rFonts w:ascii="Times New Roman" w:hAnsi="Times New Roman" w:cs="Times New Roman"/>
          <w:rPrChange w:id="1026" w:author="SONY" w:date="2014-03-04T14:43:00Z">
            <w:rPr/>
          </w:rPrChange>
        </w:rPr>
      </w:pPr>
    </w:p>
    <w:p w:rsidR="002475A5" w:rsidRPr="006E162B" w:rsidRDefault="002475A5">
      <w:pPr>
        <w:widowControl w:val="0"/>
        <w:rPr>
          <w:rFonts w:ascii="Times New Roman" w:hAnsi="Times New Roman" w:cs="Times New Roman"/>
          <w:rPrChange w:id="1027" w:author="SONY" w:date="2014-03-04T14:43:00Z">
            <w:rPr/>
          </w:rPrChange>
        </w:rPr>
      </w:pPr>
    </w:p>
    <w:p w:rsidR="002475A5" w:rsidRPr="006E162B" w:rsidRDefault="002475A5">
      <w:pPr>
        <w:widowControl w:val="0"/>
        <w:rPr>
          <w:rFonts w:ascii="Times New Roman" w:hAnsi="Times New Roman" w:cs="Times New Roman"/>
          <w:rPrChange w:id="1028" w:author="SONY" w:date="2014-03-04T14:43:00Z">
            <w:rPr/>
          </w:rPrChange>
        </w:rPr>
      </w:pPr>
    </w:p>
    <w:p w:rsidR="002475A5" w:rsidRPr="006E162B" w:rsidRDefault="002475A5">
      <w:pPr>
        <w:widowControl w:val="0"/>
        <w:rPr>
          <w:rFonts w:ascii="Times New Roman" w:hAnsi="Times New Roman" w:cs="Times New Roman"/>
          <w:rPrChange w:id="1029" w:author="SONY" w:date="2014-03-04T14:43:00Z">
            <w:rPr/>
          </w:rPrChange>
        </w:rPr>
      </w:pPr>
    </w:p>
    <w:p w:rsidR="002475A5" w:rsidRPr="006E162B" w:rsidRDefault="002475A5">
      <w:pPr>
        <w:widowControl w:val="0"/>
        <w:rPr>
          <w:rFonts w:ascii="Times New Roman" w:hAnsi="Times New Roman" w:cs="Times New Roman"/>
          <w:rPrChange w:id="1030" w:author="SONY" w:date="2014-03-04T14:43:00Z">
            <w:rPr/>
          </w:rPrChange>
        </w:rPr>
      </w:pPr>
    </w:p>
    <w:p w:rsidR="002475A5" w:rsidRPr="006E162B" w:rsidRDefault="002475A5">
      <w:pPr>
        <w:widowControl w:val="0"/>
        <w:rPr>
          <w:rFonts w:ascii="Times New Roman" w:hAnsi="Times New Roman" w:cs="Times New Roman"/>
          <w:rPrChange w:id="1031" w:author="SONY" w:date="2014-03-04T14:43:00Z">
            <w:rPr/>
          </w:rPrChange>
        </w:rPr>
      </w:pPr>
    </w:p>
    <w:p w:rsidR="00F35064" w:rsidRPr="006E162B" w:rsidRDefault="00F35064">
      <w:pPr>
        <w:widowControl w:val="0"/>
        <w:rPr>
          <w:rFonts w:ascii="Times New Roman" w:hAnsi="Times New Roman" w:cs="Times New Roman"/>
          <w:rPrChange w:id="1032" w:author="SONY" w:date="2014-03-04T14:43:00Z">
            <w:rPr/>
          </w:rPrChange>
        </w:rPr>
      </w:pPr>
    </w:p>
    <w:p w:rsidR="008810B4" w:rsidRDefault="008810B4">
      <w:pPr>
        <w:widowControl w:val="0"/>
        <w:rPr>
          <w:rFonts w:ascii="Times New Roman" w:hAnsi="Times New Roman" w:cs="Times New Roman"/>
          <w:b/>
          <w:bCs/>
          <w:color w:val="auto"/>
          <w:highlight w:val="yellow"/>
        </w:rPr>
      </w:pPr>
    </w:p>
    <w:p w:rsidR="006E162B" w:rsidRDefault="006E162B">
      <w:pPr>
        <w:widowControl w:val="0"/>
        <w:rPr>
          <w:rFonts w:ascii="Times New Roman" w:hAnsi="Times New Roman" w:cs="Times New Roman"/>
          <w:b/>
          <w:bCs/>
          <w:color w:val="auto"/>
          <w:highlight w:val="yellow"/>
        </w:rPr>
      </w:pPr>
    </w:p>
    <w:p w:rsidR="006E162B" w:rsidRDefault="006E162B">
      <w:pPr>
        <w:widowControl w:val="0"/>
        <w:rPr>
          <w:rFonts w:ascii="Times New Roman" w:hAnsi="Times New Roman" w:cs="Times New Roman"/>
          <w:b/>
          <w:bCs/>
          <w:color w:val="auto"/>
          <w:highlight w:val="yellow"/>
        </w:rPr>
      </w:pPr>
    </w:p>
    <w:p w:rsidR="006E162B" w:rsidRDefault="006E162B">
      <w:pPr>
        <w:widowControl w:val="0"/>
        <w:rPr>
          <w:rFonts w:ascii="Times New Roman" w:hAnsi="Times New Roman" w:cs="Times New Roman"/>
          <w:b/>
          <w:bCs/>
          <w:color w:val="auto"/>
          <w:highlight w:val="yellow"/>
        </w:rPr>
      </w:pPr>
    </w:p>
    <w:p w:rsidR="006E162B" w:rsidRDefault="006E162B">
      <w:pPr>
        <w:widowControl w:val="0"/>
        <w:rPr>
          <w:rFonts w:ascii="Times New Roman" w:hAnsi="Times New Roman" w:cs="Times New Roman"/>
          <w:b/>
          <w:bCs/>
          <w:color w:val="auto"/>
          <w:highlight w:val="yellow"/>
        </w:rPr>
      </w:pPr>
    </w:p>
    <w:p w:rsidR="006E162B" w:rsidRDefault="006E162B">
      <w:pPr>
        <w:widowControl w:val="0"/>
        <w:rPr>
          <w:rFonts w:ascii="Times New Roman" w:hAnsi="Times New Roman" w:cs="Times New Roman"/>
          <w:b/>
          <w:bCs/>
          <w:color w:val="auto"/>
          <w:highlight w:val="yellow"/>
        </w:rPr>
      </w:pPr>
    </w:p>
    <w:p w:rsidR="006E162B" w:rsidRPr="006E162B" w:rsidRDefault="006E162B">
      <w:pPr>
        <w:widowControl w:val="0"/>
        <w:rPr>
          <w:rFonts w:ascii="Times New Roman" w:hAnsi="Times New Roman" w:cs="Times New Roman"/>
          <w:b/>
          <w:bCs/>
          <w:color w:val="auto"/>
          <w:highlight w:val="yellow"/>
          <w:rPrChange w:id="1033" w:author="SONY" w:date="2014-03-04T14:43:00Z">
            <w:rPr>
              <w:b/>
              <w:bCs/>
              <w:color w:val="auto"/>
              <w:highlight w:val="yellow"/>
            </w:rPr>
          </w:rPrChange>
        </w:rPr>
      </w:pPr>
    </w:p>
    <w:p w:rsidR="00CB298A" w:rsidRPr="006E162B" w:rsidRDefault="005C5DA8" w:rsidP="00CB298A">
      <w:pPr>
        <w:widowControl w:val="0"/>
        <w:rPr>
          <w:rFonts w:ascii="Times New Roman" w:hAnsi="Times New Roman" w:cs="Times New Roman"/>
          <w:b/>
          <w:bCs/>
          <w:color w:val="auto"/>
          <w:rPrChange w:id="1034" w:author="SONY" w:date="2014-03-04T14:43:00Z">
            <w:rPr>
              <w:b/>
              <w:bCs/>
              <w:color w:val="auto"/>
            </w:rPr>
          </w:rPrChange>
        </w:rPr>
      </w:pPr>
      <w:r w:rsidRPr="006E162B">
        <w:rPr>
          <w:rFonts w:ascii="Times New Roman" w:hAnsi="Times New Roman" w:cs="Times New Roman"/>
          <w:b/>
          <w:bCs/>
          <w:color w:val="auto"/>
          <w:highlight w:val="yellow"/>
          <w:rPrChange w:id="1035" w:author="SONY" w:date="2014-03-04T14:43:00Z">
            <w:rPr>
              <w:b/>
              <w:bCs/>
              <w:color w:val="auto"/>
              <w:highlight w:val="yellow"/>
            </w:rPr>
          </w:rPrChange>
        </w:rPr>
        <w:lastRenderedPageBreak/>
        <w:t>2.2.</w:t>
      </w:r>
      <w:r w:rsidR="0037504F" w:rsidRPr="006E162B">
        <w:rPr>
          <w:rFonts w:ascii="Times New Roman" w:hAnsi="Times New Roman" w:cs="Times New Roman"/>
          <w:b/>
          <w:bCs/>
          <w:color w:val="auto"/>
          <w:highlight w:val="yellow"/>
          <w:rPrChange w:id="1036" w:author="SONY" w:date="2014-03-04T14:43:00Z">
            <w:rPr>
              <w:b/>
              <w:bCs/>
              <w:color w:val="auto"/>
              <w:highlight w:val="yellow"/>
            </w:rPr>
          </w:rPrChange>
        </w:rPr>
        <w:t>6</w:t>
      </w:r>
      <w:r w:rsidRPr="006E162B">
        <w:rPr>
          <w:rFonts w:ascii="Times New Roman" w:hAnsi="Times New Roman" w:cs="Times New Roman"/>
          <w:b/>
          <w:bCs/>
          <w:color w:val="auto"/>
          <w:highlight w:val="yellow"/>
          <w:rPrChange w:id="1037" w:author="SONY" w:date="2014-03-04T14:43:00Z">
            <w:rPr>
              <w:b/>
              <w:bCs/>
              <w:color w:val="auto"/>
              <w:highlight w:val="yellow"/>
            </w:rPr>
          </w:rPrChange>
        </w:rPr>
        <w:t xml:space="preserve"> Architecture</w:t>
      </w:r>
    </w:p>
    <w:p w:rsidR="00CB298A" w:rsidRPr="006E162B" w:rsidRDefault="00CB298A" w:rsidP="00CB298A">
      <w:pPr>
        <w:widowControl w:val="0"/>
        <w:rPr>
          <w:rFonts w:ascii="Times New Roman" w:hAnsi="Times New Roman" w:cs="Times New Roman"/>
          <w:color w:val="auto"/>
        </w:rPr>
      </w:pPr>
      <w:r w:rsidRPr="006E162B">
        <w:rPr>
          <w:rFonts w:ascii="Times New Roman" w:hAnsi="Times New Roman" w:cs="Times New Roman"/>
          <w:noProof/>
        </w:rPr>
        <w:drawing>
          <wp:inline distT="0" distB="0" distL="0" distR="0" wp14:anchorId="69A4A9FD" wp14:editId="6D1A36FC">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909060"/>
                    </a:xfrm>
                    <a:prstGeom prst="rect">
                      <a:avLst/>
                    </a:prstGeom>
                  </pic:spPr>
                </pic:pic>
              </a:graphicData>
            </a:graphic>
          </wp:inline>
        </w:drawing>
      </w:r>
    </w:p>
    <w:p w:rsidR="00CB298A" w:rsidRPr="006E162B" w:rsidRDefault="00CB298A" w:rsidP="00CB298A">
      <w:pPr>
        <w:widowControl w:val="0"/>
        <w:rPr>
          <w:rFonts w:ascii="Times New Roman" w:hAnsi="Times New Roman" w:cs="Times New Roman"/>
          <w:color w:val="auto"/>
          <w:rPrChange w:id="1038" w:author="SONY" w:date="2014-03-04T14:43:00Z">
            <w:rPr>
              <w:color w:val="auto"/>
            </w:rPr>
          </w:rPrChange>
        </w:rPr>
      </w:pPr>
    </w:p>
    <w:p w:rsidR="00CB298A" w:rsidRPr="006E162B" w:rsidRDefault="00CB298A" w:rsidP="00CB298A">
      <w:pPr>
        <w:widowControl w:val="0"/>
        <w:ind w:firstLine="720"/>
        <w:rPr>
          <w:rFonts w:ascii="Times New Roman" w:hAnsi="Times New Roman" w:cs="Times New Roman"/>
          <w:rPrChange w:id="1039" w:author="SONY" w:date="2014-03-04T14:43:00Z">
            <w:rPr/>
          </w:rPrChange>
        </w:rPr>
      </w:pPr>
    </w:p>
    <w:p w:rsidR="00CB298A" w:rsidRPr="006E162B" w:rsidRDefault="00CB298A" w:rsidP="00CB298A">
      <w:pPr>
        <w:widowControl w:val="0"/>
        <w:jc w:val="center"/>
        <w:rPr>
          <w:rFonts w:ascii="Times New Roman" w:hAnsi="Times New Roman" w:cs="Times New Roman"/>
          <w:highlight w:val="yellow"/>
          <w:rPrChange w:id="1040" w:author="SONY" w:date="2014-03-04T14:43:00Z">
            <w:rPr>
              <w:highlight w:val="yellow"/>
            </w:rPr>
          </w:rPrChange>
        </w:rPr>
      </w:pPr>
      <w:r w:rsidRPr="006E162B">
        <w:rPr>
          <w:rFonts w:ascii="Times New Roman" w:hAnsi="Times New Roman" w:cs="Times New Roman"/>
          <w:highlight w:val="yellow"/>
          <w:rPrChange w:id="1041" w:author="SONY" w:date="2014-03-04T14:43:00Z">
            <w:rPr>
              <w:highlight w:val="yellow"/>
            </w:rPr>
          </w:rPrChange>
        </w:rPr>
        <w:t>Figure 6: System Architecture</w:t>
      </w:r>
    </w:p>
    <w:p w:rsidR="00CB298A" w:rsidRPr="006E162B" w:rsidRDefault="00CB298A" w:rsidP="00CB298A">
      <w:pPr>
        <w:widowControl w:val="0"/>
        <w:jc w:val="center"/>
        <w:rPr>
          <w:rFonts w:ascii="Times New Roman" w:hAnsi="Times New Roman" w:cs="Times New Roman"/>
          <w:highlight w:val="yellow"/>
          <w:rPrChange w:id="1042" w:author="SONY" w:date="2014-03-04T14:43:00Z">
            <w:rPr>
              <w:highlight w:val="yellow"/>
            </w:rPr>
          </w:rPrChange>
        </w:rPr>
      </w:pPr>
    </w:p>
    <w:p w:rsidR="00CB298A" w:rsidRPr="006E162B" w:rsidRDefault="00CB298A" w:rsidP="00CB298A">
      <w:pPr>
        <w:widowControl w:val="0"/>
        <w:rPr>
          <w:rFonts w:ascii="Times New Roman" w:hAnsi="Times New Roman" w:cs="Times New Roman"/>
          <w:color w:val="auto"/>
          <w:rPrChange w:id="1043" w:author="SONY" w:date="2014-03-04T14:43:00Z">
            <w:rPr>
              <w:color w:val="auto"/>
            </w:rPr>
          </w:rPrChange>
        </w:rPr>
      </w:pPr>
      <w:r w:rsidRPr="006E162B">
        <w:rPr>
          <w:rFonts w:ascii="Times New Roman" w:hAnsi="Times New Roman" w:cs="Times New Roman"/>
          <w:highlight w:val="yellow"/>
          <w:rPrChange w:id="1044" w:author="SONY" w:date="2014-03-04T14:43:00Z">
            <w:rPr>
              <w:highlight w:val="yellow"/>
            </w:rPr>
          </w:rPrChange>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w:t>
      </w:r>
      <w:proofErr w:type="gramStart"/>
      <w:r w:rsidRPr="006E162B">
        <w:rPr>
          <w:rFonts w:ascii="Times New Roman" w:hAnsi="Times New Roman" w:cs="Times New Roman"/>
          <w:highlight w:val="yellow"/>
          <w:rPrChange w:id="1045" w:author="SONY" w:date="2014-03-04T14:43:00Z">
            <w:rPr>
              <w:highlight w:val="yellow"/>
            </w:rPr>
          </w:rPrChange>
        </w:rPr>
        <w:t>system generates QR code for the patients and send</w:t>
      </w:r>
      <w:proofErr w:type="gramEnd"/>
      <w:r w:rsidRPr="006E162B">
        <w:rPr>
          <w:rFonts w:ascii="Times New Roman" w:hAnsi="Times New Roman" w:cs="Times New Roman"/>
          <w:highlight w:val="yellow"/>
          <w:rPrChange w:id="1046" w:author="SONY" w:date="2014-03-04T14:43:00Z">
            <w:rPr>
              <w:highlight w:val="yellow"/>
            </w:rPr>
          </w:rPrChange>
        </w:rPr>
        <w:t xml:space="preserve"> it to their smartphone. The database of system is stored on the web server</w:t>
      </w:r>
      <w:r w:rsidRPr="006E162B">
        <w:rPr>
          <w:rFonts w:ascii="Times New Roman" w:hAnsi="Times New Roman" w:cs="Times New Roman"/>
          <w:color w:val="auto"/>
          <w:highlight w:val="yellow"/>
          <w:rPrChange w:id="1047" w:author="SONY" w:date="2014-03-04T14:43:00Z">
            <w:rPr>
              <w:color w:val="auto"/>
              <w:highlight w:val="yellow"/>
            </w:rPr>
          </w:rPrChange>
        </w:rPr>
        <w:t>.</w:t>
      </w:r>
    </w:p>
    <w:p w:rsidR="007466D0" w:rsidRPr="006E162B" w:rsidRDefault="007466D0" w:rsidP="00CB298A">
      <w:pPr>
        <w:widowControl w:val="0"/>
        <w:rPr>
          <w:rFonts w:ascii="Times New Roman" w:hAnsi="Times New Roman" w:cs="Times New Roman"/>
          <w:rPrChange w:id="1048" w:author="SONY" w:date="2014-03-04T14:43:00Z">
            <w:rPr/>
          </w:rPrChange>
        </w:rPr>
      </w:pPr>
    </w:p>
    <w:p w:rsidR="007466D0" w:rsidRPr="006E162B" w:rsidRDefault="007466D0">
      <w:pPr>
        <w:widowControl w:val="0"/>
        <w:rPr>
          <w:rFonts w:ascii="Times New Roman" w:hAnsi="Times New Roman" w:cs="Times New Roman"/>
          <w:rPrChange w:id="1049" w:author="SONY" w:date="2014-03-04T14:43:00Z">
            <w:rPr/>
          </w:rPrChange>
        </w:rPr>
      </w:pPr>
    </w:p>
    <w:p w:rsidR="007466D0" w:rsidRPr="006E162B" w:rsidRDefault="007466D0">
      <w:pPr>
        <w:widowControl w:val="0"/>
        <w:rPr>
          <w:rFonts w:ascii="Times New Roman" w:hAnsi="Times New Roman" w:cs="Times New Roman"/>
          <w:rPrChange w:id="1050" w:author="SONY" w:date="2014-03-04T14:43:00Z">
            <w:rPr/>
          </w:rPrChange>
        </w:rPr>
      </w:pPr>
    </w:p>
    <w:p w:rsidR="007466D0" w:rsidRPr="006E162B" w:rsidRDefault="007466D0">
      <w:pPr>
        <w:widowControl w:val="0"/>
        <w:rPr>
          <w:rFonts w:ascii="Times New Roman" w:hAnsi="Times New Roman" w:cs="Times New Roman"/>
          <w:rPrChange w:id="1051" w:author="SONY" w:date="2014-03-04T14:43:00Z">
            <w:rPr/>
          </w:rPrChange>
        </w:rPr>
      </w:pPr>
    </w:p>
    <w:p w:rsidR="007466D0" w:rsidRPr="006E162B" w:rsidRDefault="007466D0">
      <w:pPr>
        <w:widowControl w:val="0"/>
        <w:rPr>
          <w:rFonts w:ascii="Times New Roman" w:hAnsi="Times New Roman" w:cs="Times New Roman"/>
          <w:rPrChange w:id="1052" w:author="SONY" w:date="2014-03-04T14:43:00Z">
            <w:rPr/>
          </w:rPrChange>
        </w:rPr>
      </w:pPr>
    </w:p>
    <w:p w:rsidR="00B45B52" w:rsidRPr="006E162B" w:rsidRDefault="00B45B52">
      <w:pPr>
        <w:widowControl w:val="0"/>
        <w:rPr>
          <w:rFonts w:ascii="Times New Roman" w:hAnsi="Times New Roman" w:cs="Times New Roman"/>
          <w:b/>
          <w:sz w:val="28"/>
          <w:rPrChange w:id="1053" w:author="SONY" w:date="2014-03-04T14:43:00Z">
            <w:rPr>
              <w:b/>
              <w:sz w:val="28"/>
            </w:rPr>
          </w:rPrChange>
        </w:rPr>
      </w:pPr>
    </w:p>
    <w:p w:rsidR="00CB298A" w:rsidRPr="006E162B" w:rsidRDefault="00CB298A">
      <w:pPr>
        <w:widowControl w:val="0"/>
        <w:rPr>
          <w:rFonts w:ascii="Times New Roman" w:hAnsi="Times New Roman" w:cs="Times New Roman"/>
          <w:b/>
          <w:sz w:val="28"/>
          <w:rPrChange w:id="1054" w:author="SONY" w:date="2014-03-04T14:43:00Z">
            <w:rPr>
              <w:b/>
              <w:sz w:val="28"/>
            </w:rPr>
          </w:rPrChange>
        </w:rPr>
      </w:pPr>
    </w:p>
    <w:p w:rsidR="00CB298A" w:rsidRPr="006E162B" w:rsidRDefault="00CB298A">
      <w:pPr>
        <w:widowControl w:val="0"/>
        <w:rPr>
          <w:rFonts w:ascii="Times New Roman" w:hAnsi="Times New Roman" w:cs="Times New Roman"/>
          <w:b/>
          <w:sz w:val="28"/>
          <w:rPrChange w:id="1055" w:author="SONY" w:date="2014-03-04T14:43:00Z">
            <w:rPr>
              <w:b/>
              <w:sz w:val="28"/>
            </w:rPr>
          </w:rPrChange>
        </w:rPr>
      </w:pPr>
    </w:p>
    <w:p w:rsidR="00CB298A" w:rsidRDefault="00CB298A">
      <w:pPr>
        <w:widowControl w:val="0"/>
        <w:rPr>
          <w:rFonts w:ascii="Times New Roman" w:hAnsi="Times New Roman" w:cs="Times New Roman"/>
          <w:b/>
          <w:sz w:val="28"/>
        </w:rPr>
      </w:pPr>
    </w:p>
    <w:p w:rsidR="006E162B" w:rsidRPr="006E162B" w:rsidRDefault="006E162B">
      <w:pPr>
        <w:widowControl w:val="0"/>
        <w:rPr>
          <w:rFonts w:ascii="Times New Roman" w:hAnsi="Times New Roman" w:cs="Times New Roman"/>
          <w:b/>
          <w:sz w:val="28"/>
          <w:rPrChange w:id="1056" w:author="SONY" w:date="2014-03-04T14:43:00Z">
            <w:rPr>
              <w:b/>
              <w:sz w:val="28"/>
            </w:rPr>
          </w:rPrChange>
        </w:rPr>
      </w:pPr>
    </w:p>
    <w:p w:rsidR="00B45B52" w:rsidRPr="006E162B" w:rsidRDefault="00B45B52">
      <w:pPr>
        <w:widowControl w:val="0"/>
        <w:rPr>
          <w:rFonts w:ascii="Times New Roman" w:hAnsi="Times New Roman" w:cs="Times New Roman"/>
          <w:b/>
          <w:sz w:val="28"/>
          <w:rPrChange w:id="1057" w:author="SONY" w:date="2014-03-04T14:43:00Z">
            <w:rPr>
              <w:b/>
              <w:sz w:val="28"/>
            </w:rPr>
          </w:rPrChange>
        </w:rPr>
      </w:pPr>
    </w:p>
    <w:p w:rsidR="00016C03" w:rsidRPr="006E162B" w:rsidRDefault="00A17D56">
      <w:pPr>
        <w:widowControl w:val="0"/>
        <w:rPr>
          <w:rFonts w:ascii="Times New Roman" w:hAnsi="Times New Roman" w:cs="Times New Roman"/>
          <w:rPrChange w:id="1058" w:author="SONY" w:date="2014-03-04T14:43:00Z">
            <w:rPr/>
          </w:rPrChange>
        </w:rPr>
      </w:pPr>
      <w:r w:rsidRPr="006E162B">
        <w:rPr>
          <w:rFonts w:ascii="Times New Roman" w:hAnsi="Times New Roman" w:cs="Times New Roman"/>
          <w:b/>
          <w:sz w:val="28"/>
          <w:rPrChange w:id="1059" w:author="SONY" w:date="2014-03-04T14:43:00Z">
            <w:rPr>
              <w:b/>
              <w:sz w:val="28"/>
            </w:rPr>
          </w:rPrChange>
        </w:rPr>
        <w:lastRenderedPageBreak/>
        <w:t xml:space="preserve">Chapter </w:t>
      </w:r>
      <w:proofErr w:type="gramStart"/>
      <w:r w:rsidRPr="006E162B">
        <w:rPr>
          <w:rFonts w:ascii="Times New Roman" w:hAnsi="Times New Roman" w:cs="Times New Roman"/>
          <w:b/>
          <w:sz w:val="28"/>
          <w:rPrChange w:id="1060" w:author="SONY" w:date="2014-03-04T14:43:00Z">
            <w:rPr>
              <w:b/>
              <w:sz w:val="28"/>
            </w:rPr>
          </w:rPrChange>
        </w:rPr>
        <w:t>Three :</w:t>
      </w:r>
      <w:proofErr w:type="gramEnd"/>
      <w:r w:rsidRPr="006E162B">
        <w:rPr>
          <w:rFonts w:ascii="Times New Roman" w:hAnsi="Times New Roman" w:cs="Times New Roman"/>
          <w:b/>
          <w:sz w:val="28"/>
          <w:rPrChange w:id="1061" w:author="SONY" w:date="2014-03-04T14:43:00Z">
            <w:rPr>
              <w:b/>
              <w:sz w:val="28"/>
            </w:rPr>
          </w:rPrChange>
        </w:rPr>
        <w:t xml:space="preserve"> Quality Standard</w:t>
      </w:r>
    </w:p>
    <w:p w:rsidR="00016C03" w:rsidRPr="006E162B" w:rsidRDefault="00A17D56">
      <w:pPr>
        <w:widowControl w:val="0"/>
        <w:rPr>
          <w:rFonts w:ascii="Times New Roman" w:hAnsi="Times New Roman" w:cs="Times New Roman"/>
          <w:rPrChange w:id="1062" w:author="SONY" w:date="2014-03-04T14:43:00Z">
            <w:rPr/>
          </w:rPrChange>
        </w:rPr>
      </w:pPr>
      <w:r w:rsidRPr="006E162B">
        <w:rPr>
          <w:rFonts w:ascii="Times New Roman" w:hAnsi="Times New Roman" w:cs="Times New Roman"/>
          <w:b/>
          <w:sz w:val="24"/>
          <w:rPrChange w:id="1063" w:author="SONY" w:date="2014-03-04T14:43:00Z">
            <w:rPr>
              <w:b/>
              <w:sz w:val="24"/>
            </w:rPr>
          </w:rPrChange>
        </w:rPr>
        <w:t xml:space="preserve">3.1 ISO29110 for Very Small </w:t>
      </w:r>
      <w:proofErr w:type="gramStart"/>
      <w:r w:rsidRPr="006E162B">
        <w:rPr>
          <w:rFonts w:ascii="Times New Roman" w:hAnsi="Times New Roman" w:cs="Times New Roman"/>
          <w:b/>
          <w:sz w:val="24"/>
          <w:rPrChange w:id="1064" w:author="SONY" w:date="2014-03-04T14:43:00Z">
            <w:rPr>
              <w:b/>
              <w:sz w:val="24"/>
            </w:rPr>
          </w:rPrChange>
        </w:rPr>
        <w:t>Entity(</w:t>
      </w:r>
      <w:proofErr w:type="gramEnd"/>
      <w:r w:rsidRPr="006E162B">
        <w:rPr>
          <w:rFonts w:ascii="Times New Roman" w:hAnsi="Times New Roman" w:cs="Times New Roman"/>
          <w:b/>
          <w:sz w:val="24"/>
          <w:rPrChange w:id="1065" w:author="SONY" w:date="2014-03-04T14:43:00Z">
            <w:rPr>
              <w:b/>
              <w:sz w:val="24"/>
            </w:rPr>
          </w:rPrChange>
        </w:rPr>
        <w:t>VSE)</w:t>
      </w:r>
    </w:p>
    <w:p w:rsidR="00016C03" w:rsidRPr="006E162B" w:rsidRDefault="00A17D56">
      <w:pPr>
        <w:widowControl w:val="0"/>
        <w:rPr>
          <w:rFonts w:ascii="Times New Roman" w:hAnsi="Times New Roman" w:cs="Times New Roman"/>
          <w:rPrChange w:id="1066" w:author="SONY" w:date="2014-03-04T14:43:00Z">
            <w:rPr/>
          </w:rPrChange>
        </w:rPr>
      </w:pPr>
      <w:r w:rsidRPr="006E162B">
        <w:rPr>
          <w:rFonts w:ascii="Times New Roman" w:hAnsi="Times New Roman" w:cs="Times New Roman"/>
          <w:b/>
          <w:sz w:val="24"/>
          <w:rPrChange w:id="1067" w:author="SONY" w:date="2014-03-04T14:43:00Z">
            <w:rPr>
              <w:b/>
              <w:sz w:val="24"/>
            </w:rPr>
          </w:rPrChange>
        </w:rPr>
        <w:tab/>
      </w:r>
      <w:r w:rsidRPr="006E162B">
        <w:rPr>
          <w:rFonts w:ascii="Times New Roman" w:hAnsi="Times New Roman" w:cs="Times New Roman"/>
          <w:sz w:val="24"/>
          <w:rPrChange w:id="1068" w:author="SONY" w:date="2014-03-04T14:43:00Z">
            <w:rPr>
              <w:sz w:val="24"/>
            </w:rPr>
          </w:rPrChange>
        </w:rPr>
        <w:t xml:space="preserve">ISO29110 is a guide applies to a Very Small Entity (SVE), enterprise, </w:t>
      </w:r>
      <w:proofErr w:type="spellStart"/>
      <w:r w:rsidRPr="006E162B">
        <w:rPr>
          <w:rFonts w:ascii="Times New Roman" w:hAnsi="Times New Roman" w:cs="Times New Roman"/>
          <w:sz w:val="24"/>
          <w:rPrChange w:id="1069" w:author="SONY" w:date="2014-03-04T14:43:00Z">
            <w:rPr>
              <w:sz w:val="24"/>
            </w:rPr>
          </w:rPrChange>
        </w:rPr>
        <w:t>organisation</w:t>
      </w:r>
      <w:proofErr w:type="spellEnd"/>
      <w:r w:rsidRPr="006E162B">
        <w:rPr>
          <w:rFonts w:ascii="Times New Roman" w:hAnsi="Times New Roman" w:cs="Times New Roman"/>
          <w:sz w:val="24"/>
          <w:rPrChange w:id="1070" w:author="SONY" w:date="2014-03-04T14:43:00Z">
            <w:rPr>
              <w:sz w:val="24"/>
            </w:rPr>
          </w:rPrChange>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rsidR="00016C03" w:rsidRPr="006E162B" w:rsidRDefault="00A17D56">
      <w:pPr>
        <w:widowControl w:val="0"/>
        <w:rPr>
          <w:rFonts w:ascii="Times New Roman" w:hAnsi="Times New Roman" w:cs="Times New Roman"/>
          <w:rPrChange w:id="1071" w:author="SONY" w:date="2014-03-04T14:43:00Z">
            <w:rPr/>
          </w:rPrChange>
        </w:rPr>
      </w:pPr>
      <w:r w:rsidRPr="006E162B">
        <w:rPr>
          <w:rFonts w:ascii="Times New Roman" w:hAnsi="Times New Roman" w:cs="Times New Roman"/>
          <w:b/>
          <w:sz w:val="24"/>
          <w:rPrChange w:id="1072" w:author="SONY" w:date="2014-03-04T14:43:00Z">
            <w:rPr>
              <w:b/>
              <w:sz w:val="24"/>
            </w:rPr>
          </w:rPrChange>
        </w:rPr>
        <w:t>3.1.1 Project Management Process</w:t>
      </w:r>
    </w:p>
    <w:p w:rsidR="00016C03" w:rsidRPr="006E162B" w:rsidRDefault="00A17D56">
      <w:pPr>
        <w:widowControl w:val="0"/>
        <w:rPr>
          <w:rFonts w:ascii="Times New Roman" w:hAnsi="Times New Roman" w:cs="Times New Roman"/>
          <w:rPrChange w:id="1073" w:author="SONY" w:date="2014-03-04T14:43:00Z">
            <w:rPr/>
          </w:rPrChange>
        </w:rPr>
      </w:pPr>
      <w:r w:rsidRPr="006E162B">
        <w:rPr>
          <w:rFonts w:ascii="Times New Roman" w:hAnsi="Times New Roman" w:cs="Times New Roman"/>
          <w:b/>
          <w:sz w:val="24"/>
          <w:rPrChange w:id="1074" w:author="SONY" w:date="2014-03-04T14:43:00Z">
            <w:rPr>
              <w:b/>
              <w:sz w:val="24"/>
            </w:rPr>
          </w:rPrChange>
        </w:rPr>
        <w:tab/>
      </w:r>
      <w:r w:rsidRPr="006E162B">
        <w:rPr>
          <w:rFonts w:ascii="Times New Roman" w:hAnsi="Times New Roman" w:cs="Times New Roman"/>
          <w:sz w:val="24"/>
          <w:rPrChange w:id="1075" w:author="SONY" w:date="2014-03-04T14:43:00Z">
            <w:rPr>
              <w:sz w:val="24"/>
            </w:rPr>
          </w:rPrChange>
        </w:rPr>
        <w:t>The propose of the Project Management process is to establish and carry out in a systematic way the task of the  software implementation project, which allows complying with the project’s objectives in the expected quality, time and cost.</w:t>
      </w:r>
    </w:p>
    <w:p w:rsidR="00016C03" w:rsidRPr="006E162B" w:rsidRDefault="00A17D56">
      <w:pPr>
        <w:widowControl w:val="0"/>
        <w:rPr>
          <w:rFonts w:ascii="Times New Roman" w:hAnsi="Times New Roman" w:cs="Times New Roman"/>
          <w:rPrChange w:id="1076" w:author="SONY" w:date="2014-03-04T14:43:00Z">
            <w:rPr/>
          </w:rPrChange>
        </w:rPr>
      </w:pPr>
      <w:r w:rsidRPr="006E162B">
        <w:rPr>
          <w:rFonts w:ascii="Times New Roman" w:hAnsi="Times New Roman" w:cs="Times New Roman"/>
          <w:b/>
          <w:sz w:val="24"/>
          <w:rPrChange w:id="1077" w:author="SONY" w:date="2014-03-04T14:43:00Z">
            <w:rPr>
              <w:b/>
              <w:sz w:val="24"/>
            </w:rPr>
          </w:rPrChange>
        </w:rPr>
        <w:t>Selected process</w:t>
      </w:r>
    </w:p>
    <w:p w:rsidR="00016C03" w:rsidRPr="006E162B" w:rsidRDefault="00A17D56">
      <w:pPr>
        <w:widowControl w:val="0"/>
        <w:rPr>
          <w:rFonts w:ascii="Times New Roman" w:hAnsi="Times New Roman" w:cs="Times New Roman"/>
          <w:rPrChange w:id="1078" w:author="SONY" w:date="2014-03-04T14:43:00Z">
            <w:rPr/>
          </w:rPrChange>
        </w:rPr>
      </w:pPr>
      <w:r w:rsidRPr="006E162B">
        <w:rPr>
          <w:rFonts w:ascii="Times New Roman" w:hAnsi="Times New Roman" w:cs="Times New Roman"/>
          <w:rPrChange w:id="1079" w:author="SONY" w:date="2014-03-04T14:43:00Z">
            <w:rPr/>
          </w:rPrChange>
        </w:rPr>
        <w:tab/>
        <w:t xml:space="preserve">3.1.1.1 Project </w:t>
      </w:r>
      <w:proofErr w:type="spellStart"/>
      <w:r w:rsidRPr="006E162B">
        <w:rPr>
          <w:rFonts w:ascii="Times New Roman" w:hAnsi="Times New Roman" w:cs="Times New Roman"/>
          <w:rPrChange w:id="1080" w:author="SONY" w:date="2014-03-04T14:43:00Z">
            <w:rPr/>
          </w:rPrChange>
        </w:rPr>
        <w:t>Planing</w:t>
      </w:r>
      <w:proofErr w:type="spellEnd"/>
      <w:r w:rsidRPr="006E162B">
        <w:rPr>
          <w:rFonts w:ascii="Times New Roman" w:hAnsi="Times New Roman" w:cs="Times New Roman"/>
          <w:rPrChange w:id="1081" w:author="SONY" w:date="2014-03-04T14:43:00Z">
            <w:rPr/>
          </w:rPrChange>
        </w:rPr>
        <w:t xml:space="preserve"> Process</w:t>
      </w:r>
    </w:p>
    <w:p w:rsidR="00016C03" w:rsidRPr="006E162B" w:rsidRDefault="00A17D56">
      <w:pPr>
        <w:widowControl w:val="0"/>
        <w:rPr>
          <w:rFonts w:ascii="Times New Roman" w:hAnsi="Times New Roman" w:cs="Times New Roman"/>
          <w:rPrChange w:id="1082" w:author="SONY" w:date="2014-03-04T14:43:00Z">
            <w:rPr/>
          </w:rPrChange>
        </w:rPr>
      </w:pPr>
      <w:r w:rsidRPr="006E162B">
        <w:rPr>
          <w:rFonts w:ascii="Times New Roman" w:hAnsi="Times New Roman" w:cs="Times New Roman"/>
          <w:rPrChange w:id="1083" w:author="SONY" w:date="2014-03-04T14:43:00Z">
            <w:rPr/>
          </w:rPrChange>
        </w:rPr>
        <w:tab/>
        <w:t xml:space="preserve">3.1.1.2 Project Plan </w:t>
      </w:r>
      <w:proofErr w:type="spellStart"/>
      <w:r w:rsidRPr="006E162B">
        <w:rPr>
          <w:rFonts w:ascii="Times New Roman" w:hAnsi="Times New Roman" w:cs="Times New Roman"/>
          <w:rPrChange w:id="1084" w:author="SONY" w:date="2014-03-04T14:43:00Z">
            <w:rPr/>
          </w:rPrChange>
        </w:rPr>
        <w:t>Excution</w:t>
      </w:r>
      <w:proofErr w:type="spellEnd"/>
      <w:r w:rsidRPr="006E162B">
        <w:rPr>
          <w:rFonts w:ascii="Times New Roman" w:hAnsi="Times New Roman" w:cs="Times New Roman"/>
          <w:rPrChange w:id="1085" w:author="SONY" w:date="2014-03-04T14:43:00Z">
            <w:rPr/>
          </w:rPrChange>
        </w:rPr>
        <w:t xml:space="preserve"> Process</w:t>
      </w:r>
    </w:p>
    <w:p w:rsidR="00016C03" w:rsidRPr="006E162B" w:rsidRDefault="00A17D56">
      <w:pPr>
        <w:widowControl w:val="0"/>
        <w:rPr>
          <w:rFonts w:ascii="Times New Roman" w:hAnsi="Times New Roman" w:cs="Times New Roman"/>
          <w:rPrChange w:id="1086" w:author="SONY" w:date="2014-03-04T14:43:00Z">
            <w:rPr/>
          </w:rPrChange>
        </w:rPr>
      </w:pPr>
      <w:r w:rsidRPr="006E162B">
        <w:rPr>
          <w:rFonts w:ascii="Times New Roman" w:hAnsi="Times New Roman" w:cs="Times New Roman"/>
          <w:rPrChange w:id="1087" w:author="SONY" w:date="2014-03-04T14:43:00Z">
            <w:rPr/>
          </w:rPrChange>
        </w:rPr>
        <w:tab/>
        <w:t xml:space="preserve">3.1.1.3 Project Plan </w:t>
      </w:r>
      <w:proofErr w:type="spellStart"/>
      <w:r w:rsidRPr="006E162B">
        <w:rPr>
          <w:rFonts w:ascii="Times New Roman" w:hAnsi="Times New Roman" w:cs="Times New Roman"/>
          <w:rPrChange w:id="1088" w:author="SONY" w:date="2014-03-04T14:43:00Z">
            <w:rPr/>
          </w:rPrChange>
        </w:rPr>
        <w:t>Assesment</w:t>
      </w:r>
      <w:proofErr w:type="spellEnd"/>
      <w:r w:rsidRPr="006E162B">
        <w:rPr>
          <w:rFonts w:ascii="Times New Roman" w:hAnsi="Times New Roman" w:cs="Times New Roman"/>
          <w:rPrChange w:id="1089" w:author="SONY" w:date="2014-03-04T14:43:00Z">
            <w:rPr/>
          </w:rPrChange>
        </w:rPr>
        <w:t xml:space="preserve"> and Control Process</w:t>
      </w:r>
    </w:p>
    <w:p w:rsidR="00016C03" w:rsidRPr="006E162B" w:rsidRDefault="00A17D56">
      <w:pPr>
        <w:widowControl w:val="0"/>
        <w:rPr>
          <w:rFonts w:ascii="Times New Roman" w:hAnsi="Times New Roman" w:cs="Times New Roman"/>
          <w:rPrChange w:id="1090" w:author="SONY" w:date="2014-03-04T14:43:00Z">
            <w:rPr/>
          </w:rPrChange>
        </w:rPr>
      </w:pPr>
      <w:r w:rsidRPr="006E162B">
        <w:rPr>
          <w:rFonts w:ascii="Times New Roman" w:hAnsi="Times New Roman" w:cs="Times New Roman"/>
          <w:rPrChange w:id="1091" w:author="SONY" w:date="2014-03-04T14:43:00Z">
            <w:rPr/>
          </w:rPrChange>
        </w:rPr>
        <w:tab/>
        <w:t>3.1.1.4 Project Closer Process</w:t>
      </w:r>
    </w:p>
    <w:p w:rsidR="00016C03" w:rsidRPr="006E162B" w:rsidRDefault="00A17D56">
      <w:pPr>
        <w:widowControl w:val="0"/>
        <w:rPr>
          <w:rFonts w:ascii="Times New Roman" w:hAnsi="Times New Roman" w:cs="Times New Roman"/>
          <w:rPrChange w:id="1092" w:author="SONY" w:date="2014-03-04T14:43:00Z">
            <w:rPr/>
          </w:rPrChange>
        </w:rPr>
      </w:pPr>
      <w:r w:rsidRPr="006E162B">
        <w:rPr>
          <w:rFonts w:ascii="Times New Roman" w:hAnsi="Times New Roman" w:cs="Times New Roman"/>
          <w:b/>
          <w:sz w:val="24"/>
          <w:rPrChange w:id="1093" w:author="SONY" w:date="2014-03-04T14:43:00Z">
            <w:rPr>
              <w:b/>
              <w:sz w:val="24"/>
            </w:rPr>
          </w:rPrChange>
        </w:rPr>
        <w:t>3.1.2 Software Implementation process</w:t>
      </w:r>
    </w:p>
    <w:p w:rsidR="00016C03" w:rsidRPr="006E162B" w:rsidRDefault="00A17D56">
      <w:pPr>
        <w:widowControl w:val="0"/>
        <w:rPr>
          <w:rFonts w:ascii="Times New Roman" w:hAnsi="Times New Roman" w:cs="Times New Roman"/>
          <w:rPrChange w:id="1094" w:author="SONY" w:date="2014-03-04T14:43:00Z">
            <w:rPr/>
          </w:rPrChange>
        </w:rPr>
      </w:pPr>
      <w:r w:rsidRPr="006E162B">
        <w:rPr>
          <w:rFonts w:ascii="Times New Roman" w:hAnsi="Times New Roman" w:cs="Times New Roman"/>
          <w:sz w:val="24"/>
          <w:rPrChange w:id="1095" w:author="SONY" w:date="2014-03-04T14:43:00Z">
            <w:rPr>
              <w:sz w:val="24"/>
            </w:rPr>
          </w:rPrChange>
        </w:rPr>
        <w:tab/>
        <w:t>The purpose of the Software Implementation process is the systematic performance of the analysis, design, construction, integration and tests activities for new or modified software products according to the specified requirements.</w:t>
      </w:r>
    </w:p>
    <w:p w:rsidR="00016C03" w:rsidRPr="006E162B" w:rsidRDefault="00A17D56">
      <w:pPr>
        <w:widowControl w:val="0"/>
        <w:rPr>
          <w:rFonts w:ascii="Times New Roman" w:hAnsi="Times New Roman" w:cs="Times New Roman"/>
          <w:rPrChange w:id="1096" w:author="SONY" w:date="2014-03-04T14:43:00Z">
            <w:rPr/>
          </w:rPrChange>
        </w:rPr>
      </w:pPr>
      <w:r w:rsidRPr="006E162B">
        <w:rPr>
          <w:rFonts w:ascii="Times New Roman" w:hAnsi="Times New Roman" w:cs="Times New Roman"/>
          <w:b/>
          <w:sz w:val="24"/>
          <w:rPrChange w:id="1097" w:author="SONY" w:date="2014-03-04T14:43:00Z">
            <w:rPr>
              <w:b/>
              <w:sz w:val="24"/>
            </w:rPr>
          </w:rPrChange>
        </w:rPr>
        <w:t>Selected process</w:t>
      </w:r>
    </w:p>
    <w:p w:rsidR="00016C03" w:rsidRPr="006E162B" w:rsidRDefault="00A17D56">
      <w:pPr>
        <w:widowControl w:val="0"/>
        <w:rPr>
          <w:rFonts w:ascii="Times New Roman" w:hAnsi="Times New Roman" w:cs="Times New Roman"/>
          <w:rPrChange w:id="1098" w:author="SONY" w:date="2014-03-04T14:43:00Z">
            <w:rPr/>
          </w:rPrChange>
        </w:rPr>
      </w:pPr>
      <w:r w:rsidRPr="006E162B">
        <w:rPr>
          <w:rFonts w:ascii="Times New Roman" w:hAnsi="Times New Roman" w:cs="Times New Roman"/>
          <w:rPrChange w:id="1099" w:author="SONY" w:date="2014-03-04T14:43:00Z">
            <w:rPr/>
          </w:rPrChange>
        </w:rPr>
        <w:tab/>
        <w:t>3.1.2.1 Software Implementation Initiation Process</w:t>
      </w:r>
    </w:p>
    <w:p w:rsidR="00016C03" w:rsidRPr="006E162B" w:rsidRDefault="00A17D56">
      <w:pPr>
        <w:widowControl w:val="0"/>
        <w:rPr>
          <w:rFonts w:ascii="Times New Roman" w:hAnsi="Times New Roman" w:cs="Times New Roman"/>
          <w:rPrChange w:id="1100" w:author="SONY" w:date="2014-03-04T14:43:00Z">
            <w:rPr/>
          </w:rPrChange>
        </w:rPr>
      </w:pPr>
      <w:r w:rsidRPr="006E162B">
        <w:rPr>
          <w:rFonts w:ascii="Times New Roman" w:hAnsi="Times New Roman" w:cs="Times New Roman"/>
          <w:rPrChange w:id="1101" w:author="SONY" w:date="2014-03-04T14:43:00Z">
            <w:rPr/>
          </w:rPrChange>
        </w:rPr>
        <w:tab/>
        <w:t>3.1.2.2 Software Requirements Analysis Process</w:t>
      </w:r>
    </w:p>
    <w:p w:rsidR="00016C03" w:rsidRPr="006E162B" w:rsidRDefault="00A17D56">
      <w:pPr>
        <w:widowControl w:val="0"/>
        <w:rPr>
          <w:rFonts w:ascii="Times New Roman" w:hAnsi="Times New Roman" w:cs="Times New Roman"/>
          <w:rPrChange w:id="1102" w:author="SONY" w:date="2014-03-04T14:43:00Z">
            <w:rPr/>
          </w:rPrChange>
        </w:rPr>
      </w:pPr>
      <w:r w:rsidRPr="006E162B">
        <w:rPr>
          <w:rFonts w:ascii="Times New Roman" w:hAnsi="Times New Roman" w:cs="Times New Roman"/>
          <w:rPrChange w:id="1103" w:author="SONY" w:date="2014-03-04T14:43:00Z">
            <w:rPr/>
          </w:rPrChange>
        </w:rPr>
        <w:tab/>
        <w:t>3.1.2.3 Software Architectural Design Process</w:t>
      </w:r>
    </w:p>
    <w:p w:rsidR="00016C03" w:rsidRPr="006E162B" w:rsidRDefault="00A17D56">
      <w:pPr>
        <w:widowControl w:val="0"/>
        <w:rPr>
          <w:rFonts w:ascii="Times New Roman" w:hAnsi="Times New Roman" w:cs="Times New Roman"/>
          <w:rPrChange w:id="1104" w:author="SONY" w:date="2014-03-04T14:43:00Z">
            <w:rPr/>
          </w:rPrChange>
        </w:rPr>
      </w:pPr>
      <w:r w:rsidRPr="006E162B">
        <w:rPr>
          <w:rFonts w:ascii="Times New Roman" w:hAnsi="Times New Roman" w:cs="Times New Roman"/>
          <w:rPrChange w:id="1105" w:author="SONY" w:date="2014-03-04T14:43:00Z">
            <w:rPr/>
          </w:rPrChange>
        </w:rPr>
        <w:tab/>
        <w:t>3.1.2.4 Software Construction Process</w:t>
      </w:r>
    </w:p>
    <w:p w:rsidR="00016C03" w:rsidRPr="006E162B" w:rsidRDefault="00A17D56">
      <w:pPr>
        <w:widowControl w:val="0"/>
        <w:rPr>
          <w:rFonts w:ascii="Times New Roman" w:hAnsi="Times New Roman" w:cs="Times New Roman"/>
          <w:rPrChange w:id="1106" w:author="SONY" w:date="2014-03-04T14:43:00Z">
            <w:rPr/>
          </w:rPrChange>
        </w:rPr>
      </w:pPr>
      <w:r w:rsidRPr="006E162B">
        <w:rPr>
          <w:rFonts w:ascii="Times New Roman" w:hAnsi="Times New Roman" w:cs="Times New Roman"/>
          <w:rPrChange w:id="1107" w:author="SONY" w:date="2014-03-04T14:43:00Z">
            <w:rPr/>
          </w:rPrChange>
        </w:rPr>
        <w:tab/>
        <w:t>3.1.2.5 Software Integration and Test Process</w:t>
      </w:r>
    </w:p>
    <w:p w:rsidR="00016C03" w:rsidRPr="006E162B" w:rsidRDefault="00A17D56">
      <w:pPr>
        <w:widowControl w:val="0"/>
        <w:rPr>
          <w:rFonts w:ascii="Times New Roman" w:hAnsi="Times New Roman" w:cs="Times New Roman"/>
          <w:rPrChange w:id="1108" w:author="SONY" w:date="2014-03-04T14:43:00Z">
            <w:rPr/>
          </w:rPrChange>
        </w:rPr>
      </w:pPr>
      <w:r w:rsidRPr="006E162B">
        <w:rPr>
          <w:rFonts w:ascii="Times New Roman" w:hAnsi="Times New Roman" w:cs="Times New Roman"/>
          <w:rPrChange w:id="1109" w:author="SONY" w:date="2014-03-04T14:43:00Z">
            <w:rPr/>
          </w:rPrChange>
        </w:rPr>
        <w:tab/>
        <w:t>3.1.2.6 Software Delivery Process</w:t>
      </w:r>
    </w:p>
    <w:p w:rsidR="00016C03" w:rsidRPr="006E162B" w:rsidRDefault="00016C03">
      <w:pPr>
        <w:widowControl w:val="0"/>
        <w:rPr>
          <w:rFonts w:ascii="Times New Roman" w:hAnsi="Times New Roman" w:cs="Times New Roman"/>
          <w:rPrChange w:id="1110" w:author="SONY" w:date="2014-03-04T14:43:00Z">
            <w:rPr/>
          </w:rPrChange>
        </w:rPr>
      </w:pPr>
    </w:p>
    <w:p w:rsidR="00016C03" w:rsidRPr="006E162B" w:rsidRDefault="00016C03">
      <w:pPr>
        <w:widowControl w:val="0"/>
        <w:rPr>
          <w:rFonts w:ascii="Times New Roman" w:hAnsi="Times New Roman" w:cs="Times New Roman"/>
          <w:rPrChange w:id="1111" w:author="SONY" w:date="2014-03-04T14:43:00Z">
            <w:rPr/>
          </w:rPrChange>
        </w:rPr>
      </w:pPr>
    </w:p>
    <w:p w:rsidR="007466D0" w:rsidRPr="006E162B" w:rsidRDefault="007466D0">
      <w:pPr>
        <w:widowControl w:val="0"/>
        <w:rPr>
          <w:rFonts w:ascii="Times New Roman" w:hAnsi="Times New Roman" w:cs="Times New Roman"/>
          <w:rPrChange w:id="1112" w:author="SONY" w:date="2014-03-04T14:43:00Z">
            <w:rPr/>
          </w:rPrChange>
        </w:rPr>
      </w:pPr>
    </w:p>
    <w:p w:rsidR="007466D0" w:rsidRPr="006E162B" w:rsidRDefault="007466D0">
      <w:pPr>
        <w:widowControl w:val="0"/>
        <w:rPr>
          <w:rFonts w:ascii="Times New Roman" w:hAnsi="Times New Roman" w:cs="Times New Roman"/>
          <w:rPrChange w:id="1113" w:author="SONY" w:date="2014-03-04T14:43:00Z">
            <w:rPr/>
          </w:rPrChange>
        </w:rPr>
      </w:pPr>
    </w:p>
    <w:p w:rsidR="007466D0" w:rsidRPr="006E162B" w:rsidRDefault="007466D0">
      <w:pPr>
        <w:widowControl w:val="0"/>
        <w:rPr>
          <w:rFonts w:ascii="Times New Roman" w:hAnsi="Times New Roman" w:cs="Times New Roman"/>
          <w:rPrChange w:id="1114" w:author="SONY" w:date="2014-03-04T14:43:00Z">
            <w:rPr/>
          </w:rPrChange>
        </w:rPr>
      </w:pPr>
    </w:p>
    <w:p w:rsidR="007466D0" w:rsidRPr="006E162B" w:rsidRDefault="007466D0">
      <w:pPr>
        <w:widowControl w:val="0"/>
        <w:rPr>
          <w:rFonts w:ascii="Times New Roman" w:hAnsi="Times New Roman" w:cs="Times New Roman"/>
          <w:rPrChange w:id="1115" w:author="SONY" w:date="2014-03-04T14:43:00Z">
            <w:rPr/>
          </w:rPrChange>
        </w:rPr>
      </w:pPr>
    </w:p>
    <w:p w:rsidR="007466D0" w:rsidRPr="006E162B" w:rsidRDefault="007466D0">
      <w:pPr>
        <w:widowControl w:val="0"/>
        <w:rPr>
          <w:rFonts w:ascii="Times New Roman" w:hAnsi="Times New Roman" w:cs="Times New Roman"/>
          <w:rPrChange w:id="1116" w:author="SONY" w:date="2014-03-04T14:43:00Z">
            <w:rPr/>
          </w:rPrChange>
        </w:rPr>
      </w:pPr>
    </w:p>
    <w:p w:rsidR="007466D0" w:rsidRPr="006E162B" w:rsidRDefault="007466D0">
      <w:pPr>
        <w:widowControl w:val="0"/>
        <w:rPr>
          <w:rFonts w:ascii="Times New Roman" w:hAnsi="Times New Roman" w:cs="Times New Roman"/>
          <w:rPrChange w:id="1117" w:author="SONY" w:date="2014-03-04T14:43:00Z">
            <w:rPr/>
          </w:rPrChange>
        </w:rPr>
      </w:pPr>
    </w:p>
    <w:p w:rsidR="007466D0" w:rsidRPr="006E162B" w:rsidRDefault="007466D0">
      <w:pPr>
        <w:widowControl w:val="0"/>
        <w:rPr>
          <w:rFonts w:ascii="Times New Roman" w:hAnsi="Times New Roman" w:cs="Times New Roman"/>
          <w:rPrChange w:id="1118" w:author="SONY" w:date="2014-03-04T14:43:00Z">
            <w:rPr/>
          </w:rPrChange>
        </w:rPr>
      </w:pPr>
    </w:p>
    <w:p w:rsidR="007466D0" w:rsidRPr="006E162B" w:rsidRDefault="007466D0">
      <w:pPr>
        <w:widowControl w:val="0"/>
        <w:rPr>
          <w:rFonts w:ascii="Times New Roman" w:hAnsi="Times New Roman" w:cs="Times New Roman"/>
          <w:rPrChange w:id="1119" w:author="SONY" w:date="2014-03-04T14:43:00Z">
            <w:rPr/>
          </w:rPrChange>
        </w:rPr>
      </w:pPr>
    </w:p>
    <w:p w:rsidR="007466D0" w:rsidRPr="006E162B" w:rsidRDefault="007466D0">
      <w:pPr>
        <w:widowControl w:val="0"/>
        <w:rPr>
          <w:rFonts w:ascii="Times New Roman" w:hAnsi="Times New Roman" w:cs="Times New Roman"/>
          <w:rPrChange w:id="1120" w:author="SONY" w:date="2014-03-04T14:43:00Z">
            <w:rPr/>
          </w:rPrChange>
        </w:rPr>
      </w:pPr>
    </w:p>
    <w:p w:rsidR="007466D0" w:rsidRPr="006E162B" w:rsidRDefault="007466D0">
      <w:pPr>
        <w:widowControl w:val="0"/>
        <w:rPr>
          <w:rFonts w:ascii="Times New Roman" w:hAnsi="Times New Roman" w:cs="Times New Roman"/>
          <w:rPrChange w:id="1121" w:author="SONY" w:date="2014-03-04T14:43:00Z">
            <w:rPr/>
          </w:rPrChange>
        </w:rPr>
      </w:pPr>
    </w:p>
    <w:p w:rsidR="007466D0" w:rsidRPr="006E162B" w:rsidRDefault="007466D0">
      <w:pPr>
        <w:widowControl w:val="0"/>
        <w:rPr>
          <w:rFonts w:ascii="Times New Roman" w:hAnsi="Times New Roman" w:cs="Times New Roman"/>
          <w:rPrChange w:id="1122" w:author="SONY" w:date="2014-03-04T14:43:00Z">
            <w:rPr/>
          </w:rPrChange>
        </w:rPr>
      </w:pPr>
    </w:p>
    <w:p w:rsidR="00016C03" w:rsidRPr="006E162B" w:rsidRDefault="00A17D56">
      <w:pPr>
        <w:widowControl w:val="0"/>
        <w:rPr>
          <w:rFonts w:ascii="Times New Roman" w:hAnsi="Times New Roman" w:cs="Times New Roman"/>
          <w:rPrChange w:id="1123" w:author="SONY" w:date="2014-03-04T14:43:00Z">
            <w:rPr/>
          </w:rPrChange>
        </w:rPr>
      </w:pPr>
      <w:r w:rsidRPr="006E162B">
        <w:rPr>
          <w:rFonts w:ascii="Times New Roman" w:hAnsi="Times New Roman" w:cs="Times New Roman"/>
          <w:b/>
          <w:sz w:val="30"/>
          <w:rPrChange w:id="1124" w:author="SONY" w:date="2014-03-04T14:43:00Z">
            <w:rPr>
              <w:b/>
              <w:sz w:val="30"/>
            </w:rPr>
          </w:rPrChange>
        </w:rPr>
        <w:lastRenderedPageBreak/>
        <w:t xml:space="preserve">Chapter </w:t>
      </w:r>
      <w:proofErr w:type="gramStart"/>
      <w:r w:rsidRPr="006E162B">
        <w:rPr>
          <w:rFonts w:ascii="Times New Roman" w:hAnsi="Times New Roman" w:cs="Times New Roman"/>
          <w:b/>
          <w:sz w:val="30"/>
          <w:rPrChange w:id="1125" w:author="SONY" w:date="2014-03-04T14:43:00Z">
            <w:rPr>
              <w:b/>
              <w:sz w:val="30"/>
            </w:rPr>
          </w:rPrChange>
        </w:rPr>
        <w:t>Four :</w:t>
      </w:r>
      <w:proofErr w:type="gramEnd"/>
      <w:r w:rsidRPr="006E162B">
        <w:rPr>
          <w:rFonts w:ascii="Times New Roman" w:hAnsi="Times New Roman" w:cs="Times New Roman"/>
          <w:b/>
          <w:sz w:val="30"/>
          <w:rPrChange w:id="1126" w:author="SONY" w:date="2014-03-04T14:43:00Z">
            <w:rPr>
              <w:b/>
              <w:sz w:val="30"/>
            </w:rPr>
          </w:rPrChange>
        </w:rPr>
        <w:t xml:space="preserve"> Project Plan</w:t>
      </w:r>
    </w:p>
    <w:p w:rsidR="00016C03" w:rsidRPr="006E162B" w:rsidRDefault="00A17D56">
      <w:pPr>
        <w:widowControl w:val="0"/>
        <w:rPr>
          <w:rFonts w:ascii="Times New Roman" w:hAnsi="Times New Roman" w:cs="Times New Roman"/>
          <w:rPrChange w:id="1127" w:author="SONY" w:date="2014-03-04T14:43:00Z">
            <w:rPr/>
          </w:rPrChange>
        </w:rPr>
      </w:pPr>
      <w:r w:rsidRPr="006E162B">
        <w:rPr>
          <w:rFonts w:ascii="Times New Roman" w:hAnsi="Times New Roman" w:cs="Times New Roman"/>
          <w:rPrChange w:id="1128" w:author="SONY" w:date="2014-03-04T14:43:00Z">
            <w:rPr/>
          </w:rPrChange>
        </w:rPr>
        <w:t xml:space="preserve"> </w:t>
      </w:r>
    </w:p>
    <w:p w:rsidR="00016C03" w:rsidRPr="006E162B" w:rsidRDefault="00A17D56">
      <w:pPr>
        <w:widowControl w:val="0"/>
        <w:rPr>
          <w:rFonts w:ascii="Times New Roman" w:hAnsi="Times New Roman" w:cs="Times New Roman"/>
          <w:rPrChange w:id="1129" w:author="SONY" w:date="2014-03-04T14:43:00Z">
            <w:rPr/>
          </w:rPrChange>
        </w:rPr>
      </w:pPr>
      <w:r w:rsidRPr="006E162B">
        <w:rPr>
          <w:rFonts w:ascii="Times New Roman" w:hAnsi="Times New Roman" w:cs="Times New Roman"/>
          <w:b/>
          <w:sz w:val="24"/>
          <w:rPrChange w:id="1130" w:author="SONY" w:date="2014-03-04T14:43:00Z">
            <w:rPr>
              <w:b/>
              <w:sz w:val="24"/>
            </w:rPr>
          </w:rPrChange>
        </w:rPr>
        <w:t>4.1 Motivation</w:t>
      </w:r>
    </w:p>
    <w:p w:rsidR="00016C03" w:rsidRPr="006E162B" w:rsidRDefault="00A17D56">
      <w:pPr>
        <w:widowControl w:val="0"/>
        <w:rPr>
          <w:rFonts w:ascii="Times New Roman" w:hAnsi="Times New Roman" w:cs="Times New Roman"/>
          <w:rPrChange w:id="1131" w:author="SONY" w:date="2014-03-04T14:43:00Z">
            <w:rPr/>
          </w:rPrChange>
        </w:rPr>
      </w:pPr>
      <w:r w:rsidRPr="006E162B">
        <w:rPr>
          <w:rFonts w:ascii="Times New Roman" w:hAnsi="Times New Roman" w:cs="Times New Roman"/>
          <w:b/>
          <w:sz w:val="24"/>
          <w:rPrChange w:id="1132" w:author="SONY" w:date="2014-03-04T14:43:00Z">
            <w:rPr>
              <w:b/>
              <w:sz w:val="24"/>
            </w:rPr>
          </w:rPrChange>
        </w:rPr>
        <w:t xml:space="preserve">        </w:t>
      </w:r>
      <w:r w:rsidRPr="006E162B">
        <w:rPr>
          <w:rFonts w:ascii="Times New Roman" w:hAnsi="Times New Roman" w:cs="Times New Roman"/>
          <w:b/>
          <w:sz w:val="24"/>
          <w:rPrChange w:id="1133" w:author="SONY" w:date="2014-03-04T14:43:00Z">
            <w:rPr>
              <w:b/>
              <w:sz w:val="24"/>
            </w:rPr>
          </w:rPrChange>
        </w:rPr>
        <w:tab/>
      </w:r>
      <w:r w:rsidR="00E70482" w:rsidRPr="006E162B">
        <w:rPr>
          <w:rFonts w:ascii="Times New Roman" w:hAnsi="Times New Roman" w:cs="Times New Roman"/>
          <w:sz w:val="24"/>
          <w:rPrChange w:id="1134" w:author="SONY" w:date="2014-03-04T14:43:00Z">
            <w:rPr>
              <w:sz w:val="24"/>
            </w:rPr>
          </w:rPrChange>
        </w:rPr>
        <w:t>Nowadays people in Thailand</w:t>
      </w:r>
      <w:r w:rsidRPr="006E162B">
        <w:rPr>
          <w:rFonts w:ascii="Times New Roman" w:hAnsi="Times New Roman" w:cs="Times New Roman"/>
          <w:sz w:val="24"/>
          <w:rPrChange w:id="1135" w:author="SONY" w:date="2014-03-04T14:43:00Z">
            <w:rPr>
              <w:sz w:val="24"/>
            </w:rPr>
          </w:rPrChange>
        </w:rPr>
        <w:t xml:space="preserve"> are more interest</w:t>
      </w:r>
      <w:r w:rsidR="00E70482" w:rsidRPr="006E162B">
        <w:rPr>
          <w:rFonts w:ascii="Times New Roman" w:hAnsi="Times New Roman" w:cs="Times New Roman"/>
          <w:sz w:val="24"/>
          <w:rPrChange w:id="1136" w:author="SONY" w:date="2014-03-04T14:43:00Z">
            <w:rPr>
              <w:sz w:val="24"/>
            </w:rPr>
          </w:rPrChange>
        </w:rPr>
        <w:t>ed</w:t>
      </w:r>
      <w:r w:rsidRPr="006E162B">
        <w:rPr>
          <w:rFonts w:ascii="Times New Roman" w:hAnsi="Times New Roman" w:cs="Times New Roman"/>
          <w:sz w:val="24"/>
          <w:rPrChange w:id="1137" w:author="SONY" w:date="2014-03-04T14:43:00Z">
            <w:rPr>
              <w:sz w:val="24"/>
            </w:rPr>
          </w:rPrChange>
        </w:rPr>
        <w:t xml:space="preserve"> in dental care, and the </w:t>
      </w:r>
      <w:r w:rsidR="00E70482" w:rsidRPr="006E162B">
        <w:rPr>
          <w:rFonts w:ascii="Times New Roman" w:hAnsi="Times New Roman" w:cs="Times New Roman"/>
          <w:sz w:val="24"/>
          <w:rPrChange w:id="1138" w:author="SONY" w:date="2014-03-04T14:43:00Z">
            <w:rPr>
              <w:sz w:val="24"/>
            </w:rPr>
          </w:rPrChange>
        </w:rPr>
        <w:t xml:space="preserve">number of </w:t>
      </w:r>
      <w:r w:rsidRPr="006E162B">
        <w:rPr>
          <w:rFonts w:ascii="Times New Roman" w:hAnsi="Times New Roman" w:cs="Times New Roman"/>
          <w:sz w:val="24"/>
          <w:rPrChange w:id="1139" w:author="SONY" w:date="2014-03-04T14:43:00Z">
            <w:rPr>
              <w:sz w:val="24"/>
            </w:rPr>
          </w:rPrChange>
        </w:rPr>
        <w:t>dental clinic</w:t>
      </w:r>
      <w:r w:rsidR="00E70482" w:rsidRPr="006E162B">
        <w:rPr>
          <w:rFonts w:ascii="Times New Roman" w:hAnsi="Times New Roman" w:cs="Times New Roman"/>
          <w:sz w:val="24"/>
          <w:rPrChange w:id="1140" w:author="SONY" w:date="2014-03-04T14:43:00Z">
            <w:rPr>
              <w:sz w:val="24"/>
            </w:rPr>
          </w:rPrChange>
        </w:rPr>
        <w:t>s</w:t>
      </w:r>
      <w:r w:rsidRPr="006E162B">
        <w:rPr>
          <w:rFonts w:ascii="Times New Roman" w:hAnsi="Times New Roman" w:cs="Times New Roman"/>
          <w:sz w:val="24"/>
          <w:rPrChange w:id="1141" w:author="SONY" w:date="2014-03-04T14:43:00Z">
            <w:rPr>
              <w:sz w:val="24"/>
            </w:rPr>
          </w:rPrChange>
        </w:rPr>
        <w:t xml:space="preserve"> </w:t>
      </w:r>
      <w:r w:rsidR="00E70482" w:rsidRPr="006E162B">
        <w:rPr>
          <w:rFonts w:ascii="Times New Roman" w:hAnsi="Times New Roman" w:cs="Times New Roman"/>
          <w:sz w:val="24"/>
          <w:rPrChange w:id="1142" w:author="SONY" w:date="2014-03-04T14:43:00Z">
            <w:rPr>
              <w:sz w:val="24"/>
            </w:rPr>
          </w:rPrChange>
        </w:rPr>
        <w:t xml:space="preserve">is </w:t>
      </w:r>
      <w:r w:rsidRPr="006E162B">
        <w:rPr>
          <w:rFonts w:ascii="Times New Roman" w:hAnsi="Times New Roman" w:cs="Times New Roman"/>
          <w:sz w:val="24"/>
          <w:rPrChange w:id="1143" w:author="SONY" w:date="2014-03-04T14:43:00Z">
            <w:rPr>
              <w:sz w:val="24"/>
            </w:rPr>
          </w:rPrChange>
        </w:rPr>
        <w:t>increas</w:t>
      </w:r>
      <w:r w:rsidR="00E70482" w:rsidRPr="006E162B">
        <w:rPr>
          <w:rFonts w:ascii="Times New Roman" w:hAnsi="Times New Roman" w:cs="Times New Roman"/>
          <w:sz w:val="24"/>
          <w:rPrChange w:id="1144" w:author="SONY" w:date="2014-03-04T14:43:00Z">
            <w:rPr>
              <w:sz w:val="24"/>
            </w:rPr>
          </w:rPrChange>
        </w:rPr>
        <w:t>ing</w:t>
      </w:r>
      <w:r w:rsidRPr="006E162B">
        <w:rPr>
          <w:rFonts w:ascii="Times New Roman" w:hAnsi="Times New Roman" w:cs="Times New Roman"/>
          <w:sz w:val="24"/>
          <w:rPrChange w:id="1145" w:author="SONY" w:date="2014-03-04T14:43:00Z">
            <w:rPr>
              <w:sz w:val="24"/>
            </w:rPr>
          </w:rPrChange>
        </w:rPr>
        <w:t xml:space="preserve"> very fast, each </w:t>
      </w:r>
      <w:r w:rsidR="00E70482" w:rsidRPr="006E162B">
        <w:rPr>
          <w:rFonts w:ascii="Times New Roman" w:hAnsi="Times New Roman" w:cs="Times New Roman"/>
          <w:sz w:val="24"/>
          <w:rPrChange w:id="1146" w:author="SONY" w:date="2014-03-04T14:43:00Z">
            <w:rPr>
              <w:sz w:val="24"/>
            </w:rPr>
          </w:rPrChange>
        </w:rPr>
        <w:t xml:space="preserve">with </w:t>
      </w:r>
      <w:r w:rsidRPr="006E162B">
        <w:rPr>
          <w:rFonts w:ascii="Times New Roman" w:hAnsi="Times New Roman" w:cs="Times New Roman"/>
          <w:sz w:val="24"/>
          <w:rPrChange w:id="1147" w:author="SONY" w:date="2014-03-04T14:43:00Z">
            <w:rPr>
              <w:sz w:val="24"/>
            </w:rPr>
          </w:rPrChange>
        </w:rPr>
        <w:t xml:space="preserve">different </w:t>
      </w:r>
      <w:r w:rsidR="00E70482" w:rsidRPr="006E162B">
        <w:rPr>
          <w:rFonts w:ascii="Times New Roman" w:hAnsi="Times New Roman" w:cs="Times New Roman"/>
          <w:sz w:val="24"/>
          <w:rPrChange w:id="1148" w:author="SONY" w:date="2014-03-04T14:43:00Z">
            <w:rPr>
              <w:sz w:val="24"/>
            </w:rPr>
          </w:rPrChange>
        </w:rPr>
        <w:t xml:space="preserve">number of </w:t>
      </w:r>
      <w:r w:rsidRPr="006E162B">
        <w:rPr>
          <w:rFonts w:ascii="Times New Roman" w:hAnsi="Times New Roman" w:cs="Times New Roman"/>
          <w:sz w:val="24"/>
          <w:rPrChange w:id="1149" w:author="SONY" w:date="2014-03-04T14:43:00Z">
            <w:rPr>
              <w:sz w:val="24"/>
            </w:rPr>
          </w:rPrChange>
        </w:rPr>
        <w:t>patient</w:t>
      </w:r>
      <w:r w:rsidR="00E70482" w:rsidRPr="006E162B">
        <w:rPr>
          <w:rFonts w:ascii="Times New Roman" w:hAnsi="Times New Roman" w:cs="Times New Roman"/>
          <w:sz w:val="24"/>
          <w:rPrChange w:id="1150" w:author="SONY" w:date="2014-03-04T14:43:00Z">
            <w:rPr>
              <w:sz w:val="24"/>
            </w:rPr>
          </w:rPrChange>
        </w:rPr>
        <w:t>s</w:t>
      </w:r>
      <w:r w:rsidRPr="006E162B">
        <w:rPr>
          <w:rFonts w:ascii="Times New Roman" w:hAnsi="Times New Roman" w:cs="Times New Roman"/>
          <w:sz w:val="24"/>
          <w:rPrChange w:id="1151" w:author="SONY" w:date="2014-03-04T14:43:00Z">
            <w:rPr>
              <w:sz w:val="24"/>
            </w:rPr>
          </w:rPrChange>
        </w:rPr>
        <w:t>. Dental clinic</w:t>
      </w:r>
      <w:r w:rsidR="00E70482" w:rsidRPr="006E162B">
        <w:rPr>
          <w:rFonts w:ascii="Times New Roman" w:hAnsi="Times New Roman" w:cs="Times New Roman"/>
          <w:sz w:val="24"/>
          <w:rPrChange w:id="1152" w:author="SONY" w:date="2014-03-04T14:43:00Z">
            <w:rPr>
              <w:sz w:val="24"/>
            </w:rPr>
          </w:rPrChange>
        </w:rPr>
        <w:t>s</w:t>
      </w:r>
      <w:r w:rsidRPr="006E162B">
        <w:rPr>
          <w:rFonts w:ascii="Times New Roman" w:hAnsi="Times New Roman" w:cs="Times New Roman"/>
          <w:sz w:val="24"/>
          <w:rPrChange w:id="1153" w:author="SONY" w:date="2014-03-04T14:43:00Z">
            <w:rPr>
              <w:sz w:val="24"/>
            </w:rPr>
          </w:rPrChange>
        </w:rPr>
        <w:t xml:space="preserve"> need</w:t>
      </w:r>
      <w:r w:rsidR="00195920" w:rsidRPr="006E162B">
        <w:rPr>
          <w:rFonts w:ascii="Times New Roman" w:hAnsi="Times New Roman" w:cs="Times New Roman"/>
          <w:sz w:val="24"/>
          <w:rPrChange w:id="1154" w:author="SONY" w:date="2014-03-04T14:43:00Z">
            <w:rPr>
              <w:sz w:val="24"/>
            </w:rPr>
          </w:rPrChange>
        </w:rPr>
        <w:t xml:space="preserve"> </w:t>
      </w:r>
      <w:r w:rsidRPr="006E162B">
        <w:rPr>
          <w:rFonts w:ascii="Times New Roman" w:hAnsi="Times New Roman" w:cs="Times New Roman"/>
          <w:sz w:val="24"/>
          <w:rPrChange w:id="1155" w:author="SONY" w:date="2014-03-04T14:43:00Z">
            <w:rPr>
              <w:sz w:val="24"/>
            </w:rPr>
          </w:rPrChange>
        </w:rPr>
        <w:t xml:space="preserve">to handle many patients </w:t>
      </w:r>
      <w:r w:rsidR="00E70482" w:rsidRPr="006E162B">
        <w:rPr>
          <w:rFonts w:ascii="Times New Roman" w:hAnsi="Times New Roman" w:cs="Times New Roman"/>
          <w:sz w:val="24"/>
          <w:rPrChange w:id="1156" w:author="SONY" w:date="2014-03-04T14:43:00Z">
            <w:rPr>
              <w:sz w:val="24"/>
            </w:rPr>
          </w:rPrChange>
        </w:rPr>
        <w:t xml:space="preserve">and </w:t>
      </w:r>
      <w:r w:rsidRPr="006E162B">
        <w:rPr>
          <w:rFonts w:ascii="Times New Roman" w:hAnsi="Times New Roman" w:cs="Times New Roman"/>
          <w:sz w:val="24"/>
          <w:rPrChange w:id="1157" w:author="SONY" w:date="2014-03-04T14:43:00Z">
            <w:rPr>
              <w:sz w:val="24"/>
            </w:rPr>
          </w:rPrChange>
        </w:rPr>
        <w:t>also many problem</w:t>
      </w:r>
      <w:r w:rsidR="00E70482" w:rsidRPr="006E162B">
        <w:rPr>
          <w:rFonts w:ascii="Times New Roman" w:hAnsi="Times New Roman" w:cs="Times New Roman"/>
          <w:sz w:val="24"/>
          <w:rPrChange w:id="1158" w:author="SONY" w:date="2014-03-04T14:43:00Z">
            <w:rPr>
              <w:sz w:val="24"/>
            </w:rPr>
          </w:rPrChange>
        </w:rPr>
        <w:t>s</w:t>
      </w:r>
      <w:r w:rsidRPr="006E162B">
        <w:rPr>
          <w:rFonts w:ascii="Times New Roman" w:hAnsi="Times New Roman" w:cs="Times New Roman"/>
          <w:sz w:val="24"/>
          <w:rPrChange w:id="1159" w:author="SONY" w:date="2014-03-04T14:43:00Z">
            <w:rPr>
              <w:sz w:val="24"/>
            </w:rPr>
          </w:rPrChange>
        </w:rPr>
        <w:t xml:space="preserve">. </w:t>
      </w:r>
      <w:r w:rsidR="00E70482" w:rsidRPr="006E162B">
        <w:rPr>
          <w:rFonts w:ascii="Times New Roman" w:hAnsi="Times New Roman" w:cs="Times New Roman"/>
          <w:sz w:val="24"/>
          <w:rPrChange w:id="1160" w:author="SONY" w:date="2014-03-04T14:43:00Z">
            <w:rPr>
              <w:sz w:val="24"/>
            </w:rPr>
          </w:rPrChange>
        </w:rPr>
        <w:t xml:space="preserve">Some of the typical examples are; </w:t>
      </w:r>
      <w:r w:rsidRPr="006E162B">
        <w:rPr>
          <w:rFonts w:ascii="Times New Roman" w:hAnsi="Times New Roman" w:cs="Times New Roman"/>
          <w:sz w:val="24"/>
          <w:rPrChange w:id="1161" w:author="SONY" w:date="2014-03-04T14:43:00Z">
            <w:rPr>
              <w:sz w:val="24"/>
            </w:rPr>
          </w:rPrChange>
        </w:rPr>
        <w:t>patient</w:t>
      </w:r>
      <w:r w:rsidR="00E70482" w:rsidRPr="006E162B">
        <w:rPr>
          <w:rFonts w:ascii="Times New Roman" w:hAnsi="Times New Roman" w:cs="Times New Roman"/>
          <w:sz w:val="24"/>
          <w:rPrChange w:id="1162" w:author="SONY" w:date="2014-03-04T14:43:00Z">
            <w:rPr>
              <w:sz w:val="24"/>
            </w:rPr>
          </w:rPrChange>
        </w:rPr>
        <w:t>s</w:t>
      </w:r>
      <w:r w:rsidRPr="006E162B">
        <w:rPr>
          <w:rFonts w:ascii="Times New Roman" w:hAnsi="Times New Roman" w:cs="Times New Roman"/>
          <w:sz w:val="24"/>
          <w:rPrChange w:id="1163" w:author="SONY" w:date="2014-03-04T14:43:00Z">
            <w:rPr>
              <w:sz w:val="24"/>
            </w:rPr>
          </w:rPrChange>
        </w:rPr>
        <w:t xml:space="preserve"> forget </w:t>
      </w:r>
      <w:r w:rsidR="00E70482" w:rsidRPr="006E162B">
        <w:rPr>
          <w:rFonts w:ascii="Times New Roman" w:hAnsi="Times New Roman" w:cs="Times New Roman"/>
          <w:sz w:val="24"/>
          <w:rPrChange w:id="1164" w:author="SONY" w:date="2014-03-04T14:43:00Z">
            <w:rPr>
              <w:sz w:val="24"/>
            </w:rPr>
          </w:rPrChange>
        </w:rPr>
        <w:t xml:space="preserve">about </w:t>
      </w:r>
      <w:r w:rsidRPr="006E162B">
        <w:rPr>
          <w:rFonts w:ascii="Times New Roman" w:hAnsi="Times New Roman" w:cs="Times New Roman"/>
          <w:sz w:val="24"/>
          <w:rPrChange w:id="1165" w:author="SONY" w:date="2014-03-04T14:43:00Z">
            <w:rPr>
              <w:sz w:val="24"/>
            </w:rPr>
          </w:rPrChange>
        </w:rPr>
        <w:t>their appointment, patient</w:t>
      </w:r>
      <w:r w:rsidR="00E70482" w:rsidRPr="006E162B">
        <w:rPr>
          <w:rFonts w:ascii="Times New Roman" w:hAnsi="Times New Roman" w:cs="Times New Roman"/>
          <w:sz w:val="24"/>
          <w:rPrChange w:id="1166" w:author="SONY" w:date="2014-03-04T14:43:00Z">
            <w:rPr>
              <w:sz w:val="24"/>
            </w:rPr>
          </w:rPrChange>
        </w:rPr>
        <w:t>s do</w:t>
      </w:r>
      <w:r w:rsidRPr="006E162B">
        <w:rPr>
          <w:rFonts w:ascii="Times New Roman" w:hAnsi="Times New Roman" w:cs="Times New Roman"/>
          <w:sz w:val="24"/>
          <w:rPrChange w:id="1167" w:author="SONY" w:date="2014-03-04T14:43:00Z">
            <w:rPr>
              <w:sz w:val="24"/>
            </w:rPr>
          </w:rPrChange>
        </w:rPr>
        <w:t xml:space="preserve"> not have any knowledge about dental care, patient</w:t>
      </w:r>
      <w:r w:rsidR="00E70482" w:rsidRPr="006E162B">
        <w:rPr>
          <w:rFonts w:ascii="Times New Roman" w:hAnsi="Times New Roman" w:cs="Times New Roman"/>
          <w:sz w:val="24"/>
          <w:rPrChange w:id="1168" w:author="SONY" w:date="2014-03-04T14:43:00Z">
            <w:rPr>
              <w:sz w:val="24"/>
            </w:rPr>
          </w:rPrChange>
        </w:rPr>
        <w:t>s</w:t>
      </w:r>
      <w:r w:rsidRPr="006E162B">
        <w:rPr>
          <w:rFonts w:ascii="Times New Roman" w:hAnsi="Times New Roman" w:cs="Times New Roman"/>
          <w:sz w:val="24"/>
          <w:rPrChange w:id="1169" w:author="SONY" w:date="2014-03-04T14:43:00Z">
            <w:rPr>
              <w:sz w:val="24"/>
            </w:rPr>
          </w:rPrChange>
        </w:rPr>
        <w:t xml:space="preserve"> do</w:t>
      </w:r>
      <w:r w:rsidR="00E70482" w:rsidRPr="006E162B">
        <w:rPr>
          <w:rFonts w:ascii="Times New Roman" w:hAnsi="Times New Roman" w:cs="Times New Roman"/>
          <w:sz w:val="24"/>
          <w:rPrChange w:id="1170" w:author="SONY" w:date="2014-03-04T14:43:00Z">
            <w:rPr>
              <w:sz w:val="24"/>
            </w:rPr>
          </w:rPrChange>
        </w:rPr>
        <w:t xml:space="preserve"> not</w:t>
      </w:r>
      <w:r w:rsidRPr="006E162B">
        <w:rPr>
          <w:rFonts w:ascii="Times New Roman" w:hAnsi="Times New Roman" w:cs="Times New Roman"/>
          <w:sz w:val="24"/>
          <w:rPrChange w:id="1171" w:author="SONY" w:date="2014-03-04T14:43:00Z">
            <w:rPr>
              <w:sz w:val="24"/>
            </w:rPr>
          </w:rPrChange>
        </w:rPr>
        <w:t xml:space="preserve"> know the dentist </w:t>
      </w:r>
      <w:r w:rsidR="006D3591" w:rsidRPr="006E162B">
        <w:rPr>
          <w:rFonts w:ascii="Times New Roman" w:hAnsi="Times New Roman" w:cs="Times New Roman"/>
          <w:sz w:val="24"/>
          <w:rPrChange w:id="1172" w:author="SONY" w:date="2014-03-04T14:43:00Z">
            <w:rPr>
              <w:sz w:val="24"/>
            </w:rPr>
          </w:rPrChange>
        </w:rPr>
        <w:t>schedule. Systems</w:t>
      </w:r>
      <w:r w:rsidR="00E70482" w:rsidRPr="006E162B">
        <w:rPr>
          <w:rFonts w:ascii="Times New Roman" w:hAnsi="Times New Roman" w:cs="Times New Roman"/>
          <w:sz w:val="24"/>
          <w:rPrChange w:id="1173" w:author="SONY" w:date="2014-03-04T14:43:00Z">
            <w:rPr>
              <w:sz w:val="24"/>
            </w:rPr>
          </w:rPrChange>
        </w:rPr>
        <w:t xml:space="preserve"> </w:t>
      </w:r>
      <w:r w:rsidR="00346123" w:rsidRPr="006E162B">
        <w:rPr>
          <w:rFonts w:ascii="Times New Roman" w:hAnsi="Times New Roman" w:cs="Times New Roman"/>
          <w:sz w:val="24"/>
          <w:rPrChange w:id="1174" w:author="SONY" w:date="2014-03-04T14:43:00Z">
            <w:rPr>
              <w:sz w:val="24"/>
            </w:rPr>
          </w:rPrChange>
        </w:rPr>
        <w:t xml:space="preserve">dedicated to serving </w:t>
      </w:r>
      <w:r w:rsidR="00E70482" w:rsidRPr="006E162B">
        <w:rPr>
          <w:rFonts w:ascii="Times New Roman" w:hAnsi="Times New Roman" w:cs="Times New Roman"/>
          <w:sz w:val="24"/>
          <w:rPrChange w:id="1175" w:author="SONY" w:date="2014-03-04T14:43:00Z">
            <w:rPr>
              <w:sz w:val="24"/>
            </w:rPr>
          </w:rPrChange>
        </w:rPr>
        <w:t xml:space="preserve">dental </w:t>
      </w:r>
      <w:r w:rsidR="00346123" w:rsidRPr="006E162B">
        <w:rPr>
          <w:rFonts w:ascii="Times New Roman" w:hAnsi="Times New Roman" w:cs="Times New Roman"/>
          <w:sz w:val="24"/>
          <w:rPrChange w:id="1176" w:author="SONY" w:date="2014-03-04T14:43:00Z">
            <w:rPr>
              <w:sz w:val="24"/>
            </w:rPr>
          </w:rPrChange>
        </w:rPr>
        <w:t xml:space="preserve">care providers and patients </w:t>
      </w:r>
      <w:r w:rsidRPr="006E162B">
        <w:rPr>
          <w:rFonts w:ascii="Times New Roman" w:hAnsi="Times New Roman" w:cs="Times New Roman"/>
          <w:sz w:val="24"/>
          <w:rPrChange w:id="1177" w:author="SONY" w:date="2014-03-04T14:43:00Z">
            <w:rPr>
              <w:sz w:val="24"/>
            </w:rPr>
          </w:rPrChange>
        </w:rPr>
        <w:t>will help solve these problems.</w:t>
      </w:r>
    </w:p>
    <w:p w:rsidR="00016C03" w:rsidRPr="006E162B" w:rsidRDefault="00016C03">
      <w:pPr>
        <w:widowControl w:val="0"/>
        <w:rPr>
          <w:rFonts w:ascii="Times New Roman" w:hAnsi="Times New Roman" w:cs="Times New Roman"/>
          <w:rPrChange w:id="1178" w:author="SONY" w:date="2014-03-04T14:43:00Z">
            <w:rPr/>
          </w:rPrChange>
        </w:rPr>
      </w:pPr>
    </w:p>
    <w:p w:rsidR="00016C03" w:rsidRPr="006E162B" w:rsidRDefault="00A17D56">
      <w:pPr>
        <w:widowControl w:val="0"/>
        <w:rPr>
          <w:rFonts w:ascii="Times New Roman" w:hAnsi="Times New Roman" w:cs="Times New Roman"/>
        </w:rPr>
      </w:pPr>
      <w:r w:rsidRPr="006E162B">
        <w:rPr>
          <w:rFonts w:ascii="Times New Roman" w:hAnsi="Times New Roman" w:cs="Times New Roman"/>
          <w:sz w:val="24"/>
          <w:rPrChange w:id="1179" w:author="SONY" w:date="2014-03-04T14:43:00Z">
            <w:rPr>
              <w:sz w:val="24"/>
            </w:rPr>
          </w:rPrChange>
        </w:rPr>
        <w:tab/>
      </w:r>
      <w:r w:rsidR="00252120" w:rsidRPr="006E162B">
        <w:rPr>
          <w:rFonts w:ascii="Times New Roman" w:hAnsi="Times New Roman" w:cs="Times New Roman"/>
          <w:sz w:val="24"/>
          <w:rPrChange w:id="1180" w:author="SONY" w:date="2014-03-04T14:43:00Z">
            <w:rPr>
              <w:sz w:val="24"/>
            </w:rPr>
          </w:rPrChange>
        </w:rPr>
        <w:t>According to a recent research about mobile phone use</w:t>
      </w:r>
      <w:proofErr w:type="gramStart"/>
      <w:r w:rsidR="00252120" w:rsidRPr="006E162B">
        <w:rPr>
          <w:rFonts w:ascii="Times New Roman" w:hAnsi="Times New Roman" w:cs="Times New Roman"/>
          <w:sz w:val="24"/>
          <w:rPrChange w:id="1181" w:author="SONY" w:date="2014-03-04T14:43:00Z">
            <w:rPr>
              <w:sz w:val="24"/>
            </w:rPr>
          </w:rPrChange>
        </w:rPr>
        <w:t xml:space="preserve">, </w:t>
      </w:r>
      <w:r w:rsidRPr="006E162B">
        <w:rPr>
          <w:rFonts w:ascii="Times New Roman" w:hAnsi="Times New Roman" w:cs="Times New Roman"/>
          <w:sz w:val="24"/>
          <w:rPrChange w:id="1182" w:author="SONY" w:date="2014-03-04T14:43:00Z">
            <w:rPr>
              <w:sz w:val="24"/>
            </w:rPr>
          </w:rPrChange>
        </w:rPr>
        <w:t xml:space="preserve"> the</w:t>
      </w:r>
      <w:proofErr w:type="gramEnd"/>
      <w:r w:rsidRPr="006E162B">
        <w:rPr>
          <w:rFonts w:ascii="Times New Roman" w:hAnsi="Times New Roman" w:cs="Times New Roman"/>
          <w:sz w:val="24"/>
          <w:rPrChange w:id="1183" w:author="SONY" w:date="2014-03-04T14:43:00Z">
            <w:rPr>
              <w:sz w:val="24"/>
            </w:rPr>
          </w:rPrChange>
        </w:rPr>
        <w:t xml:space="preserve"> </w:t>
      </w:r>
      <w:r w:rsidR="00252120" w:rsidRPr="006E162B">
        <w:rPr>
          <w:rFonts w:ascii="Times New Roman" w:hAnsi="Times New Roman" w:cs="Times New Roman"/>
          <w:sz w:val="24"/>
          <w:rPrChange w:id="1184" w:author="SONY" w:date="2014-03-04T14:43:00Z">
            <w:rPr>
              <w:sz w:val="24"/>
            </w:rPr>
          </w:rPrChange>
        </w:rPr>
        <w:t xml:space="preserve">number of </w:t>
      </w:r>
      <w:r w:rsidRPr="006E162B">
        <w:rPr>
          <w:rFonts w:ascii="Times New Roman" w:hAnsi="Times New Roman" w:cs="Times New Roman"/>
          <w:sz w:val="24"/>
          <w:rPrChange w:id="1185" w:author="SONY" w:date="2014-03-04T14:43:00Z">
            <w:rPr>
              <w:sz w:val="24"/>
            </w:rPr>
          </w:rPrChange>
        </w:rPr>
        <w:t>smartphone user</w:t>
      </w:r>
      <w:r w:rsidR="00252120" w:rsidRPr="006E162B">
        <w:rPr>
          <w:rFonts w:ascii="Times New Roman" w:hAnsi="Times New Roman" w:cs="Times New Roman"/>
          <w:sz w:val="24"/>
          <w:rPrChange w:id="1186" w:author="SONY" w:date="2014-03-04T14:43:00Z">
            <w:rPr>
              <w:sz w:val="24"/>
            </w:rPr>
          </w:rPrChange>
        </w:rPr>
        <w:t>s</w:t>
      </w:r>
      <w:r w:rsidRPr="006E162B">
        <w:rPr>
          <w:rFonts w:ascii="Times New Roman" w:hAnsi="Times New Roman" w:cs="Times New Roman"/>
          <w:sz w:val="24"/>
          <w:rPrChange w:id="1187" w:author="SONY" w:date="2014-03-04T14:43:00Z">
            <w:rPr>
              <w:sz w:val="24"/>
            </w:rPr>
          </w:rPrChange>
        </w:rPr>
        <w:t xml:space="preserve"> in 2013 increased by 29.1 percent from 2012</w:t>
      </w:r>
      <w:r w:rsidR="0088176D" w:rsidRPr="006E162B">
        <w:rPr>
          <w:rFonts w:ascii="Times New Roman" w:hAnsi="Times New Roman" w:cs="Times New Roman"/>
          <w:sz w:val="24"/>
          <w:rPrChange w:id="1188" w:author="SONY" w:date="2014-03-04T14:43:00Z">
            <w:rPr>
              <w:sz w:val="24"/>
            </w:rPr>
          </w:rPrChange>
        </w:rPr>
        <w:t xml:space="preserve"> </w:t>
      </w:r>
      <w:r w:rsidR="0088176D" w:rsidRPr="006E162B">
        <w:rPr>
          <w:rFonts w:ascii="Times New Roman" w:hAnsi="Times New Roman" w:cs="Times New Roman"/>
          <w:sz w:val="24"/>
        </w:rPr>
        <w:t>[6]</w:t>
      </w:r>
      <w:r w:rsidRPr="006E162B">
        <w:rPr>
          <w:rFonts w:ascii="Times New Roman" w:hAnsi="Times New Roman" w:cs="Times New Roman"/>
          <w:sz w:val="24"/>
        </w:rPr>
        <w:t xml:space="preserve"> and </w:t>
      </w:r>
      <w:r w:rsidR="00252120" w:rsidRPr="006E162B">
        <w:rPr>
          <w:rFonts w:ascii="Times New Roman" w:hAnsi="Times New Roman" w:cs="Times New Roman"/>
          <w:sz w:val="24"/>
        </w:rPr>
        <w:t xml:space="preserve">the number of </w:t>
      </w:r>
      <w:r w:rsidRPr="006E162B">
        <w:rPr>
          <w:rFonts w:ascii="Times New Roman" w:hAnsi="Times New Roman" w:cs="Times New Roman"/>
          <w:sz w:val="24"/>
        </w:rPr>
        <w:t>people using mobile internet increased by 32 percent in 2013</w:t>
      </w:r>
      <w:r w:rsidR="0088176D" w:rsidRPr="006E162B">
        <w:rPr>
          <w:rFonts w:ascii="Times New Roman" w:hAnsi="Times New Roman" w:cs="Times New Roman"/>
          <w:sz w:val="24"/>
        </w:rPr>
        <w:t xml:space="preserve"> [7]</w:t>
      </w:r>
      <w:r w:rsidRPr="006E162B">
        <w:rPr>
          <w:rFonts w:ascii="Times New Roman" w:hAnsi="Times New Roman" w:cs="Times New Roman"/>
          <w:sz w:val="24"/>
        </w:rPr>
        <w:t>. People always use their phone to do many thing</w:t>
      </w:r>
      <w:r w:rsidR="00252120" w:rsidRPr="006E162B">
        <w:rPr>
          <w:rFonts w:ascii="Times New Roman" w:hAnsi="Times New Roman" w:cs="Times New Roman"/>
          <w:sz w:val="24"/>
        </w:rPr>
        <w:t>s</w:t>
      </w:r>
      <w:r w:rsidRPr="006E162B">
        <w:rPr>
          <w:rFonts w:ascii="Times New Roman" w:hAnsi="Times New Roman" w:cs="Times New Roman"/>
          <w:sz w:val="24"/>
        </w:rPr>
        <w:t xml:space="preserve"> such as entertain</w:t>
      </w:r>
      <w:r w:rsidR="00252120" w:rsidRPr="006E162B">
        <w:rPr>
          <w:rFonts w:ascii="Times New Roman" w:hAnsi="Times New Roman" w:cs="Times New Roman"/>
          <w:sz w:val="24"/>
        </w:rPr>
        <w:t>ment</w:t>
      </w:r>
      <w:r w:rsidRPr="006E162B">
        <w:rPr>
          <w:rFonts w:ascii="Times New Roman" w:hAnsi="Times New Roman" w:cs="Times New Roman"/>
          <w:sz w:val="24"/>
        </w:rPr>
        <w:t>, booking, shopping, communicating</w:t>
      </w:r>
      <w:r w:rsidR="00252120" w:rsidRPr="006E162B">
        <w:rPr>
          <w:rFonts w:ascii="Times New Roman" w:hAnsi="Times New Roman" w:cs="Times New Roman"/>
          <w:sz w:val="24"/>
        </w:rPr>
        <w:t xml:space="preserve"> with others</w:t>
      </w:r>
      <w:r w:rsidRPr="006E162B">
        <w:rPr>
          <w:rFonts w:ascii="Times New Roman" w:hAnsi="Times New Roman" w:cs="Times New Roman"/>
          <w:sz w:val="24"/>
        </w:rPr>
        <w:t>, accounting, and marketing.</w:t>
      </w:r>
    </w:p>
    <w:p w:rsidR="00016C03" w:rsidRPr="006E162B" w:rsidRDefault="00016C03">
      <w:pPr>
        <w:widowControl w:val="0"/>
        <w:rPr>
          <w:rFonts w:ascii="Times New Roman" w:hAnsi="Times New Roman" w:cs="Times New Roman"/>
        </w:rPr>
      </w:pPr>
    </w:p>
    <w:p w:rsidR="00016C03" w:rsidRPr="006E162B" w:rsidRDefault="00A17D56">
      <w:pPr>
        <w:widowControl w:val="0"/>
        <w:rPr>
          <w:rFonts w:ascii="Times New Roman" w:hAnsi="Times New Roman" w:cs="Times New Roman"/>
        </w:rPr>
      </w:pPr>
      <w:r w:rsidRPr="006E162B">
        <w:rPr>
          <w:rFonts w:ascii="Times New Roman" w:hAnsi="Times New Roman" w:cs="Times New Roman"/>
          <w:sz w:val="24"/>
        </w:rPr>
        <w:tab/>
      </w:r>
      <w:r w:rsidR="006D3591" w:rsidRPr="006E162B">
        <w:rPr>
          <w:rFonts w:ascii="Times New Roman" w:hAnsi="Times New Roman" w:cs="Times New Roman"/>
          <w:sz w:val="24"/>
        </w:rPr>
        <w:t xml:space="preserve">In addition, such systems for dental clinics may improve the quality of services provided to their patients. For instance, most dental clinics rely on appointment cards to receive patients and keep track of their appointments. </w:t>
      </w:r>
      <w:r w:rsidRPr="006E162B">
        <w:rPr>
          <w:rFonts w:ascii="Times New Roman" w:hAnsi="Times New Roman" w:cs="Times New Roman"/>
          <w:sz w:val="24"/>
        </w:rPr>
        <w:t>When patient</w:t>
      </w:r>
      <w:r w:rsidR="006D3591" w:rsidRPr="006E162B">
        <w:rPr>
          <w:rFonts w:ascii="Times New Roman" w:hAnsi="Times New Roman" w:cs="Times New Roman"/>
          <w:sz w:val="24"/>
        </w:rPr>
        <w:t>s</w:t>
      </w:r>
      <w:r w:rsidRPr="006E162B">
        <w:rPr>
          <w:rFonts w:ascii="Times New Roman" w:hAnsi="Times New Roman" w:cs="Times New Roman"/>
          <w:sz w:val="24"/>
        </w:rPr>
        <w:t xml:space="preserve"> arrive at the dental clinic</w:t>
      </w:r>
      <w:r w:rsidR="006D3591" w:rsidRPr="006E162B">
        <w:rPr>
          <w:rFonts w:ascii="Times New Roman" w:hAnsi="Times New Roman" w:cs="Times New Roman"/>
          <w:sz w:val="24"/>
        </w:rPr>
        <w:t>,</w:t>
      </w:r>
      <w:r w:rsidRPr="006E162B">
        <w:rPr>
          <w:rFonts w:ascii="Times New Roman" w:hAnsi="Times New Roman" w:cs="Times New Roman"/>
          <w:sz w:val="24"/>
        </w:rPr>
        <w:t xml:space="preserve"> they have to provide their appointment card </w:t>
      </w:r>
      <w:r w:rsidR="0066525D" w:rsidRPr="006E162B">
        <w:rPr>
          <w:rFonts w:ascii="Times New Roman" w:hAnsi="Times New Roman" w:cs="Times New Roman"/>
          <w:sz w:val="24"/>
        </w:rPr>
        <w:t>at the reception desk</w:t>
      </w:r>
      <w:r w:rsidRPr="006E162B">
        <w:rPr>
          <w:rFonts w:ascii="Times New Roman" w:hAnsi="Times New Roman" w:cs="Times New Roman"/>
          <w:sz w:val="24"/>
        </w:rPr>
        <w:t xml:space="preserve"> and </w:t>
      </w:r>
      <w:r w:rsidR="0066525D" w:rsidRPr="006E162B">
        <w:rPr>
          <w:rFonts w:ascii="Times New Roman" w:hAnsi="Times New Roman" w:cs="Times New Roman"/>
          <w:sz w:val="24"/>
        </w:rPr>
        <w:t xml:space="preserve">the officer would have to look up the patient chart, which usually </w:t>
      </w:r>
      <w:r w:rsidRPr="006E162B">
        <w:rPr>
          <w:rFonts w:ascii="Times New Roman" w:hAnsi="Times New Roman" w:cs="Times New Roman"/>
          <w:sz w:val="24"/>
        </w:rPr>
        <w:t>take</w:t>
      </w:r>
      <w:r w:rsidR="0066525D" w:rsidRPr="006E162B">
        <w:rPr>
          <w:rFonts w:ascii="Times New Roman" w:hAnsi="Times New Roman" w:cs="Times New Roman"/>
          <w:sz w:val="24"/>
        </w:rPr>
        <w:t>s</w:t>
      </w:r>
      <w:r w:rsidRPr="006E162B">
        <w:rPr>
          <w:rFonts w:ascii="Times New Roman" w:hAnsi="Times New Roman" w:cs="Times New Roman"/>
          <w:sz w:val="24"/>
        </w:rPr>
        <w:t xml:space="preserve"> time. </w:t>
      </w:r>
      <w:r w:rsidR="009612D7" w:rsidRPr="006E162B">
        <w:rPr>
          <w:rFonts w:ascii="Times New Roman" w:hAnsi="Times New Roman" w:cs="Times New Roman"/>
          <w:sz w:val="24"/>
        </w:rPr>
        <w:t xml:space="preserve">By integrating smartphones and QR codes into the workflow, our system can </w:t>
      </w:r>
      <w:r w:rsidRPr="006E162B">
        <w:rPr>
          <w:rFonts w:ascii="Times New Roman" w:hAnsi="Times New Roman" w:cs="Times New Roman"/>
          <w:sz w:val="24"/>
        </w:rPr>
        <w:t>identify appointment</w:t>
      </w:r>
      <w:r w:rsidR="009612D7" w:rsidRPr="006E162B">
        <w:rPr>
          <w:rFonts w:ascii="Times New Roman" w:hAnsi="Times New Roman" w:cs="Times New Roman"/>
          <w:sz w:val="24"/>
        </w:rPr>
        <w:t>s faster</w:t>
      </w:r>
      <w:r w:rsidRPr="006E162B">
        <w:rPr>
          <w:rFonts w:ascii="Times New Roman" w:hAnsi="Times New Roman" w:cs="Times New Roman"/>
          <w:sz w:val="24"/>
        </w:rPr>
        <w:t xml:space="preserve"> and reduce the work of officer. For the </w:t>
      </w:r>
      <w:r w:rsidR="001649F7" w:rsidRPr="006E162B">
        <w:rPr>
          <w:rFonts w:ascii="Times New Roman" w:hAnsi="Times New Roman" w:cs="Times New Roman"/>
          <w:sz w:val="24"/>
        </w:rPr>
        <w:t>Dental Clinic Services System</w:t>
      </w:r>
      <w:r w:rsidRPr="006E162B">
        <w:rPr>
          <w:rFonts w:ascii="Times New Roman" w:hAnsi="Times New Roman" w:cs="Times New Roman"/>
          <w:sz w:val="24"/>
        </w:rPr>
        <w:t>, QR code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1649F7" w:rsidRPr="006E162B">
        <w:rPr>
          <w:rFonts w:ascii="Times New Roman" w:hAnsi="Times New Roman" w:cs="Times New Roman"/>
          <w:sz w:val="24"/>
        </w:rPr>
        <w:t xml:space="preserve">are </w:t>
      </w:r>
      <w:r w:rsidRPr="006E162B">
        <w:rPr>
          <w:rFonts w:ascii="Times New Roman" w:hAnsi="Times New Roman" w:cs="Times New Roman"/>
          <w:sz w:val="24"/>
        </w:rPr>
        <w:t>more suitable than barcode</w:t>
      </w:r>
      <w:r w:rsidR="009612D7" w:rsidRPr="006E162B">
        <w:rPr>
          <w:rFonts w:ascii="Times New Roman" w:hAnsi="Times New Roman" w:cs="Times New Roman"/>
          <w:sz w:val="24"/>
        </w:rPr>
        <w:t>s</w:t>
      </w:r>
      <w:r w:rsidRPr="006E162B">
        <w:rPr>
          <w:rFonts w:ascii="Times New Roman" w:hAnsi="Times New Roman" w:cs="Times New Roman"/>
          <w:sz w:val="24"/>
        </w:rPr>
        <w:t xml:space="preserve"> because </w:t>
      </w:r>
      <w:r w:rsidR="001649F7" w:rsidRPr="006E162B">
        <w:rPr>
          <w:rFonts w:ascii="Times New Roman" w:hAnsi="Times New Roman" w:cs="Times New Roman"/>
          <w:sz w:val="24"/>
        </w:rPr>
        <w:t>they</w:t>
      </w:r>
      <w:r w:rsidRPr="006E162B">
        <w:rPr>
          <w:rFonts w:ascii="Times New Roman" w:hAnsi="Times New Roman" w:cs="Times New Roman"/>
          <w:sz w:val="24"/>
        </w:rPr>
        <w:t xml:space="preserve"> can be </w:t>
      </w:r>
      <w:r w:rsidR="009612D7" w:rsidRPr="006E162B">
        <w:rPr>
          <w:rFonts w:ascii="Times New Roman" w:hAnsi="Times New Roman" w:cs="Times New Roman"/>
          <w:sz w:val="24"/>
        </w:rPr>
        <w:t xml:space="preserve">stored in and </w:t>
      </w:r>
      <w:r w:rsidRPr="006E162B">
        <w:rPr>
          <w:rFonts w:ascii="Times New Roman" w:hAnsi="Times New Roman" w:cs="Times New Roman"/>
          <w:sz w:val="24"/>
        </w:rPr>
        <w:t>read from smartphone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9612D7" w:rsidRPr="006E162B">
        <w:rPr>
          <w:rFonts w:ascii="Times New Roman" w:hAnsi="Times New Roman" w:cs="Times New Roman"/>
          <w:sz w:val="24"/>
        </w:rPr>
        <w:t xml:space="preserve">as well as traditional paper-based cards. </w:t>
      </w:r>
    </w:p>
    <w:p w:rsidR="00016C03" w:rsidRPr="006E162B" w:rsidRDefault="00016C03">
      <w:pPr>
        <w:widowControl w:val="0"/>
        <w:rPr>
          <w:rFonts w:ascii="Times New Roman" w:hAnsi="Times New Roman" w:cs="Times New Roman"/>
        </w:rPr>
      </w:pPr>
    </w:p>
    <w:p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4.2 Aim and Objective</w:t>
      </w:r>
    </w:p>
    <w:p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ab/>
      </w:r>
      <w:r w:rsidRPr="006E162B">
        <w:rPr>
          <w:rFonts w:ascii="Times New Roman" w:hAnsi="Times New Roman" w:cs="Times New Roman"/>
          <w:sz w:val="24"/>
        </w:rPr>
        <w:t xml:space="preserve">The aim of </w:t>
      </w:r>
      <w:r w:rsidR="00FD5FB6" w:rsidRPr="006E162B">
        <w:rPr>
          <w:rFonts w:ascii="Times New Roman" w:hAnsi="Times New Roman" w:cs="Times New Roman"/>
          <w:sz w:val="24"/>
        </w:rPr>
        <w:t xml:space="preserve">this project </w:t>
      </w:r>
      <w:r w:rsidRPr="006E162B">
        <w:rPr>
          <w:rFonts w:ascii="Times New Roman" w:hAnsi="Times New Roman" w:cs="Times New Roman"/>
          <w:sz w:val="24"/>
        </w:rPr>
        <w:t xml:space="preserve">is to develop a website and </w:t>
      </w:r>
      <w:r w:rsidR="00FD5FB6" w:rsidRPr="006E162B">
        <w:rPr>
          <w:rFonts w:ascii="Times New Roman" w:hAnsi="Times New Roman" w:cs="Times New Roman"/>
          <w:sz w:val="24"/>
        </w:rPr>
        <w:t xml:space="preserve">a </w:t>
      </w:r>
      <w:r w:rsidRPr="006E162B">
        <w:rPr>
          <w:rFonts w:ascii="Times New Roman" w:hAnsi="Times New Roman" w:cs="Times New Roman"/>
          <w:sz w:val="24"/>
        </w:rPr>
        <w:t xml:space="preserve">mobile application that can help </w:t>
      </w:r>
      <w:r w:rsidR="00FD5FB6" w:rsidRPr="006E162B">
        <w:rPr>
          <w:rFonts w:ascii="Times New Roman" w:hAnsi="Times New Roman" w:cs="Times New Roman"/>
          <w:sz w:val="24"/>
        </w:rPr>
        <w:t>patients</w:t>
      </w:r>
      <w:r w:rsidRPr="006E162B">
        <w:rPr>
          <w:rFonts w:ascii="Times New Roman" w:hAnsi="Times New Roman" w:cs="Times New Roman"/>
          <w:sz w:val="24"/>
        </w:rPr>
        <w:t xml:space="preserve"> make appointment</w:t>
      </w:r>
      <w:r w:rsidR="00FD5FB6" w:rsidRPr="006E162B">
        <w:rPr>
          <w:rFonts w:ascii="Times New Roman" w:hAnsi="Times New Roman" w:cs="Times New Roman"/>
          <w:sz w:val="24"/>
        </w:rPr>
        <w:t xml:space="preserve">s with dentists more easily and manage their appointments more efficiently. The system should support </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the </w:t>
      </w:r>
      <w:r w:rsidRPr="006E162B">
        <w:rPr>
          <w:rFonts w:ascii="Times New Roman" w:hAnsi="Times New Roman" w:cs="Times New Roman"/>
          <w:sz w:val="24"/>
        </w:rPr>
        <w:t>manage</w:t>
      </w:r>
      <w:r w:rsidR="00FD5FB6" w:rsidRPr="006E162B">
        <w:rPr>
          <w:rFonts w:ascii="Times New Roman" w:hAnsi="Times New Roman" w:cs="Times New Roman"/>
          <w:sz w:val="24"/>
        </w:rPr>
        <w:t>ment</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of </w:t>
      </w:r>
      <w:r w:rsidRPr="006E162B">
        <w:rPr>
          <w:rFonts w:ascii="Times New Roman" w:hAnsi="Times New Roman" w:cs="Times New Roman"/>
          <w:sz w:val="24"/>
        </w:rPr>
        <w:t xml:space="preserve">the appointment schedule </w:t>
      </w:r>
      <w:r w:rsidR="00FD5FB6" w:rsidRPr="006E162B">
        <w:rPr>
          <w:rFonts w:ascii="Times New Roman" w:hAnsi="Times New Roman" w:cs="Times New Roman"/>
          <w:sz w:val="24"/>
        </w:rPr>
        <w:t xml:space="preserve">for </w:t>
      </w:r>
      <w:r w:rsidRPr="006E162B">
        <w:rPr>
          <w:rFonts w:ascii="Times New Roman" w:hAnsi="Times New Roman" w:cs="Times New Roman"/>
          <w:sz w:val="24"/>
        </w:rPr>
        <w:t>both dentist</w:t>
      </w:r>
      <w:r w:rsidR="00FD5FB6" w:rsidRPr="006E162B">
        <w:rPr>
          <w:rFonts w:ascii="Times New Roman" w:hAnsi="Times New Roman" w:cs="Times New Roman"/>
          <w:sz w:val="24"/>
        </w:rPr>
        <w:t>s</w:t>
      </w:r>
      <w:r w:rsidRPr="006E162B">
        <w:rPr>
          <w:rFonts w:ascii="Times New Roman" w:hAnsi="Times New Roman" w:cs="Times New Roman"/>
          <w:sz w:val="24"/>
        </w:rPr>
        <w:t xml:space="preserve"> and patient</w:t>
      </w:r>
      <w:r w:rsidR="00FD5FB6" w:rsidRPr="006E162B">
        <w:rPr>
          <w:rFonts w:ascii="Times New Roman" w:hAnsi="Times New Roman" w:cs="Times New Roman"/>
          <w:sz w:val="24"/>
        </w:rPr>
        <w:t>s</w:t>
      </w:r>
      <w:r w:rsidRPr="006E162B">
        <w:rPr>
          <w:rFonts w:ascii="Times New Roman" w:hAnsi="Times New Roman" w:cs="Times New Roman"/>
          <w:sz w:val="24"/>
        </w:rPr>
        <w:t>, remind patient</w:t>
      </w:r>
      <w:r w:rsidR="00FD5FB6" w:rsidRPr="006E162B">
        <w:rPr>
          <w:rFonts w:ascii="Times New Roman" w:hAnsi="Times New Roman" w:cs="Times New Roman"/>
          <w:sz w:val="24"/>
        </w:rPr>
        <w:t>s</w:t>
      </w:r>
      <w:r w:rsidRPr="006E162B">
        <w:rPr>
          <w:rFonts w:ascii="Times New Roman" w:hAnsi="Times New Roman" w:cs="Times New Roman"/>
          <w:sz w:val="24"/>
        </w:rPr>
        <w:t xml:space="preserve"> about an upcoming appointment, provide dentist</w:t>
      </w:r>
      <w:r w:rsidR="00557112" w:rsidRPr="006E162B">
        <w:rPr>
          <w:rFonts w:ascii="Times New Roman" w:hAnsi="Times New Roman" w:cs="Times New Roman"/>
          <w:sz w:val="24"/>
        </w:rPr>
        <w:t>s</w:t>
      </w:r>
      <w:r w:rsidRPr="006E162B">
        <w:rPr>
          <w:rFonts w:ascii="Times New Roman" w:hAnsi="Times New Roman" w:cs="Times New Roman"/>
          <w:sz w:val="24"/>
        </w:rPr>
        <w:t xml:space="preserve"> schedule </w:t>
      </w:r>
      <w:r w:rsidR="00FD5FB6" w:rsidRPr="006E162B">
        <w:rPr>
          <w:rFonts w:ascii="Times New Roman" w:hAnsi="Times New Roman" w:cs="Times New Roman"/>
          <w:sz w:val="24"/>
        </w:rPr>
        <w:t>to</w:t>
      </w:r>
      <w:r w:rsidRPr="006E162B">
        <w:rPr>
          <w:rFonts w:ascii="Times New Roman" w:hAnsi="Times New Roman" w:cs="Times New Roman"/>
          <w:sz w:val="24"/>
        </w:rPr>
        <w:t xml:space="preserve"> the visitor</w:t>
      </w:r>
      <w:r w:rsidR="00FD5FB6" w:rsidRPr="006E162B">
        <w:rPr>
          <w:rFonts w:ascii="Times New Roman" w:hAnsi="Times New Roman" w:cs="Times New Roman"/>
          <w:sz w:val="24"/>
        </w:rPr>
        <w:t>s</w:t>
      </w:r>
      <w:r w:rsidRPr="006E162B">
        <w:rPr>
          <w:rFonts w:ascii="Times New Roman" w:hAnsi="Times New Roman" w:cs="Times New Roman"/>
          <w:sz w:val="24"/>
        </w:rPr>
        <w:t xml:space="preserve"> who want to make an appointment, reduce the time and work of dental clinic officer</w:t>
      </w:r>
      <w:r w:rsidR="00FD5FB6" w:rsidRPr="006E162B">
        <w:rPr>
          <w:rFonts w:ascii="Times New Roman" w:hAnsi="Times New Roman" w:cs="Times New Roman"/>
          <w:sz w:val="24"/>
        </w:rPr>
        <w:t xml:space="preserve">s. The system will </w:t>
      </w:r>
      <w:r w:rsidRPr="006E162B">
        <w:rPr>
          <w:rFonts w:ascii="Times New Roman" w:hAnsi="Times New Roman" w:cs="Times New Roman"/>
          <w:sz w:val="24"/>
        </w:rPr>
        <w:t xml:space="preserve">make sure that </w:t>
      </w:r>
      <w:r w:rsidR="00FD5FB6" w:rsidRPr="006E162B">
        <w:rPr>
          <w:rFonts w:ascii="Times New Roman" w:hAnsi="Times New Roman" w:cs="Times New Roman"/>
          <w:sz w:val="24"/>
        </w:rPr>
        <w:t xml:space="preserve">each </w:t>
      </w:r>
      <w:r w:rsidRPr="006E162B">
        <w:rPr>
          <w:rFonts w:ascii="Times New Roman" w:hAnsi="Times New Roman" w:cs="Times New Roman"/>
          <w:sz w:val="24"/>
        </w:rPr>
        <w:t xml:space="preserve">patient has an appointment, </w:t>
      </w:r>
      <w:r w:rsidR="00FD5FB6" w:rsidRPr="006E162B">
        <w:rPr>
          <w:rFonts w:ascii="Times New Roman" w:hAnsi="Times New Roman" w:cs="Times New Roman"/>
          <w:sz w:val="24"/>
        </w:rPr>
        <w:t xml:space="preserve">gets proper </w:t>
      </w:r>
      <w:r w:rsidRPr="006E162B">
        <w:rPr>
          <w:rFonts w:ascii="Times New Roman" w:hAnsi="Times New Roman" w:cs="Times New Roman"/>
          <w:sz w:val="24"/>
        </w:rPr>
        <w:t>consult f</w:t>
      </w:r>
      <w:r w:rsidR="00F55550" w:rsidRPr="006E162B">
        <w:rPr>
          <w:rFonts w:ascii="Times New Roman" w:hAnsi="Times New Roman" w:cs="Times New Roman"/>
          <w:sz w:val="24"/>
        </w:rPr>
        <w:t>ro</w:t>
      </w:r>
      <w:r w:rsidRPr="006E162B">
        <w:rPr>
          <w:rFonts w:ascii="Times New Roman" w:hAnsi="Times New Roman" w:cs="Times New Roman"/>
          <w:sz w:val="24"/>
        </w:rPr>
        <w:t xml:space="preserve">m </w:t>
      </w:r>
      <w:r w:rsidR="00FD5FB6" w:rsidRPr="006E162B">
        <w:rPr>
          <w:rFonts w:ascii="Times New Roman" w:hAnsi="Times New Roman" w:cs="Times New Roman"/>
          <w:sz w:val="24"/>
        </w:rPr>
        <w:t xml:space="preserve">a </w:t>
      </w:r>
      <w:r w:rsidRPr="006E162B">
        <w:rPr>
          <w:rFonts w:ascii="Times New Roman" w:hAnsi="Times New Roman" w:cs="Times New Roman"/>
          <w:sz w:val="24"/>
        </w:rPr>
        <w:t>dentist</w:t>
      </w:r>
      <w:r w:rsidR="00F55550" w:rsidRPr="006E162B">
        <w:rPr>
          <w:rFonts w:ascii="Times New Roman" w:hAnsi="Times New Roman" w:cs="Times New Roman"/>
          <w:sz w:val="24"/>
        </w:rPr>
        <w:t xml:space="preserve"> and</w:t>
      </w:r>
      <w:r w:rsidRPr="006E162B">
        <w:rPr>
          <w:rFonts w:ascii="Times New Roman" w:hAnsi="Times New Roman" w:cs="Times New Roman"/>
          <w:sz w:val="24"/>
        </w:rPr>
        <w:t xml:space="preserve"> also </w:t>
      </w:r>
      <w:r w:rsidR="00F55550" w:rsidRPr="006E162B">
        <w:rPr>
          <w:rFonts w:ascii="Times New Roman" w:hAnsi="Times New Roman" w:cs="Times New Roman"/>
          <w:sz w:val="24"/>
        </w:rPr>
        <w:t>provide</w:t>
      </w:r>
      <w:r w:rsidRPr="006E162B">
        <w:rPr>
          <w:rFonts w:ascii="Times New Roman" w:hAnsi="Times New Roman" w:cs="Times New Roman"/>
          <w:sz w:val="24"/>
        </w:rPr>
        <w:t xml:space="preserve"> </w:t>
      </w:r>
      <w:r w:rsidR="00F55550" w:rsidRPr="006E162B">
        <w:rPr>
          <w:rFonts w:ascii="Times New Roman" w:hAnsi="Times New Roman" w:cs="Times New Roman"/>
          <w:sz w:val="24"/>
        </w:rPr>
        <w:t xml:space="preserve">useful </w:t>
      </w:r>
      <w:r w:rsidRPr="006E162B">
        <w:rPr>
          <w:rFonts w:ascii="Times New Roman" w:hAnsi="Times New Roman" w:cs="Times New Roman"/>
          <w:sz w:val="24"/>
        </w:rPr>
        <w:t>knowledge about dental treatment and dental care.</w:t>
      </w:r>
    </w:p>
    <w:p w:rsidR="00016C03" w:rsidRPr="006E162B" w:rsidRDefault="00016C03">
      <w:pPr>
        <w:widowControl w:val="0"/>
        <w:ind w:firstLine="720"/>
        <w:rPr>
          <w:rFonts w:ascii="Times New Roman" w:hAnsi="Times New Roman" w:cs="Times New Roman"/>
        </w:rPr>
      </w:pPr>
    </w:p>
    <w:p w:rsidR="00CB298A" w:rsidRPr="006E162B" w:rsidRDefault="005C5DA8" w:rsidP="006E162B">
      <w:pPr>
        <w:widowControl w:val="0"/>
        <w:ind w:firstLine="720"/>
        <w:rPr>
          <w:rFonts w:ascii="Times New Roman" w:hAnsi="Times New Roman" w:cs="Times New Roman"/>
          <w:highlight w:val="yellow"/>
        </w:rPr>
      </w:pPr>
      <w:commentRangeStart w:id="1189"/>
      <w:r w:rsidRPr="006E162B">
        <w:rPr>
          <w:rFonts w:ascii="Times New Roman" w:hAnsi="Times New Roman" w:cs="Times New Roman"/>
          <w:sz w:val="24"/>
          <w:highlight w:val="yellow"/>
        </w:rPr>
        <w:t>Objectives</w:t>
      </w:r>
      <w:commentRangeEnd w:id="1189"/>
      <w:r w:rsidR="004D7611" w:rsidRPr="006E162B">
        <w:rPr>
          <w:rStyle w:val="CommentReference"/>
          <w:rFonts w:ascii="Times New Roman" w:hAnsi="Times New Roman" w:cs="Times New Roman"/>
          <w:highlight w:val="yellow"/>
        </w:rPr>
        <w:commentReference w:id="1189"/>
      </w:r>
    </w:p>
    <w:p w:rsidR="00CB298A" w:rsidRPr="006E162B" w:rsidRDefault="004D7611" w:rsidP="00CB298A">
      <w:pPr>
        <w:pStyle w:val="ListParagraph"/>
        <w:widowControl w:val="0"/>
        <w:numPr>
          <w:ilvl w:val="0"/>
          <w:numId w:val="15"/>
        </w:numPr>
        <w:rPr>
          <w:rFonts w:ascii="Times New Roman" w:hAnsi="Times New Roman" w:cs="Times New Roman"/>
          <w:highlight w:val="yellow"/>
        </w:rPr>
      </w:pPr>
      <w:r w:rsidRPr="006E162B">
        <w:rPr>
          <w:rFonts w:ascii="Times New Roman" w:hAnsi="Times New Roman" w:cs="Times New Roman"/>
          <w:highlight w:val="yellow"/>
        </w:rPr>
        <w:t>Appointment management</w:t>
      </w:r>
    </w:p>
    <w:p w:rsidR="00CB298A" w:rsidRPr="006E162B" w:rsidRDefault="004D7611" w:rsidP="00CB298A">
      <w:pPr>
        <w:pStyle w:val="ListParagraph"/>
        <w:widowControl w:val="0"/>
        <w:numPr>
          <w:ilvl w:val="0"/>
          <w:numId w:val="15"/>
        </w:numPr>
        <w:rPr>
          <w:rFonts w:ascii="Times New Roman" w:hAnsi="Times New Roman" w:cs="Times New Roman"/>
          <w:highlight w:val="yellow"/>
        </w:rPr>
      </w:pPr>
      <w:r w:rsidRPr="006E162B">
        <w:rPr>
          <w:rFonts w:ascii="Times New Roman" w:hAnsi="Times New Roman" w:cs="Times New Roman"/>
          <w:highlight w:val="yellow"/>
        </w:rPr>
        <w:t>Schedule sharing</w:t>
      </w:r>
    </w:p>
    <w:p w:rsidR="00CB298A" w:rsidRPr="006E162B" w:rsidRDefault="004D7611" w:rsidP="00CB298A">
      <w:pPr>
        <w:pStyle w:val="ListParagraph"/>
        <w:widowControl w:val="0"/>
        <w:numPr>
          <w:ilvl w:val="0"/>
          <w:numId w:val="15"/>
        </w:numPr>
        <w:rPr>
          <w:rFonts w:ascii="Times New Roman" w:hAnsi="Times New Roman" w:cs="Times New Roman"/>
          <w:highlight w:val="yellow"/>
        </w:rPr>
      </w:pPr>
      <w:r w:rsidRPr="006E162B">
        <w:rPr>
          <w:rFonts w:ascii="Times New Roman" w:hAnsi="Times New Roman" w:cs="Times New Roman"/>
          <w:highlight w:val="yellow"/>
        </w:rPr>
        <w:t>Online consultation</w:t>
      </w:r>
    </w:p>
    <w:p w:rsidR="00CB298A" w:rsidRPr="006E162B" w:rsidRDefault="004D7611" w:rsidP="00CB298A">
      <w:pPr>
        <w:pStyle w:val="ListParagraph"/>
        <w:widowControl w:val="0"/>
        <w:numPr>
          <w:ilvl w:val="0"/>
          <w:numId w:val="15"/>
        </w:numPr>
        <w:rPr>
          <w:rFonts w:ascii="Times New Roman" w:hAnsi="Times New Roman" w:cs="Times New Roman"/>
          <w:highlight w:val="yellow"/>
        </w:rPr>
      </w:pPr>
      <w:r w:rsidRPr="006E162B">
        <w:rPr>
          <w:rFonts w:ascii="Times New Roman" w:hAnsi="Times New Roman" w:cs="Times New Roman"/>
          <w:highlight w:val="yellow"/>
        </w:rPr>
        <w:t>Cost estimation</w:t>
      </w:r>
    </w:p>
    <w:p w:rsidR="00CB298A" w:rsidRPr="006E162B" w:rsidRDefault="004D7611" w:rsidP="00CB298A">
      <w:pPr>
        <w:pStyle w:val="ListParagraph"/>
        <w:widowControl w:val="0"/>
        <w:numPr>
          <w:ilvl w:val="0"/>
          <w:numId w:val="15"/>
        </w:numPr>
        <w:rPr>
          <w:rFonts w:ascii="Times New Roman" w:hAnsi="Times New Roman" w:cs="Times New Roman"/>
          <w:highlight w:val="yellow"/>
        </w:rPr>
      </w:pPr>
      <w:r w:rsidRPr="006E162B">
        <w:rPr>
          <w:rFonts w:ascii="Times New Roman" w:hAnsi="Times New Roman" w:cs="Times New Roman"/>
          <w:highlight w:val="yellow"/>
        </w:rPr>
        <w:t>Advertisement and promotion</w:t>
      </w:r>
    </w:p>
    <w:p w:rsidR="00CB298A" w:rsidRPr="006E162B" w:rsidRDefault="004D7611" w:rsidP="00CB298A">
      <w:pPr>
        <w:pStyle w:val="ListParagraph"/>
        <w:widowControl w:val="0"/>
        <w:numPr>
          <w:ilvl w:val="0"/>
          <w:numId w:val="15"/>
        </w:numPr>
        <w:rPr>
          <w:rFonts w:ascii="Times New Roman" w:hAnsi="Times New Roman" w:cs="Times New Roman"/>
          <w:highlight w:val="yellow"/>
        </w:rPr>
      </w:pPr>
      <w:r w:rsidRPr="006E162B">
        <w:rPr>
          <w:rFonts w:ascii="Times New Roman" w:hAnsi="Times New Roman" w:cs="Times New Roman"/>
          <w:highlight w:val="yellow"/>
        </w:rPr>
        <w:t>Knowledge of dental care</w:t>
      </w:r>
    </w:p>
    <w:p w:rsidR="00CB298A" w:rsidRPr="006E162B" w:rsidRDefault="004D7611" w:rsidP="00CB298A">
      <w:pPr>
        <w:pStyle w:val="ListParagraph"/>
        <w:widowControl w:val="0"/>
        <w:numPr>
          <w:ilvl w:val="0"/>
          <w:numId w:val="15"/>
        </w:numPr>
        <w:rPr>
          <w:rFonts w:ascii="Times New Roman" w:hAnsi="Times New Roman" w:cs="Times New Roman"/>
          <w:highlight w:val="yellow"/>
        </w:rPr>
      </w:pPr>
      <w:r w:rsidRPr="006E162B">
        <w:rPr>
          <w:rFonts w:ascii="Times New Roman" w:hAnsi="Times New Roman" w:cs="Times New Roman"/>
          <w:highlight w:val="yellow"/>
        </w:rPr>
        <w:t>Patient identification</w:t>
      </w:r>
    </w:p>
    <w:p w:rsidR="00016C03" w:rsidRPr="006E162B" w:rsidRDefault="00016C03">
      <w:pPr>
        <w:widowControl w:val="0"/>
        <w:rPr>
          <w:rFonts w:ascii="Times New Roman" w:hAnsi="Times New Roman" w:cs="Times New Roman"/>
        </w:rPr>
      </w:pPr>
    </w:p>
    <w:p w:rsidR="00016C03" w:rsidRPr="006E162B" w:rsidRDefault="005C5DA8">
      <w:pPr>
        <w:widowControl w:val="0"/>
        <w:rPr>
          <w:rFonts w:ascii="Times New Roman" w:hAnsi="Times New Roman" w:cs="Times New Roman"/>
        </w:rPr>
      </w:pPr>
      <w:r w:rsidRPr="006E162B">
        <w:rPr>
          <w:rFonts w:ascii="Times New Roman" w:hAnsi="Times New Roman" w:cs="Times New Roman"/>
          <w:b/>
          <w:sz w:val="24"/>
        </w:rPr>
        <w:t>4.4 Deliverables and Limits</w:t>
      </w:r>
    </w:p>
    <w:p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b/>
          <w:sz w:val="24"/>
        </w:rPr>
        <w:t>4.4.1 Deliverables</w:t>
      </w:r>
    </w:p>
    <w:p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szCs w:val="24"/>
        </w:rPr>
        <w:t xml:space="preserve">          The dental clinic system, the final product will consist of</w:t>
      </w:r>
    </w:p>
    <w:p w:rsidR="00016C03" w:rsidRPr="006E162B" w:rsidDel="009C61D1" w:rsidRDefault="005C5DA8">
      <w:pPr>
        <w:widowControl w:val="0"/>
        <w:rPr>
          <w:del w:id="1190" w:author="SONY" w:date="2014-02-28T00:50:00Z"/>
          <w:rFonts w:ascii="Times New Roman" w:hAnsi="Times New Roman" w:cs="Times New Roman"/>
          <w:b/>
          <w:sz w:val="24"/>
          <w:u w:val="single"/>
        </w:rPr>
      </w:pPr>
      <w:r w:rsidRPr="006E162B">
        <w:rPr>
          <w:rFonts w:ascii="Times New Roman" w:hAnsi="Times New Roman" w:cs="Times New Roman"/>
          <w:sz w:val="24"/>
        </w:rPr>
        <w:tab/>
        <w:t xml:space="preserve">4.4.1.1 </w:t>
      </w:r>
      <w:r w:rsidRPr="006E162B">
        <w:rPr>
          <w:rFonts w:ascii="Times New Roman" w:hAnsi="Times New Roman" w:cs="Times New Roman"/>
          <w:b/>
          <w:sz w:val="24"/>
          <w:u w:val="single"/>
        </w:rPr>
        <w:t xml:space="preserve">Software </w:t>
      </w:r>
      <w:proofErr w:type="spellStart"/>
      <w:r w:rsidRPr="006E162B">
        <w:rPr>
          <w:rFonts w:ascii="Times New Roman" w:hAnsi="Times New Roman" w:cs="Times New Roman"/>
          <w:b/>
          <w:sz w:val="24"/>
          <w:u w:val="single"/>
        </w:rPr>
        <w:t>system</w:t>
      </w:r>
    </w:p>
    <w:p w:rsidR="009C61D1" w:rsidRPr="006E162B" w:rsidRDefault="005C5DA8" w:rsidP="002543A8">
      <w:pPr>
        <w:pStyle w:val="ListParagraph"/>
        <w:widowControl w:val="0"/>
        <w:numPr>
          <w:ilvl w:val="0"/>
          <w:numId w:val="7"/>
        </w:numPr>
        <w:rPr>
          <w:rFonts w:ascii="Times New Roman" w:hAnsi="Times New Roman" w:cs="Times New Roman"/>
          <w:b/>
          <w:bCs/>
          <w:szCs w:val="22"/>
          <w:highlight w:val="yellow"/>
          <w:rPrChange w:id="1191" w:author="SONY" w:date="2014-03-04T14:43:00Z">
            <w:rPr>
              <w:b/>
              <w:bCs/>
              <w:szCs w:val="22"/>
              <w:highlight w:val="cyan"/>
            </w:rPr>
          </w:rPrChange>
        </w:rPr>
      </w:pPr>
      <w:r w:rsidRPr="006E162B">
        <w:rPr>
          <w:rFonts w:ascii="Times New Roman" w:hAnsi="Times New Roman" w:cs="Times New Roman"/>
          <w:b/>
          <w:bCs/>
          <w:szCs w:val="22"/>
          <w:highlight w:val="yellow"/>
          <w:rPrChange w:id="1192" w:author="SONY" w:date="2014-03-04T14:43:00Z">
            <w:rPr>
              <w:b/>
              <w:bCs/>
              <w:szCs w:val="22"/>
              <w:highlight w:val="cyan"/>
            </w:rPr>
          </w:rPrChange>
        </w:rPr>
        <w:t>Web</w:t>
      </w:r>
      <w:proofErr w:type="spellEnd"/>
      <w:r w:rsidRPr="006E162B">
        <w:rPr>
          <w:rFonts w:ascii="Times New Roman" w:hAnsi="Times New Roman" w:cs="Times New Roman"/>
          <w:b/>
          <w:bCs/>
          <w:szCs w:val="22"/>
          <w:highlight w:val="yellow"/>
          <w:rPrChange w:id="1193" w:author="SONY" w:date="2014-03-04T14:43:00Z">
            <w:rPr>
              <w:b/>
              <w:bCs/>
              <w:szCs w:val="22"/>
              <w:highlight w:val="cyan"/>
            </w:rPr>
          </w:rPrChange>
        </w:rPr>
        <w:t xml:space="preserve"> application</w:t>
      </w:r>
    </w:p>
    <w:p w:rsidR="002543A8" w:rsidRPr="006E162B" w:rsidRDefault="002475A5" w:rsidP="002475A5">
      <w:pPr>
        <w:pStyle w:val="ListParagraph"/>
        <w:widowControl w:val="0"/>
        <w:numPr>
          <w:ilvl w:val="0"/>
          <w:numId w:val="7"/>
        </w:numPr>
        <w:rPr>
          <w:rFonts w:ascii="Times New Roman" w:hAnsi="Times New Roman" w:cs="Times New Roman"/>
          <w:szCs w:val="22"/>
          <w:highlight w:val="yellow"/>
          <w:rPrChange w:id="1194" w:author="SONY" w:date="2014-03-04T14:43:00Z">
            <w:rPr>
              <w:szCs w:val="22"/>
              <w:highlight w:val="cyan"/>
            </w:rPr>
          </w:rPrChange>
        </w:rPr>
      </w:pPr>
      <w:r w:rsidRPr="006E162B">
        <w:rPr>
          <w:rFonts w:ascii="Times New Roman" w:hAnsi="Times New Roman" w:cs="Times New Roman"/>
          <w:szCs w:val="22"/>
          <w:highlight w:val="yellow"/>
          <w:rPrChange w:id="1195" w:author="SONY" w:date="2014-03-04T14:43:00Z">
            <w:rPr>
              <w:szCs w:val="22"/>
              <w:highlight w:val="cyan"/>
            </w:rPr>
          </w:rPrChange>
        </w:rPr>
        <w:t xml:space="preserve">The web application support for sending an appointment information, generating a QR code for each appointment, and authentication and authorizing patients by reading QR code using </w:t>
      </w:r>
      <w:proofErr w:type="spellStart"/>
      <w:r w:rsidRPr="006E162B">
        <w:rPr>
          <w:rFonts w:ascii="Times New Roman" w:hAnsi="Times New Roman" w:cs="Times New Roman"/>
          <w:szCs w:val="22"/>
          <w:highlight w:val="yellow"/>
          <w:rPrChange w:id="1196" w:author="SONY" w:date="2014-03-04T14:43:00Z">
            <w:rPr>
              <w:szCs w:val="22"/>
              <w:highlight w:val="cyan"/>
            </w:rPr>
          </w:rPrChange>
        </w:rPr>
        <w:t>webcam.</w:t>
      </w:r>
      <w:r w:rsidR="005C5DA8" w:rsidRPr="006E162B">
        <w:rPr>
          <w:rFonts w:ascii="Times New Roman" w:hAnsi="Times New Roman" w:cs="Times New Roman"/>
          <w:szCs w:val="22"/>
          <w:highlight w:val="yellow"/>
          <w:rPrChange w:id="1197" w:author="SONY" w:date="2014-03-04T14:43:00Z">
            <w:rPr>
              <w:szCs w:val="22"/>
              <w:highlight w:val="cyan"/>
            </w:rPr>
          </w:rPrChange>
        </w:rPr>
        <w:t>The</w:t>
      </w:r>
      <w:proofErr w:type="spellEnd"/>
      <w:r w:rsidR="005C5DA8" w:rsidRPr="006E162B">
        <w:rPr>
          <w:rFonts w:ascii="Times New Roman" w:hAnsi="Times New Roman" w:cs="Times New Roman"/>
          <w:szCs w:val="22"/>
          <w:highlight w:val="yellow"/>
          <w:rPrChange w:id="1198" w:author="SONY" w:date="2014-03-04T14:43:00Z">
            <w:rPr>
              <w:szCs w:val="22"/>
              <w:highlight w:val="cyan"/>
            </w:rPr>
          </w:rPrChange>
        </w:rPr>
        <w:t xml:space="preserve"> dental web application that supports dental clinics which have many patients</w:t>
      </w:r>
      <w:r w:rsidR="0013713A" w:rsidRPr="006E162B">
        <w:rPr>
          <w:rFonts w:ascii="Times New Roman" w:hAnsi="Times New Roman" w:cs="Times New Roman"/>
          <w:szCs w:val="22"/>
          <w:highlight w:val="yellow"/>
          <w:rPrChange w:id="1199" w:author="SONY" w:date="2014-03-04T14:43:00Z">
            <w:rPr>
              <w:szCs w:val="22"/>
              <w:highlight w:val="cyan"/>
            </w:rPr>
          </w:rPrChange>
        </w:rPr>
        <w:t xml:space="preserve"> and </w:t>
      </w:r>
      <w:r w:rsidR="005C5DA8" w:rsidRPr="006E162B">
        <w:rPr>
          <w:rFonts w:ascii="Times New Roman" w:hAnsi="Times New Roman" w:cs="Times New Roman"/>
          <w:szCs w:val="22"/>
          <w:highlight w:val="yellow"/>
          <w:rPrChange w:id="1200" w:author="SONY" w:date="2014-03-04T14:43:00Z">
            <w:rPr>
              <w:szCs w:val="22"/>
              <w:highlight w:val="cyan"/>
            </w:rPr>
          </w:rPrChange>
        </w:rPr>
        <w:t>solve the patients</w:t>
      </w:r>
      <w:r w:rsidR="0013713A" w:rsidRPr="006E162B">
        <w:rPr>
          <w:rFonts w:ascii="Times New Roman" w:hAnsi="Times New Roman" w:cs="Times New Roman"/>
          <w:szCs w:val="22"/>
          <w:highlight w:val="yellow"/>
          <w:rPrChange w:id="1201" w:author="SONY" w:date="2014-03-04T14:43:00Z">
            <w:rPr>
              <w:szCs w:val="22"/>
              <w:highlight w:val="cyan"/>
            </w:rPr>
          </w:rPrChange>
        </w:rPr>
        <w:t>’</w:t>
      </w:r>
      <w:r w:rsidR="005C5DA8" w:rsidRPr="006E162B">
        <w:rPr>
          <w:rFonts w:ascii="Times New Roman" w:hAnsi="Times New Roman" w:cs="Times New Roman"/>
          <w:szCs w:val="22"/>
          <w:highlight w:val="yellow"/>
          <w:rPrChange w:id="1202" w:author="SONY" w:date="2014-03-04T14:43:00Z">
            <w:rPr>
              <w:szCs w:val="22"/>
              <w:highlight w:val="cyan"/>
            </w:rPr>
          </w:rPrChange>
        </w:rPr>
        <w:t xml:space="preserve"> problems discussed in 4.1</w:t>
      </w:r>
    </w:p>
    <w:p w:rsidR="009C61D1" w:rsidRPr="006E162B" w:rsidRDefault="005C5DA8" w:rsidP="002543A8">
      <w:pPr>
        <w:pStyle w:val="ListParagraph"/>
        <w:widowControl w:val="0"/>
        <w:numPr>
          <w:ilvl w:val="0"/>
          <w:numId w:val="7"/>
        </w:numPr>
        <w:rPr>
          <w:rFonts w:ascii="Times New Roman" w:hAnsi="Times New Roman" w:cs="Times New Roman"/>
          <w:b/>
          <w:bCs/>
          <w:szCs w:val="22"/>
          <w:rPrChange w:id="1203" w:author="SONY" w:date="2014-03-04T14:43:00Z">
            <w:rPr>
              <w:b/>
              <w:bCs/>
              <w:szCs w:val="22"/>
            </w:rPr>
          </w:rPrChange>
        </w:rPr>
      </w:pPr>
      <w:r w:rsidRPr="006E162B">
        <w:rPr>
          <w:rFonts w:ascii="Times New Roman" w:hAnsi="Times New Roman" w:cs="Times New Roman"/>
          <w:b/>
          <w:bCs/>
          <w:szCs w:val="22"/>
          <w:rPrChange w:id="1204" w:author="SONY" w:date="2014-03-04T14:43:00Z">
            <w:rPr>
              <w:b/>
              <w:bCs/>
              <w:szCs w:val="22"/>
            </w:rPr>
          </w:rPrChange>
        </w:rPr>
        <w:t>Mobile application</w:t>
      </w:r>
    </w:p>
    <w:p w:rsidR="002543A8" w:rsidRPr="006E162B" w:rsidRDefault="005C5DA8" w:rsidP="002543A8">
      <w:pPr>
        <w:pStyle w:val="ListParagraph"/>
        <w:widowControl w:val="0"/>
        <w:ind w:left="1440"/>
        <w:rPr>
          <w:rFonts w:ascii="Times New Roman" w:hAnsi="Times New Roman" w:cs="Times New Roman"/>
          <w:szCs w:val="22"/>
          <w:rPrChange w:id="1205" w:author="SONY" w:date="2014-03-04T14:43:00Z">
            <w:rPr>
              <w:szCs w:val="22"/>
            </w:rPr>
          </w:rPrChange>
        </w:rPr>
      </w:pPr>
      <w:r w:rsidRPr="006E162B">
        <w:rPr>
          <w:rFonts w:ascii="Times New Roman" w:hAnsi="Times New Roman" w:cs="Times New Roman"/>
          <w:szCs w:val="22"/>
          <w:rPrChange w:id="1206" w:author="SONY" w:date="2014-03-04T14:43:00Z">
            <w:rPr>
              <w:szCs w:val="22"/>
            </w:rPr>
          </w:rPrChange>
        </w:rPr>
        <w:t>The dental mobile application for smartphones on the IOS operating system that supports dental clinics which have many patients</w:t>
      </w:r>
      <w:r w:rsidR="0013713A" w:rsidRPr="006E162B">
        <w:rPr>
          <w:rFonts w:ascii="Times New Roman" w:hAnsi="Times New Roman" w:cs="Times New Roman"/>
          <w:szCs w:val="22"/>
          <w:rPrChange w:id="1207" w:author="SONY" w:date="2014-03-04T14:43:00Z">
            <w:rPr>
              <w:szCs w:val="22"/>
            </w:rPr>
          </w:rPrChange>
        </w:rPr>
        <w:t xml:space="preserve"> and </w:t>
      </w:r>
      <w:r w:rsidRPr="006E162B">
        <w:rPr>
          <w:rFonts w:ascii="Times New Roman" w:hAnsi="Times New Roman" w:cs="Times New Roman"/>
          <w:szCs w:val="22"/>
          <w:rPrChange w:id="1208" w:author="SONY" w:date="2014-03-04T14:43:00Z">
            <w:rPr>
              <w:szCs w:val="22"/>
            </w:rPr>
          </w:rPrChange>
        </w:rPr>
        <w:t>solve the patient</w:t>
      </w:r>
      <w:del w:id="1209" w:author="CAMT" w:date="2014-03-01T10:17:00Z">
        <w:r w:rsidRPr="006E162B">
          <w:rPr>
            <w:rFonts w:ascii="Times New Roman" w:hAnsi="Times New Roman" w:cs="Times New Roman"/>
            <w:szCs w:val="22"/>
            <w:rPrChange w:id="1210" w:author="SONY" w:date="2014-03-04T14:43:00Z">
              <w:rPr>
                <w:szCs w:val="22"/>
              </w:rPr>
            </w:rPrChange>
          </w:rPr>
          <w:delText>’</w:delText>
        </w:r>
      </w:del>
      <w:r w:rsidRPr="006E162B">
        <w:rPr>
          <w:rFonts w:ascii="Times New Roman" w:hAnsi="Times New Roman" w:cs="Times New Roman"/>
          <w:szCs w:val="22"/>
          <w:rPrChange w:id="1211" w:author="SONY" w:date="2014-03-04T14:43:00Z">
            <w:rPr>
              <w:szCs w:val="22"/>
            </w:rPr>
          </w:rPrChange>
        </w:rPr>
        <w:t>s</w:t>
      </w:r>
      <w:ins w:id="1212" w:author="CAMT" w:date="2014-03-01T10:17:00Z">
        <w:r w:rsidR="0013713A" w:rsidRPr="006E162B">
          <w:rPr>
            <w:rFonts w:ascii="Times New Roman" w:hAnsi="Times New Roman" w:cs="Times New Roman"/>
            <w:szCs w:val="22"/>
            <w:rPrChange w:id="1213" w:author="SONY" w:date="2014-03-04T14:43:00Z">
              <w:rPr>
                <w:szCs w:val="22"/>
              </w:rPr>
            </w:rPrChange>
          </w:rPr>
          <w:t>’</w:t>
        </w:r>
      </w:ins>
      <w:r w:rsidRPr="006E162B">
        <w:rPr>
          <w:rFonts w:ascii="Times New Roman" w:hAnsi="Times New Roman" w:cs="Times New Roman"/>
          <w:szCs w:val="22"/>
          <w:rPrChange w:id="1214" w:author="SONY" w:date="2014-03-04T14:43:00Z">
            <w:rPr>
              <w:szCs w:val="22"/>
            </w:rPr>
          </w:rPrChange>
        </w:rPr>
        <w:t xml:space="preserve"> problems discussed in 4.1</w:t>
      </w:r>
    </w:p>
    <w:p w:rsidR="009C61D1" w:rsidRPr="006E162B" w:rsidRDefault="009C61D1" w:rsidP="009C61D1">
      <w:pPr>
        <w:widowControl w:val="0"/>
        <w:rPr>
          <w:rFonts w:ascii="Times New Roman" w:hAnsi="Times New Roman" w:cs="Times New Roman"/>
          <w:highlight w:val="yellow"/>
          <w:rPrChange w:id="1215" w:author="SONY" w:date="2014-03-04T14:43:00Z">
            <w:rPr>
              <w:highlight w:val="yellow"/>
            </w:rPr>
          </w:rPrChange>
        </w:rPr>
      </w:pPr>
    </w:p>
    <w:p w:rsidR="00016C03" w:rsidRPr="006E162B" w:rsidRDefault="005C5DA8">
      <w:pPr>
        <w:widowControl w:val="0"/>
        <w:ind w:firstLine="720"/>
        <w:rPr>
          <w:rFonts w:ascii="Times New Roman" w:hAnsi="Times New Roman" w:cs="Times New Roman"/>
          <w:b/>
          <w:u w:val="single"/>
          <w:rPrChange w:id="1216" w:author="SONY" w:date="2014-03-04T14:43:00Z">
            <w:rPr>
              <w:b/>
              <w:u w:val="single"/>
            </w:rPr>
          </w:rPrChange>
        </w:rPr>
      </w:pPr>
      <w:r w:rsidRPr="006E162B">
        <w:rPr>
          <w:rFonts w:ascii="Times New Roman" w:hAnsi="Times New Roman" w:cs="Times New Roman"/>
          <w:b/>
          <w:sz w:val="24"/>
          <w:u w:val="single"/>
          <w:rPrChange w:id="1217" w:author="SONY" w:date="2014-03-04T14:43:00Z">
            <w:rPr>
              <w:b/>
              <w:sz w:val="24"/>
              <w:u w:val="single"/>
            </w:rPr>
          </w:rPrChange>
        </w:rPr>
        <w:t>Documentation</w:t>
      </w:r>
    </w:p>
    <w:p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18"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Project Proposal</w:t>
      </w:r>
    </w:p>
    <w:p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19"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Project Plan</w:t>
      </w:r>
    </w:p>
    <w:p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20"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Software Requirement Specification</w:t>
      </w:r>
    </w:p>
    <w:p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21"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Software Design Document</w:t>
      </w:r>
    </w:p>
    <w:p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22"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Testing Documents</w:t>
      </w:r>
    </w:p>
    <w:p w:rsidR="001D20EF" w:rsidRPr="006E162B" w:rsidRDefault="005C5DA8" w:rsidP="001D20EF">
      <w:pPr>
        <w:ind w:firstLineChars="645" w:firstLine="1419"/>
        <w:rPr>
          <w:rFonts w:ascii="Times New Roman" w:hAnsi="Times New Roman" w:cs="Times New Roman"/>
          <w:iCs/>
          <w:szCs w:val="21"/>
        </w:rPr>
      </w:pPr>
      <w:r w:rsidRPr="006E162B">
        <w:rPr>
          <w:rFonts w:ascii="Times New Roman" w:hAnsi="Times New Roman" w:cs="Times New Roman"/>
          <w:iCs/>
          <w:szCs w:val="21"/>
          <w:rPrChange w:id="1223" w:author="SONY" w:date="2014-03-04T14:43:00Z">
            <w:rPr>
              <w:iCs/>
              <w:szCs w:val="21"/>
            </w:rPr>
          </w:rPrChange>
        </w:rPr>
        <w:t xml:space="preserve">      --</w:t>
      </w:r>
      <w:r w:rsidRPr="006E162B">
        <w:rPr>
          <w:rFonts w:ascii="Times New Roman" w:hAnsi="Times New Roman" w:cs="Times New Roman"/>
          <w:sz w:val="24"/>
          <w:rPrChange w:id="1224" w:author="SONY" w:date="2014-03-04T14:43:00Z">
            <w:rPr>
              <w:rFonts w:ascii="mbolMT" w:hAnsi="mbolMT" w:cs="mbolMT"/>
              <w:sz w:val="24"/>
            </w:rPr>
          </w:rPrChange>
        </w:rPr>
        <w:t xml:space="preserve"> </w:t>
      </w:r>
      <w:r w:rsidRPr="006E162B">
        <w:rPr>
          <w:rFonts w:ascii="Times New Roman" w:hAnsi="Times New Roman" w:cs="Times New Roman"/>
          <w:iCs/>
          <w:szCs w:val="21"/>
        </w:rPr>
        <w:t>Test Plan</w:t>
      </w:r>
    </w:p>
    <w:p w:rsidR="001D20EF" w:rsidRPr="006E162B" w:rsidRDefault="005C5DA8" w:rsidP="001D20EF">
      <w:pPr>
        <w:ind w:firstLineChars="645" w:firstLine="1419"/>
        <w:rPr>
          <w:rFonts w:ascii="Times New Roman" w:hAnsi="Times New Roman" w:cs="Times New Roman"/>
          <w:iCs/>
          <w:szCs w:val="21"/>
          <w:rPrChange w:id="1225" w:author="SONY" w:date="2014-03-04T14:43:00Z">
            <w:rPr>
              <w:iCs/>
              <w:szCs w:val="21"/>
            </w:rPr>
          </w:rPrChange>
        </w:rPr>
      </w:pPr>
      <w:r w:rsidRPr="006E162B">
        <w:rPr>
          <w:rFonts w:ascii="Times New Roman" w:hAnsi="Times New Roman" w:cs="Times New Roman"/>
          <w:iCs/>
          <w:szCs w:val="21"/>
          <w:rPrChange w:id="1226" w:author="SONY" w:date="2014-03-04T14:43:00Z">
            <w:rPr>
              <w:iCs/>
              <w:szCs w:val="21"/>
            </w:rPr>
          </w:rPrChange>
        </w:rPr>
        <w:t xml:space="preserve">      -- Unit Test Document</w:t>
      </w:r>
    </w:p>
    <w:p w:rsidR="001D20EF" w:rsidRPr="006E162B" w:rsidRDefault="005C5DA8" w:rsidP="001D20EF">
      <w:pPr>
        <w:ind w:firstLineChars="645" w:firstLine="1419"/>
        <w:rPr>
          <w:rFonts w:ascii="Times New Roman" w:hAnsi="Times New Roman" w:cs="Times New Roman"/>
          <w:iCs/>
          <w:szCs w:val="21"/>
          <w:rPrChange w:id="1227" w:author="SONY" w:date="2014-03-04T14:43:00Z">
            <w:rPr>
              <w:iCs/>
              <w:szCs w:val="21"/>
            </w:rPr>
          </w:rPrChange>
        </w:rPr>
      </w:pPr>
      <w:r w:rsidRPr="006E162B">
        <w:rPr>
          <w:rFonts w:ascii="Times New Roman" w:hAnsi="Times New Roman" w:cs="Times New Roman"/>
          <w:iCs/>
          <w:szCs w:val="21"/>
          <w:rPrChange w:id="1228" w:author="SONY" w:date="2014-03-04T14:43:00Z">
            <w:rPr>
              <w:iCs/>
              <w:szCs w:val="21"/>
            </w:rPr>
          </w:rPrChange>
        </w:rPr>
        <w:t xml:space="preserve">      -- System Test Document</w:t>
      </w:r>
    </w:p>
    <w:p w:rsidR="001D20EF" w:rsidRPr="006E162B" w:rsidRDefault="005C5DA8" w:rsidP="001D20EF">
      <w:pPr>
        <w:ind w:firstLineChars="645" w:firstLine="1548"/>
        <w:rPr>
          <w:rFonts w:ascii="Times New Roman" w:hAnsi="Times New Roman" w:cs="Times New Roman"/>
          <w:iCs/>
          <w:szCs w:val="21"/>
        </w:rPr>
      </w:pPr>
      <w:r w:rsidRPr="006E162B">
        <w:rPr>
          <w:rFonts w:ascii="Times New Roman" w:eastAsia="Times New Roman" w:hAnsi="Times New Roman" w:cs="Times New Roman"/>
          <w:sz w:val="24"/>
          <w:rPrChange w:id="1229" w:author="SONY" w:date="2014-03-04T14:43:00Z">
            <w:rPr>
              <w:rFonts w:ascii="mbolMT" w:eastAsia="Times New Roman" w:hAnsi="mbolMT" w:cs="mbolMT"/>
              <w:sz w:val="24"/>
            </w:rPr>
          </w:rPrChange>
        </w:rPr>
        <w:t xml:space="preserve">• </w:t>
      </w:r>
      <w:r w:rsidRPr="006E162B">
        <w:rPr>
          <w:rFonts w:ascii="Times New Roman" w:hAnsi="Times New Roman" w:cs="Times New Roman"/>
          <w:iCs/>
          <w:szCs w:val="21"/>
        </w:rPr>
        <w:t>Traceability Record</w:t>
      </w:r>
    </w:p>
    <w:p w:rsidR="001D20EF" w:rsidRPr="006E162B" w:rsidRDefault="001D20EF">
      <w:pPr>
        <w:widowControl w:val="0"/>
        <w:ind w:firstLine="720"/>
        <w:rPr>
          <w:rFonts w:ascii="Times New Roman" w:hAnsi="Times New Roman" w:cs="Times New Roman"/>
          <w:rPrChange w:id="1230" w:author="SONY" w:date="2014-03-04T14:43:00Z">
            <w:rPr/>
          </w:rPrChange>
        </w:rPr>
      </w:pPr>
    </w:p>
    <w:p w:rsidR="00016C03" w:rsidRPr="006E162B" w:rsidRDefault="00016C03">
      <w:pPr>
        <w:widowControl w:val="0"/>
        <w:ind w:firstLine="720"/>
        <w:rPr>
          <w:rFonts w:ascii="Times New Roman" w:hAnsi="Times New Roman" w:cs="Times New Roman"/>
          <w:rPrChange w:id="1231" w:author="SONY" w:date="2014-03-04T14:43:00Z">
            <w:rPr/>
          </w:rPrChange>
        </w:rPr>
      </w:pPr>
    </w:p>
    <w:p w:rsidR="00016C03" w:rsidRPr="006E162B" w:rsidRDefault="00A17D56">
      <w:pPr>
        <w:widowControl w:val="0"/>
        <w:rPr>
          <w:rFonts w:ascii="Times New Roman" w:hAnsi="Times New Roman" w:cs="Times New Roman"/>
          <w:highlight w:val="yellow"/>
          <w:rPrChange w:id="1232" w:author="SONY" w:date="2014-03-04T14:43:00Z">
            <w:rPr>
              <w:highlight w:val="yellow"/>
            </w:rPr>
          </w:rPrChange>
        </w:rPr>
      </w:pPr>
      <w:r w:rsidRPr="006E162B">
        <w:rPr>
          <w:rFonts w:ascii="Times New Roman" w:hAnsi="Times New Roman" w:cs="Times New Roman"/>
          <w:rPrChange w:id="1233" w:author="SONY" w:date="2014-03-04T14:43:00Z">
            <w:rPr/>
          </w:rPrChange>
        </w:rPr>
        <w:tab/>
      </w:r>
      <w:r w:rsidR="005C5DA8" w:rsidRPr="006E162B">
        <w:rPr>
          <w:rFonts w:ascii="Times New Roman" w:hAnsi="Times New Roman" w:cs="Times New Roman"/>
          <w:b/>
          <w:sz w:val="24"/>
          <w:highlight w:val="yellow"/>
          <w:rPrChange w:id="1234" w:author="SONY" w:date="2014-03-04T14:43:00Z">
            <w:rPr>
              <w:b/>
              <w:sz w:val="24"/>
              <w:highlight w:val="yellow"/>
            </w:rPr>
          </w:rPrChange>
        </w:rPr>
        <w:t>4.4.2 Limits</w:t>
      </w:r>
    </w:p>
    <w:p w:rsidR="00CB298A" w:rsidRPr="006E162B" w:rsidRDefault="005C5DA8" w:rsidP="00CB298A">
      <w:pPr>
        <w:widowControl w:val="0"/>
        <w:rPr>
          <w:rFonts w:ascii="Times New Roman" w:hAnsi="Times New Roman" w:cs="Times New Roman"/>
          <w:szCs w:val="22"/>
          <w:highlight w:val="yellow"/>
          <w:rPrChange w:id="1235" w:author="SONY" w:date="2014-03-04T14:43:00Z">
            <w:rPr>
              <w:szCs w:val="22"/>
              <w:highlight w:val="yellow"/>
            </w:rPr>
          </w:rPrChange>
        </w:rPr>
      </w:pPr>
      <w:r w:rsidRPr="006E162B">
        <w:rPr>
          <w:rFonts w:ascii="Times New Roman" w:hAnsi="Times New Roman" w:cs="Times New Roman"/>
          <w:b/>
          <w:sz w:val="24"/>
          <w:highlight w:val="yellow"/>
          <w:rPrChange w:id="1236" w:author="SONY" w:date="2014-03-04T14:43:00Z">
            <w:rPr>
              <w:b/>
              <w:sz w:val="24"/>
              <w:highlight w:val="yellow"/>
            </w:rPr>
          </w:rPrChange>
        </w:rPr>
        <w:tab/>
      </w:r>
      <w:r w:rsidRPr="006E162B">
        <w:rPr>
          <w:rFonts w:ascii="Times New Roman" w:hAnsi="Times New Roman" w:cs="Times New Roman"/>
          <w:szCs w:val="22"/>
          <w:highlight w:val="yellow"/>
          <w:rPrChange w:id="1237" w:author="SONY" w:date="2014-03-04T14:43:00Z">
            <w:rPr>
              <w:szCs w:val="22"/>
              <w:highlight w:val="yellow"/>
            </w:rPr>
          </w:rPrChange>
        </w:rPr>
        <w:t xml:space="preserve">- </w:t>
      </w:r>
      <w:r w:rsidR="00CB298A" w:rsidRPr="006E162B">
        <w:rPr>
          <w:rFonts w:ascii="Times New Roman" w:hAnsi="Times New Roman" w:cs="Times New Roman"/>
          <w:szCs w:val="22"/>
          <w:highlight w:val="yellow"/>
          <w:rPrChange w:id="1238" w:author="SONY" w:date="2014-03-04T14:43:00Z">
            <w:rPr>
              <w:szCs w:val="22"/>
              <w:highlight w:val="yellow"/>
            </w:rPr>
          </w:rPrChange>
        </w:rPr>
        <w:t>The web application can run on Google Chrome only.</w:t>
      </w:r>
    </w:p>
    <w:p w:rsidR="00CB298A" w:rsidRPr="006E162B" w:rsidRDefault="00CB298A" w:rsidP="00CB298A">
      <w:pPr>
        <w:widowControl w:val="0"/>
        <w:rPr>
          <w:rFonts w:ascii="Times New Roman" w:hAnsi="Times New Roman" w:cs="Times New Roman"/>
          <w:szCs w:val="22"/>
          <w:highlight w:val="yellow"/>
          <w:rPrChange w:id="1239" w:author="SONY" w:date="2014-03-04T14:43:00Z">
            <w:rPr>
              <w:szCs w:val="22"/>
              <w:highlight w:val="yellow"/>
            </w:rPr>
          </w:rPrChange>
        </w:rPr>
      </w:pPr>
      <w:r w:rsidRPr="006E162B">
        <w:rPr>
          <w:rFonts w:ascii="Times New Roman" w:hAnsi="Times New Roman" w:cs="Times New Roman"/>
          <w:b/>
          <w:szCs w:val="22"/>
          <w:highlight w:val="yellow"/>
          <w:rPrChange w:id="1240" w:author="SONY" w:date="2014-03-04T14:43:00Z">
            <w:rPr>
              <w:b/>
              <w:szCs w:val="22"/>
              <w:highlight w:val="yellow"/>
            </w:rPr>
          </w:rPrChange>
        </w:rPr>
        <w:tab/>
      </w:r>
      <w:r w:rsidRPr="006E162B">
        <w:rPr>
          <w:rFonts w:ascii="Times New Roman" w:hAnsi="Times New Roman" w:cs="Times New Roman"/>
          <w:szCs w:val="22"/>
          <w:highlight w:val="yellow"/>
          <w:rPrChange w:id="1241" w:author="SONY" w:date="2014-03-04T14:43:00Z">
            <w:rPr>
              <w:szCs w:val="22"/>
              <w:highlight w:val="yellow"/>
            </w:rPr>
          </w:rPrChange>
        </w:rPr>
        <w:t xml:space="preserve">- Mobile devices (smartphones should use the iOS7 or newer version </w:t>
      </w:r>
      <w:commentRangeStart w:id="1242"/>
      <w:r w:rsidRPr="006E162B">
        <w:rPr>
          <w:rFonts w:ascii="Times New Roman" w:hAnsi="Times New Roman" w:cs="Times New Roman"/>
          <w:szCs w:val="22"/>
          <w:highlight w:val="yellow"/>
          <w:rPrChange w:id="1243" w:author="SONY" w:date="2014-03-04T14:43:00Z">
            <w:rPr>
              <w:szCs w:val="22"/>
              <w:highlight w:val="yellow"/>
            </w:rPr>
          </w:rPrChange>
        </w:rPr>
        <w:t>for better performance in application</w:t>
      </w:r>
      <w:commentRangeEnd w:id="1242"/>
      <w:r w:rsidRPr="006E162B">
        <w:rPr>
          <w:rStyle w:val="CommentReference"/>
          <w:rFonts w:ascii="Times New Roman" w:hAnsi="Times New Roman" w:cs="Times New Roman"/>
          <w:highlight w:val="yellow"/>
          <w:rPrChange w:id="1244" w:author="SONY" w:date="2014-03-04T14:43:00Z">
            <w:rPr>
              <w:rStyle w:val="CommentReference"/>
              <w:rFonts w:cs="Cordia New"/>
              <w:highlight w:val="yellow"/>
            </w:rPr>
          </w:rPrChange>
        </w:rPr>
        <w:commentReference w:id="1242"/>
      </w:r>
      <w:r w:rsidRPr="006E162B">
        <w:rPr>
          <w:rFonts w:ascii="Times New Roman" w:hAnsi="Times New Roman" w:cs="Times New Roman"/>
          <w:szCs w:val="22"/>
          <w:highlight w:val="yellow"/>
          <w:rPrChange w:id="1245" w:author="SONY" w:date="2014-03-04T14:43:00Z">
            <w:rPr>
              <w:szCs w:val="22"/>
              <w:highlight w:val="yellow"/>
            </w:rPr>
          </w:rPrChange>
        </w:rPr>
        <w:t>.</w:t>
      </w:r>
      <w:r w:rsidRPr="006E162B" w:rsidDel="00C40E0F">
        <w:rPr>
          <w:rFonts w:ascii="Times New Roman" w:hAnsi="Times New Roman" w:cs="Times New Roman"/>
          <w:szCs w:val="22"/>
          <w:highlight w:val="yellow"/>
          <w:rPrChange w:id="1246" w:author="SONY" w:date="2014-03-04T14:43:00Z">
            <w:rPr>
              <w:szCs w:val="22"/>
              <w:highlight w:val="yellow"/>
            </w:rPr>
          </w:rPrChange>
        </w:rPr>
        <w:t xml:space="preserve"> </w:t>
      </w:r>
    </w:p>
    <w:p w:rsidR="00CB298A" w:rsidRPr="006E162B" w:rsidRDefault="00CB298A" w:rsidP="00CB298A">
      <w:pPr>
        <w:widowControl w:val="0"/>
        <w:rPr>
          <w:rFonts w:ascii="Times New Roman" w:hAnsi="Times New Roman" w:cs="Times New Roman"/>
          <w:szCs w:val="22"/>
          <w:highlight w:val="yellow"/>
          <w:rPrChange w:id="1247" w:author="SONY" w:date="2014-03-04T14:43:00Z">
            <w:rPr>
              <w:szCs w:val="22"/>
              <w:highlight w:val="yellow"/>
            </w:rPr>
          </w:rPrChange>
        </w:rPr>
      </w:pPr>
      <w:r w:rsidRPr="006E162B">
        <w:rPr>
          <w:rFonts w:ascii="Times New Roman" w:hAnsi="Times New Roman" w:cs="Times New Roman"/>
          <w:szCs w:val="22"/>
          <w:highlight w:val="yellow"/>
          <w:rPrChange w:id="1248" w:author="SONY" w:date="2014-03-04T14:43:00Z">
            <w:rPr>
              <w:szCs w:val="22"/>
              <w:highlight w:val="yellow"/>
            </w:rPr>
          </w:rPrChange>
        </w:rPr>
        <w:tab/>
        <w:t>- Mobile devices (smartphones) should support Edge, Wi-</w:t>
      </w:r>
      <w:proofErr w:type="gramStart"/>
      <w:r w:rsidRPr="006E162B">
        <w:rPr>
          <w:rFonts w:ascii="Times New Roman" w:hAnsi="Times New Roman" w:cs="Times New Roman"/>
          <w:szCs w:val="22"/>
          <w:highlight w:val="yellow"/>
          <w:rPrChange w:id="1249" w:author="SONY" w:date="2014-03-04T14:43:00Z">
            <w:rPr>
              <w:szCs w:val="22"/>
              <w:highlight w:val="yellow"/>
            </w:rPr>
          </w:rPrChange>
        </w:rPr>
        <w:t>Fi ,or</w:t>
      </w:r>
      <w:proofErr w:type="gramEnd"/>
      <w:r w:rsidRPr="006E162B">
        <w:rPr>
          <w:rFonts w:ascii="Times New Roman" w:hAnsi="Times New Roman" w:cs="Times New Roman"/>
          <w:szCs w:val="22"/>
          <w:highlight w:val="yellow"/>
          <w:rPrChange w:id="1250" w:author="SONY" w:date="2014-03-04T14:43:00Z">
            <w:rPr>
              <w:szCs w:val="22"/>
              <w:highlight w:val="yellow"/>
            </w:rPr>
          </w:rPrChange>
        </w:rPr>
        <w:t xml:space="preserve"> 3G.</w:t>
      </w:r>
    </w:p>
    <w:p w:rsidR="00CB298A" w:rsidRPr="006E162B" w:rsidRDefault="00CB298A" w:rsidP="00CB298A">
      <w:pPr>
        <w:widowControl w:val="0"/>
        <w:rPr>
          <w:rFonts w:ascii="Times New Roman" w:hAnsi="Times New Roman" w:cs="Times New Roman"/>
          <w:szCs w:val="22"/>
          <w:highlight w:val="yellow"/>
          <w:rPrChange w:id="1251" w:author="SONY" w:date="2014-03-04T14:43:00Z">
            <w:rPr>
              <w:szCs w:val="22"/>
              <w:highlight w:val="yellow"/>
            </w:rPr>
          </w:rPrChange>
        </w:rPr>
      </w:pPr>
      <w:r w:rsidRPr="006E162B">
        <w:rPr>
          <w:rFonts w:ascii="Times New Roman" w:hAnsi="Times New Roman" w:cs="Times New Roman"/>
          <w:szCs w:val="22"/>
          <w:highlight w:val="yellow"/>
          <w:rPrChange w:id="1252" w:author="SONY" w:date="2014-03-04T14:43:00Z">
            <w:rPr>
              <w:szCs w:val="22"/>
              <w:highlight w:val="yellow"/>
            </w:rPr>
          </w:rPrChange>
        </w:rPr>
        <w:tab/>
        <w:t>- Internet connection is required.</w:t>
      </w:r>
    </w:p>
    <w:p w:rsidR="00CB298A" w:rsidRPr="006E162B" w:rsidRDefault="00CB298A" w:rsidP="00CB298A">
      <w:pPr>
        <w:widowControl w:val="0"/>
        <w:ind w:left="720" w:firstLine="720"/>
        <w:rPr>
          <w:ins w:id="1253" w:author="SONY" w:date="2014-03-03T15:28:00Z"/>
          <w:rFonts w:ascii="Times New Roman" w:hAnsi="Times New Roman" w:cs="Times New Roman"/>
          <w:szCs w:val="22"/>
          <w:highlight w:val="yellow"/>
          <w:rPrChange w:id="1254" w:author="SONY" w:date="2014-03-04T14:43:00Z">
            <w:rPr>
              <w:ins w:id="1255" w:author="SONY" w:date="2014-03-03T15:28:00Z"/>
              <w:szCs w:val="22"/>
              <w:highlight w:val="yellow"/>
            </w:rPr>
          </w:rPrChange>
        </w:rPr>
      </w:pPr>
      <w:r w:rsidRPr="006E162B">
        <w:rPr>
          <w:rFonts w:ascii="Times New Roman" w:hAnsi="Times New Roman" w:cs="Times New Roman"/>
          <w:szCs w:val="22"/>
          <w:highlight w:val="yellow"/>
          <w:rPrChange w:id="1256" w:author="SONY" w:date="2014-03-04T14:43:00Z">
            <w:rPr>
              <w:szCs w:val="22"/>
              <w:highlight w:val="yellow"/>
            </w:rPr>
          </w:rPrChange>
        </w:rPr>
        <w:t xml:space="preserve">Without Internet Access, users cannot receive QR codes, and dentist’s schedule from the clinic. *(QR code contains </w:t>
      </w:r>
      <w:proofErr w:type="gramStart"/>
      <w:r w:rsidRPr="006E162B">
        <w:rPr>
          <w:rFonts w:ascii="Times New Roman" w:hAnsi="Times New Roman" w:cs="Times New Roman"/>
          <w:szCs w:val="22"/>
          <w:highlight w:val="yellow"/>
          <w:rPrChange w:id="1257" w:author="SONY" w:date="2014-03-04T14:43:00Z">
            <w:rPr>
              <w:szCs w:val="22"/>
              <w:highlight w:val="yellow"/>
            </w:rPr>
          </w:rPrChange>
        </w:rPr>
        <w:t>a patient</w:t>
      </w:r>
      <w:proofErr w:type="gramEnd"/>
      <w:r w:rsidRPr="006E162B">
        <w:rPr>
          <w:rFonts w:ascii="Times New Roman" w:hAnsi="Times New Roman" w:cs="Times New Roman"/>
          <w:szCs w:val="22"/>
          <w:highlight w:val="yellow"/>
          <w:rPrChange w:id="1258" w:author="SONY" w:date="2014-03-04T14:43:00Z">
            <w:rPr>
              <w:szCs w:val="22"/>
              <w:highlight w:val="yellow"/>
            </w:rPr>
          </w:rPrChange>
        </w:rPr>
        <w:t xml:space="preserve"> information)</w:t>
      </w:r>
      <w:r w:rsidRPr="006E162B">
        <w:rPr>
          <w:rFonts w:ascii="Times New Roman" w:hAnsi="Times New Roman" w:cs="Times New Roman"/>
          <w:szCs w:val="22"/>
          <w:highlight w:val="yellow"/>
          <w:rPrChange w:id="1259" w:author="SONY" w:date="2014-03-04T14:43:00Z">
            <w:rPr>
              <w:szCs w:val="22"/>
              <w:highlight w:val="yellow"/>
            </w:rPr>
          </w:rPrChange>
        </w:rPr>
        <w:tab/>
      </w:r>
    </w:p>
    <w:p w:rsidR="00CB298A" w:rsidRPr="006E162B" w:rsidRDefault="00CB298A" w:rsidP="00CB298A">
      <w:pPr>
        <w:widowControl w:val="0"/>
        <w:ind w:firstLine="720"/>
        <w:rPr>
          <w:rFonts w:ascii="Times New Roman" w:hAnsi="Times New Roman" w:cs="Times New Roman"/>
          <w:szCs w:val="22"/>
          <w:rPrChange w:id="1260" w:author="SONY" w:date="2014-03-04T14:43:00Z">
            <w:rPr>
              <w:szCs w:val="22"/>
            </w:rPr>
          </w:rPrChange>
        </w:rPr>
      </w:pPr>
      <w:r w:rsidRPr="006E162B">
        <w:rPr>
          <w:rFonts w:ascii="Times New Roman" w:hAnsi="Times New Roman" w:cs="Times New Roman"/>
          <w:szCs w:val="22"/>
          <w:highlight w:val="yellow"/>
          <w:rPrChange w:id="1261" w:author="SONY" w:date="2014-03-04T14:43:00Z">
            <w:rPr>
              <w:szCs w:val="22"/>
              <w:highlight w:val="yellow"/>
            </w:rPr>
          </w:rPrChange>
        </w:rPr>
        <w:t>- Without internet connection, the mobile application provides the clinic’s information, dental care’s knowledge, promotion, and cost of dental care only.</w:t>
      </w:r>
    </w:p>
    <w:p w:rsidR="00016C03" w:rsidRPr="006E162B" w:rsidRDefault="00A17D56">
      <w:pPr>
        <w:widowControl w:val="0"/>
        <w:rPr>
          <w:rFonts w:ascii="Times New Roman" w:hAnsi="Times New Roman" w:cs="Times New Roman"/>
          <w:rPrChange w:id="1262" w:author="SONY" w:date="2014-03-04T14:43:00Z">
            <w:rPr/>
          </w:rPrChange>
        </w:rPr>
      </w:pPr>
      <w:r w:rsidRPr="006E162B">
        <w:rPr>
          <w:rFonts w:ascii="Times New Roman" w:hAnsi="Times New Roman" w:cs="Times New Roman"/>
          <w:b/>
          <w:sz w:val="24"/>
          <w:rPrChange w:id="1263" w:author="SONY" w:date="2014-03-04T14:43:00Z">
            <w:rPr>
              <w:b/>
              <w:sz w:val="24"/>
            </w:rPr>
          </w:rPrChange>
        </w:rPr>
        <w:t>4.5 Future work</w:t>
      </w:r>
    </w:p>
    <w:p w:rsidR="00016C03" w:rsidRPr="006E162B" w:rsidRDefault="00A17D56">
      <w:pPr>
        <w:widowControl w:val="0"/>
        <w:rPr>
          <w:rFonts w:ascii="Times New Roman" w:hAnsi="Times New Roman" w:cs="Times New Roman"/>
          <w:szCs w:val="22"/>
          <w:highlight w:val="yellow"/>
          <w:rPrChange w:id="1264" w:author="SONY" w:date="2014-03-04T14:43:00Z">
            <w:rPr>
              <w:szCs w:val="22"/>
              <w:highlight w:val="yellow"/>
            </w:rPr>
          </w:rPrChange>
        </w:rPr>
      </w:pPr>
      <w:r w:rsidRPr="006E162B">
        <w:rPr>
          <w:rFonts w:ascii="Times New Roman" w:hAnsi="Times New Roman" w:cs="Times New Roman"/>
          <w:sz w:val="24"/>
          <w:rPrChange w:id="1265" w:author="SONY" w:date="2014-03-04T14:43:00Z">
            <w:rPr>
              <w:sz w:val="24"/>
            </w:rPr>
          </w:rPrChange>
        </w:rPr>
        <w:tab/>
      </w:r>
      <w:r w:rsidR="005C5DA8" w:rsidRPr="006E162B">
        <w:rPr>
          <w:rFonts w:ascii="Times New Roman" w:hAnsi="Times New Roman" w:cs="Times New Roman"/>
          <w:szCs w:val="22"/>
          <w:rPrChange w:id="1266" w:author="SONY" w:date="2014-03-04T14:43:00Z">
            <w:rPr>
              <w:szCs w:val="22"/>
            </w:rPr>
          </w:rPrChange>
        </w:rPr>
        <w:t xml:space="preserve">- </w:t>
      </w:r>
      <w:r w:rsidR="0017529D" w:rsidRPr="006E162B">
        <w:rPr>
          <w:rFonts w:ascii="Times New Roman" w:hAnsi="Times New Roman" w:cs="Times New Roman"/>
          <w:szCs w:val="22"/>
          <w:highlight w:val="yellow"/>
          <w:rPrChange w:id="1267" w:author="SONY" w:date="2014-03-04T14:43:00Z">
            <w:rPr>
              <w:szCs w:val="22"/>
              <w:highlight w:val="yellow"/>
            </w:rPr>
          </w:rPrChange>
        </w:rPr>
        <w:t xml:space="preserve">Support </w:t>
      </w:r>
      <w:r w:rsidR="005C5DA8" w:rsidRPr="006E162B">
        <w:rPr>
          <w:rFonts w:ascii="Times New Roman" w:hAnsi="Times New Roman" w:cs="Times New Roman"/>
          <w:szCs w:val="22"/>
          <w:highlight w:val="yellow"/>
          <w:rPrChange w:id="1268" w:author="SONY" w:date="2014-03-04T14:43:00Z">
            <w:rPr>
              <w:szCs w:val="22"/>
              <w:highlight w:val="yellow"/>
            </w:rPr>
          </w:rPrChange>
        </w:rPr>
        <w:t>other</w:t>
      </w:r>
      <w:r w:rsidR="0017529D" w:rsidRPr="006E162B">
        <w:rPr>
          <w:rFonts w:ascii="Times New Roman" w:hAnsi="Times New Roman" w:cs="Times New Roman"/>
          <w:szCs w:val="22"/>
          <w:highlight w:val="yellow"/>
          <w:rPrChange w:id="1269" w:author="SONY" w:date="2014-03-04T14:43:00Z">
            <w:rPr>
              <w:szCs w:val="22"/>
              <w:highlight w:val="yellow"/>
            </w:rPr>
          </w:rPrChange>
        </w:rPr>
        <w:t xml:space="preserve"> major</w:t>
      </w:r>
      <w:r w:rsidR="005C5DA8" w:rsidRPr="006E162B">
        <w:rPr>
          <w:rFonts w:ascii="Times New Roman" w:hAnsi="Times New Roman" w:cs="Times New Roman"/>
          <w:szCs w:val="22"/>
          <w:highlight w:val="yellow"/>
          <w:rPrChange w:id="1270" w:author="SONY" w:date="2014-03-04T14:43:00Z">
            <w:rPr>
              <w:szCs w:val="22"/>
              <w:highlight w:val="yellow"/>
            </w:rPr>
          </w:rPrChange>
        </w:rPr>
        <w:t xml:space="preserve"> operating system platform</w:t>
      </w:r>
      <w:r w:rsidR="0017529D" w:rsidRPr="006E162B">
        <w:rPr>
          <w:rFonts w:ascii="Times New Roman" w:hAnsi="Times New Roman" w:cs="Times New Roman"/>
          <w:szCs w:val="22"/>
          <w:highlight w:val="yellow"/>
          <w:rPrChange w:id="1271" w:author="SONY" w:date="2014-03-04T14:43:00Z">
            <w:rPr>
              <w:szCs w:val="22"/>
              <w:highlight w:val="yellow"/>
            </w:rPr>
          </w:rPrChange>
        </w:rPr>
        <w:t>s,</w:t>
      </w:r>
      <w:r w:rsidR="005C5DA8" w:rsidRPr="006E162B">
        <w:rPr>
          <w:rFonts w:ascii="Times New Roman" w:hAnsi="Times New Roman" w:cs="Times New Roman"/>
          <w:szCs w:val="22"/>
          <w:highlight w:val="yellow"/>
          <w:rPrChange w:id="1272" w:author="SONY" w:date="2014-03-04T14:43:00Z">
            <w:rPr>
              <w:szCs w:val="22"/>
              <w:highlight w:val="yellow"/>
            </w:rPr>
          </w:rPrChange>
        </w:rPr>
        <w:t xml:space="preserve"> for example; Android and Windows Mobile.</w:t>
      </w:r>
    </w:p>
    <w:p w:rsidR="00B45B52" w:rsidRPr="006E162B" w:rsidRDefault="005C5DA8" w:rsidP="00CB298A">
      <w:pPr>
        <w:widowControl w:val="0"/>
        <w:ind w:firstLine="720"/>
        <w:rPr>
          <w:rFonts w:ascii="Times New Roman" w:hAnsi="Times New Roman" w:cs="Times New Roman"/>
          <w:rPrChange w:id="1273" w:author="SONY" w:date="2014-03-04T14:43:00Z">
            <w:rPr/>
          </w:rPrChange>
        </w:rPr>
      </w:pPr>
      <w:r w:rsidRPr="006E162B">
        <w:rPr>
          <w:rFonts w:ascii="Times New Roman" w:hAnsi="Times New Roman" w:cs="Times New Roman"/>
          <w:szCs w:val="22"/>
          <w:highlight w:val="yellow"/>
          <w:rPrChange w:id="1274" w:author="SONY" w:date="2014-03-04T14:43:00Z">
            <w:rPr>
              <w:szCs w:val="22"/>
              <w:highlight w:val="yellow"/>
            </w:rPr>
          </w:rPrChange>
        </w:rPr>
        <w:t xml:space="preserve">- Use other technologies to </w:t>
      </w:r>
      <w:r w:rsidR="0020274C" w:rsidRPr="006E162B">
        <w:rPr>
          <w:rFonts w:ascii="Times New Roman" w:hAnsi="Times New Roman" w:cs="Times New Roman"/>
          <w:szCs w:val="22"/>
          <w:highlight w:val="yellow"/>
          <w:rPrChange w:id="1275" w:author="SONY" w:date="2014-03-04T14:43:00Z">
            <w:rPr>
              <w:szCs w:val="22"/>
              <w:highlight w:val="yellow"/>
            </w:rPr>
          </w:rPrChange>
        </w:rPr>
        <w:t xml:space="preserve">provide more convenient services </w:t>
      </w:r>
      <w:proofErr w:type="gramStart"/>
      <w:r w:rsidR="0020274C" w:rsidRPr="006E162B">
        <w:rPr>
          <w:rFonts w:ascii="Times New Roman" w:hAnsi="Times New Roman" w:cs="Times New Roman"/>
          <w:szCs w:val="22"/>
          <w:highlight w:val="yellow"/>
          <w:rPrChange w:id="1276" w:author="SONY" w:date="2014-03-04T14:43:00Z">
            <w:rPr>
              <w:szCs w:val="22"/>
              <w:highlight w:val="yellow"/>
            </w:rPr>
          </w:rPrChange>
        </w:rPr>
        <w:t>to  clinic</w:t>
      </w:r>
      <w:proofErr w:type="gramEnd"/>
      <w:r w:rsidR="0020274C" w:rsidRPr="006E162B">
        <w:rPr>
          <w:rFonts w:ascii="Times New Roman" w:hAnsi="Times New Roman" w:cs="Times New Roman"/>
          <w:szCs w:val="22"/>
          <w:highlight w:val="yellow"/>
          <w:rPrChange w:id="1277" w:author="SONY" w:date="2014-03-04T14:43:00Z">
            <w:rPr>
              <w:szCs w:val="22"/>
              <w:highlight w:val="yellow"/>
            </w:rPr>
          </w:rPrChange>
        </w:rPr>
        <w:t xml:space="preserve"> </w:t>
      </w:r>
      <w:r w:rsidRPr="006E162B">
        <w:rPr>
          <w:rFonts w:ascii="Times New Roman" w:hAnsi="Times New Roman" w:cs="Times New Roman"/>
          <w:szCs w:val="22"/>
          <w:highlight w:val="yellow"/>
          <w:rPrChange w:id="1278" w:author="SONY" w:date="2014-03-04T14:43:00Z">
            <w:rPr>
              <w:szCs w:val="22"/>
              <w:highlight w:val="yellow"/>
            </w:rPr>
          </w:rPrChange>
        </w:rPr>
        <w:t>officer</w:t>
      </w:r>
      <w:r w:rsidR="0020274C" w:rsidRPr="006E162B">
        <w:rPr>
          <w:rFonts w:ascii="Times New Roman" w:hAnsi="Times New Roman" w:cs="Times New Roman"/>
          <w:szCs w:val="22"/>
          <w:highlight w:val="yellow"/>
          <w:rPrChange w:id="1279" w:author="SONY" w:date="2014-03-04T14:43:00Z">
            <w:rPr>
              <w:szCs w:val="22"/>
              <w:highlight w:val="yellow"/>
            </w:rPr>
          </w:rPrChange>
        </w:rPr>
        <w:t xml:space="preserve">s and customers. For example, </w:t>
      </w:r>
      <w:r w:rsidRPr="006E162B">
        <w:rPr>
          <w:rFonts w:ascii="Times New Roman" w:hAnsi="Times New Roman" w:cs="Times New Roman"/>
          <w:szCs w:val="22"/>
          <w:highlight w:val="yellow"/>
          <w:rPrChange w:id="1280" w:author="SONY" w:date="2014-03-04T14:43:00Z">
            <w:rPr>
              <w:szCs w:val="22"/>
              <w:highlight w:val="yellow"/>
            </w:rPr>
          </w:rPrChange>
        </w:rPr>
        <w:t>sing RFID</w:t>
      </w:r>
      <w:r w:rsidR="0020274C" w:rsidRPr="006E162B">
        <w:rPr>
          <w:rFonts w:ascii="Times New Roman" w:hAnsi="Times New Roman" w:cs="Times New Roman"/>
          <w:szCs w:val="22"/>
          <w:highlight w:val="yellow"/>
          <w:rPrChange w:id="1281" w:author="SONY" w:date="2014-03-04T14:43:00Z">
            <w:rPr>
              <w:szCs w:val="22"/>
              <w:highlight w:val="yellow"/>
            </w:rPr>
          </w:rPrChange>
        </w:rPr>
        <w:t>,</w:t>
      </w:r>
      <w:r w:rsidRPr="006E162B">
        <w:rPr>
          <w:rFonts w:ascii="Times New Roman" w:hAnsi="Times New Roman" w:cs="Times New Roman"/>
          <w:szCs w:val="22"/>
          <w:highlight w:val="yellow"/>
          <w:rPrChange w:id="1282" w:author="SONY" w:date="2014-03-04T14:43:00Z">
            <w:rPr>
              <w:szCs w:val="22"/>
              <w:highlight w:val="yellow"/>
            </w:rPr>
          </w:rPrChange>
        </w:rPr>
        <w:t xml:space="preserve"> </w:t>
      </w:r>
      <w:r w:rsidR="0020274C" w:rsidRPr="006E162B">
        <w:rPr>
          <w:rFonts w:ascii="Times New Roman" w:hAnsi="Times New Roman" w:cs="Times New Roman"/>
          <w:szCs w:val="22"/>
          <w:highlight w:val="yellow"/>
          <w:rPrChange w:id="1283" w:author="SONY" w:date="2014-03-04T14:43:00Z">
            <w:rPr>
              <w:szCs w:val="22"/>
              <w:highlight w:val="yellow"/>
            </w:rPr>
          </w:rPrChange>
        </w:rPr>
        <w:t>o</w:t>
      </w:r>
      <w:r w:rsidRPr="006E162B">
        <w:rPr>
          <w:rFonts w:ascii="Times New Roman" w:hAnsi="Times New Roman" w:cs="Times New Roman"/>
          <w:szCs w:val="22"/>
          <w:highlight w:val="yellow"/>
          <w:rPrChange w:id="1284" w:author="SONY" w:date="2014-03-04T14:43:00Z">
            <w:rPr>
              <w:szCs w:val="22"/>
              <w:highlight w:val="yellow"/>
            </w:rPr>
          </w:rPrChange>
        </w:rPr>
        <w:t>fficer</w:t>
      </w:r>
      <w:r w:rsidR="0020274C" w:rsidRPr="006E162B">
        <w:rPr>
          <w:rFonts w:ascii="Times New Roman" w:hAnsi="Times New Roman" w:cs="Times New Roman"/>
          <w:szCs w:val="22"/>
          <w:highlight w:val="yellow"/>
          <w:rPrChange w:id="1285" w:author="SONY" w:date="2014-03-04T14:43:00Z">
            <w:rPr>
              <w:szCs w:val="22"/>
              <w:highlight w:val="yellow"/>
            </w:rPr>
          </w:rPrChange>
        </w:rPr>
        <w:t>s</w:t>
      </w:r>
      <w:r w:rsidRPr="006E162B">
        <w:rPr>
          <w:rFonts w:ascii="Times New Roman" w:hAnsi="Times New Roman" w:cs="Times New Roman"/>
          <w:szCs w:val="22"/>
          <w:highlight w:val="yellow"/>
          <w:rPrChange w:id="1286" w:author="SONY" w:date="2014-03-04T14:43:00Z">
            <w:rPr>
              <w:szCs w:val="22"/>
              <w:highlight w:val="yellow"/>
            </w:rPr>
          </w:rPrChange>
        </w:rPr>
        <w:t xml:space="preserve"> </w:t>
      </w:r>
      <w:r w:rsidR="0020274C" w:rsidRPr="006E162B">
        <w:rPr>
          <w:rFonts w:ascii="Times New Roman" w:hAnsi="Times New Roman" w:cs="Times New Roman"/>
          <w:szCs w:val="22"/>
          <w:highlight w:val="yellow"/>
          <w:rPrChange w:id="1287" w:author="SONY" w:date="2014-03-04T14:43:00Z">
            <w:rPr>
              <w:szCs w:val="22"/>
              <w:highlight w:val="yellow"/>
            </w:rPr>
          </w:rPrChange>
        </w:rPr>
        <w:t xml:space="preserve">will not </w:t>
      </w:r>
      <w:r w:rsidRPr="006E162B">
        <w:rPr>
          <w:rFonts w:ascii="Times New Roman" w:hAnsi="Times New Roman" w:cs="Times New Roman"/>
          <w:szCs w:val="22"/>
          <w:highlight w:val="yellow"/>
          <w:rPrChange w:id="1288" w:author="SONY" w:date="2014-03-04T14:43:00Z">
            <w:rPr>
              <w:szCs w:val="22"/>
              <w:highlight w:val="yellow"/>
            </w:rPr>
          </w:rPrChange>
        </w:rPr>
        <w:t>need to use a camera to scan QR code</w:t>
      </w:r>
      <w:r w:rsidR="0020274C" w:rsidRPr="006E162B">
        <w:rPr>
          <w:rFonts w:ascii="Times New Roman" w:hAnsi="Times New Roman" w:cs="Times New Roman"/>
          <w:szCs w:val="22"/>
          <w:highlight w:val="yellow"/>
          <w:rPrChange w:id="1289" w:author="SONY" w:date="2014-03-04T14:43:00Z">
            <w:rPr>
              <w:szCs w:val="22"/>
              <w:highlight w:val="yellow"/>
            </w:rPr>
          </w:rPrChange>
        </w:rPr>
        <w:t xml:space="preserve"> but can </w:t>
      </w:r>
      <w:r w:rsidRPr="006E162B">
        <w:rPr>
          <w:rFonts w:ascii="Times New Roman" w:hAnsi="Times New Roman" w:cs="Times New Roman"/>
          <w:szCs w:val="22"/>
          <w:highlight w:val="yellow"/>
          <w:rPrChange w:id="1290" w:author="SONY" w:date="2014-03-04T14:43:00Z">
            <w:rPr>
              <w:szCs w:val="22"/>
              <w:highlight w:val="yellow"/>
            </w:rPr>
          </w:rPrChange>
        </w:rPr>
        <w:t>just use RFID to verify the patient.</w:t>
      </w:r>
    </w:p>
    <w:p w:rsidR="00016C03" w:rsidRPr="006E162B" w:rsidRDefault="00016C03">
      <w:pPr>
        <w:widowControl w:val="0"/>
        <w:rPr>
          <w:rFonts w:ascii="Times New Roman" w:hAnsi="Times New Roman" w:cs="Times New Roman"/>
          <w:rPrChange w:id="1291" w:author="SONY" w:date="2014-03-04T14:43:00Z">
            <w:rPr/>
          </w:rPrChange>
        </w:rPr>
      </w:pPr>
    </w:p>
    <w:p w:rsidR="00016C03" w:rsidRPr="006E162B" w:rsidRDefault="00A17D56">
      <w:pPr>
        <w:widowControl w:val="0"/>
        <w:rPr>
          <w:rFonts w:ascii="Times New Roman" w:hAnsi="Times New Roman" w:cs="Times New Roman"/>
        </w:rPr>
      </w:pPr>
      <w:commentRangeStart w:id="1292"/>
      <w:r w:rsidRPr="006E162B">
        <w:rPr>
          <w:rFonts w:ascii="Times New Roman" w:hAnsi="Times New Roman" w:cs="Times New Roman"/>
          <w:b/>
          <w:sz w:val="24"/>
          <w:rPrChange w:id="1293" w:author="SONY" w:date="2014-03-04T14:43:00Z">
            <w:rPr>
              <w:b/>
              <w:sz w:val="24"/>
            </w:rPr>
          </w:rPrChange>
        </w:rPr>
        <w:lastRenderedPageBreak/>
        <w:t>4.6 Schedule and Milestone</w:t>
      </w:r>
      <w:commentRangeEnd w:id="1292"/>
      <w:r w:rsidR="0020274C" w:rsidRPr="006E162B">
        <w:rPr>
          <w:rStyle w:val="CommentReference"/>
          <w:rFonts w:ascii="Times New Roman" w:hAnsi="Times New Roman" w:cs="Times New Roman"/>
          <w:rPrChange w:id="1294" w:author="SONY" w:date="2014-03-04T14:43:00Z">
            <w:rPr>
              <w:rStyle w:val="CommentReference"/>
              <w:rFonts w:cs="Cordia New"/>
            </w:rPr>
          </w:rPrChange>
        </w:rPr>
        <w:commentReference w:id="1292"/>
      </w:r>
    </w:p>
    <w:p w:rsidR="00F76797" w:rsidRPr="006E162B" w:rsidRDefault="00A17D56">
      <w:pPr>
        <w:widowControl w:val="0"/>
        <w:rPr>
          <w:rFonts w:ascii="Times New Roman" w:hAnsi="Times New Roman" w:cs="Times New Roman"/>
          <w:szCs w:val="22"/>
          <w:rPrChange w:id="1295" w:author="SONY" w:date="2014-03-04T14:43:00Z">
            <w:rPr>
              <w:szCs w:val="22"/>
            </w:rPr>
          </w:rPrChange>
        </w:rPr>
      </w:pPr>
      <w:r w:rsidRPr="006E162B">
        <w:rPr>
          <w:rFonts w:ascii="Times New Roman" w:hAnsi="Times New Roman" w:cs="Times New Roman"/>
          <w:sz w:val="24"/>
          <w:rPrChange w:id="1296" w:author="SONY" w:date="2014-03-04T14:43:00Z">
            <w:rPr>
              <w:sz w:val="24"/>
            </w:rPr>
          </w:rPrChange>
        </w:rPr>
        <w:tab/>
      </w:r>
      <w:r w:rsidR="005C5DA8" w:rsidRPr="006E162B">
        <w:rPr>
          <w:rFonts w:ascii="Times New Roman" w:hAnsi="Times New Roman" w:cs="Times New Roman"/>
          <w:szCs w:val="22"/>
          <w:rPrChange w:id="1297" w:author="SONY" w:date="2014-03-04T14:43:00Z">
            <w:rPr>
              <w:szCs w:val="22"/>
            </w:rPr>
          </w:rPrChange>
        </w:rPr>
        <w:t>This section presents the schedule and milestones that cover all the activities to be undertaken in the project. According to the current plan, the project will be completed by September, 2014.</w:t>
      </w:r>
    </w:p>
    <w:p w:rsidR="00F76797" w:rsidRPr="006E162B" w:rsidRDefault="005C5DA8">
      <w:pPr>
        <w:widowControl w:val="0"/>
        <w:rPr>
          <w:rFonts w:ascii="Times New Roman" w:hAnsi="Times New Roman" w:cs="Times New Roman"/>
          <w:b/>
          <w:bCs/>
          <w:szCs w:val="22"/>
          <w:highlight w:val="yellow"/>
        </w:rPr>
      </w:pPr>
      <w:r w:rsidRPr="006E162B">
        <w:rPr>
          <w:rFonts w:ascii="Times New Roman" w:hAnsi="Times New Roman" w:cs="Times New Roman"/>
          <w:szCs w:val="22"/>
          <w:rPrChange w:id="1298" w:author="SONY" w:date="2014-03-04T14:43:00Z">
            <w:rPr>
              <w:szCs w:val="22"/>
            </w:rPr>
          </w:rPrChange>
        </w:rPr>
        <w:tab/>
      </w:r>
      <w:commentRangeStart w:id="1299"/>
      <w:ins w:id="1300" w:author="CAMT" w:date="2014-03-01T10:41:00Z">
        <w:r w:rsidRPr="006E162B">
          <w:rPr>
            <w:rFonts w:ascii="Times New Roman" w:hAnsi="Times New Roman" w:cs="Times New Roman"/>
            <w:b/>
            <w:bCs/>
            <w:szCs w:val="22"/>
            <w:highlight w:val="yellow"/>
            <w:rPrChange w:id="1301" w:author="SONY" w:date="2014-03-04T14:43:00Z">
              <w:rPr>
                <w:b/>
                <w:bCs/>
                <w:szCs w:val="22"/>
                <w:highlight w:val="yellow"/>
              </w:rPr>
            </w:rPrChange>
          </w:rPr>
          <w:t>Pr</w:t>
        </w:r>
        <w:r w:rsidR="0020274C" w:rsidRPr="006E162B">
          <w:rPr>
            <w:rFonts w:ascii="Times New Roman" w:hAnsi="Times New Roman" w:cs="Times New Roman"/>
            <w:b/>
            <w:bCs/>
            <w:szCs w:val="22"/>
            <w:highlight w:val="yellow"/>
            <w:rPrChange w:id="1302" w:author="SONY" w:date="2014-03-04T14:43:00Z">
              <w:rPr>
                <w:b/>
                <w:bCs/>
                <w:szCs w:val="22"/>
                <w:highlight w:val="yellow"/>
              </w:rPr>
            </w:rPrChange>
          </w:rPr>
          <w:t>o</w:t>
        </w:r>
        <w:r w:rsidRPr="006E162B">
          <w:rPr>
            <w:rFonts w:ascii="Times New Roman" w:hAnsi="Times New Roman" w:cs="Times New Roman"/>
            <w:b/>
            <w:bCs/>
            <w:szCs w:val="22"/>
            <w:highlight w:val="yellow"/>
            <w:rPrChange w:id="1303" w:author="SONY" w:date="2014-03-04T14:43:00Z">
              <w:rPr>
                <w:b/>
                <w:bCs/>
                <w:szCs w:val="22"/>
                <w:highlight w:val="yellow"/>
              </w:rPr>
            </w:rPrChange>
          </w:rPr>
          <w:t xml:space="preserve">gress </w:t>
        </w:r>
      </w:ins>
      <w:r w:rsidRPr="006E162B">
        <w:rPr>
          <w:rFonts w:ascii="Times New Roman" w:hAnsi="Times New Roman" w:cs="Times New Roman"/>
          <w:b/>
          <w:bCs/>
          <w:szCs w:val="22"/>
          <w:highlight w:val="yellow"/>
          <w:rPrChange w:id="1304" w:author="SONY" w:date="2014-03-04T14:43:00Z">
            <w:rPr>
              <w:b/>
              <w:bCs/>
              <w:szCs w:val="22"/>
              <w:highlight w:val="yellow"/>
            </w:rPr>
          </w:rPrChange>
        </w:rPr>
        <w:t>1</w:t>
      </w:r>
      <w:commentRangeEnd w:id="1299"/>
      <w:r w:rsidR="0020274C" w:rsidRPr="006E162B">
        <w:rPr>
          <w:rStyle w:val="CommentReference"/>
          <w:rFonts w:ascii="Times New Roman" w:hAnsi="Times New Roman" w:cs="Times New Roman"/>
          <w:rPrChange w:id="1305" w:author="SONY" w:date="2014-03-04T14:43:00Z">
            <w:rPr>
              <w:rStyle w:val="CommentReference"/>
              <w:rFonts w:cs="Cordia New"/>
            </w:rPr>
          </w:rPrChange>
        </w:rPr>
        <w:commentReference w:id="1299"/>
      </w:r>
    </w:p>
    <w:p w:rsidR="00E87887" w:rsidRPr="006E162B" w:rsidRDefault="005C5DA8" w:rsidP="008A72B7">
      <w:pPr>
        <w:pStyle w:val="ListParagraph"/>
        <w:widowControl w:val="0"/>
        <w:numPr>
          <w:ilvl w:val="0"/>
          <w:numId w:val="7"/>
        </w:numPr>
        <w:rPr>
          <w:rFonts w:ascii="Times New Roman" w:hAnsi="Times New Roman" w:cs="Times New Roman"/>
          <w:szCs w:val="22"/>
          <w:highlight w:val="yellow"/>
          <w:rPrChange w:id="1306" w:author="SONY" w:date="2014-03-04T14:43:00Z">
            <w:rPr>
              <w:szCs w:val="22"/>
              <w:highlight w:val="yellow"/>
            </w:rPr>
          </w:rPrChange>
        </w:rPr>
      </w:pPr>
      <w:r w:rsidRPr="006E162B">
        <w:rPr>
          <w:rFonts w:ascii="Times New Roman" w:hAnsi="Times New Roman" w:cs="Times New Roman"/>
          <w:szCs w:val="22"/>
          <w:highlight w:val="yellow"/>
          <w:rPrChange w:id="1307" w:author="SONY" w:date="2014-03-04T14:43:00Z">
            <w:rPr>
              <w:szCs w:val="22"/>
              <w:highlight w:val="yellow"/>
            </w:rPr>
          </w:rPrChange>
        </w:rPr>
        <w:t>Feature1: Provide dentist’s schedule to manage</w:t>
      </w:r>
    </w:p>
    <w:p w:rsidR="00E87887" w:rsidRPr="006E162B" w:rsidRDefault="005C5DA8" w:rsidP="008A72B7">
      <w:pPr>
        <w:pStyle w:val="ListParagraph"/>
        <w:widowControl w:val="0"/>
        <w:numPr>
          <w:ilvl w:val="0"/>
          <w:numId w:val="7"/>
        </w:numPr>
        <w:rPr>
          <w:rFonts w:ascii="Times New Roman" w:hAnsi="Times New Roman" w:cs="Times New Roman"/>
          <w:szCs w:val="22"/>
          <w:highlight w:val="yellow"/>
          <w:rPrChange w:id="1308" w:author="SONY" w:date="2014-03-04T14:43:00Z">
            <w:rPr>
              <w:szCs w:val="22"/>
              <w:highlight w:val="yellow"/>
            </w:rPr>
          </w:rPrChange>
        </w:rPr>
      </w:pPr>
      <w:r w:rsidRPr="006E162B">
        <w:rPr>
          <w:rFonts w:ascii="Times New Roman" w:hAnsi="Times New Roman" w:cs="Times New Roman"/>
          <w:szCs w:val="22"/>
          <w:highlight w:val="yellow"/>
          <w:rPrChange w:id="1309" w:author="SONY" w:date="2014-03-04T14:43:00Z">
            <w:rPr>
              <w:szCs w:val="22"/>
              <w:highlight w:val="yellow"/>
            </w:rPr>
          </w:rPrChange>
        </w:rPr>
        <w:t>Feature2: Appointment reminder.</w:t>
      </w:r>
    </w:p>
    <w:p w:rsidR="00BF2813" w:rsidRPr="006E162B" w:rsidRDefault="005C5DA8" w:rsidP="008A72B7">
      <w:pPr>
        <w:widowControl w:val="0"/>
        <w:ind w:left="720"/>
        <w:rPr>
          <w:rFonts w:ascii="Times New Roman" w:hAnsi="Times New Roman" w:cs="Times New Roman"/>
          <w:b/>
          <w:bCs/>
          <w:szCs w:val="22"/>
          <w:highlight w:val="yellow"/>
          <w:rPrChange w:id="1310" w:author="SONY" w:date="2014-03-04T14:43:00Z">
            <w:rPr>
              <w:b/>
              <w:bCs/>
              <w:szCs w:val="22"/>
              <w:highlight w:val="yellow"/>
            </w:rPr>
          </w:rPrChange>
        </w:rPr>
      </w:pPr>
      <w:r w:rsidRPr="006E162B">
        <w:rPr>
          <w:rFonts w:ascii="Times New Roman" w:hAnsi="Times New Roman" w:cs="Times New Roman"/>
          <w:b/>
          <w:bCs/>
          <w:szCs w:val="22"/>
          <w:highlight w:val="yellow"/>
          <w:rPrChange w:id="1311" w:author="SONY" w:date="2014-03-04T14:43:00Z">
            <w:rPr>
              <w:b/>
              <w:bCs/>
              <w:szCs w:val="22"/>
              <w:highlight w:val="yellow"/>
            </w:rPr>
          </w:rPrChange>
        </w:rPr>
        <w:t>Progress 2</w:t>
      </w:r>
    </w:p>
    <w:p w:rsidR="00E87887" w:rsidRPr="006E162B" w:rsidRDefault="005C5DA8" w:rsidP="008A72B7">
      <w:pPr>
        <w:pStyle w:val="ListParagraph"/>
        <w:widowControl w:val="0"/>
        <w:numPr>
          <w:ilvl w:val="0"/>
          <w:numId w:val="7"/>
        </w:numPr>
        <w:rPr>
          <w:rFonts w:ascii="Times New Roman" w:hAnsi="Times New Roman" w:cs="Times New Roman"/>
          <w:szCs w:val="22"/>
          <w:highlight w:val="yellow"/>
          <w:rPrChange w:id="1312" w:author="SONY" w:date="2014-03-04T14:43:00Z">
            <w:rPr>
              <w:szCs w:val="22"/>
              <w:highlight w:val="yellow"/>
            </w:rPr>
          </w:rPrChange>
        </w:rPr>
      </w:pPr>
      <w:r w:rsidRPr="006E162B">
        <w:rPr>
          <w:rFonts w:ascii="Times New Roman" w:hAnsi="Times New Roman" w:cs="Times New Roman"/>
          <w:szCs w:val="22"/>
          <w:highlight w:val="yellow"/>
          <w:rPrChange w:id="1313" w:author="SONY" w:date="2014-03-04T14:43:00Z">
            <w:rPr>
              <w:szCs w:val="22"/>
              <w:highlight w:val="yellow"/>
            </w:rPr>
          </w:rPrChange>
        </w:rPr>
        <w:t>Feature3: A dental clinic information, promotion, and cost of dental care.</w:t>
      </w:r>
    </w:p>
    <w:p w:rsidR="00E87887" w:rsidRPr="006E162B" w:rsidRDefault="005C5DA8" w:rsidP="008A72B7">
      <w:pPr>
        <w:pStyle w:val="ListParagraph"/>
        <w:widowControl w:val="0"/>
        <w:numPr>
          <w:ilvl w:val="0"/>
          <w:numId w:val="7"/>
        </w:numPr>
        <w:rPr>
          <w:rFonts w:ascii="Times New Roman" w:hAnsi="Times New Roman" w:cs="Times New Roman"/>
          <w:szCs w:val="22"/>
          <w:highlight w:val="yellow"/>
          <w:rPrChange w:id="1314" w:author="SONY" w:date="2014-03-04T14:43:00Z">
            <w:rPr>
              <w:szCs w:val="22"/>
              <w:highlight w:val="yellow"/>
            </w:rPr>
          </w:rPrChange>
        </w:rPr>
      </w:pPr>
      <w:r w:rsidRPr="006E162B">
        <w:rPr>
          <w:rFonts w:ascii="Times New Roman" w:hAnsi="Times New Roman" w:cs="Times New Roman"/>
          <w:szCs w:val="22"/>
          <w:highlight w:val="yellow"/>
          <w:rPrChange w:id="1315" w:author="SONY" w:date="2014-03-04T14:43:00Z">
            <w:rPr>
              <w:szCs w:val="22"/>
              <w:highlight w:val="yellow"/>
            </w:rPr>
          </w:rPrChange>
        </w:rPr>
        <w:t>Feature4: Identify patient by QR code.</w:t>
      </w:r>
    </w:p>
    <w:p w:rsidR="00BF2813" w:rsidRPr="006E162B" w:rsidDel="005C41A6" w:rsidRDefault="005C5DA8" w:rsidP="008A72B7">
      <w:pPr>
        <w:widowControl w:val="0"/>
        <w:ind w:left="720"/>
        <w:rPr>
          <w:del w:id="1316" w:author="SONY" w:date="2014-03-04T12:49:00Z"/>
          <w:rFonts w:ascii="Times New Roman" w:hAnsi="Times New Roman" w:cs="Times New Roman"/>
          <w:b/>
          <w:bCs/>
          <w:szCs w:val="22"/>
          <w:highlight w:val="yellow"/>
          <w:rPrChange w:id="1317" w:author="SONY" w:date="2014-03-04T14:43:00Z">
            <w:rPr>
              <w:del w:id="1318" w:author="SONY" w:date="2014-03-04T12:49:00Z"/>
              <w:b/>
              <w:bCs/>
              <w:szCs w:val="22"/>
              <w:highlight w:val="yellow"/>
            </w:rPr>
          </w:rPrChange>
        </w:rPr>
      </w:pPr>
      <w:r w:rsidRPr="006E162B">
        <w:rPr>
          <w:rFonts w:ascii="Times New Roman" w:hAnsi="Times New Roman" w:cs="Times New Roman"/>
          <w:b/>
          <w:bCs/>
          <w:szCs w:val="22"/>
          <w:highlight w:val="yellow"/>
          <w:rPrChange w:id="1319" w:author="SONY" w:date="2014-03-04T14:43:00Z">
            <w:rPr>
              <w:b/>
              <w:bCs/>
              <w:szCs w:val="22"/>
              <w:highlight w:val="yellow"/>
            </w:rPr>
          </w:rPrChange>
        </w:rPr>
        <w:t>Progress 3</w:t>
      </w:r>
    </w:p>
    <w:p w:rsidR="005C41A6" w:rsidRPr="006E162B" w:rsidRDefault="005C41A6" w:rsidP="005C41A6">
      <w:pPr>
        <w:pStyle w:val="ListParagraph"/>
        <w:widowControl w:val="0"/>
        <w:numPr>
          <w:ilvl w:val="0"/>
          <w:numId w:val="16"/>
        </w:numPr>
        <w:rPr>
          <w:rFonts w:ascii="Times New Roman" w:hAnsi="Times New Roman" w:cs="Times New Roman"/>
          <w:szCs w:val="22"/>
          <w:highlight w:val="yellow"/>
          <w:rPrChange w:id="1320" w:author="SONY" w:date="2014-03-04T14:43:00Z">
            <w:rPr>
              <w:highlight w:val="yellow"/>
            </w:rPr>
          </w:rPrChange>
        </w:rPr>
        <w:pPrChange w:id="1321" w:author="SONY" w:date="2014-03-04T12:50:00Z">
          <w:pPr>
            <w:widowControl w:val="0"/>
            <w:ind w:left="720"/>
          </w:pPr>
        </w:pPrChange>
      </w:pPr>
      <w:r w:rsidRPr="006E162B">
        <w:rPr>
          <w:rFonts w:ascii="Times New Roman" w:hAnsi="Times New Roman" w:cs="Times New Roman"/>
          <w:szCs w:val="22"/>
          <w:highlight w:val="yellow"/>
          <w:rPrChange w:id="1322" w:author="SONY" w:date="2014-03-04T14:43:00Z">
            <w:rPr>
              <w:szCs w:val="22"/>
              <w:highlight w:val="yellow"/>
            </w:rPr>
          </w:rPrChange>
        </w:rPr>
        <w:t>Feature5: Dental care consulting and following up</w:t>
      </w:r>
      <w:r w:rsidRPr="006E162B">
        <w:rPr>
          <w:rFonts w:ascii="Times New Roman" w:hAnsi="Times New Roman" w:cs="Times New Roman"/>
          <w:szCs w:val="22"/>
          <w:highlight w:val="yellow"/>
          <w:rPrChange w:id="1323" w:author="SONY" w:date="2014-03-04T14:43:00Z">
            <w:rPr>
              <w:szCs w:val="22"/>
              <w:highlight w:val="yellow"/>
            </w:rPr>
          </w:rPrChange>
        </w:rPr>
        <w:t>.</w:t>
      </w:r>
    </w:p>
    <w:p w:rsidR="005C41A6" w:rsidRPr="006E162B" w:rsidRDefault="005C41A6" w:rsidP="005C41A6">
      <w:pPr>
        <w:widowControl w:val="0"/>
        <w:ind w:left="720"/>
        <w:rPr>
          <w:rFonts w:ascii="Times New Roman" w:hAnsi="Times New Roman" w:cs="Times New Roman"/>
          <w:b/>
          <w:bCs/>
          <w:szCs w:val="22"/>
          <w:highlight w:val="yellow"/>
          <w:rPrChange w:id="1324" w:author="SONY" w:date="2014-03-04T14:43:00Z">
            <w:rPr>
              <w:b/>
              <w:bCs/>
              <w:szCs w:val="22"/>
              <w:highlight w:val="yellow"/>
            </w:rPr>
          </w:rPrChange>
        </w:rPr>
      </w:pPr>
    </w:p>
    <w:p w:rsidR="005C41A6" w:rsidRPr="006E162B" w:rsidRDefault="005C41A6" w:rsidP="008A72B7">
      <w:pPr>
        <w:widowControl w:val="0"/>
        <w:ind w:left="720"/>
        <w:rPr>
          <w:rFonts w:ascii="Times New Roman" w:hAnsi="Times New Roman" w:cs="Times New Roman"/>
          <w:b/>
          <w:bCs/>
          <w:szCs w:val="22"/>
          <w:highlight w:val="yellow"/>
          <w:rPrChange w:id="1325" w:author="SONY" w:date="2014-03-04T14:43:00Z">
            <w:rPr>
              <w:b/>
              <w:bCs/>
              <w:szCs w:val="22"/>
              <w:highlight w:val="yellow"/>
            </w:rPr>
          </w:rPrChange>
        </w:rPr>
      </w:pPr>
    </w:p>
    <w:p w:rsidR="005C41A6" w:rsidRPr="006E162B" w:rsidRDefault="005C41A6" w:rsidP="008A72B7">
      <w:pPr>
        <w:widowControl w:val="0"/>
        <w:ind w:left="720"/>
        <w:rPr>
          <w:rFonts w:ascii="Times New Roman" w:hAnsi="Times New Roman" w:cs="Times New Roman"/>
          <w:b/>
          <w:bCs/>
          <w:szCs w:val="22"/>
          <w:highlight w:val="yellow"/>
          <w:rPrChange w:id="1326" w:author="SONY" w:date="2014-03-04T14:43:00Z">
            <w:rPr>
              <w:b/>
              <w:bCs/>
              <w:szCs w:val="22"/>
              <w:highlight w:val="yellow"/>
            </w:rPr>
          </w:rPrChange>
        </w:rPr>
      </w:pPr>
    </w:p>
    <w:p w:rsidR="005C41A6" w:rsidRPr="006E162B" w:rsidRDefault="005C41A6" w:rsidP="008A72B7">
      <w:pPr>
        <w:widowControl w:val="0"/>
        <w:ind w:left="720"/>
        <w:rPr>
          <w:rFonts w:ascii="Times New Roman" w:hAnsi="Times New Roman" w:cs="Times New Roman"/>
          <w:b/>
          <w:bCs/>
          <w:szCs w:val="22"/>
          <w:highlight w:val="yellow"/>
          <w:rPrChange w:id="1327" w:author="SONY" w:date="2014-03-04T14:43:00Z">
            <w:rPr>
              <w:b/>
              <w:bCs/>
              <w:szCs w:val="22"/>
              <w:highlight w:val="yellow"/>
            </w:rPr>
          </w:rPrChange>
        </w:rPr>
      </w:pPr>
    </w:p>
    <w:p w:rsidR="005C41A6" w:rsidRPr="006E162B" w:rsidRDefault="005C41A6" w:rsidP="008A72B7">
      <w:pPr>
        <w:widowControl w:val="0"/>
        <w:ind w:left="720"/>
        <w:rPr>
          <w:rFonts w:ascii="Times New Roman" w:hAnsi="Times New Roman" w:cs="Times New Roman"/>
          <w:b/>
          <w:bCs/>
          <w:szCs w:val="22"/>
          <w:highlight w:val="yellow"/>
          <w:rPrChange w:id="1328"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29" w:author="SONY" w:date="2014-03-04T14:43:00Z">
            <w:rPr>
              <w:b/>
              <w:bCs/>
              <w:szCs w:val="22"/>
              <w:highlight w:val="yellow"/>
            </w:rPr>
          </w:rPrChange>
        </w:rPr>
        <w:sectPr w:rsidR="00CB4812" w:rsidRPr="006E162B" w:rsidSect="000D7942">
          <w:footerReference w:type="default" r:id="rId17"/>
          <w:pgSz w:w="12240" w:h="15840"/>
          <w:pgMar w:top="1440" w:right="1440" w:bottom="1440" w:left="1440" w:header="720" w:footer="720" w:gutter="0"/>
          <w:pgNumType w:start="0"/>
          <w:cols w:space="720"/>
          <w:docGrid w:linePitch="299"/>
        </w:sectPr>
      </w:pPr>
    </w:p>
    <w:p w:rsidR="005C41A6" w:rsidRPr="006E162B" w:rsidRDefault="005C41A6" w:rsidP="008A72B7">
      <w:pPr>
        <w:widowControl w:val="0"/>
        <w:ind w:left="720"/>
        <w:rPr>
          <w:rFonts w:ascii="Times New Roman" w:hAnsi="Times New Roman" w:cs="Times New Roman"/>
          <w:b/>
          <w:bCs/>
          <w:szCs w:val="22"/>
          <w:highlight w:val="yellow"/>
          <w:rPrChange w:id="1330"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31"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
      </w:pPr>
      <w:r w:rsidRPr="006E162B">
        <w:rPr>
          <w:rFonts w:ascii="Times New Roman" w:hAnsi="Times New Roman" w:cs="Times New Roman"/>
          <w:b/>
          <w:bCs/>
          <w:noProof/>
          <w:szCs w:val="22"/>
        </w:rPr>
        <w:drawing>
          <wp:anchor distT="0" distB="0" distL="114300" distR="114300" simplePos="0" relativeHeight="251671552" behindDoc="0" locked="0" layoutInCell="1" allowOverlap="1" wp14:anchorId="21BC46DA" wp14:editId="4EF6E2D9">
            <wp:simplePos x="0" y="0"/>
            <wp:positionH relativeFrom="margin">
              <wp:posOffset>-230505</wp:posOffset>
            </wp:positionH>
            <wp:positionV relativeFrom="margin">
              <wp:posOffset>609600</wp:posOffset>
            </wp:positionV>
            <wp:extent cx="9101455" cy="2947670"/>
            <wp:effectExtent l="0" t="0" r="0" b="0"/>
            <wp:wrapSquare wrapText="bothSides"/>
            <wp:docPr id="18" name="Picture 18"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01455" cy="2947670"/>
                    </a:xfrm>
                    <a:prstGeom prst="rect">
                      <a:avLst/>
                    </a:prstGeom>
                    <a:noFill/>
                    <a:ln>
                      <a:noFill/>
                    </a:ln>
                  </pic:spPr>
                </pic:pic>
              </a:graphicData>
            </a:graphic>
          </wp:anchor>
        </w:drawing>
      </w:r>
    </w:p>
    <w:p w:rsidR="00CB4812" w:rsidRPr="006E162B" w:rsidRDefault="00CB4812" w:rsidP="008A72B7">
      <w:pPr>
        <w:widowControl w:val="0"/>
        <w:ind w:left="720"/>
        <w:rPr>
          <w:rFonts w:ascii="Times New Roman" w:hAnsi="Times New Roman" w:cs="Times New Roman"/>
          <w:b/>
          <w:bCs/>
          <w:szCs w:val="22"/>
          <w:highlight w:val="yellow"/>
          <w:rPrChange w:id="1332" w:author="SONY" w:date="2014-03-04T14:43:00Z">
            <w:rPr>
              <w:b/>
              <w:bCs/>
              <w:szCs w:val="22"/>
              <w:highlight w:val="yellow"/>
            </w:rPr>
          </w:rPrChange>
        </w:rPr>
      </w:pPr>
    </w:p>
    <w:p w:rsidR="00CB4812" w:rsidRPr="006E162B" w:rsidRDefault="00CB4812" w:rsidP="00CB4812">
      <w:pPr>
        <w:widowControl w:val="0"/>
        <w:jc w:val="center"/>
        <w:rPr>
          <w:rFonts w:ascii="Times New Roman" w:hAnsi="Times New Roman" w:cs="Times New Roman"/>
          <w:highlight w:val="yellow"/>
          <w:rPrChange w:id="1333" w:author="SONY" w:date="2014-03-04T14:43:00Z">
            <w:rPr>
              <w:highlight w:val="yellow"/>
            </w:rPr>
          </w:rPrChange>
        </w:rPr>
      </w:pPr>
      <w:r w:rsidRPr="006E162B">
        <w:rPr>
          <w:rFonts w:ascii="Times New Roman" w:hAnsi="Times New Roman" w:cs="Times New Roman"/>
          <w:highlight w:val="yellow"/>
          <w:rPrChange w:id="1334" w:author="SONY" w:date="2014-03-04T14:43:00Z">
            <w:rPr>
              <w:highlight w:val="yellow"/>
            </w:rPr>
          </w:rPrChange>
        </w:rPr>
        <w:t>Figure 7: Milestone of Proposal and Progress 1</w:t>
      </w:r>
    </w:p>
    <w:p w:rsidR="00CB4812" w:rsidRPr="006E162B" w:rsidRDefault="00CB4812" w:rsidP="00CB4812">
      <w:pPr>
        <w:widowControl w:val="0"/>
        <w:rPr>
          <w:rFonts w:ascii="Times New Roman" w:hAnsi="Times New Roman" w:cs="Times New Roman"/>
          <w:rPrChange w:id="1335" w:author="SONY" w:date="2014-03-04T14:43:00Z">
            <w:rPr/>
          </w:rPrChange>
        </w:rPr>
      </w:pPr>
      <w:r w:rsidRPr="006E162B">
        <w:rPr>
          <w:rFonts w:ascii="Times New Roman" w:hAnsi="Times New Roman" w:cs="Times New Roman"/>
          <w:highlight w:val="yellow"/>
          <w:rPrChange w:id="1336" w:author="SONY" w:date="2014-03-04T14:43:00Z">
            <w:rPr>
              <w:highlight w:val="yellow"/>
            </w:rPr>
          </w:rPrChange>
        </w:rPr>
        <w:t>As a figure 7 the proposal stage starts around January until middle of March.</w:t>
      </w:r>
      <w:r w:rsidRPr="006E162B">
        <w:rPr>
          <w:rFonts w:ascii="Times New Roman" w:hAnsi="Times New Roman" w:cs="Times New Roman"/>
          <w:rPrChange w:id="1337" w:author="SONY" w:date="2014-03-04T14:43:00Z">
            <w:rPr/>
          </w:rPrChange>
        </w:rPr>
        <w:t xml:space="preserve"> </w:t>
      </w:r>
      <w:r w:rsidRPr="006E162B">
        <w:rPr>
          <w:rFonts w:ascii="Times New Roman" w:hAnsi="Times New Roman" w:cs="Times New Roman"/>
          <w:highlight w:val="yellow"/>
          <w:rPrChange w:id="1338" w:author="SONY" w:date="2014-03-04T14:43:00Z">
            <w:rPr>
              <w:highlight w:val="yellow"/>
            </w:rPr>
          </w:rPrChange>
        </w:rPr>
        <w:t>Progress 1 start around middle March until middle May</w:t>
      </w:r>
    </w:p>
    <w:p w:rsidR="00CB4812" w:rsidRPr="006E162B" w:rsidRDefault="00CB4812" w:rsidP="008A72B7">
      <w:pPr>
        <w:widowControl w:val="0"/>
        <w:ind w:left="720"/>
        <w:rPr>
          <w:rFonts w:ascii="Times New Roman" w:hAnsi="Times New Roman" w:cs="Times New Roman"/>
          <w:b/>
          <w:bCs/>
          <w:szCs w:val="22"/>
          <w:highlight w:val="yellow"/>
          <w:rPrChange w:id="1339"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0"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1"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2"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3"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4"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5"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6"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7" w:author="SONY" w:date="2014-03-04T14:43:00Z">
            <w:rPr>
              <w:b/>
              <w:bCs/>
              <w:szCs w:val="22"/>
              <w:highlight w:val="yellow"/>
            </w:rPr>
          </w:rPrChange>
        </w:rPr>
      </w:pPr>
    </w:p>
    <w:p w:rsidR="00CB4812" w:rsidRPr="006E162B" w:rsidRDefault="00CB4812" w:rsidP="008A72B7">
      <w:pPr>
        <w:widowControl w:val="0"/>
        <w:ind w:left="720"/>
        <w:rPr>
          <w:rFonts w:ascii="Times New Roman" w:hAnsi="Times New Roman" w:cs="Times New Roman"/>
          <w:b/>
          <w:bCs/>
          <w:szCs w:val="22"/>
          <w:highlight w:val="yellow"/>
          <w:rPrChange w:id="1348" w:author="SONY" w:date="2014-03-04T14:43:00Z">
            <w:rPr>
              <w:b/>
              <w:bCs/>
              <w:szCs w:val="22"/>
              <w:highlight w:val="yellow"/>
            </w:rPr>
          </w:rPrChange>
        </w:rPr>
      </w:pPr>
    </w:p>
    <w:p w:rsidR="00CB4812" w:rsidRPr="006E162B" w:rsidRDefault="00E448A0" w:rsidP="008A72B7">
      <w:pPr>
        <w:widowControl w:val="0"/>
        <w:ind w:left="720"/>
        <w:rPr>
          <w:rFonts w:ascii="Times New Roman" w:hAnsi="Times New Roman" w:cs="Times New Roman"/>
          <w:b/>
          <w:bCs/>
          <w:szCs w:val="22"/>
          <w:highlight w:val="yellow"/>
        </w:rPr>
      </w:pPr>
      <w:ins w:id="1349" w:author="SONY" w:date="2014-03-04T14:36:00Z">
        <w:r w:rsidRPr="006E162B">
          <w:rPr>
            <w:rFonts w:ascii="Times New Roman" w:hAnsi="Times New Roman" w:cs="Times New Roman"/>
            <w:b/>
            <w:bCs/>
            <w:noProof/>
            <w:szCs w:val="22"/>
          </w:rPr>
          <w:lastRenderedPageBreak/>
          <w:drawing>
            <wp:anchor distT="0" distB="0" distL="114300" distR="114300" simplePos="0" relativeHeight="251672576" behindDoc="0" locked="0" layoutInCell="1" allowOverlap="1" wp14:anchorId="70698DE0" wp14:editId="1C74AB8F">
              <wp:simplePos x="1377950" y="914400"/>
              <wp:positionH relativeFrom="margin">
                <wp:align>center</wp:align>
              </wp:positionH>
              <wp:positionV relativeFrom="margin">
                <wp:align>top</wp:align>
              </wp:positionV>
              <wp:extent cx="8971915" cy="3097530"/>
              <wp:effectExtent l="0" t="0" r="0" b="0"/>
              <wp:wrapSquare wrapText="bothSides"/>
              <wp:docPr id="21" name="Picture 21"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71915" cy="3097530"/>
                      </a:xfrm>
                      <a:prstGeom prst="rect">
                        <a:avLst/>
                      </a:prstGeom>
                      <a:noFill/>
                      <a:ln>
                        <a:noFill/>
                      </a:ln>
                    </pic:spPr>
                  </pic:pic>
                </a:graphicData>
              </a:graphic>
            </wp:anchor>
          </w:drawing>
        </w:r>
      </w:ins>
    </w:p>
    <w:p w:rsidR="00E448A0" w:rsidRPr="006E162B" w:rsidRDefault="00E448A0" w:rsidP="00E448A0">
      <w:pPr>
        <w:widowControl w:val="0"/>
        <w:jc w:val="center"/>
        <w:rPr>
          <w:rFonts w:ascii="Times New Roman" w:hAnsi="Times New Roman" w:cs="Times New Roman"/>
          <w:highlight w:val="yellow"/>
          <w:rPrChange w:id="1350" w:author="SONY" w:date="2014-03-04T14:43:00Z">
            <w:rPr>
              <w:highlight w:val="yellow"/>
            </w:rPr>
          </w:rPrChange>
        </w:rPr>
      </w:pPr>
      <w:r w:rsidRPr="006E162B">
        <w:rPr>
          <w:rFonts w:ascii="Times New Roman" w:hAnsi="Times New Roman" w:cs="Times New Roman"/>
          <w:highlight w:val="yellow"/>
          <w:rPrChange w:id="1351" w:author="SONY" w:date="2014-03-04T14:43:00Z">
            <w:rPr>
              <w:highlight w:val="yellow"/>
            </w:rPr>
          </w:rPrChange>
        </w:rPr>
        <w:t>Figure 8: Milestone of Progress 2</w:t>
      </w:r>
    </w:p>
    <w:p w:rsidR="00E448A0" w:rsidRPr="006E162B" w:rsidRDefault="00E448A0" w:rsidP="00E448A0">
      <w:pPr>
        <w:widowControl w:val="0"/>
        <w:jc w:val="center"/>
        <w:rPr>
          <w:rFonts w:ascii="Times New Roman" w:hAnsi="Times New Roman" w:cs="Times New Roman"/>
          <w:highlight w:val="yellow"/>
          <w:rPrChange w:id="1352" w:author="SONY" w:date="2014-03-04T14:43:00Z">
            <w:rPr>
              <w:highlight w:val="yellow"/>
            </w:rPr>
          </w:rPrChange>
        </w:rPr>
      </w:pPr>
    </w:p>
    <w:p w:rsidR="00E448A0" w:rsidRPr="006E162B" w:rsidRDefault="00E448A0" w:rsidP="00E448A0">
      <w:pPr>
        <w:widowControl w:val="0"/>
        <w:rPr>
          <w:rFonts w:ascii="Times New Roman" w:hAnsi="Times New Roman" w:cs="Times New Roman"/>
          <w:rPrChange w:id="1353" w:author="SONY" w:date="2014-03-04T14:43:00Z">
            <w:rPr/>
          </w:rPrChange>
        </w:rPr>
      </w:pPr>
      <w:r w:rsidRPr="006E162B">
        <w:rPr>
          <w:rFonts w:ascii="Times New Roman" w:hAnsi="Times New Roman" w:cs="Times New Roman"/>
          <w:highlight w:val="yellow"/>
          <w:rPrChange w:id="1354" w:author="SONY" w:date="2014-03-04T14:43:00Z">
            <w:rPr>
              <w:highlight w:val="yellow"/>
            </w:rPr>
          </w:rPrChange>
        </w:rPr>
        <w:t>As a figure 8 progress start around middle May until middle July.</w:t>
      </w:r>
    </w:p>
    <w:p w:rsidR="00E448A0" w:rsidRPr="006E162B" w:rsidRDefault="00E448A0" w:rsidP="008A72B7">
      <w:pPr>
        <w:widowControl w:val="0"/>
        <w:ind w:left="720"/>
        <w:rPr>
          <w:rFonts w:ascii="Times New Roman" w:hAnsi="Times New Roman" w:cs="Times New Roman"/>
          <w:b/>
          <w:bCs/>
          <w:szCs w:val="22"/>
          <w:highlight w:val="yellow"/>
          <w:rPrChange w:id="1355"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56"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57"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58"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59"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60"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61"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62"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63"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64"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65"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
      </w:pPr>
      <w:r w:rsidRPr="006E162B">
        <w:rPr>
          <w:rFonts w:ascii="Times New Roman" w:hAnsi="Times New Roman" w:cs="Times New Roman"/>
          <w:b/>
          <w:bCs/>
          <w:noProof/>
          <w:szCs w:val="22"/>
        </w:rPr>
        <w:lastRenderedPageBreak/>
        <w:drawing>
          <wp:anchor distT="0" distB="0" distL="114300" distR="114300" simplePos="0" relativeHeight="251673600" behindDoc="0" locked="0" layoutInCell="1" allowOverlap="1" wp14:anchorId="42E6570E" wp14:editId="19A68037">
            <wp:simplePos x="1377950" y="914400"/>
            <wp:positionH relativeFrom="margin">
              <wp:align>center</wp:align>
            </wp:positionH>
            <wp:positionV relativeFrom="margin">
              <wp:align>top</wp:align>
            </wp:positionV>
            <wp:extent cx="8625205" cy="2969895"/>
            <wp:effectExtent l="0" t="0" r="0" b="0"/>
            <wp:wrapSquare wrapText="bothSides"/>
            <wp:docPr id="22" name="Picture 22"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25205" cy="2969895"/>
                    </a:xfrm>
                    <a:prstGeom prst="rect">
                      <a:avLst/>
                    </a:prstGeom>
                    <a:noFill/>
                    <a:ln>
                      <a:noFill/>
                    </a:ln>
                  </pic:spPr>
                </pic:pic>
              </a:graphicData>
            </a:graphic>
          </wp:anchor>
        </w:drawing>
      </w:r>
    </w:p>
    <w:p w:rsidR="00E448A0" w:rsidRPr="006E162B" w:rsidRDefault="00E448A0" w:rsidP="00E448A0">
      <w:pPr>
        <w:widowControl w:val="0"/>
        <w:jc w:val="center"/>
        <w:rPr>
          <w:rFonts w:ascii="Times New Roman" w:hAnsi="Times New Roman" w:cs="Times New Roman"/>
          <w:highlight w:val="yellow"/>
          <w:rPrChange w:id="1366" w:author="SONY" w:date="2014-03-04T14:43:00Z">
            <w:rPr>
              <w:highlight w:val="yellow"/>
            </w:rPr>
          </w:rPrChange>
        </w:rPr>
      </w:pPr>
      <w:r w:rsidRPr="006E162B">
        <w:rPr>
          <w:rFonts w:ascii="Times New Roman" w:hAnsi="Times New Roman" w:cs="Times New Roman"/>
          <w:highlight w:val="yellow"/>
          <w:rPrChange w:id="1367" w:author="SONY" w:date="2014-03-04T14:43:00Z">
            <w:rPr>
              <w:highlight w:val="yellow"/>
            </w:rPr>
          </w:rPrChange>
        </w:rPr>
        <w:t>Figure 9: Milestone of Progress 3</w:t>
      </w:r>
    </w:p>
    <w:p w:rsidR="00E448A0" w:rsidRPr="006E162B" w:rsidRDefault="00E448A0" w:rsidP="00E448A0">
      <w:pPr>
        <w:widowControl w:val="0"/>
        <w:jc w:val="center"/>
        <w:rPr>
          <w:rFonts w:ascii="Times New Roman" w:hAnsi="Times New Roman" w:cs="Times New Roman"/>
          <w:highlight w:val="yellow"/>
          <w:rPrChange w:id="1368" w:author="SONY" w:date="2014-03-04T14:43:00Z">
            <w:rPr>
              <w:highlight w:val="yellow"/>
            </w:rPr>
          </w:rPrChange>
        </w:rPr>
      </w:pPr>
    </w:p>
    <w:p w:rsidR="00E448A0" w:rsidRPr="006E162B" w:rsidRDefault="00E448A0" w:rsidP="00E448A0">
      <w:pPr>
        <w:widowControl w:val="0"/>
        <w:ind w:left="720"/>
        <w:rPr>
          <w:rFonts w:ascii="Times New Roman" w:hAnsi="Times New Roman" w:cs="Times New Roman"/>
          <w:b/>
          <w:bCs/>
          <w:szCs w:val="22"/>
          <w:highlight w:val="yellow"/>
          <w:rPrChange w:id="1369" w:author="SONY" w:date="2014-03-04T14:43:00Z">
            <w:rPr>
              <w:b/>
              <w:bCs/>
              <w:szCs w:val="22"/>
              <w:highlight w:val="yellow"/>
            </w:rPr>
          </w:rPrChange>
        </w:rPr>
      </w:pPr>
      <w:proofErr w:type="gramStart"/>
      <w:r w:rsidRPr="006E162B">
        <w:rPr>
          <w:rFonts w:ascii="Times New Roman" w:hAnsi="Times New Roman" w:cs="Times New Roman"/>
          <w:highlight w:val="yellow"/>
          <w:rPrChange w:id="1370" w:author="SONY" w:date="2014-03-04T14:43:00Z">
            <w:rPr>
              <w:highlight w:val="yellow"/>
            </w:rPr>
          </w:rPrChange>
        </w:rPr>
        <w:t>As a figure 8 progress start around middle August until middle September.</w:t>
      </w:r>
      <w:proofErr w:type="gramEnd"/>
    </w:p>
    <w:p w:rsidR="00E448A0" w:rsidRPr="006E162B" w:rsidRDefault="00E448A0" w:rsidP="008A72B7">
      <w:pPr>
        <w:widowControl w:val="0"/>
        <w:ind w:left="720"/>
        <w:rPr>
          <w:rFonts w:ascii="Times New Roman" w:hAnsi="Times New Roman" w:cs="Times New Roman"/>
          <w:b/>
          <w:bCs/>
          <w:szCs w:val="22"/>
          <w:highlight w:val="yellow"/>
          <w:rPrChange w:id="1371"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72"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73"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74"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75"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76"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77"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78"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79"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80"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81"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82"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
      </w:pPr>
      <w:ins w:id="1383" w:author="SONY" w:date="2014-03-04T14:37:00Z">
        <w:r w:rsidRPr="006E162B">
          <w:rPr>
            <w:rFonts w:ascii="Times New Roman" w:hAnsi="Times New Roman" w:cs="Times New Roman"/>
            <w:b/>
            <w:bCs/>
            <w:noProof/>
            <w:szCs w:val="22"/>
          </w:rPr>
          <w:lastRenderedPageBreak/>
          <w:drawing>
            <wp:anchor distT="0" distB="0" distL="114300" distR="114300" simplePos="0" relativeHeight="251674624" behindDoc="0" locked="0" layoutInCell="1" allowOverlap="1" wp14:anchorId="23918670" wp14:editId="20DF42F7">
              <wp:simplePos x="1377950" y="914400"/>
              <wp:positionH relativeFrom="margin">
                <wp:align>center</wp:align>
              </wp:positionH>
              <wp:positionV relativeFrom="margin">
                <wp:align>top</wp:align>
              </wp:positionV>
              <wp:extent cx="8587105" cy="3273425"/>
              <wp:effectExtent l="0" t="0" r="0" b="0"/>
              <wp:wrapSquare wrapText="bothSides"/>
              <wp:docPr id="23" name="Picture 23"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senior project\final progr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87105" cy="3273425"/>
                      </a:xfrm>
                      <a:prstGeom prst="rect">
                        <a:avLst/>
                      </a:prstGeom>
                      <a:noFill/>
                      <a:ln>
                        <a:noFill/>
                      </a:ln>
                    </pic:spPr>
                  </pic:pic>
                </a:graphicData>
              </a:graphic>
            </wp:anchor>
          </w:drawing>
        </w:r>
      </w:ins>
    </w:p>
    <w:p w:rsidR="00E448A0" w:rsidRPr="006E162B" w:rsidRDefault="00E448A0" w:rsidP="008A72B7">
      <w:pPr>
        <w:widowControl w:val="0"/>
        <w:ind w:left="720"/>
        <w:rPr>
          <w:rFonts w:ascii="Times New Roman" w:hAnsi="Times New Roman" w:cs="Times New Roman"/>
          <w:b/>
          <w:bCs/>
          <w:szCs w:val="22"/>
          <w:highlight w:val="yellow"/>
          <w:rPrChange w:id="1384" w:author="SONY" w:date="2014-03-04T14:43:00Z">
            <w:rPr>
              <w:b/>
              <w:bCs/>
              <w:szCs w:val="22"/>
              <w:highlight w:val="yellow"/>
            </w:rPr>
          </w:rPrChange>
        </w:rPr>
      </w:pPr>
    </w:p>
    <w:p w:rsidR="00E448A0" w:rsidRPr="006E162B" w:rsidRDefault="00E448A0" w:rsidP="00E448A0">
      <w:pPr>
        <w:widowControl w:val="0"/>
        <w:rPr>
          <w:rFonts w:ascii="Times New Roman" w:hAnsi="Times New Roman" w:cs="Times New Roman"/>
          <w:rPrChange w:id="1385" w:author="SONY" w:date="2014-03-04T14:43:00Z">
            <w:rPr/>
          </w:rPrChange>
        </w:rPr>
      </w:pPr>
    </w:p>
    <w:p w:rsidR="00E448A0" w:rsidRPr="006E162B" w:rsidRDefault="00E448A0" w:rsidP="00E448A0">
      <w:pPr>
        <w:widowControl w:val="0"/>
        <w:jc w:val="center"/>
        <w:rPr>
          <w:rFonts w:ascii="Times New Roman" w:hAnsi="Times New Roman" w:cs="Times New Roman"/>
          <w:highlight w:val="yellow"/>
          <w:rPrChange w:id="1386" w:author="SONY" w:date="2014-03-04T14:43:00Z">
            <w:rPr>
              <w:highlight w:val="yellow"/>
            </w:rPr>
          </w:rPrChange>
        </w:rPr>
      </w:pPr>
      <w:r w:rsidRPr="006E162B">
        <w:rPr>
          <w:rFonts w:ascii="Times New Roman" w:hAnsi="Times New Roman" w:cs="Times New Roman"/>
          <w:highlight w:val="yellow"/>
          <w:rPrChange w:id="1387" w:author="SONY" w:date="2014-03-04T14:43:00Z">
            <w:rPr>
              <w:highlight w:val="yellow"/>
            </w:rPr>
          </w:rPrChange>
        </w:rPr>
        <w:t xml:space="preserve">Figure 10: Milestone of SE </w:t>
      </w:r>
      <w:proofErr w:type="spellStart"/>
      <w:r w:rsidRPr="006E162B">
        <w:rPr>
          <w:rFonts w:ascii="Times New Roman" w:hAnsi="Times New Roman" w:cs="Times New Roman"/>
          <w:highlight w:val="yellow"/>
          <w:rPrChange w:id="1388" w:author="SONY" w:date="2014-03-04T14:43:00Z">
            <w:rPr>
              <w:highlight w:val="yellow"/>
            </w:rPr>
          </w:rPrChange>
        </w:rPr>
        <w:t>ShowPro</w:t>
      </w:r>
      <w:proofErr w:type="spellEnd"/>
      <w:r w:rsidRPr="006E162B">
        <w:rPr>
          <w:rFonts w:ascii="Times New Roman" w:hAnsi="Times New Roman" w:cs="Times New Roman"/>
          <w:highlight w:val="yellow"/>
          <w:rPrChange w:id="1389" w:author="SONY" w:date="2014-03-04T14:43:00Z">
            <w:rPr>
              <w:highlight w:val="yellow"/>
            </w:rPr>
          </w:rPrChange>
        </w:rPr>
        <w:t xml:space="preserve"> and Final Progress</w:t>
      </w:r>
    </w:p>
    <w:p w:rsidR="00E448A0" w:rsidRPr="006E162B" w:rsidRDefault="00E448A0" w:rsidP="00E448A0">
      <w:pPr>
        <w:widowControl w:val="0"/>
        <w:jc w:val="center"/>
        <w:rPr>
          <w:rFonts w:ascii="Times New Roman" w:hAnsi="Times New Roman" w:cs="Times New Roman"/>
          <w:highlight w:val="yellow"/>
          <w:rPrChange w:id="1390" w:author="SONY" w:date="2014-03-04T14:43:00Z">
            <w:rPr>
              <w:highlight w:val="yellow"/>
            </w:rPr>
          </w:rPrChange>
        </w:rPr>
      </w:pPr>
    </w:p>
    <w:p w:rsidR="00E448A0" w:rsidRPr="006E162B" w:rsidRDefault="00E448A0" w:rsidP="00E448A0">
      <w:pPr>
        <w:widowControl w:val="0"/>
        <w:rPr>
          <w:rFonts w:ascii="Times New Roman" w:hAnsi="Times New Roman" w:cs="Times New Roman"/>
          <w:rPrChange w:id="1391" w:author="SONY" w:date="2014-03-04T14:43:00Z">
            <w:rPr/>
          </w:rPrChange>
        </w:rPr>
      </w:pPr>
      <w:r w:rsidRPr="006E162B">
        <w:rPr>
          <w:rFonts w:ascii="Times New Roman" w:hAnsi="Times New Roman" w:cs="Times New Roman"/>
          <w:highlight w:val="yellow"/>
          <w:rPrChange w:id="1392" w:author="SONY" w:date="2014-03-04T14:43:00Z">
            <w:rPr>
              <w:highlight w:val="yellow"/>
            </w:rPr>
          </w:rPrChange>
        </w:rPr>
        <w:t xml:space="preserve">As a figure 10 SE </w:t>
      </w:r>
      <w:proofErr w:type="spellStart"/>
      <w:r w:rsidRPr="006E162B">
        <w:rPr>
          <w:rFonts w:ascii="Times New Roman" w:hAnsi="Times New Roman" w:cs="Times New Roman"/>
          <w:highlight w:val="yellow"/>
          <w:rPrChange w:id="1393" w:author="SONY" w:date="2014-03-04T14:43:00Z">
            <w:rPr>
              <w:highlight w:val="yellow"/>
            </w:rPr>
          </w:rPrChange>
        </w:rPr>
        <w:t>ShowPro</w:t>
      </w:r>
      <w:proofErr w:type="spellEnd"/>
      <w:r w:rsidRPr="006E162B">
        <w:rPr>
          <w:rFonts w:ascii="Times New Roman" w:hAnsi="Times New Roman" w:cs="Times New Roman"/>
          <w:highlight w:val="yellow"/>
          <w:rPrChange w:id="1394" w:author="SONY" w:date="2014-03-04T14:43:00Z">
            <w:rPr>
              <w:highlight w:val="yellow"/>
            </w:rPr>
          </w:rPrChange>
        </w:rPr>
        <w:t xml:space="preserve"> is </w:t>
      </w:r>
      <w:proofErr w:type="gramStart"/>
      <w:r w:rsidRPr="006E162B">
        <w:rPr>
          <w:rFonts w:ascii="Times New Roman" w:hAnsi="Times New Roman" w:cs="Times New Roman"/>
          <w:highlight w:val="yellow"/>
          <w:rPrChange w:id="1395" w:author="SONY" w:date="2014-03-04T14:43:00Z">
            <w:rPr>
              <w:highlight w:val="yellow"/>
            </w:rPr>
          </w:rPrChange>
        </w:rPr>
        <w:t>around  middle</w:t>
      </w:r>
      <w:proofErr w:type="gramEnd"/>
      <w:r w:rsidRPr="006E162B">
        <w:rPr>
          <w:rFonts w:ascii="Times New Roman" w:hAnsi="Times New Roman" w:cs="Times New Roman"/>
          <w:highlight w:val="yellow"/>
          <w:rPrChange w:id="1396" w:author="SONY" w:date="2014-03-04T14:43:00Z">
            <w:rPr>
              <w:highlight w:val="yellow"/>
            </w:rPr>
          </w:rPrChange>
        </w:rPr>
        <w:t xml:space="preserve"> September. Final progress is around middle September until middle November.</w:t>
      </w:r>
    </w:p>
    <w:p w:rsidR="00E448A0" w:rsidRPr="006E162B" w:rsidRDefault="00E448A0" w:rsidP="00E448A0">
      <w:pPr>
        <w:widowControl w:val="0"/>
        <w:rPr>
          <w:rFonts w:ascii="Times New Roman" w:hAnsi="Times New Roman" w:cs="Times New Roman"/>
          <w:rPrChange w:id="1397" w:author="SONY" w:date="2014-03-04T14:43:00Z">
            <w:rPr/>
          </w:rPrChange>
        </w:rPr>
      </w:pPr>
    </w:p>
    <w:p w:rsidR="00E448A0" w:rsidRPr="006E162B" w:rsidRDefault="00E448A0" w:rsidP="008A72B7">
      <w:pPr>
        <w:widowControl w:val="0"/>
        <w:ind w:left="720"/>
        <w:rPr>
          <w:rFonts w:ascii="Times New Roman" w:hAnsi="Times New Roman" w:cs="Times New Roman"/>
          <w:b/>
          <w:bCs/>
          <w:szCs w:val="22"/>
          <w:highlight w:val="yellow"/>
          <w:rPrChange w:id="1398" w:author="SONY" w:date="2014-03-04T14:43:00Z">
            <w:rPr>
              <w:b/>
              <w:bCs/>
              <w:szCs w:val="22"/>
              <w:highlight w:val="yellow"/>
            </w:rPr>
          </w:rPrChange>
        </w:rPr>
      </w:pPr>
    </w:p>
    <w:p w:rsidR="00E448A0" w:rsidRPr="006E162B" w:rsidRDefault="00E448A0" w:rsidP="008A72B7">
      <w:pPr>
        <w:widowControl w:val="0"/>
        <w:ind w:left="720"/>
        <w:rPr>
          <w:rFonts w:ascii="Times New Roman" w:hAnsi="Times New Roman" w:cs="Times New Roman"/>
          <w:b/>
          <w:bCs/>
          <w:szCs w:val="22"/>
          <w:highlight w:val="yellow"/>
          <w:rPrChange w:id="1399" w:author="SONY" w:date="2014-03-04T14:43:00Z">
            <w:rPr>
              <w:b/>
              <w:bCs/>
              <w:szCs w:val="22"/>
              <w:highlight w:val="yellow"/>
            </w:rPr>
          </w:rPrChange>
        </w:rPr>
      </w:pPr>
    </w:p>
    <w:p w:rsidR="00E448A0" w:rsidRPr="006E162B" w:rsidRDefault="00E448A0" w:rsidP="008A72B7">
      <w:pPr>
        <w:widowControl w:val="0"/>
        <w:ind w:left="720"/>
        <w:rPr>
          <w:ins w:id="1400" w:author="SONY" w:date="2014-03-04T14:37:00Z"/>
          <w:rFonts w:ascii="Times New Roman" w:hAnsi="Times New Roman" w:cs="Times New Roman"/>
          <w:b/>
          <w:bCs/>
          <w:szCs w:val="22"/>
          <w:highlight w:val="yellow"/>
          <w:rPrChange w:id="1401" w:author="SONY" w:date="2014-03-04T14:43:00Z">
            <w:rPr>
              <w:ins w:id="1402" w:author="SONY" w:date="2014-03-04T14:37:00Z"/>
              <w:b/>
              <w:bCs/>
              <w:szCs w:val="22"/>
              <w:highlight w:val="yellow"/>
            </w:rPr>
          </w:rPrChange>
        </w:rPr>
        <w:sectPr w:rsidR="00E448A0" w:rsidRPr="006E162B" w:rsidSect="00CB4812">
          <w:pgSz w:w="15840" w:h="12240" w:orient="landscape"/>
          <w:pgMar w:top="1440" w:right="1440" w:bottom="1440" w:left="1440" w:header="720" w:footer="720" w:gutter="0"/>
          <w:cols w:space="720"/>
          <w:docGrid w:linePitch="299"/>
        </w:sectPr>
      </w:pPr>
    </w:p>
    <w:p w:rsidR="008810B4" w:rsidRPr="006E162B" w:rsidRDefault="008810B4" w:rsidP="008810B4">
      <w:pPr>
        <w:widowControl w:val="0"/>
        <w:rPr>
          <w:rFonts w:ascii="Times New Roman" w:hAnsi="Times New Roman" w:cs="Times New Roman"/>
        </w:rPr>
      </w:pPr>
      <w:r w:rsidRPr="006E162B">
        <w:rPr>
          <w:rFonts w:ascii="Times New Roman" w:hAnsi="Times New Roman" w:cs="Times New Roman"/>
          <w:b/>
          <w:sz w:val="36"/>
        </w:rPr>
        <w:lastRenderedPageBreak/>
        <w:t xml:space="preserve">Chapter </w:t>
      </w:r>
      <w:proofErr w:type="gramStart"/>
      <w:r w:rsidRPr="006E162B">
        <w:rPr>
          <w:rFonts w:ascii="Times New Roman" w:hAnsi="Times New Roman" w:cs="Times New Roman"/>
          <w:b/>
          <w:sz w:val="36"/>
        </w:rPr>
        <w:t>five :</w:t>
      </w:r>
      <w:proofErr w:type="gramEnd"/>
      <w:r w:rsidRPr="006E162B">
        <w:rPr>
          <w:rFonts w:ascii="Times New Roman" w:hAnsi="Times New Roman" w:cs="Times New Roman"/>
          <w:b/>
          <w:sz w:val="36"/>
        </w:rPr>
        <w:t xml:space="preserve"> References</w:t>
      </w:r>
    </w:p>
    <w:p w:rsidR="00731EA0" w:rsidRPr="006E162B" w:rsidRDefault="00731EA0" w:rsidP="008810B4">
      <w:pPr>
        <w:widowControl w:val="0"/>
        <w:rPr>
          <w:rFonts w:ascii="Times New Roman" w:hAnsi="Times New Roman" w:cs="Times New Roman"/>
        </w:rPr>
      </w:pPr>
    </w:p>
    <w:p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[1]</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22" w:history="1">
        <w:r w:rsidR="00E448A0" w:rsidRPr="006E162B">
          <w:rPr>
            <w:rStyle w:val="SubtleEmphasis"/>
            <w:rFonts w:ascii="Times New Roman" w:hAnsi="Times New Roman" w:cs="Times New Roman"/>
            <w:b/>
            <w:bCs/>
            <w:i w:val="0"/>
            <w:iCs w:val="0"/>
            <w:color w:val="auto"/>
          </w:rPr>
          <w:t xml:space="preserve">Marc </w:t>
        </w:r>
        <w:proofErr w:type="spellStart"/>
        <w:r w:rsidR="00E448A0" w:rsidRPr="006E162B">
          <w:rPr>
            <w:rStyle w:val="SubtleEmphasis"/>
            <w:rFonts w:ascii="Times New Roman" w:hAnsi="Times New Roman" w:cs="Times New Roman"/>
            <w:b/>
            <w:bCs/>
            <w:i w:val="0"/>
            <w:iCs w:val="0"/>
            <w:color w:val="auto"/>
          </w:rPr>
          <w:t>Lyne</w:t>
        </w:r>
        <w:proofErr w:type="spellEnd"/>
      </w:hyperlink>
      <w:proofErr w:type="gramStart"/>
      <w:r w:rsidR="00E448A0" w:rsidRPr="006E162B">
        <w:rPr>
          <w:rStyle w:val="SubtleEmphasis"/>
          <w:rFonts w:ascii="Times New Roman" w:hAnsi="Times New Roman" w:cs="Times New Roman"/>
          <w:b/>
          <w:bCs/>
          <w:i w:val="0"/>
          <w:iCs w:val="0"/>
          <w:color w:val="auto"/>
        </w:rPr>
        <w:t>,“</w:t>
      </w:r>
      <w:proofErr w:type="gramEnd"/>
      <w:hyperlink r:id="rId23" w:history="1">
        <w:r w:rsidR="00E448A0" w:rsidRPr="006E162B">
          <w:rPr>
            <w:rStyle w:val="SubtleEmphasis"/>
            <w:rFonts w:ascii="Times New Roman" w:hAnsi="Times New Roman" w:cs="Times New Roman"/>
            <w:b/>
            <w:bCs/>
            <w:i w:val="0"/>
            <w:iCs w:val="0"/>
            <w:color w:val="auto"/>
          </w:rPr>
          <w:t>What Is A QR Code And Why Do You Need One?</w:t>
        </w:r>
      </w:hyperlink>
      <w:r w:rsidR="00E448A0" w:rsidRPr="006E162B">
        <w:rPr>
          <w:rStyle w:val="SubtleEmphasis"/>
          <w:rFonts w:ascii="Times New Roman" w:hAnsi="Times New Roman" w:cs="Times New Roman"/>
          <w:b/>
          <w:bCs/>
          <w:i w:val="0"/>
          <w:iCs w:val="0"/>
          <w:color w:val="auto"/>
        </w:rPr>
        <w:t>”</w:t>
      </w:r>
    </w:p>
    <w:p w:rsidR="008810B4" w:rsidRPr="006E162B" w:rsidRDefault="00731EA0" w:rsidP="00731EA0">
      <w:pPr>
        <w:pStyle w:val="NoSpacing"/>
        <w:ind w:firstLine="720"/>
        <w:rPr>
          <w:rStyle w:val="SubtleEmphasis"/>
          <w:rFonts w:ascii="Times New Roman" w:hAnsi="Times New Roman" w:cs="Times New Roman"/>
          <w:i w:val="0"/>
          <w:iCs w:val="0"/>
          <w:color w:val="auto"/>
        </w:rPr>
      </w:pPr>
      <w:hyperlink r:id="rId24" w:history="1">
        <w:r w:rsidRPr="006E162B">
          <w:rPr>
            <w:rStyle w:val="Hyperlink"/>
            <w:rFonts w:ascii="Times New Roman" w:hAnsi="Times New Roman" w:cs="Times New Roman"/>
            <w:color w:val="auto"/>
            <w:u w:val="none"/>
          </w:rPr>
          <w:t>http://searchengineland.com/what-is-a-qr-code-and-why-do-you-need-one-27588</w:t>
        </w:r>
      </w:hyperlink>
    </w:p>
    <w:p w:rsidR="00731EA0" w:rsidRPr="006E162B" w:rsidRDefault="00731EA0" w:rsidP="00731EA0">
      <w:pPr>
        <w:pStyle w:val="NoSpacing"/>
        <w:ind w:firstLine="720"/>
        <w:rPr>
          <w:rStyle w:val="SubtleEmphasis"/>
          <w:rFonts w:ascii="Times New Roman" w:hAnsi="Times New Roman" w:cs="Times New Roman"/>
          <w:i w:val="0"/>
          <w:iCs w:val="0"/>
          <w:color w:val="auto"/>
        </w:rPr>
      </w:pPr>
    </w:p>
    <w:p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[2]</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25" w:tgtFrame="_blank" w:history="1">
        <w:r w:rsidR="00E448A0" w:rsidRPr="006E162B">
          <w:rPr>
            <w:rStyle w:val="SubtleEmphasis"/>
            <w:rFonts w:ascii="Times New Roman" w:hAnsi="Times New Roman" w:cs="Times New Roman"/>
            <w:b/>
            <w:bCs/>
            <w:i w:val="0"/>
            <w:iCs w:val="0"/>
            <w:color w:val="auto"/>
          </w:rPr>
          <w:t xml:space="preserve">Gregory </w:t>
        </w:r>
        <w:proofErr w:type="spellStart"/>
        <w:r w:rsidR="00E448A0" w:rsidRPr="006E162B">
          <w:rPr>
            <w:rStyle w:val="SubtleEmphasis"/>
            <w:rFonts w:ascii="Times New Roman" w:hAnsi="Times New Roman" w:cs="Times New Roman"/>
            <w:b/>
            <w:bCs/>
            <w:i w:val="0"/>
            <w:iCs w:val="0"/>
            <w:color w:val="auto"/>
          </w:rPr>
          <w:t>Raiz</w:t>
        </w:r>
        <w:proofErr w:type="spellEnd"/>
      </w:hyperlink>
      <w:r w:rsidR="00E448A0" w:rsidRPr="006E162B">
        <w:rPr>
          <w:rStyle w:val="SubtleEmphasis"/>
          <w:rFonts w:ascii="Times New Roman" w:hAnsi="Times New Roman" w:cs="Times New Roman"/>
          <w:b/>
          <w:bCs/>
          <w:i w:val="0"/>
          <w:iCs w:val="0"/>
          <w:color w:val="auto"/>
        </w:rPr>
        <w:t>, “What is the best QR decoder library for the iPhone?”</w:t>
      </w:r>
    </w:p>
    <w:p w:rsidR="00731EA0" w:rsidRPr="006E162B" w:rsidRDefault="00731EA0" w:rsidP="00731EA0">
      <w:pPr>
        <w:pStyle w:val="NoSpacing"/>
        <w:ind w:firstLine="720"/>
        <w:rPr>
          <w:rFonts w:ascii="Times New Roman" w:hAnsi="Times New Roman" w:cs="Times New Roman"/>
          <w:color w:val="auto"/>
          <w:szCs w:val="22"/>
        </w:rPr>
      </w:pPr>
      <w:hyperlink r:id="rId26" w:history="1">
        <w:r w:rsidRPr="006E162B">
          <w:rPr>
            <w:rStyle w:val="SubtleEmphasis"/>
            <w:rFonts w:ascii="Times New Roman" w:hAnsi="Times New Roman" w:cs="Times New Roman"/>
            <w:i w:val="0"/>
            <w:iCs w:val="0"/>
            <w:color w:val="auto"/>
          </w:rPr>
          <w:t>http://www.quora.com/What-is-the-best-QR-decoder-library-for-the-iPhone</w:t>
        </w:r>
      </w:hyperlink>
    </w:p>
    <w:p w:rsidR="00731EA0" w:rsidRPr="006E162B" w:rsidRDefault="00731EA0" w:rsidP="00731EA0">
      <w:pPr>
        <w:pStyle w:val="NoSpacing"/>
        <w:ind w:firstLine="720"/>
        <w:rPr>
          <w:rFonts w:ascii="Times New Roman" w:hAnsi="Times New Roman" w:cs="Times New Roman"/>
          <w:color w:val="auto"/>
          <w:szCs w:val="22"/>
        </w:rPr>
      </w:pPr>
    </w:p>
    <w:p w:rsidR="008810B4"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[3]:</w:t>
      </w:r>
      <w:r w:rsidRPr="006E162B">
        <w:rPr>
          <w:rFonts w:ascii="Times New Roman" w:hAnsi="Times New Roman" w:cs="Times New Roman"/>
          <w:color w:val="auto"/>
          <w:szCs w:val="22"/>
        </w:rPr>
        <w:tab/>
      </w:r>
      <w:proofErr w:type="spellStart"/>
      <w:r w:rsidRPr="006E162B">
        <w:rPr>
          <w:rFonts w:ascii="Times New Roman" w:hAnsi="Times New Roman" w:cs="Times New Roman"/>
          <w:b/>
          <w:bCs/>
          <w:color w:val="auto"/>
          <w:szCs w:val="22"/>
        </w:rPr>
        <w:t>PhoneGap</w:t>
      </w:r>
      <w:proofErr w:type="spellEnd"/>
      <w:r w:rsidRPr="006E162B">
        <w:rPr>
          <w:rFonts w:ascii="Times New Roman" w:hAnsi="Times New Roman" w:cs="Times New Roman"/>
          <w:b/>
          <w:bCs/>
          <w:color w:val="auto"/>
          <w:szCs w:val="22"/>
        </w:rPr>
        <w:t>, “Supported Features”</w:t>
      </w:r>
      <w:r w:rsidRPr="006E162B">
        <w:rPr>
          <w:rFonts w:ascii="Times New Roman" w:hAnsi="Times New Roman" w:cs="Times New Roman"/>
          <w:color w:val="auto"/>
          <w:szCs w:val="22"/>
        </w:rPr>
        <w:t xml:space="preserve"> </w:t>
      </w:r>
    </w:p>
    <w:p w:rsidR="00731EA0"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ab/>
      </w:r>
      <w:hyperlink r:id="rId27" w:history="1">
        <w:r w:rsidRPr="006E162B">
          <w:rPr>
            <w:rStyle w:val="Hyperlink"/>
            <w:rFonts w:ascii="Times New Roman" w:hAnsi="Times New Roman" w:cs="Times New Roman"/>
            <w:color w:val="auto"/>
            <w:szCs w:val="22"/>
            <w:u w:val="none"/>
          </w:rPr>
          <w:t>http://phonegap.com/about/features</w:t>
        </w:r>
      </w:hyperlink>
    </w:p>
    <w:p w:rsidR="00731EA0" w:rsidRPr="006E162B" w:rsidRDefault="00731EA0" w:rsidP="00731EA0">
      <w:pPr>
        <w:pStyle w:val="NoSpacing"/>
        <w:rPr>
          <w:rFonts w:ascii="Times New Roman" w:hAnsi="Times New Roman" w:cs="Times New Roman"/>
          <w:color w:val="auto"/>
          <w:szCs w:val="22"/>
        </w:rPr>
      </w:pPr>
    </w:p>
    <w:p w:rsidR="00E448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[4]</w:t>
      </w:r>
      <w:r w:rsidR="00E448A0" w:rsidRPr="006E162B">
        <w:rPr>
          <w:rFonts w:ascii="Times New Roman" w:hAnsi="Times New Roman" w:cs="Times New Roman"/>
          <w:color w:val="auto"/>
          <w:szCs w:val="22"/>
        </w:rPr>
        <w:t>:</w:t>
      </w:r>
      <w:r w:rsidR="00E448A0" w:rsidRPr="006E162B">
        <w:rPr>
          <w:rFonts w:ascii="Times New Roman" w:hAnsi="Times New Roman" w:cs="Times New Roman"/>
          <w:color w:val="auto"/>
          <w:szCs w:val="22"/>
        </w:rPr>
        <w:tab/>
      </w:r>
      <w:r w:rsidR="00E448A0" w:rsidRPr="006E162B">
        <w:rPr>
          <w:rFonts w:ascii="Times New Roman" w:hAnsi="Times New Roman" w:cs="Times New Roman"/>
          <w:b/>
          <w:bCs/>
          <w:color w:val="auto"/>
          <w:szCs w:val="22"/>
        </w:rPr>
        <w:t>MySQL, “</w:t>
      </w:r>
      <w:r w:rsidR="00E448A0" w:rsidRPr="006E162B">
        <w:rPr>
          <w:rFonts w:ascii="Times New Roman" w:hAnsi="Times New Roman" w:cs="Times New Roman"/>
          <w:b/>
          <w:bCs/>
          <w:color w:val="auto"/>
          <w:szCs w:val="22"/>
        </w:rPr>
        <w:t>What is MySQL?</w:t>
      </w:r>
      <w:r w:rsidR="00E448A0" w:rsidRPr="006E162B">
        <w:rPr>
          <w:rFonts w:ascii="Times New Roman" w:hAnsi="Times New Roman" w:cs="Times New Roman"/>
          <w:b/>
          <w:bCs/>
          <w:color w:val="auto"/>
          <w:szCs w:val="22"/>
        </w:rPr>
        <w:t>”</w:t>
      </w:r>
    </w:p>
    <w:p w:rsidR="008810B4" w:rsidRPr="006E162B" w:rsidRDefault="00CA251D" w:rsidP="00731EA0">
      <w:pPr>
        <w:pStyle w:val="NoSpacing"/>
        <w:ind w:firstLine="720"/>
        <w:rPr>
          <w:rFonts w:ascii="Times New Roman" w:hAnsi="Times New Roman" w:cs="Times New Roman"/>
          <w:color w:val="auto"/>
          <w:szCs w:val="22"/>
        </w:rPr>
      </w:pPr>
      <w:hyperlink r:id="rId28">
        <w:r w:rsidR="008810B4" w:rsidRPr="006E162B">
          <w:rPr>
            <w:rFonts w:ascii="Times New Roman" w:hAnsi="Times New Roman" w:cs="Times New Roman"/>
            <w:color w:val="auto"/>
            <w:szCs w:val="22"/>
          </w:rPr>
          <w:t>http://dev.mysql.com/doc/refman/4.1/en/what-is-mysql.html</w:t>
        </w:r>
      </w:hyperlink>
    </w:p>
    <w:p w:rsidR="00731EA0" w:rsidRPr="006E162B" w:rsidRDefault="00731EA0" w:rsidP="00731EA0">
      <w:pPr>
        <w:pStyle w:val="NoSpacing"/>
        <w:ind w:firstLine="720"/>
        <w:rPr>
          <w:rFonts w:ascii="Times New Roman" w:hAnsi="Times New Roman" w:cs="Times New Roman"/>
          <w:color w:val="auto"/>
          <w:szCs w:val="22"/>
        </w:rPr>
      </w:pPr>
    </w:p>
    <w:p w:rsidR="00731E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[5]</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r w:rsidR="00731EA0" w:rsidRPr="006E162B">
        <w:rPr>
          <w:rFonts w:ascii="Times New Roman" w:hAnsi="Times New Roman" w:cs="Times New Roman"/>
          <w:b/>
          <w:bCs/>
          <w:color w:val="auto"/>
          <w:szCs w:val="22"/>
        </w:rPr>
        <w:t>SQLite, “Docmentation”</w:t>
      </w:r>
      <w:del w:id="1403" w:author="SONY" w:date="2014-03-04T14:51:00Z">
        <w:r w:rsidRPr="006E162B" w:rsidDel="00731EA0">
          <w:rPr>
            <w:rFonts w:ascii="Times New Roman" w:hAnsi="Times New Roman" w:cs="Times New Roman"/>
            <w:color w:val="auto"/>
            <w:szCs w:val="22"/>
          </w:rPr>
          <w:delText xml:space="preserve"> </w:delText>
        </w:r>
      </w:del>
    </w:p>
    <w:p w:rsidR="008810B4" w:rsidRPr="006E162B" w:rsidRDefault="00731EA0" w:rsidP="00731EA0">
      <w:pPr>
        <w:pStyle w:val="NoSpacing"/>
        <w:ind w:firstLine="720"/>
        <w:rPr>
          <w:rFonts w:ascii="Times New Roman" w:hAnsi="Times New Roman" w:cs="Times New Roman"/>
          <w:color w:val="auto"/>
          <w:szCs w:val="22"/>
        </w:rPr>
      </w:pPr>
      <w:hyperlink r:id="rId29" w:history="1">
        <w:r w:rsidRPr="006E162B">
          <w:rPr>
            <w:rStyle w:val="Hyperlink"/>
            <w:rFonts w:ascii="Times New Roman" w:hAnsi="Times New Roman" w:cs="Times New Roman"/>
            <w:color w:val="auto"/>
            <w:szCs w:val="22"/>
            <w:u w:val="none"/>
          </w:rPr>
          <w:t>http://www.sqlite.org/</w:t>
        </w:r>
      </w:hyperlink>
    </w:p>
    <w:p w:rsidR="00731EA0" w:rsidRPr="006E162B" w:rsidRDefault="00731EA0" w:rsidP="00731EA0">
      <w:pPr>
        <w:pStyle w:val="NoSpacing"/>
        <w:ind w:firstLine="720"/>
        <w:rPr>
          <w:rFonts w:ascii="Times New Roman" w:hAnsi="Times New Roman" w:cs="Times New Roman"/>
          <w:color w:val="auto"/>
          <w:szCs w:val="22"/>
        </w:rPr>
      </w:pPr>
    </w:p>
    <w:p w:rsidR="008810B4" w:rsidRPr="006E162B" w:rsidRDefault="008810B4" w:rsidP="00731EA0">
      <w:pPr>
        <w:pStyle w:val="NoSpacing"/>
        <w:ind w:left="720" w:hanging="720"/>
        <w:rPr>
          <w:rFonts w:ascii="Times New Roman" w:hAnsi="Times New Roman" w:cs="Times New Roman"/>
          <w:color w:val="auto"/>
          <w:szCs w:val="22"/>
        </w:rPr>
      </w:pPr>
      <w:r w:rsidRPr="006E162B">
        <w:rPr>
          <w:rFonts w:ascii="Times New Roman" w:hAnsi="Times New Roman" w:cs="Times New Roman"/>
          <w:bCs/>
          <w:color w:val="auto"/>
          <w:szCs w:val="22"/>
        </w:rPr>
        <w:t>[6]</w:t>
      </w:r>
      <w:r w:rsidR="00731EA0" w:rsidRPr="006E162B">
        <w:rPr>
          <w:rFonts w:ascii="Times New Roman" w:hAnsi="Times New Roman" w:cs="Times New Roman"/>
          <w:bCs/>
          <w:color w:val="auto"/>
          <w:szCs w:val="22"/>
        </w:rPr>
        <w:t>:</w:t>
      </w:r>
      <w:r w:rsidR="00731EA0" w:rsidRPr="006E162B">
        <w:rPr>
          <w:rFonts w:ascii="Times New Roman" w:hAnsi="Times New Roman" w:cs="Times New Roman"/>
          <w:bCs/>
          <w:color w:val="auto"/>
          <w:szCs w:val="22"/>
        </w:rPr>
        <w:tab/>
      </w:r>
      <w:proofErr w:type="spellStart"/>
      <w:r w:rsidR="00731EA0" w:rsidRPr="006E162B">
        <w:rPr>
          <w:rFonts w:ascii="Times New Roman" w:hAnsi="Times New Roman" w:cs="Times New Roman"/>
          <w:b/>
          <w:color w:val="auto"/>
          <w:szCs w:val="22"/>
        </w:rPr>
        <w:t>AtimeDesign</w:t>
      </w:r>
      <w:proofErr w:type="spellEnd"/>
      <w:r w:rsidR="00731EA0" w:rsidRPr="006E162B">
        <w:rPr>
          <w:rFonts w:ascii="Times New Roman" w:hAnsi="Times New Roman" w:cs="Times New Roman"/>
          <w:b/>
          <w:color w:val="auto"/>
          <w:szCs w:val="22"/>
        </w:rPr>
        <w:t>, “</w:t>
      </w:r>
      <w:r w:rsidR="00731EA0" w:rsidRPr="006E162B">
        <w:rPr>
          <w:rFonts w:ascii="Angsana New" w:hAnsi="Angsana New" w:cs="Angsana New" w:hint="cs"/>
          <w:b/>
          <w:color w:val="auto"/>
          <w:szCs w:val="22"/>
          <w:cs/>
        </w:rPr>
        <w:t>วงการ</w:t>
      </w:r>
      <w:proofErr w:type="spellStart"/>
      <w:r w:rsidR="00731EA0" w:rsidRPr="006E162B">
        <w:rPr>
          <w:rFonts w:ascii="Angsana New" w:hAnsi="Angsana New" w:cs="Angsana New" w:hint="cs"/>
          <w:b/>
          <w:color w:val="auto"/>
          <w:szCs w:val="22"/>
          <w:cs/>
        </w:rPr>
        <w:t>สมาร์ทโฟน</w:t>
      </w:r>
      <w:proofErr w:type="spellEnd"/>
      <w:r w:rsidR="00731EA0" w:rsidRPr="006E162B">
        <w:rPr>
          <w:rFonts w:ascii="Angsana New" w:hAnsi="Angsana New" w:cs="Angsana New" w:hint="cs"/>
          <w:b/>
          <w:color w:val="auto"/>
          <w:szCs w:val="22"/>
          <w:cs/>
        </w:rPr>
        <w:t>ไทยกับเว็บไซต์</w:t>
      </w:r>
      <w:r w:rsidR="00731EA0" w:rsidRPr="006E162B">
        <w:rPr>
          <w:rFonts w:ascii="Times New Roman" w:hAnsi="Times New Roman" w:cs="Times New Roman"/>
          <w:b/>
          <w:color w:val="auto"/>
          <w:szCs w:val="22"/>
        </w:rPr>
        <w:t>”</w:t>
      </w:r>
      <w:del w:id="1404" w:author="SONY" w:date="2014-03-04T14:52:00Z">
        <w:r w:rsidRPr="006E162B" w:rsidDel="00731EA0">
          <w:rPr>
            <w:rFonts w:ascii="Times New Roman" w:hAnsi="Times New Roman" w:cs="Times New Roman"/>
            <w:b/>
            <w:color w:val="auto"/>
            <w:szCs w:val="22"/>
          </w:rPr>
          <w:delText xml:space="preserve"> </w:delText>
        </w:r>
      </w:del>
      <w:hyperlink r:id="rId30">
        <w:r w:rsidRPr="006E162B">
          <w:rPr>
            <w:rFonts w:ascii="Times New Roman" w:hAnsi="Times New Roman" w:cs="Times New Roman"/>
            <w:color w:val="auto"/>
            <w:szCs w:val="22"/>
          </w:rPr>
          <w:t>http://www.atimedesign.com/webdesign/%E0%B8%A7%E0%B8%87%E0%B8%81%E0%B8%B2%E0%B8%A3%E0%B8%AA%E0%B8%A1%E0%B8%B2%E0%B8%A3%E0%B9%8C%E0%B8%97%E0%B9%82%E0%B8%9F%E0%B8%99%E0%B9%84%E0%B8%97%E0%B8%A2%E0%B8%81%E0%B8%B1%E0%B8%9A%E0%B9%80%E0%B8%A7/</w:t>
        </w:r>
      </w:hyperlink>
    </w:p>
    <w:p w:rsidR="00731EA0" w:rsidRPr="006E162B" w:rsidRDefault="00731EA0" w:rsidP="00731EA0">
      <w:pPr>
        <w:pStyle w:val="NoSpacing"/>
        <w:ind w:left="720" w:hanging="720"/>
        <w:rPr>
          <w:rFonts w:ascii="Times New Roman" w:hAnsi="Times New Roman" w:cs="Times New Roman"/>
          <w:color w:val="auto"/>
          <w:szCs w:val="22"/>
        </w:rPr>
      </w:pPr>
    </w:p>
    <w:p w:rsidR="00731EA0" w:rsidRPr="006E162B" w:rsidRDefault="008810B4" w:rsidP="00731EA0">
      <w:pPr>
        <w:pStyle w:val="NoSpacing"/>
        <w:rPr>
          <w:ins w:id="1405" w:author="SONY" w:date="2014-03-04T14:54:00Z"/>
          <w:rFonts w:ascii="Times New Roman" w:hAnsi="Times New Roman" w:cs="Times New Roman"/>
          <w:color w:val="auto"/>
          <w:szCs w:val="22"/>
        </w:rPr>
      </w:pPr>
      <w:r w:rsidRPr="006E162B">
        <w:rPr>
          <w:rFonts w:ascii="Times New Roman" w:hAnsi="Times New Roman" w:cs="Times New Roman"/>
          <w:color w:val="auto"/>
          <w:szCs w:val="22"/>
        </w:rPr>
        <w:t>[7]</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proofErr w:type="spellStart"/>
      <w:r w:rsidR="00731EA0" w:rsidRPr="006E162B">
        <w:rPr>
          <w:rFonts w:ascii="Times New Roman" w:hAnsi="Times New Roman" w:cs="Times New Roman"/>
          <w:b/>
          <w:bCs/>
          <w:color w:val="auto"/>
          <w:szCs w:val="22"/>
        </w:rPr>
        <w:t>thumbsup</w:t>
      </w:r>
      <w:proofErr w:type="spellEnd"/>
      <w:r w:rsidR="00731EA0" w:rsidRPr="006E162B">
        <w:rPr>
          <w:rFonts w:ascii="Times New Roman" w:hAnsi="Times New Roman" w:cs="Times New Roman"/>
          <w:b/>
          <w:bCs/>
          <w:color w:val="auto"/>
          <w:szCs w:val="22"/>
        </w:rPr>
        <w:t>, “Increased of mobile users push web responsive design”</w:t>
      </w:r>
      <w:del w:id="1406" w:author="SONY" w:date="2014-03-04T14:54:00Z">
        <w:r w:rsidRPr="006E162B" w:rsidDel="00731EA0">
          <w:rPr>
            <w:rFonts w:ascii="Times New Roman" w:hAnsi="Times New Roman" w:cs="Times New Roman"/>
            <w:color w:val="auto"/>
            <w:szCs w:val="22"/>
          </w:rPr>
          <w:delText xml:space="preserve"> </w:delText>
        </w:r>
      </w:del>
    </w:p>
    <w:p w:rsidR="008810B4" w:rsidRPr="006E162B" w:rsidRDefault="008810B4" w:rsidP="00DE18F2">
      <w:pPr>
        <w:pStyle w:val="NoSpacing"/>
        <w:ind w:firstLine="720"/>
        <w:rPr>
          <w:rFonts w:ascii="Times New Roman" w:hAnsi="Times New Roman" w:cs="Times New Roman"/>
          <w:color w:val="auto"/>
          <w:szCs w:val="22"/>
        </w:rPr>
      </w:pPr>
      <w:r w:rsidRPr="006E162B">
        <w:rPr>
          <w:rFonts w:ascii="Times New Roman" w:hAnsi="Times New Roman" w:cs="Times New Roman"/>
          <w:color w:val="auto"/>
          <w:szCs w:val="22"/>
        </w:rPr>
        <w:t>http://thumbsup.in.th/2013/04/increase-mobile-users-push-web-responsive-design/</w:t>
      </w:r>
    </w:p>
    <w:p w:rsidR="008810B4" w:rsidRPr="006E162B" w:rsidRDefault="008810B4" w:rsidP="008810B4">
      <w:pPr>
        <w:widowControl w:val="0"/>
        <w:rPr>
          <w:rFonts w:ascii="Times New Roman" w:hAnsi="Times New Roman" w:cs="Times New Roman"/>
          <w:color w:val="auto"/>
          <w:szCs w:val="22"/>
        </w:rPr>
      </w:pPr>
    </w:p>
    <w:p w:rsidR="008810B4" w:rsidRPr="006E162B" w:rsidRDefault="008810B4" w:rsidP="008810B4">
      <w:pPr>
        <w:widowControl w:val="0"/>
        <w:rPr>
          <w:rFonts w:ascii="Times New Roman" w:hAnsi="Times New Roman" w:cs="Times New Roman"/>
        </w:rPr>
      </w:pPr>
    </w:p>
    <w:p w:rsidR="008810B4" w:rsidRPr="006E162B" w:rsidRDefault="008810B4" w:rsidP="008810B4">
      <w:pPr>
        <w:widowControl w:val="0"/>
        <w:rPr>
          <w:rFonts w:ascii="Times New Roman" w:hAnsi="Times New Roman" w:cs="Times New Roman"/>
        </w:rPr>
      </w:pPr>
    </w:p>
    <w:p w:rsidR="008810B4" w:rsidRPr="006E162B" w:rsidRDefault="008810B4" w:rsidP="008810B4">
      <w:pPr>
        <w:widowControl w:val="0"/>
        <w:ind w:firstLine="720"/>
        <w:rPr>
          <w:rFonts w:ascii="Times New Roman" w:hAnsi="Times New Roman" w:cs="Times New Roman"/>
        </w:rPr>
      </w:pPr>
    </w:p>
    <w:p w:rsidR="00016C03" w:rsidRPr="006E162B" w:rsidRDefault="00016C03">
      <w:pPr>
        <w:widowControl w:val="0"/>
        <w:rPr>
          <w:rFonts w:ascii="Times New Roman" w:hAnsi="Times New Roman" w:cs="Times New Roman"/>
        </w:rPr>
      </w:pPr>
    </w:p>
    <w:sectPr w:rsidR="00016C03" w:rsidRPr="006E162B" w:rsidSect="005C5D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3" w:author="CAMT" w:date="2014-02-11T11:46:00Z" w:initials="C">
    <w:p w:rsidR="00B45B52" w:rsidRDefault="00B45B52">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rsidR="00B45B52" w:rsidRDefault="00B45B52">
      <w:pPr>
        <w:pStyle w:val="CommentText"/>
      </w:pPr>
    </w:p>
    <w:p w:rsidR="00B45B52" w:rsidRDefault="00B45B52">
      <w:pPr>
        <w:pStyle w:val="CommentText"/>
      </w:pPr>
      <w:r>
        <w:t xml:space="preserve">General comments: </w:t>
      </w:r>
    </w:p>
    <w:p w:rsidR="00B45B52" w:rsidRDefault="00B45B52" w:rsidP="0001321A">
      <w:pPr>
        <w:pStyle w:val="CommentText"/>
        <w:numPr>
          <w:ilvl w:val="0"/>
          <w:numId w:val="1"/>
        </w:numPr>
      </w:pPr>
      <w:r>
        <w:t>Add a cover page and a document history page.</w:t>
      </w:r>
    </w:p>
    <w:p w:rsidR="00B45B52" w:rsidRDefault="00B45B52" w:rsidP="0001321A">
      <w:pPr>
        <w:pStyle w:val="CommentText"/>
        <w:numPr>
          <w:ilvl w:val="0"/>
          <w:numId w:val="1"/>
        </w:numPr>
      </w:pPr>
      <w:r>
        <w:t>Start formatting the document. E.g. fonts, spacing, etc. Make the document easier to read.</w:t>
      </w:r>
    </w:p>
    <w:p w:rsidR="00B45B52" w:rsidRDefault="00B45B52" w:rsidP="0001321A">
      <w:pPr>
        <w:pStyle w:val="CommentText"/>
        <w:numPr>
          <w:ilvl w:val="0"/>
          <w:numId w:val="1"/>
        </w:numPr>
      </w:pPr>
      <w:r>
        <w:t xml:space="preserve">Improve writing and check errors. </w:t>
      </w:r>
    </w:p>
  </w:comment>
  <w:comment w:id="1189" w:author="CAMT" w:date="2014-03-01T10:06:00Z" w:initials="C">
    <w:p w:rsidR="00B45B52" w:rsidRDefault="00B45B52" w:rsidP="0013713A">
      <w:pPr>
        <w:pStyle w:val="CommentText"/>
      </w:pPr>
      <w:r>
        <w:rPr>
          <w:rStyle w:val="CommentReference"/>
        </w:rPr>
        <w:annotationRef/>
      </w:r>
      <w:r>
        <w:t>Develop a system that consists of a web application (computer), a mobile application (</w:t>
      </w:r>
      <w:proofErr w:type="spellStart"/>
      <w:r>
        <w:t>iOS</w:t>
      </w:r>
      <w:proofErr w:type="spellEnd"/>
      <w:r>
        <w:t xml:space="preserve">-based smartphones), and web services that provide services to helps dental clinics provide better services to their existing and potential customers. </w:t>
      </w:r>
    </w:p>
    <w:p w:rsidR="00B45B52" w:rsidRDefault="00B45B52" w:rsidP="009F4877">
      <w:pPr>
        <w:pStyle w:val="CommentText"/>
        <w:numPr>
          <w:ilvl w:val="0"/>
          <w:numId w:val="14"/>
        </w:numPr>
      </w:pPr>
      <w:r>
        <w:t xml:space="preserve"> Appointment management </w:t>
      </w:r>
    </w:p>
    <w:p w:rsidR="00B45B52" w:rsidRDefault="00B45B52" w:rsidP="009F4877">
      <w:pPr>
        <w:pStyle w:val="CommentText"/>
        <w:numPr>
          <w:ilvl w:val="0"/>
          <w:numId w:val="14"/>
        </w:numPr>
      </w:pPr>
      <w:r>
        <w:t xml:space="preserve"> Schedule sharing </w:t>
      </w:r>
    </w:p>
    <w:p w:rsidR="00B45B52" w:rsidRDefault="00B45B52" w:rsidP="009F4877">
      <w:pPr>
        <w:pStyle w:val="CommentText"/>
        <w:numPr>
          <w:ilvl w:val="0"/>
          <w:numId w:val="14"/>
        </w:numPr>
      </w:pPr>
      <w:r>
        <w:t xml:space="preserve"> Online consultation </w:t>
      </w:r>
    </w:p>
    <w:p w:rsidR="00B45B52" w:rsidRDefault="00B45B52" w:rsidP="009F4877">
      <w:pPr>
        <w:pStyle w:val="CommentText"/>
        <w:numPr>
          <w:ilvl w:val="0"/>
          <w:numId w:val="14"/>
        </w:numPr>
      </w:pPr>
      <w:r>
        <w:t xml:space="preserve"> Patient identification </w:t>
      </w:r>
    </w:p>
    <w:p w:rsidR="00B45B52" w:rsidRDefault="00B45B52" w:rsidP="009F4877">
      <w:pPr>
        <w:pStyle w:val="CommentText"/>
        <w:numPr>
          <w:ilvl w:val="0"/>
          <w:numId w:val="14"/>
        </w:numPr>
      </w:pPr>
      <w:r>
        <w:t xml:space="preserve"> Cost estimation </w:t>
      </w:r>
    </w:p>
    <w:p w:rsidR="00B45B52" w:rsidRDefault="00B45B52" w:rsidP="009F4877">
      <w:pPr>
        <w:pStyle w:val="CommentText"/>
        <w:numPr>
          <w:ilvl w:val="0"/>
          <w:numId w:val="14"/>
        </w:numPr>
      </w:pPr>
      <w:r>
        <w:t xml:space="preserve"> Advertisement and promotion </w:t>
      </w:r>
    </w:p>
    <w:p w:rsidR="00B45B52" w:rsidRDefault="00B45B52" w:rsidP="009F4877">
      <w:pPr>
        <w:pStyle w:val="CommentText"/>
        <w:numPr>
          <w:ilvl w:val="0"/>
          <w:numId w:val="14"/>
        </w:numPr>
      </w:pPr>
      <w:r>
        <w:t xml:space="preserve"> List more here… </w:t>
      </w:r>
    </w:p>
    <w:p w:rsidR="00B45B52" w:rsidRDefault="00B45B52" w:rsidP="0017529D">
      <w:pPr>
        <w:pStyle w:val="CommentText"/>
      </w:pPr>
    </w:p>
    <w:p w:rsidR="00B45B52" w:rsidRDefault="00B45B52" w:rsidP="0017529D">
      <w:pPr>
        <w:pStyle w:val="CommentText"/>
      </w:pPr>
    </w:p>
    <w:p w:rsidR="00B45B52" w:rsidRDefault="00B45B52" w:rsidP="0017529D">
      <w:pPr>
        <w:pStyle w:val="CommentText"/>
      </w:pPr>
      <w:r>
        <w:t xml:space="preserve">Can you add some characteristics of your system that are important and critical to the project? </w:t>
      </w:r>
    </w:p>
    <w:p w:rsidR="00B45B52" w:rsidRDefault="00B45B52" w:rsidP="0017529D">
      <w:pPr>
        <w:pStyle w:val="CommentText"/>
      </w:pPr>
    </w:p>
    <w:p w:rsidR="00B45B52" w:rsidRDefault="00B45B52" w:rsidP="0017529D">
      <w:pPr>
        <w:pStyle w:val="CommentText"/>
      </w:pPr>
      <w:r>
        <w:t xml:space="preserve">e.g. </w:t>
      </w:r>
    </w:p>
    <w:p w:rsidR="00B45B52" w:rsidRDefault="00B45B52" w:rsidP="0017529D">
      <w:pPr>
        <w:pStyle w:val="CommentText"/>
      </w:pPr>
      <w:r>
        <w:t xml:space="preserve">Create a system that provides real-time information sharing among employees and customers of dental clinics. </w:t>
      </w:r>
    </w:p>
    <w:p w:rsidR="00B45B52" w:rsidRDefault="00B45B52" w:rsidP="0017529D">
      <w:pPr>
        <w:pStyle w:val="CommentText"/>
      </w:pPr>
    </w:p>
    <w:p w:rsidR="00B45B52" w:rsidRDefault="00B45B52" w:rsidP="0017529D">
      <w:pPr>
        <w:pStyle w:val="CommentText"/>
      </w:pPr>
      <w:r>
        <w:t xml:space="preserve">What else? </w:t>
      </w:r>
    </w:p>
    <w:p w:rsidR="00B45B52" w:rsidRDefault="00B45B52" w:rsidP="0017529D">
      <w:pPr>
        <w:pStyle w:val="CommentText"/>
      </w:pPr>
    </w:p>
  </w:comment>
  <w:comment w:id="1242" w:author="CAMT" w:date="2014-03-04T11:26:00Z" w:initials="C">
    <w:p w:rsidR="00CB298A" w:rsidRDefault="00CB298A" w:rsidP="00CB298A">
      <w:pPr>
        <w:pStyle w:val="CommentText"/>
      </w:pPr>
      <w:r>
        <w:rPr>
          <w:rStyle w:val="CommentReference"/>
        </w:rPr>
        <w:annotationRef/>
      </w:r>
      <w:r>
        <w:t>Does it mean that the older versions also support your system but the performance won’t be as high?</w:t>
      </w:r>
      <w:r w:rsidR="00A53215">
        <w:t xml:space="preserve"> YES</w:t>
      </w:r>
    </w:p>
  </w:comment>
  <w:comment w:id="1292" w:author="CAMT" w:date="2014-03-01T10:47:00Z" w:initials="C">
    <w:p w:rsidR="00B45B52" w:rsidRDefault="00B45B52">
      <w:pPr>
        <w:pStyle w:val="CommentText"/>
      </w:pPr>
      <w:r>
        <w:rPr>
          <w:rStyle w:val="CommentReference"/>
        </w:rPr>
        <w:annotationRef/>
      </w:r>
      <w:r>
        <w:t xml:space="preserve">This is your plan. So I won’t comment much. But you should have good explanation on how you are going to design, implement, and test the system within the time line. </w:t>
      </w:r>
    </w:p>
  </w:comment>
  <w:comment w:id="1299" w:author="CAMT" w:date="2014-03-01T10:42:00Z" w:initials="C">
    <w:p w:rsidR="00B45B52" w:rsidRDefault="00B45B52">
      <w:pPr>
        <w:pStyle w:val="CommentText"/>
      </w:pPr>
      <w:r>
        <w:rPr>
          <w:rStyle w:val="CommentReference"/>
        </w:rPr>
        <w:annotationRef/>
      </w:r>
      <w:r>
        <w:t xml:space="preserve">What is the most important or difficult in this project? Suppose that your proposal has already been accepted. What would you do next? What should you do first? You know your features already. Please list down the details of what you will do next in a separate document and submit it to me. You don’t need to write it formally. It is just for me to see how deeply you have thought about the future plan.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9FBBC" w15:done="0"/>
  <w15:commentEx w15:paraId="2EF8305F" w15:done="0"/>
  <w15:commentEx w15:paraId="1E7F44EB" w15:done="0"/>
  <w15:commentEx w15:paraId="611DE814" w15:done="0"/>
  <w15:commentEx w15:paraId="063198B6" w15:done="0"/>
  <w15:commentEx w15:paraId="486954E7" w15:done="0"/>
  <w15:commentEx w15:paraId="6D3EBE06" w15:done="0"/>
  <w15:commentEx w15:paraId="328C3EE2" w15:done="0"/>
  <w15:commentEx w15:paraId="6919E147" w15:done="0"/>
  <w15:commentEx w15:paraId="533AC4C6" w15:done="0"/>
  <w15:commentEx w15:paraId="19AF9C3D" w15:done="0"/>
  <w15:commentEx w15:paraId="4602D9F6" w15:done="0"/>
  <w15:commentEx w15:paraId="54F0E329" w15:done="0"/>
  <w15:commentEx w15:paraId="10882E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51D" w:rsidRDefault="00CA251D" w:rsidP="00BF211C">
      <w:pPr>
        <w:spacing w:line="240" w:lineRule="auto"/>
      </w:pPr>
      <w:r>
        <w:separator/>
      </w:r>
    </w:p>
  </w:endnote>
  <w:endnote w:type="continuationSeparator" w:id="0">
    <w:p w:rsidR="00CA251D" w:rsidRDefault="00CA251D"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0D7942" w:rsidRPr="00445E30" w:rsidTr="00F5696F">
      <w:tc>
        <w:tcPr>
          <w:tcW w:w="1101" w:type="dxa"/>
          <w:vAlign w:val="center"/>
        </w:tcPr>
        <w:p w:rsidR="000D7942" w:rsidRPr="00445E30" w:rsidRDefault="000D7942" w:rsidP="00F5696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 Services System – Proposal – v 1.8</w:t>
          </w:r>
        </w:p>
      </w:tc>
      <w:tc>
        <w:tcPr>
          <w:tcW w:w="992" w:type="dxa"/>
          <w:vAlign w:val="center"/>
        </w:tcPr>
        <w:p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D7942" w:rsidRPr="009E5764" w:rsidRDefault="000D7942" w:rsidP="00F5696F">
          <w:pPr>
            <w:widowControl w:val="0"/>
            <w:jc w:val="center"/>
            <w:rPr>
              <w:rFonts w:ascii="Times New Roman" w:hAnsi="Times New Roman" w:cs="Times New Roman"/>
              <w:bCs/>
              <w:sz w:val="14"/>
              <w:szCs w:val="14"/>
            </w:rPr>
          </w:pPr>
          <w:proofErr w:type="spellStart"/>
          <w:r w:rsidRPr="009E5764">
            <w:rPr>
              <w:rFonts w:ascii="Times New Roman" w:hAnsi="Times New Roman" w:cs="Times New Roman"/>
              <w:bCs/>
              <w:sz w:val="14"/>
              <w:szCs w:val="14"/>
            </w:rPr>
            <w:t>Kanokwan</w:t>
          </w:r>
          <w:proofErr w:type="spellEnd"/>
          <w:r w:rsidRPr="009E5764">
            <w:rPr>
              <w:rFonts w:ascii="Times New Roman" w:hAnsi="Times New Roman" w:cs="Times New Roman"/>
              <w:bCs/>
              <w:sz w:val="14"/>
              <w:szCs w:val="14"/>
            </w:rPr>
            <w:t xml:space="preserve"> &amp; </w:t>
          </w:r>
          <w:proofErr w:type="spellStart"/>
          <w:r w:rsidRPr="009E5764">
            <w:rPr>
              <w:rFonts w:ascii="Times New Roman" w:hAnsi="Times New Roman" w:cs="Times New Roman"/>
              <w:bCs/>
              <w:sz w:val="14"/>
              <w:szCs w:val="14"/>
            </w:rPr>
            <w:t>Worrapun</w:t>
          </w:r>
          <w:proofErr w:type="spellEnd"/>
        </w:p>
      </w:tc>
      <w:tc>
        <w:tcPr>
          <w:tcW w:w="1276" w:type="dxa"/>
          <w:vAlign w:val="center"/>
        </w:tcPr>
        <w:p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rPr>
            <w:fldChar w:fldCharType="separate"/>
          </w:r>
          <w:r w:rsidRPr="000D7942">
            <w:rPr>
              <w:rFonts w:ascii="Times New Roman" w:hAnsi="Times New Roman" w:cs="Angsana New"/>
              <w:bCs/>
              <w:noProof/>
              <w:sz w:val="14"/>
              <w:szCs w:val="14"/>
            </w:rPr>
            <w:t>0</w:t>
          </w:r>
          <w:r w:rsidRPr="009E5764">
            <w:rPr>
              <w:rFonts w:ascii="Times New Roman" w:hAnsi="Times New Roman" w:cs="Angsana New"/>
              <w:bCs/>
              <w:noProof/>
              <w:sz w:val="14"/>
              <w:szCs w:val="14"/>
              <w:cs/>
            </w:rPr>
            <w:fldChar w:fldCharType="end"/>
          </w:r>
        </w:p>
      </w:tc>
    </w:tr>
    <w:tr w:rsidR="000D7942" w:rsidRPr="00445E30" w:rsidTr="00F5696F">
      <w:tc>
        <w:tcPr>
          <w:tcW w:w="1101" w:type="dxa"/>
          <w:vAlign w:val="center"/>
        </w:tcPr>
        <w:p w:rsidR="000D7942" w:rsidRPr="00445E30" w:rsidRDefault="000D7942" w:rsidP="00F5696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3/4/2014</w:t>
          </w:r>
        </w:p>
      </w:tc>
      <w:tc>
        <w:tcPr>
          <w:tcW w:w="1276" w:type="dxa"/>
          <w:vAlign w:val="center"/>
        </w:tcPr>
        <w:p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Pr="009E5764">
            <w:rPr>
              <w:rFonts w:ascii="Times New Roman" w:hAnsi="Times New Roman" w:cs="Times New Roman"/>
              <w:bCs/>
              <w:noProof/>
              <w:sz w:val="14"/>
              <w:szCs w:val="14"/>
            </w:rPr>
            <w:t>3/4/2014</w:t>
          </w:r>
          <w:r w:rsidRPr="009E5764">
            <w:rPr>
              <w:rFonts w:ascii="Times New Roman" w:hAnsi="Times New Roman" w:cs="Times New Roman"/>
              <w:bCs/>
              <w:sz w:val="14"/>
              <w:szCs w:val="14"/>
            </w:rPr>
            <w:fldChar w:fldCharType="end"/>
          </w:r>
        </w:p>
      </w:tc>
    </w:tr>
  </w:tbl>
  <w:p w:rsidR="00D90997" w:rsidRDefault="00D90997" w:rsidP="000D794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51D" w:rsidRDefault="00CA251D" w:rsidP="00BF211C">
      <w:pPr>
        <w:spacing w:line="240" w:lineRule="auto"/>
      </w:pPr>
      <w:r>
        <w:separator/>
      </w:r>
    </w:p>
  </w:footnote>
  <w:footnote w:type="continuationSeparator" w:id="0">
    <w:p w:rsidR="00CA251D" w:rsidRDefault="00CA251D"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12F4A"/>
    <w:multiLevelType w:val="hybridMultilevel"/>
    <w:tmpl w:val="E85A5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nsid w:val="40594671"/>
    <w:multiLevelType w:val="hybridMultilevel"/>
    <w:tmpl w:val="1472A788"/>
    <w:lvl w:ilvl="0" w:tplc="D8A4A56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D2A13EB"/>
    <w:multiLevelType w:val="hybridMultilevel"/>
    <w:tmpl w:val="BD60A952"/>
    <w:lvl w:ilvl="0" w:tplc="C5B068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4"/>
  </w:num>
  <w:num w:numId="3">
    <w:abstractNumId w:val="13"/>
  </w:num>
  <w:num w:numId="4">
    <w:abstractNumId w:val="9"/>
  </w:num>
  <w:num w:numId="5">
    <w:abstractNumId w:val="12"/>
  </w:num>
  <w:num w:numId="6">
    <w:abstractNumId w:val="10"/>
  </w:num>
  <w:num w:numId="7">
    <w:abstractNumId w:val="14"/>
  </w:num>
  <w:num w:numId="8">
    <w:abstractNumId w:val="6"/>
  </w:num>
  <w:num w:numId="9">
    <w:abstractNumId w:val="7"/>
  </w:num>
  <w:num w:numId="10">
    <w:abstractNumId w:val="11"/>
  </w:num>
  <w:num w:numId="11">
    <w:abstractNumId w:val="15"/>
  </w:num>
  <w:num w:numId="12">
    <w:abstractNumId w:val="3"/>
  </w:num>
  <w:num w:numId="13">
    <w:abstractNumId w:val="8"/>
  </w:num>
  <w:num w:numId="14">
    <w:abstractNumId w:val="5"/>
  </w:num>
  <w:num w:numId="15">
    <w:abstractNumId w:val="2"/>
  </w:num>
  <w:num w:numId="1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016C03"/>
    <w:rsid w:val="0001321A"/>
    <w:rsid w:val="00015482"/>
    <w:rsid w:val="00016C03"/>
    <w:rsid w:val="00045A69"/>
    <w:rsid w:val="0006364A"/>
    <w:rsid w:val="00083AF4"/>
    <w:rsid w:val="0008506E"/>
    <w:rsid w:val="00086620"/>
    <w:rsid w:val="000A3615"/>
    <w:rsid w:val="000A4AB9"/>
    <w:rsid w:val="000B3D21"/>
    <w:rsid w:val="000C3F7F"/>
    <w:rsid w:val="000D7942"/>
    <w:rsid w:val="001045F8"/>
    <w:rsid w:val="0013713A"/>
    <w:rsid w:val="001649F7"/>
    <w:rsid w:val="0016620F"/>
    <w:rsid w:val="0017529D"/>
    <w:rsid w:val="00176F5D"/>
    <w:rsid w:val="001812B9"/>
    <w:rsid w:val="00183A4C"/>
    <w:rsid w:val="00195920"/>
    <w:rsid w:val="001D20EF"/>
    <w:rsid w:val="001D21D9"/>
    <w:rsid w:val="001D2633"/>
    <w:rsid w:val="001D4814"/>
    <w:rsid w:val="001D65A0"/>
    <w:rsid w:val="0020274C"/>
    <w:rsid w:val="00223630"/>
    <w:rsid w:val="00227199"/>
    <w:rsid w:val="002371D9"/>
    <w:rsid w:val="002475A5"/>
    <w:rsid w:val="00252120"/>
    <w:rsid w:val="002543A8"/>
    <w:rsid w:val="002709D0"/>
    <w:rsid w:val="002B185D"/>
    <w:rsid w:val="002C62AD"/>
    <w:rsid w:val="002D423D"/>
    <w:rsid w:val="002D696D"/>
    <w:rsid w:val="002E6C0E"/>
    <w:rsid w:val="002F208D"/>
    <w:rsid w:val="00311427"/>
    <w:rsid w:val="00333ED4"/>
    <w:rsid w:val="00346123"/>
    <w:rsid w:val="0037504F"/>
    <w:rsid w:val="00391CDC"/>
    <w:rsid w:val="00396F8E"/>
    <w:rsid w:val="003F501A"/>
    <w:rsid w:val="003F590B"/>
    <w:rsid w:val="004335DD"/>
    <w:rsid w:val="00480658"/>
    <w:rsid w:val="004962EA"/>
    <w:rsid w:val="004A33FF"/>
    <w:rsid w:val="004C258C"/>
    <w:rsid w:val="004C52DA"/>
    <w:rsid w:val="004D5F83"/>
    <w:rsid w:val="004D7611"/>
    <w:rsid w:val="00513BEE"/>
    <w:rsid w:val="00525D89"/>
    <w:rsid w:val="00530F09"/>
    <w:rsid w:val="00557112"/>
    <w:rsid w:val="0057144C"/>
    <w:rsid w:val="00583309"/>
    <w:rsid w:val="005C41A6"/>
    <w:rsid w:val="005C5DA8"/>
    <w:rsid w:val="005D354F"/>
    <w:rsid w:val="005E2B37"/>
    <w:rsid w:val="00622196"/>
    <w:rsid w:val="0066525D"/>
    <w:rsid w:val="0067489D"/>
    <w:rsid w:val="006B49B8"/>
    <w:rsid w:val="006C3729"/>
    <w:rsid w:val="006C7C75"/>
    <w:rsid w:val="006D3591"/>
    <w:rsid w:val="006E162B"/>
    <w:rsid w:val="006F2CB0"/>
    <w:rsid w:val="00703645"/>
    <w:rsid w:val="0071290D"/>
    <w:rsid w:val="00731EA0"/>
    <w:rsid w:val="007466D0"/>
    <w:rsid w:val="00754BDC"/>
    <w:rsid w:val="00773959"/>
    <w:rsid w:val="00786AB8"/>
    <w:rsid w:val="007A191D"/>
    <w:rsid w:val="007B6935"/>
    <w:rsid w:val="007C724E"/>
    <w:rsid w:val="007E0ACD"/>
    <w:rsid w:val="00803FAD"/>
    <w:rsid w:val="008071AA"/>
    <w:rsid w:val="00826D32"/>
    <w:rsid w:val="00837E92"/>
    <w:rsid w:val="008418B8"/>
    <w:rsid w:val="00854DE5"/>
    <w:rsid w:val="00864797"/>
    <w:rsid w:val="008810B4"/>
    <w:rsid w:val="0088176D"/>
    <w:rsid w:val="008A72B7"/>
    <w:rsid w:val="008B2B06"/>
    <w:rsid w:val="008B5F98"/>
    <w:rsid w:val="008B7BB8"/>
    <w:rsid w:val="008F5D5D"/>
    <w:rsid w:val="00903F94"/>
    <w:rsid w:val="00905D87"/>
    <w:rsid w:val="009172E3"/>
    <w:rsid w:val="00921866"/>
    <w:rsid w:val="009335C5"/>
    <w:rsid w:val="00934169"/>
    <w:rsid w:val="00934302"/>
    <w:rsid w:val="00940BFF"/>
    <w:rsid w:val="00943A92"/>
    <w:rsid w:val="009612D7"/>
    <w:rsid w:val="00966BF8"/>
    <w:rsid w:val="00987150"/>
    <w:rsid w:val="009A236D"/>
    <w:rsid w:val="009A4AB6"/>
    <w:rsid w:val="009C01F2"/>
    <w:rsid w:val="009C159D"/>
    <w:rsid w:val="009C61D1"/>
    <w:rsid w:val="009D69FA"/>
    <w:rsid w:val="009F4877"/>
    <w:rsid w:val="00A13610"/>
    <w:rsid w:val="00A17D56"/>
    <w:rsid w:val="00A20154"/>
    <w:rsid w:val="00A53215"/>
    <w:rsid w:val="00A546FF"/>
    <w:rsid w:val="00A61B38"/>
    <w:rsid w:val="00A64FAC"/>
    <w:rsid w:val="00A80B7D"/>
    <w:rsid w:val="00A930F2"/>
    <w:rsid w:val="00AB541F"/>
    <w:rsid w:val="00AC0B44"/>
    <w:rsid w:val="00AD68A3"/>
    <w:rsid w:val="00B101E9"/>
    <w:rsid w:val="00B1578B"/>
    <w:rsid w:val="00B211E6"/>
    <w:rsid w:val="00B45B52"/>
    <w:rsid w:val="00B715F7"/>
    <w:rsid w:val="00B71708"/>
    <w:rsid w:val="00B71CA6"/>
    <w:rsid w:val="00B76C66"/>
    <w:rsid w:val="00B873FB"/>
    <w:rsid w:val="00BD6740"/>
    <w:rsid w:val="00BE6AB6"/>
    <w:rsid w:val="00BF211C"/>
    <w:rsid w:val="00BF2813"/>
    <w:rsid w:val="00C022CE"/>
    <w:rsid w:val="00C15081"/>
    <w:rsid w:val="00C24DD5"/>
    <w:rsid w:val="00C30807"/>
    <w:rsid w:val="00C37D5C"/>
    <w:rsid w:val="00C40E0F"/>
    <w:rsid w:val="00C532CB"/>
    <w:rsid w:val="00C71B18"/>
    <w:rsid w:val="00C966AB"/>
    <w:rsid w:val="00CA251D"/>
    <w:rsid w:val="00CA375A"/>
    <w:rsid w:val="00CB298A"/>
    <w:rsid w:val="00CB38E1"/>
    <w:rsid w:val="00CB4812"/>
    <w:rsid w:val="00CB7099"/>
    <w:rsid w:val="00CD1488"/>
    <w:rsid w:val="00CD609B"/>
    <w:rsid w:val="00CD6C2B"/>
    <w:rsid w:val="00CF0327"/>
    <w:rsid w:val="00D118FC"/>
    <w:rsid w:val="00D21711"/>
    <w:rsid w:val="00D513BD"/>
    <w:rsid w:val="00D82140"/>
    <w:rsid w:val="00D90997"/>
    <w:rsid w:val="00D929AB"/>
    <w:rsid w:val="00D95F28"/>
    <w:rsid w:val="00DD3322"/>
    <w:rsid w:val="00DE0BF7"/>
    <w:rsid w:val="00DE18F2"/>
    <w:rsid w:val="00DF23C8"/>
    <w:rsid w:val="00E06F32"/>
    <w:rsid w:val="00E261C5"/>
    <w:rsid w:val="00E27B3D"/>
    <w:rsid w:val="00E33643"/>
    <w:rsid w:val="00E448A0"/>
    <w:rsid w:val="00E56690"/>
    <w:rsid w:val="00E6108B"/>
    <w:rsid w:val="00E6617B"/>
    <w:rsid w:val="00E70482"/>
    <w:rsid w:val="00E7221F"/>
    <w:rsid w:val="00E87887"/>
    <w:rsid w:val="00E932B5"/>
    <w:rsid w:val="00EC1BE1"/>
    <w:rsid w:val="00F00182"/>
    <w:rsid w:val="00F24675"/>
    <w:rsid w:val="00F35064"/>
    <w:rsid w:val="00F55550"/>
    <w:rsid w:val="00F56E85"/>
    <w:rsid w:val="00F6498D"/>
    <w:rsid w:val="00F737FC"/>
    <w:rsid w:val="00F76797"/>
    <w:rsid w:val="00F81C1D"/>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 w:type="character" w:customStyle="1" w:styleId="rep">
    <w:name w:val="rep"/>
    <w:basedOn w:val="DefaultParagraphFont"/>
    <w:rsid w:val="00E448A0"/>
  </w:style>
  <w:style w:type="character" w:styleId="SubtleEmphasis">
    <w:name w:val="Subtle Emphasis"/>
    <w:basedOn w:val="DefaultParagraphFont"/>
    <w:uiPriority w:val="19"/>
    <w:qFormat/>
    <w:rsid w:val="00731EA0"/>
    <w:rPr>
      <w:i/>
      <w:iCs/>
      <w:color w:val="808080" w:themeColor="text1" w:themeTint="7F"/>
    </w:rPr>
  </w:style>
  <w:style w:type="paragraph" w:styleId="NoSpacing">
    <w:name w:val="No Spacing"/>
    <w:uiPriority w:val="1"/>
    <w:qFormat/>
    <w:rsid w:val="00731EA0"/>
    <w:pPr>
      <w:spacing w:after="0" w:line="240" w:lineRule="auto"/>
    </w:pPr>
    <w:rPr>
      <w:rFonts w:ascii="Arial" w:eastAsia="Arial" w:hAnsi="Arial" w:cs="Cordia New"/>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6171">
      <w:bodyDiv w:val="1"/>
      <w:marLeft w:val="0"/>
      <w:marRight w:val="0"/>
      <w:marTop w:val="0"/>
      <w:marBottom w:val="0"/>
      <w:divBdr>
        <w:top w:val="none" w:sz="0" w:space="0" w:color="auto"/>
        <w:left w:val="none" w:sz="0" w:space="0" w:color="auto"/>
        <w:bottom w:val="none" w:sz="0" w:space="0" w:color="auto"/>
        <w:right w:val="none" w:sz="0" w:space="0" w:color="auto"/>
      </w:divBdr>
    </w:div>
    <w:div w:id="26757164">
      <w:bodyDiv w:val="1"/>
      <w:marLeft w:val="0"/>
      <w:marRight w:val="0"/>
      <w:marTop w:val="0"/>
      <w:marBottom w:val="0"/>
      <w:divBdr>
        <w:top w:val="none" w:sz="0" w:space="0" w:color="auto"/>
        <w:left w:val="none" w:sz="0" w:space="0" w:color="auto"/>
        <w:bottom w:val="none" w:sz="0" w:space="0" w:color="auto"/>
        <w:right w:val="none" w:sz="0" w:space="0" w:color="auto"/>
      </w:divBdr>
    </w:div>
    <w:div w:id="720980568">
      <w:bodyDiv w:val="1"/>
      <w:marLeft w:val="0"/>
      <w:marRight w:val="0"/>
      <w:marTop w:val="0"/>
      <w:marBottom w:val="0"/>
      <w:divBdr>
        <w:top w:val="none" w:sz="0" w:space="0" w:color="auto"/>
        <w:left w:val="none" w:sz="0" w:space="0" w:color="auto"/>
        <w:bottom w:val="none" w:sz="0" w:space="0" w:color="auto"/>
        <w:right w:val="none" w:sz="0" w:space="0" w:color="auto"/>
      </w:divBdr>
      <w:divsChild>
        <w:div w:id="1419643502">
          <w:marLeft w:val="-240"/>
          <w:marRight w:val="0"/>
          <w:marTop w:val="0"/>
          <w:marBottom w:val="0"/>
          <w:divBdr>
            <w:top w:val="none" w:sz="0" w:space="0" w:color="auto"/>
            <w:left w:val="none" w:sz="0" w:space="0" w:color="auto"/>
            <w:bottom w:val="none" w:sz="0" w:space="0" w:color="auto"/>
            <w:right w:val="none" w:sz="0" w:space="0" w:color="auto"/>
          </w:divBdr>
        </w:div>
      </w:divsChild>
    </w:div>
    <w:div w:id="745765278">
      <w:bodyDiv w:val="1"/>
      <w:marLeft w:val="0"/>
      <w:marRight w:val="0"/>
      <w:marTop w:val="0"/>
      <w:marBottom w:val="0"/>
      <w:divBdr>
        <w:top w:val="none" w:sz="0" w:space="0" w:color="auto"/>
        <w:left w:val="none" w:sz="0" w:space="0" w:color="auto"/>
        <w:bottom w:val="none" w:sz="0" w:space="0" w:color="auto"/>
        <w:right w:val="none" w:sz="0" w:space="0" w:color="auto"/>
      </w:divBdr>
    </w:div>
    <w:div w:id="1819881860">
      <w:bodyDiv w:val="1"/>
      <w:marLeft w:val="0"/>
      <w:marRight w:val="0"/>
      <w:marTop w:val="0"/>
      <w:marBottom w:val="0"/>
      <w:divBdr>
        <w:top w:val="none" w:sz="0" w:space="0" w:color="auto"/>
        <w:left w:val="none" w:sz="0" w:space="0" w:color="auto"/>
        <w:bottom w:val="none" w:sz="0" w:space="0" w:color="auto"/>
        <w:right w:val="none" w:sz="0" w:space="0" w:color="auto"/>
      </w:divBdr>
    </w:div>
    <w:div w:id="2071614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quora.com/What-is-the-best-QR-decoder-library-for-the-iPhone" TargetMode="External"/><Relationship Id="rId3" Type="http://schemas.openxmlformats.org/officeDocument/2006/relationships/styles" Target="styles.xml"/><Relationship Id="rId21" Type="http://schemas.openxmlformats.org/officeDocument/2006/relationships/image" Target="media/image11.png"/><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hyperlink" Target="http://www.quora.com/Gregory-Raiz"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www.sqlit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archengineland.com/what-is-a-qr-code-and-why-do-you-need-one-27588"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archengineland.com/what-is-a-qr-code-and-why-do-you-need-one-27588" TargetMode="External"/><Relationship Id="rId28" Type="http://schemas.openxmlformats.org/officeDocument/2006/relationships/hyperlink" Target="http://dev.mysql.com/doc/refman/4.1/en/what-is-mysql.html" TargetMode="External"/><Relationship Id="rId49"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earchengineland.com/author/marc-lyne" TargetMode="External"/><Relationship Id="rId27" Type="http://schemas.openxmlformats.org/officeDocument/2006/relationships/hyperlink" Target="http://phonegap.com/about/features" TargetMode="External"/><Relationship Id="rId30" Type="http://schemas.openxmlformats.org/officeDocument/2006/relationships/hyperlink" Target="http://www.atimedesign.com/webdesign/%E0%B8%A7%E0%B8%87%E0%B8%81%E0%B8%B2%E0%B8%A3%E0%B8%AA%E0%B8%A1%E0%B8%B2%E0%B8%A3%E0%B9%8C%E0%B8%97%E0%B9%82%E0%B8%9F%E0%B8%99%E0%B9%84%E0%B8%97%E0%B8%A2%E0%B8%81%E0%B8%B1%E0%B8%9A%E0%B9%80%E0%B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122EA-B459-4402-B937-13B5E9A37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20</Pages>
  <Words>3542</Words>
  <Characters>20192</Characters>
  <Application>Microsoft Office Word</Application>
  <DocSecurity>0</DocSecurity>
  <Lines>168</Lines>
  <Paragraphs>47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23687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SONY</cp:lastModifiedBy>
  <cp:revision>8</cp:revision>
  <dcterms:created xsi:type="dcterms:W3CDTF">2014-03-04T05:20:00Z</dcterms:created>
  <dcterms:modified xsi:type="dcterms:W3CDTF">2014-03-04T08:23:00Z</dcterms:modified>
</cp:coreProperties>
</file>