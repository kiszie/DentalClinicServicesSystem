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41BCAD" w14:textId="77777777" w:rsidR="00016C03" w:rsidRDefault="00A17D56">
      <w:pPr>
        <w:widowControl w:val="0"/>
      </w:pPr>
      <w:r>
        <w:rPr>
          <w:b/>
          <w:sz w:val="28"/>
        </w:rPr>
        <w:t xml:space="preserve">Chapter One: Introduction and </w:t>
      </w:r>
      <w:commentRangeStart w:id="0"/>
      <w:r>
        <w:rPr>
          <w:b/>
          <w:sz w:val="28"/>
        </w:rPr>
        <w:t>Background</w:t>
      </w:r>
      <w:commentRangeEnd w:id="0"/>
      <w:r w:rsidR="0001321A">
        <w:rPr>
          <w:rStyle w:val="CommentReference"/>
          <w:rFonts w:cs="Cordia New"/>
        </w:rPr>
        <w:commentReference w:id="0"/>
      </w:r>
    </w:p>
    <w:p w14:paraId="78F024AB" w14:textId="77777777" w:rsidR="00016C03" w:rsidRDefault="00016C03">
      <w:pPr>
        <w:widowControl w:val="0"/>
      </w:pPr>
    </w:p>
    <w:p w14:paraId="2FBB9C93" w14:textId="77777777" w:rsidR="00016C03" w:rsidRDefault="00A17D56">
      <w:pPr>
        <w:widowControl w:val="0"/>
      </w:pPr>
      <w:r>
        <w:t xml:space="preserve">            </w:t>
      </w:r>
    </w:p>
    <w:p w14:paraId="4B726EF8" w14:textId="60DAF453" w:rsidR="00016C03" w:rsidRDefault="00A17D56">
      <w:pPr>
        <w:widowControl w:val="0"/>
      </w:pPr>
      <w:r>
        <w:t xml:space="preserve">      </w:t>
      </w:r>
      <w:r>
        <w:tab/>
        <w:t xml:space="preserve">  The dental clinic is one of the important parts of our life. All of people have to go to the dental clinic when they get some problem with their teeth such as toothache, gum ache or teeth braces. It </w:t>
      </w:r>
      <w:del w:id="1" w:author="CAMT" w:date="2014-02-19T14:35:00Z">
        <w:r w:rsidDel="001D65A0">
          <w:delText xml:space="preserve">also </w:delText>
        </w:r>
      </w:del>
      <w:r>
        <w:t>is like when we go to the hospital, but for the dental clinic it treats only problem</w:t>
      </w:r>
      <w:ins w:id="2" w:author="CAMT" w:date="2014-02-19T13:55:00Z">
        <w:r w:rsidR="00CA375A">
          <w:t>s</w:t>
        </w:r>
      </w:ins>
      <w:r>
        <w:t xml:space="preserve"> with the t</w:t>
      </w:r>
      <w:ins w:id="3" w:author="CAMT" w:date="2014-02-19T14:35:00Z">
        <w:r w:rsidR="001D65A0">
          <w:t>ee</w:t>
        </w:r>
      </w:ins>
      <w:del w:id="4" w:author="CAMT" w:date="2014-02-19T14:35:00Z">
        <w:r w:rsidDel="001D65A0">
          <w:delText>oo</w:delText>
        </w:r>
      </w:del>
      <w:proofErr w:type="gramStart"/>
      <w:r>
        <w:t>th</w:t>
      </w:r>
      <w:proofErr w:type="gramEnd"/>
      <w:r>
        <w:t xml:space="preserve">. In one, </w:t>
      </w:r>
      <w:ins w:id="5" w:author="CAMT" w:date="2014-02-19T14:36:00Z">
        <w:r w:rsidR="001D65A0">
          <w:t xml:space="preserve">a </w:t>
        </w:r>
      </w:ins>
      <w:r>
        <w:t>clinic has many patient</w:t>
      </w:r>
      <w:ins w:id="6" w:author="CAMT" w:date="2014-02-19T14:36:00Z">
        <w:r w:rsidR="001D65A0">
          <w:t>s</w:t>
        </w:r>
      </w:ins>
      <w:r>
        <w:t xml:space="preserve"> and many cases for treating. </w:t>
      </w:r>
      <w:ins w:id="7" w:author="CAMT" w:date="2014-02-19T14:36:00Z">
        <w:r w:rsidR="001D65A0">
          <w:t>One of the common cases</w:t>
        </w:r>
      </w:ins>
      <w:del w:id="8" w:author="CAMT" w:date="2014-02-19T14:36:00Z">
        <w:r w:rsidDel="001D65A0">
          <w:delText>The popular general case</w:delText>
        </w:r>
      </w:del>
      <w:ins w:id="9" w:author="CAMT" w:date="2014-02-19T14:36:00Z">
        <w:r w:rsidR="001D65A0">
          <w:t>, for example,</w:t>
        </w:r>
      </w:ins>
      <w:r>
        <w:t xml:space="preserve"> is the teeth braces which often require</w:t>
      </w:r>
      <w:ins w:id="10" w:author="CAMT" w:date="2014-02-19T14:36:00Z">
        <w:r w:rsidR="001D65A0">
          <w:t xml:space="preserve"> a</w:t>
        </w:r>
      </w:ins>
      <w:r>
        <w:t xml:space="preserve"> long term treatment</w:t>
      </w:r>
      <w:ins w:id="11" w:author="CAMT" w:date="2014-02-19T14:37:00Z">
        <w:r w:rsidR="001D65A0">
          <w:t>,</w:t>
        </w:r>
      </w:ins>
      <w:r>
        <w:t xml:space="preserve"> possibly up to 4 years. The patient who has teeth braces has to make an appointment with the dentist around once a month.</w:t>
      </w:r>
    </w:p>
    <w:p w14:paraId="00180972" w14:textId="01A61859" w:rsidR="00016C03" w:rsidRDefault="00A17D56">
      <w:pPr>
        <w:widowControl w:val="0"/>
        <w:ind w:firstLine="720"/>
      </w:pPr>
      <w:r>
        <w:t xml:space="preserve">The problem is </w:t>
      </w:r>
      <w:del w:id="12" w:author="CAMT" w:date="2014-02-19T14:38:00Z">
        <w:r w:rsidDel="002E6C0E">
          <w:delText xml:space="preserve">the </w:delText>
        </w:r>
      </w:del>
      <w:r>
        <w:t>patient</w:t>
      </w:r>
      <w:ins w:id="13" w:author="CAMT" w:date="2014-02-19T14:38:00Z">
        <w:r w:rsidR="002E6C0E">
          <w:t>s</w:t>
        </w:r>
      </w:ins>
      <w:r>
        <w:t xml:space="preserve"> often lose</w:t>
      </w:r>
      <w:del w:id="14" w:author="CAMT" w:date="2014-02-19T14:38:00Z">
        <w:r w:rsidDel="002E6C0E">
          <w:delText>s</w:delText>
        </w:r>
      </w:del>
      <w:r>
        <w:t xml:space="preserve"> their appointment card and forget</w:t>
      </w:r>
      <w:del w:id="15" w:author="CAMT" w:date="2014-02-19T14:38:00Z">
        <w:r w:rsidDel="002E6C0E">
          <w:delText>s</w:delText>
        </w:r>
      </w:del>
      <w:r>
        <w:t xml:space="preserve"> the appointment date, which may affect their health. They will have some trouble with their teeth, which sometimes can be very dangerous. In some case</w:t>
      </w:r>
      <w:ins w:id="16" w:author="CAMT" w:date="2014-02-19T14:38:00Z">
        <w:r w:rsidR="002E6C0E">
          <w:t>s</w:t>
        </w:r>
      </w:ins>
      <w:r>
        <w:t xml:space="preserve">, </w:t>
      </w:r>
      <w:del w:id="17" w:author="CAMT" w:date="2014-02-19T14:38:00Z">
        <w:r w:rsidDel="002E6C0E">
          <w:delText xml:space="preserve">the </w:delText>
        </w:r>
      </w:del>
      <w:r>
        <w:t>patient</w:t>
      </w:r>
      <w:ins w:id="18" w:author="CAMT" w:date="2014-02-19T14:38:00Z">
        <w:r w:rsidR="002E6C0E">
          <w:t>s</w:t>
        </w:r>
      </w:ins>
      <w:r>
        <w:t xml:space="preserve"> want</w:t>
      </w:r>
      <w:del w:id="19" w:author="CAMT" w:date="2014-02-19T14:38:00Z">
        <w:r w:rsidDel="002E6C0E">
          <w:delText>s</w:delText>
        </w:r>
      </w:del>
      <w:r>
        <w:t xml:space="preserve"> to change the</w:t>
      </w:r>
      <w:ins w:id="20" w:author="CAMT" w:date="2014-02-19T14:38:00Z">
        <w:r w:rsidR="002E6C0E">
          <w:t>ir</w:t>
        </w:r>
      </w:ins>
      <w:r>
        <w:t xml:space="preserve"> appointment date. They do not know exactly when the dentist is free because the dentist has his</w:t>
      </w:r>
      <w:ins w:id="21" w:author="CAMT" w:date="2014-02-19T14:39:00Z">
        <w:r w:rsidR="002E6C0E">
          <w:t>/her</w:t>
        </w:r>
      </w:ins>
      <w:r>
        <w:t xml:space="preserve"> own schedule which contains all of the patient appointments. Besides the problems with appointments</w:t>
      </w:r>
      <w:ins w:id="22" w:author="CAMT" w:date="2014-02-19T14:39:00Z">
        <w:r w:rsidR="002E6C0E">
          <w:t xml:space="preserve">, </w:t>
        </w:r>
      </w:ins>
      <w:del w:id="23" w:author="CAMT" w:date="2014-02-19T14:39:00Z">
        <w:r w:rsidDel="002E6C0E">
          <w:delText xml:space="preserve">. The </w:delText>
        </w:r>
      </w:del>
      <w:r>
        <w:t>patient</w:t>
      </w:r>
      <w:ins w:id="24" w:author="CAMT" w:date="2014-02-19T14:39:00Z">
        <w:r w:rsidR="002E6C0E">
          <w:t>s may also want</w:t>
        </w:r>
      </w:ins>
      <w:del w:id="25" w:author="CAMT" w:date="2014-02-19T14:39:00Z">
        <w:r w:rsidDel="002E6C0E">
          <w:delText xml:space="preserve"> wants</w:delText>
        </w:r>
      </w:del>
      <w:r>
        <w:t xml:space="preserve"> to know the total </w:t>
      </w:r>
      <w:ins w:id="26" w:author="CAMT" w:date="2014-02-19T14:39:00Z">
        <w:r w:rsidR="002E6C0E">
          <w:t>cost</w:t>
        </w:r>
      </w:ins>
      <w:del w:id="27" w:author="CAMT" w:date="2014-02-19T14:39:00Z">
        <w:r w:rsidDel="002E6C0E">
          <w:delText>price</w:delText>
        </w:r>
      </w:del>
      <w:r>
        <w:t xml:space="preserve"> of </w:t>
      </w:r>
      <w:ins w:id="28" w:author="CAMT" w:date="2014-02-19T14:39:00Z">
        <w:r w:rsidR="002E6C0E">
          <w:t>their</w:t>
        </w:r>
      </w:ins>
      <w:del w:id="29" w:author="CAMT" w:date="2014-02-19T14:39:00Z">
        <w:r w:rsidDel="002E6C0E">
          <w:delText>his</w:delText>
        </w:r>
      </w:del>
      <w:r>
        <w:t xml:space="preserve"> case</w:t>
      </w:r>
      <w:ins w:id="30" w:author="CAMT" w:date="2014-02-19T14:40:00Z">
        <w:r w:rsidR="002E6C0E">
          <w:t>.</w:t>
        </w:r>
      </w:ins>
    </w:p>
    <w:p w14:paraId="352F1CBA" w14:textId="7B333170" w:rsidR="00016C03" w:rsidRDefault="00A17D56">
      <w:pPr>
        <w:widowControl w:val="0"/>
        <w:ind w:firstLine="720"/>
      </w:pPr>
      <w:r>
        <w:t xml:space="preserve">To solve these problems, “The dental clinic website and mobile application” </w:t>
      </w:r>
      <w:ins w:id="31" w:author="CAMT" w:date="2014-02-19T14:40:00Z">
        <w:r w:rsidR="002E6C0E">
          <w:t>provides</w:t>
        </w:r>
      </w:ins>
      <w:del w:id="32" w:author="CAMT" w:date="2014-02-19T14:40:00Z">
        <w:r w:rsidDel="002E6C0E">
          <w:delText>includes</w:delText>
        </w:r>
      </w:del>
      <w:r>
        <w:t xml:space="preserve"> functions for patients, visitors, officer</w:t>
      </w:r>
      <w:ins w:id="33" w:author="CAMT" w:date="2014-02-19T14:40:00Z">
        <w:r w:rsidR="002E6C0E">
          <w:t>s</w:t>
        </w:r>
      </w:ins>
      <w:r>
        <w:t xml:space="preserve"> and dentist</w:t>
      </w:r>
      <w:ins w:id="34" w:author="CAMT" w:date="2014-02-19T14:40:00Z">
        <w:r w:rsidR="002E6C0E">
          <w:t>s</w:t>
        </w:r>
      </w:ins>
      <w:r>
        <w:t xml:space="preserve">. For visitors who are interested in dental treatments, </w:t>
      </w:r>
      <w:ins w:id="35" w:author="CAMT" w:date="2014-02-19T14:40:00Z">
        <w:r w:rsidR="002E6C0E">
          <w:t xml:space="preserve">the </w:t>
        </w:r>
      </w:ins>
      <w:del w:id="36" w:author="CAMT" w:date="2014-02-19T14:40:00Z">
        <w:r w:rsidDel="002E6C0E">
          <w:delText xml:space="preserve">in </w:delText>
        </w:r>
      </w:del>
      <w:r>
        <w:t xml:space="preserve">website and mobile application </w:t>
      </w:r>
      <w:del w:id="37" w:author="CAMT" w:date="2014-02-19T14:42:00Z">
        <w:r w:rsidDel="002E6C0E">
          <w:delText xml:space="preserve">will </w:delText>
        </w:r>
      </w:del>
      <w:r>
        <w:t>provide</w:t>
      </w:r>
      <w:ins w:id="38" w:author="CAMT" w:date="2014-02-19T14:42:00Z">
        <w:r w:rsidR="002E6C0E">
          <w:t>s</w:t>
        </w:r>
      </w:ins>
      <w:r>
        <w:t xml:space="preserve"> information about </w:t>
      </w:r>
      <w:ins w:id="39" w:author="CAMT" w:date="2014-02-19T14:41:00Z">
        <w:r w:rsidR="002E6C0E">
          <w:t xml:space="preserve">dental treatment </w:t>
        </w:r>
      </w:ins>
      <w:del w:id="40" w:author="CAMT" w:date="2014-02-19T14:41:00Z">
        <w:r w:rsidDel="002E6C0E">
          <w:delText xml:space="preserve">teeth treating </w:delText>
        </w:r>
      </w:del>
      <w:r>
        <w:t>and estimate</w:t>
      </w:r>
      <w:ins w:id="41" w:author="CAMT" w:date="2014-02-19T14:41:00Z">
        <w:r w:rsidR="002E6C0E">
          <w:t>d</w:t>
        </w:r>
      </w:ins>
      <w:del w:id="42" w:author="CAMT" w:date="2014-02-19T14:41:00Z">
        <w:r w:rsidDel="002E6C0E">
          <w:delText xml:space="preserve"> the</w:delText>
        </w:r>
      </w:del>
      <w:r>
        <w:t xml:space="preserve"> cost. </w:t>
      </w:r>
      <w:del w:id="43" w:author="CAMT" w:date="2014-02-19T14:41:00Z">
        <w:r w:rsidDel="002E6C0E">
          <w:delText>Also, v</w:delText>
        </w:r>
      </w:del>
      <w:ins w:id="44" w:author="CAMT" w:date="2014-02-19T14:41:00Z">
        <w:r w:rsidR="002E6C0E">
          <w:t>V</w:t>
        </w:r>
      </w:ins>
      <w:r>
        <w:t xml:space="preserve">isitors can </w:t>
      </w:r>
      <w:ins w:id="45" w:author="CAMT" w:date="2014-02-19T14:41:00Z">
        <w:r w:rsidR="002E6C0E">
          <w:t xml:space="preserve">also </w:t>
        </w:r>
      </w:ins>
      <w:r>
        <w:t>interact with the dentist on the web. Visitors can consult with</w:t>
      </w:r>
      <w:ins w:id="46" w:author="CAMT" w:date="2014-02-19T14:41:00Z">
        <w:r w:rsidR="002E6C0E">
          <w:t xml:space="preserve"> the</w:t>
        </w:r>
      </w:ins>
      <w:r>
        <w:t xml:space="preserve"> dentist</w:t>
      </w:r>
      <w:del w:id="47" w:author="CAMT" w:date="2014-02-19T14:41:00Z">
        <w:r w:rsidDel="002E6C0E">
          <w:delText>s</w:delText>
        </w:r>
      </w:del>
      <w:r>
        <w:t xml:space="preserve"> about some problem they are experiencing. This website and mobile application includes dentists schedule and also the appointment f</w:t>
      </w:r>
      <w:ins w:id="48" w:author="CAMT" w:date="2014-02-19T14:43:00Z">
        <w:r w:rsidR="002E6C0E">
          <w:t>eature</w:t>
        </w:r>
      </w:ins>
      <w:del w:id="49" w:author="CAMT" w:date="2014-02-19T14:43:00Z">
        <w:r w:rsidDel="002E6C0E">
          <w:delText>unction</w:delText>
        </w:r>
      </w:del>
      <w:del w:id="50" w:author="CAMT" w:date="2014-02-19T14:42:00Z">
        <w:r w:rsidDel="002E6C0E">
          <w:delText>,</w:delText>
        </w:r>
      </w:del>
      <w:ins w:id="51" w:author="CAMT" w:date="2014-02-19T14:43:00Z">
        <w:r w:rsidR="002E6C0E">
          <w:t xml:space="preserve"> which allows </w:t>
        </w:r>
      </w:ins>
      <w:ins w:id="52" w:author="CAMT" w:date="2014-02-19T14:44:00Z">
        <w:r w:rsidR="002E6C0E">
          <w:t>v</w:t>
        </w:r>
      </w:ins>
      <w:r>
        <w:t>isitor</w:t>
      </w:r>
      <w:ins w:id="53" w:author="CAMT" w:date="2014-02-19T14:44:00Z">
        <w:r w:rsidR="002E6C0E">
          <w:t>s</w:t>
        </w:r>
      </w:ins>
      <w:r>
        <w:t xml:space="preserve"> </w:t>
      </w:r>
      <w:del w:id="54" w:author="CAMT" w:date="2014-02-19T14:44:00Z">
        <w:r w:rsidDel="002E6C0E">
          <w:delText xml:space="preserve">can </w:delText>
        </w:r>
      </w:del>
      <w:ins w:id="55" w:author="CAMT" w:date="2014-02-19T14:44:00Z">
        <w:r w:rsidR="002E6C0E">
          <w:t xml:space="preserve">to </w:t>
        </w:r>
      </w:ins>
      <w:r>
        <w:t>make an appointment with a dentist</w:t>
      </w:r>
      <w:ins w:id="56" w:author="CAMT" w:date="2014-02-19T14:44:00Z">
        <w:r w:rsidR="002E6C0E">
          <w:t xml:space="preserve"> online</w:t>
        </w:r>
      </w:ins>
      <w:r>
        <w:t xml:space="preserve">. For </w:t>
      </w:r>
      <w:del w:id="57" w:author="CAMT" w:date="2014-02-19T14:44:00Z">
        <w:r w:rsidDel="002E6C0E">
          <w:delText xml:space="preserve">the </w:delText>
        </w:r>
      </w:del>
      <w:r>
        <w:t>patient</w:t>
      </w:r>
      <w:ins w:id="58" w:author="CAMT" w:date="2014-02-19T14:44:00Z">
        <w:r w:rsidR="002E6C0E">
          <w:t>s</w:t>
        </w:r>
      </w:ins>
      <w:r>
        <w:t xml:space="preserve">, the website and mobile application contains the reminder function for reminding </w:t>
      </w:r>
      <w:ins w:id="59" w:author="CAMT" w:date="2014-02-19T14:44:00Z">
        <w:r w:rsidR="002E6C0E">
          <w:t xml:space="preserve">them of </w:t>
        </w:r>
      </w:ins>
      <w:del w:id="60" w:author="CAMT" w:date="2014-02-19T14:44:00Z">
        <w:r w:rsidDel="002E6C0E">
          <w:delText>the patient when he/she have an</w:delText>
        </w:r>
      </w:del>
      <w:ins w:id="61" w:author="CAMT" w:date="2014-02-19T14:44:00Z">
        <w:r w:rsidR="002E6C0E">
          <w:t xml:space="preserve"> upcoming</w:t>
        </w:r>
      </w:ins>
      <w:r>
        <w:t xml:space="preserve"> appointment</w:t>
      </w:r>
      <w:ins w:id="62" w:author="CAMT" w:date="2014-02-19T14:44:00Z">
        <w:r w:rsidR="002E6C0E">
          <w:t>s</w:t>
        </w:r>
      </w:ins>
      <w:r>
        <w:t xml:space="preserve"> </w:t>
      </w:r>
      <w:ins w:id="63" w:author="CAMT" w:date="2014-02-19T14:45:00Z">
        <w:r w:rsidR="002E6C0E">
          <w:t>so that they do not miss the appointments</w:t>
        </w:r>
      </w:ins>
      <w:del w:id="64" w:author="CAMT" w:date="2014-02-19T14:45:00Z">
        <w:r w:rsidDel="002E6C0E">
          <w:delText>to prevent the patient from forget an appointment</w:delText>
        </w:r>
      </w:del>
      <w:ins w:id="65" w:author="CAMT" w:date="2014-02-19T14:45:00Z">
        <w:r w:rsidR="002E6C0E">
          <w:t>. T</w:t>
        </w:r>
      </w:ins>
      <w:ins w:id="66" w:author="CAMT" w:date="2014-02-19T14:46:00Z">
        <w:r w:rsidR="002E6C0E">
          <w:t xml:space="preserve">he same feature also sends out a notification when </w:t>
        </w:r>
      </w:ins>
      <w:del w:id="67" w:author="CAMT" w:date="2014-02-19T14:46:00Z">
        <w:r w:rsidDel="002E6C0E">
          <w:delText xml:space="preserve">, and this function will make a notice when </w:delText>
        </w:r>
      </w:del>
      <w:ins w:id="68" w:author="CAMT" w:date="2014-02-19T14:46:00Z">
        <w:r w:rsidR="002E6C0E">
          <w:t xml:space="preserve"> the schedule changes</w:t>
        </w:r>
      </w:ins>
      <w:r>
        <w:t xml:space="preserve">. It will notify about the appointment </w:t>
      </w:r>
      <w:del w:id="69" w:author="CAMT" w:date="2014-02-19T14:47:00Z">
        <w:r w:rsidDel="002E6C0E">
          <w:delText xml:space="preserve">in </w:delText>
        </w:r>
      </w:del>
      <w:r>
        <w:t xml:space="preserve">1-2 days before the appointment date. The dental clinic website and application </w:t>
      </w:r>
      <w:del w:id="70" w:author="CAMT" w:date="2014-02-19T14:48:00Z">
        <w:r w:rsidDel="00DE0BF7">
          <w:delText xml:space="preserve">also </w:delText>
        </w:r>
      </w:del>
      <w:r>
        <w:t xml:space="preserve">can </w:t>
      </w:r>
      <w:ins w:id="71" w:author="CAMT" w:date="2014-02-19T14:48:00Z">
        <w:r w:rsidR="00DE0BF7">
          <w:t xml:space="preserve">also </w:t>
        </w:r>
      </w:ins>
      <w:r>
        <w:t xml:space="preserve">generate the QR code </w:t>
      </w:r>
      <w:ins w:id="72" w:author="CAMT" w:date="2014-02-19T14:48:00Z">
        <w:r w:rsidR="00DE0BF7">
          <w:t>for each patient</w:t>
        </w:r>
      </w:ins>
      <w:del w:id="73" w:author="CAMT" w:date="2014-02-19T14:48:00Z">
        <w:r w:rsidDel="00DE0BF7">
          <w:delText>to patients</w:delText>
        </w:r>
      </w:del>
      <w:r>
        <w:t xml:space="preserve">, </w:t>
      </w:r>
      <w:ins w:id="74" w:author="CAMT" w:date="2014-02-19T14:48:00Z">
        <w:r w:rsidR="00DE0BF7">
          <w:t xml:space="preserve">which can be used to identify </w:t>
        </w:r>
      </w:ins>
      <w:del w:id="75" w:author="CAMT" w:date="2014-02-19T14:48:00Z">
        <w:r w:rsidDel="00DE0BF7">
          <w:delText>and they can use QR code to identify</w:delText>
        </w:r>
      </w:del>
      <w:ins w:id="76" w:author="CAMT" w:date="2014-02-19T14:48:00Z">
        <w:r w:rsidR="00DE0BF7">
          <w:t xml:space="preserve"> the patient and his/</w:t>
        </w:r>
        <w:proofErr w:type="spellStart"/>
        <w:r w:rsidR="00DE0BF7">
          <w:t>her</w:t>
        </w:r>
      </w:ins>
      <w:del w:id="77" w:author="CAMT" w:date="2014-02-19T14:48:00Z">
        <w:r w:rsidDel="00DE0BF7">
          <w:delText xml:space="preserve"> their </w:delText>
        </w:r>
      </w:del>
      <w:r>
        <w:t>appointment</w:t>
      </w:r>
      <w:proofErr w:type="spellEnd"/>
      <w:r>
        <w:t xml:space="preserve"> at the clinic</w:t>
      </w:r>
      <w:ins w:id="78" w:author="CAMT" w:date="2014-02-19T14:49:00Z">
        <w:r w:rsidR="00DE0BF7">
          <w:t xml:space="preserve">. This streamlines the </w:t>
        </w:r>
      </w:ins>
      <w:ins w:id="79" w:author="CAMT" w:date="2014-02-19T14:50:00Z">
        <w:r w:rsidR="00DE0BF7">
          <w:t>process</w:t>
        </w:r>
      </w:ins>
      <w:ins w:id="80" w:author="CAMT" w:date="2014-02-19T14:49:00Z">
        <w:r w:rsidR="00DE0BF7">
          <w:t xml:space="preserve"> </w:t>
        </w:r>
      </w:ins>
      <w:ins w:id="81" w:author="CAMT" w:date="2014-02-19T14:50:00Z">
        <w:r w:rsidR="00DE0BF7">
          <w:t>of receiving patients and looking up appointments</w:t>
        </w:r>
      </w:ins>
      <w:ins w:id="82" w:author="CAMT" w:date="2014-02-19T14:51:00Z">
        <w:r w:rsidR="00DE0BF7">
          <w:t xml:space="preserve">. At the same time, it </w:t>
        </w:r>
      </w:ins>
      <w:ins w:id="83" w:author="CAMT" w:date="2014-02-19T14:50:00Z">
        <w:r w:rsidR="00DE0BF7">
          <w:t>relieves the problems of</w:t>
        </w:r>
      </w:ins>
      <w:ins w:id="84" w:author="CAMT" w:date="2014-02-19T14:56:00Z">
        <w:r w:rsidR="00DE0BF7">
          <w:t xml:space="preserve"> patients</w:t>
        </w:r>
      </w:ins>
      <w:ins w:id="85" w:author="CAMT" w:date="2014-02-19T14:50:00Z">
        <w:r w:rsidR="00DE0BF7">
          <w:t xml:space="preserve"> losing or forgetting to bring </w:t>
        </w:r>
      </w:ins>
      <w:ins w:id="86" w:author="CAMT" w:date="2014-02-19T14:57:00Z">
        <w:r w:rsidR="00DE0BF7">
          <w:t xml:space="preserve">their </w:t>
        </w:r>
      </w:ins>
      <w:ins w:id="87" w:author="CAMT" w:date="2014-02-19T14:50:00Z">
        <w:r w:rsidR="00DE0BF7">
          <w:t>appointment cards.</w:t>
        </w:r>
      </w:ins>
      <w:ins w:id="88" w:author="CAMT" w:date="2014-02-19T14:51:00Z">
        <w:r w:rsidR="00DE0BF7">
          <w:t xml:space="preserve"> </w:t>
        </w:r>
      </w:ins>
      <w:del w:id="89" w:author="CAMT" w:date="2014-02-19T14:51:00Z">
        <w:r w:rsidDel="00DE0BF7">
          <w:delText xml:space="preserve"> also to prevent the patient from lost or forget the appointment card.</w:delText>
        </w:r>
      </w:del>
    </w:p>
    <w:p w14:paraId="6B6DDBE4" w14:textId="77777777" w:rsidR="00016C03" w:rsidRDefault="00A17D56">
      <w:pPr>
        <w:widowControl w:val="0"/>
      </w:pPr>
      <w:r>
        <w:rPr>
          <w:color w:val="FFFF00"/>
        </w:rPr>
        <w:t>.</w:t>
      </w:r>
      <w:r>
        <w:t xml:space="preserve"> </w:t>
      </w:r>
    </w:p>
    <w:p w14:paraId="7099BCE0" w14:textId="77777777" w:rsidR="00016C03" w:rsidRDefault="00016C03">
      <w:pPr>
        <w:widowControl w:val="0"/>
      </w:pPr>
    </w:p>
    <w:p w14:paraId="54EFD1BD" w14:textId="77777777" w:rsidR="00016C03" w:rsidRDefault="00016C03">
      <w:pPr>
        <w:widowControl w:val="0"/>
      </w:pPr>
    </w:p>
    <w:p w14:paraId="0F4E1CF3" w14:textId="77777777" w:rsidR="00016C03" w:rsidRDefault="00016C03">
      <w:pPr>
        <w:widowControl w:val="0"/>
      </w:pPr>
    </w:p>
    <w:p w14:paraId="42B94F39" w14:textId="77777777" w:rsidR="00016C03" w:rsidRDefault="00016C03">
      <w:pPr>
        <w:widowControl w:val="0"/>
      </w:pPr>
    </w:p>
    <w:p w14:paraId="5A211958" w14:textId="77777777" w:rsidR="00016C03" w:rsidRDefault="00016C03">
      <w:pPr>
        <w:widowControl w:val="0"/>
      </w:pPr>
    </w:p>
    <w:p w14:paraId="42D6246D" w14:textId="77777777" w:rsidR="00016C03" w:rsidRDefault="00016C03">
      <w:pPr>
        <w:widowControl w:val="0"/>
      </w:pPr>
    </w:p>
    <w:p w14:paraId="2C40532C" w14:textId="77777777" w:rsidR="00016C03" w:rsidRDefault="00016C03">
      <w:pPr>
        <w:widowControl w:val="0"/>
      </w:pPr>
    </w:p>
    <w:p w14:paraId="3AC39634" w14:textId="77777777" w:rsidR="00016C03" w:rsidRDefault="00016C03">
      <w:pPr>
        <w:widowControl w:val="0"/>
      </w:pPr>
    </w:p>
    <w:p w14:paraId="7C660CD9" w14:textId="77777777" w:rsidR="00016C03" w:rsidRDefault="00016C03">
      <w:pPr>
        <w:widowControl w:val="0"/>
      </w:pPr>
    </w:p>
    <w:p w14:paraId="7207D75E" w14:textId="77777777" w:rsidR="00016C03" w:rsidRDefault="00016C03">
      <w:pPr>
        <w:widowControl w:val="0"/>
      </w:pPr>
    </w:p>
    <w:p w14:paraId="31DE18C7" w14:textId="77777777" w:rsidR="00016C03" w:rsidRDefault="00016C03">
      <w:pPr>
        <w:widowControl w:val="0"/>
      </w:pPr>
    </w:p>
    <w:p w14:paraId="306945DD" w14:textId="77777777" w:rsidR="00016C03" w:rsidRDefault="00016C03">
      <w:pPr>
        <w:widowControl w:val="0"/>
      </w:pPr>
    </w:p>
    <w:p w14:paraId="51A9F245" w14:textId="77777777" w:rsidR="00016C03" w:rsidRDefault="00016C03">
      <w:pPr>
        <w:widowControl w:val="0"/>
      </w:pPr>
    </w:p>
    <w:p w14:paraId="7FC029BD" w14:textId="77777777" w:rsidR="00016C03" w:rsidRDefault="00016C03">
      <w:pPr>
        <w:widowControl w:val="0"/>
      </w:pPr>
    </w:p>
    <w:p w14:paraId="0A0E2E5A" w14:textId="77777777" w:rsidR="00016C03" w:rsidRDefault="00A17D56">
      <w:pPr>
        <w:widowControl w:val="0"/>
      </w:pPr>
      <w:r>
        <w:rPr>
          <w:b/>
          <w:sz w:val="28"/>
        </w:rPr>
        <w:t>Chapter Two: Literature Review</w:t>
      </w:r>
    </w:p>
    <w:p w14:paraId="5D14DB61" w14:textId="77777777" w:rsidR="00016C03" w:rsidRDefault="00016C03">
      <w:pPr>
        <w:widowControl w:val="0"/>
      </w:pPr>
    </w:p>
    <w:p w14:paraId="04310A48" w14:textId="77777777" w:rsidR="00016C03" w:rsidRDefault="00A17D56">
      <w:pPr>
        <w:widowControl w:val="0"/>
      </w:pPr>
      <w:r>
        <w:rPr>
          <w:b/>
          <w:sz w:val="24"/>
        </w:rPr>
        <w:t>2.1 Business review</w:t>
      </w:r>
    </w:p>
    <w:p w14:paraId="6864312A" w14:textId="77777777" w:rsidR="00016C03" w:rsidRDefault="00A17D56">
      <w:pPr>
        <w:widowControl w:val="0"/>
      </w:pPr>
      <w:r>
        <w:rPr>
          <w:b/>
          <w:sz w:val="24"/>
        </w:rPr>
        <w:t>2.1.1 Dental Clinic Website and Mobile application</w:t>
      </w:r>
    </w:p>
    <w:p w14:paraId="66BEFD42" w14:textId="01C460C6" w:rsidR="00016C03" w:rsidRDefault="00A17D56">
      <w:pPr>
        <w:widowControl w:val="0"/>
      </w:pPr>
      <w:r>
        <w:tab/>
        <w:t>Dental Clinic Website and Mobile application is a</w:t>
      </w:r>
      <w:ins w:id="90" w:author="CAMT" w:date="2014-02-19T14:02:00Z">
        <w:r w:rsidR="00CA375A">
          <w:t xml:space="preserve"> </w:t>
        </w:r>
        <w:proofErr w:type="spellStart"/>
        <w:r w:rsidR="00CA375A">
          <w:t>system</w:t>
        </w:r>
      </w:ins>
      <w:del w:id="91" w:author="CAMT" w:date="2014-02-19T14:02:00Z">
        <w:r w:rsidDel="00CA375A">
          <w:delText xml:space="preserve">n application </w:delText>
        </w:r>
      </w:del>
      <w:r>
        <w:t>that</w:t>
      </w:r>
      <w:proofErr w:type="spellEnd"/>
      <w:r>
        <w:t xml:space="preserve"> provide</w:t>
      </w:r>
      <w:ins w:id="92" w:author="CAMT" w:date="2014-02-19T13:56:00Z">
        <w:r w:rsidR="00CA375A">
          <w:t>s</w:t>
        </w:r>
      </w:ins>
      <w:r>
        <w:t xml:space="preserve"> service</w:t>
      </w:r>
      <w:ins w:id="93" w:author="CAMT" w:date="2014-02-19T13:56:00Z">
        <w:r w:rsidR="00CA375A">
          <w:t>s</w:t>
        </w:r>
      </w:ins>
      <w:r>
        <w:t xml:space="preserve"> to customer</w:t>
      </w:r>
      <w:ins w:id="94" w:author="CAMT" w:date="2014-02-19T13:56:00Z">
        <w:r w:rsidR="00CA375A">
          <w:t>s</w:t>
        </w:r>
      </w:ins>
      <w:r>
        <w:t xml:space="preserve"> of Dental Clinic(patient) such as dentist's schedule, managing appointment</w:t>
      </w:r>
      <w:ins w:id="95" w:author="CAMT" w:date="2014-02-19T13:56:00Z">
        <w:r w:rsidR="00CA375A">
          <w:t>s</w:t>
        </w:r>
      </w:ins>
      <w:r>
        <w:t xml:space="preserve"> and reminder</w:t>
      </w:r>
      <w:ins w:id="96" w:author="CAMT" w:date="2014-02-19T13:56:00Z">
        <w:r w:rsidR="00CA375A">
          <w:t>s</w:t>
        </w:r>
      </w:ins>
      <w:r>
        <w:t>,  promotion</w:t>
      </w:r>
      <w:ins w:id="97" w:author="CAMT" w:date="2014-02-19T13:56:00Z">
        <w:r w:rsidR="00CA375A">
          <w:t>s</w:t>
        </w:r>
      </w:ins>
      <w:r>
        <w:t xml:space="preserve">, </w:t>
      </w:r>
      <w:commentRangeStart w:id="98"/>
      <w:r>
        <w:t>dental's information</w:t>
      </w:r>
      <w:commentRangeEnd w:id="98"/>
      <w:r w:rsidR="00CA375A">
        <w:rPr>
          <w:rStyle w:val="CommentReference"/>
          <w:rFonts w:cs="Cordia New"/>
        </w:rPr>
        <w:commentReference w:id="98"/>
      </w:r>
      <w:r>
        <w:t xml:space="preserve">, </w:t>
      </w:r>
      <w:del w:id="99" w:author="CAMT" w:date="2014-02-19T13:57:00Z">
        <w:r w:rsidDel="00CA375A">
          <w:delText xml:space="preserve">follow up and </w:delText>
        </w:r>
      </w:del>
      <w:r>
        <w:t xml:space="preserve">consulting </w:t>
      </w:r>
      <w:ins w:id="100" w:author="CAMT" w:date="2014-02-19T13:57:00Z">
        <w:r w:rsidR="00CA375A">
          <w:t xml:space="preserve">and follow up </w:t>
        </w:r>
      </w:ins>
      <w:proofErr w:type="spellStart"/>
      <w:r>
        <w:t>between</w:t>
      </w:r>
      <w:del w:id="101" w:author="CAMT" w:date="2014-02-19T13:58:00Z">
        <w:r w:rsidDel="00CA375A">
          <w:delText xml:space="preserve"> </w:delText>
        </w:r>
      </w:del>
      <w:ins w:id="102" w:author="CAMT" w:date="2014-02-19T13:58:00Z">
        <w:r w:rsidR="00CA375A">
          <w:t>a</w:t>
        </w:r>
        <w:proofErr w:type="spellEnd"/>
        <w:r w:rsidR="00CA375A">
          <w:t xml:space="preserve"> </w:t>
        </w:r>
      </w:ins>
      <w:r>
        <w:t xml:space="preserve">dentist and </w:t>
      </w:r>
      <w:ins w:id="103" w:author="CAMT" w:date="2014-02-19T13:58:00Z">
        <w:r w:rsidR="00CA375A">
          <w:t xml:space="preserve">a </w:t>
        </w:r>
      </w:ins>
      <w:r>
        <w:t>patient. Customer</w:t>
      </w:r>
      <w:ins w:id="104" w:author="CAMT" w:date="2014-02-19T13:59:00Z">
        <w:r w:rsidR="00CA375A">
          <w:t>s</w:t>
        </w:r>
      </w:ins>
      <w:r>
        <w:t xml:space="preserve"> can access both </w:t>
      </w:r>
      <w:ins w:id="105" w:author="CAMT" w:date="2014-02-19T13:59:00Z">
        <w:r w:rsidR="00CA375A">
          <w:t xml:space="preserve">the </w:t>
        </w:r>
      </w:ins>
      <w:r>
        <w:t xml:space="preserve">web application and </w:t>
      </w:r>
      <w:ins w:id="106" w:author="CAMT" w:date="2014-02-19T13:59:00Z">
        <w:r w:rsidR="00CA375A">
          <w:t xml:space="preserve">the </w:t>
        </w:r>
      </w:ins>
      <w:r>
        <w:t xml:space="preserve">mobile application </w:t>
      </w:r>
      <w:commentRangeStart w:id="107"/>
      <w:r>
        <w:t>that Officer insert into the website</w:t>
      </w:r>
      <w:commentRangeEnd w:id="107"/>
      <w:r w:rsidR="00CA375A">
        <w:rPr>
          <w:rStyle w:val="CommentReference"/>
          <w:rFonts w:cs="Cordia New"/>
        </w:rPr>
        <w:commentReference w:id="107"/>
      </w:r>
      <w:r>
        <w:t>. Dentist</w:t>
      </w:r>
      <w:ins w:id="108" w:author="CAMT" w:date="2014-02-19T13:59:00Z">
        <w:r w:rsidR="00CA375A">
          <w:t>s</w:t>
        </w:r>
      </w:ins>
      <w:r>
        <w:t xml:space="preserve"> can have an interaction with customer</w:t>
      </w:r>
      <w:ins w:id="109" w:author="CAMT" w:date="2014-02-19T13:59:00Z">
        <w:r w:rsidR="00CA375A">
          <w:t>s</w:t>
        </w:r>
      </w:ins>
      <w:r>
        <w:t xml:space="preserve"> through both application</w:t>
      </w:r>
      <w:ins w:id="110" w:author="CAMT" w:date="2014-02-19T13:59:00Z">
        <w:r w:rsidR="00CA375A">
          <w:t>s</w:t>
        </w:r>
      </w:ins>
      <w:del w:id="111" w:author="CAMT" w:date="2014-02-19T14:00:00Z">
        <w:r w:rsidDel="00CA375A">
          <w:delText xml:space="preserve"> too</w:delText>
        </w:r>
      </w:del>
      <w:r>
        <w:t xml:space="preserve">, by </w:t>
      </w:r>
      <w:del w:id="112" w:author="CAMT" w:date="2014-02-19T14:00:00Z">
        <w:r w:rsidDel="00CA375A">
          <w:delText xml:space="preserve">follow up and </w:delText>
        </w:r>
      </w:del>
      <w:r>
        <w:t xml:space="preserve">giving </w:t>
      </w:r>
      <w:del w:id="113" w:author="CAMT" w:date="2014-02-19T14:01:00Z">
        <w:r w:rsidDel="00CA375A">
          <w:delText xml:space="preserve">out </w:delText>
        </w:r>
      </w:del>
      <w:ins w:id="114" w:author="CAMT" w:date="2014-02-19T14:01:00Z">
        <w:r w:rsidR="00CA375A">
          <w:t xml:space="preserve">consultation </w:t>
        </w:r>
      </w:ins>
      <w:ins w:id="115" w:author="CAMT" w:date="2014-02-19T14:00:00Z">
        <w:r w:rsidR="00CA375A">
          <w:t xml:space="preserve">and following up </w:t>
        </w:r>
      </w:ins>
      <w:del w:id="116" w:author="CAMT" w:date="2014-02-19T14:01:00Z">
        <w:r w:rsidDel="00CA375A">
          <w:delText>the consulted to the</w:delText>
        </w:r>
      </w:del>
      <w:ins w:id="117" w:author="CAMT" w:date="2014-02-19T14:01:00Z">
        <w:r w:rsidR="00CA375A">
          <w:t>the</w:t>
        </w:r>
      </w:ins>
      <w:ins w:id="118" w:author="CAMT" w:date="2014-02-19T14:27:00Z">
        <w:r w:rsidR="001D65A0">
          <w:t>ir</w:t>
        </w:r>
      </w:ins>
      <w:r>
        <w:t xml:space="preserve"> patient</w:t>
      </w:r>
      <w:ins w:id="119" w:author="CAMT" w:date="2014-02-19T14:01:00Z">
        <w:r w:rsidR="00CA375A">
          <w:t>s</w:t>
        </w:r>
      </w:ins>
      <w:r>
        <w:t>.</w:t>
      </w:r>
    </w:p>
    <w:p w14:paraId="4806C77C" w14:textId="2CD6F716" w:rsidR="00016C03" w:rsidRDefault="00A17D56">
      <w:pPr>
        <w:widowControl w:val="0"/>
      </w:pPr>
      <w:r>
        <w:t xml:space="preserve">        </w:t>
      </w:r>
      <w:r>
        <w:tab/>
        <w:t>Examples of dental website and mobile application are shown below</w:t>
      </w:r>
      <w:ins w:id="120" w:author="CAMT" w:date="2014-02-19T14:02:00Z">
        <w:r w:rsidR="00CA375A">
          <w:t>.</w:t>
        </w:r>
      </w:ins>
    </w:p>
    <w:p w14:paraId="471FB936" w14:textId="77777777" w:rsidR="00016C03" w:rsidRDefault="00A17D56">
      <w:pPr>
        <w:widowControl w:val="0"/>
      </w:pPr>
      <w:r>
        <w:t xml:space="preserve">        </w:t>
      </w:r>
      <w:r>
        <w:tab/>
      </w:r>
      <w:r>
        <w:rPr>
          <w:b/>
        </w:rPr>
        <w:t>2.1.1.1 Dental Clinic by Cosmetic Innovations, Inc</w:t>
      </w:r>
      <w:r>
        <w:t>.</w:t>
      </w:r>
    </w:p>
    <w:p w14:paraId="27112C4D" w14:textId="77777777" w:rsidR="00016C03" w:rsidRDefault="00A17D56">
      <w:pPr>
        <w:widowControl w:val="0"/>
      </w:pPr>
      <w:r>
        <w:t xml:space="preserve">                    </w:t>
      </w:r>
      <w:r>
        <w:tab/>
      </w:r>
      <w:r>
        <w:rPr>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Pr>
          <w:highlight w:val="white"/>
        </w:rPr>
        <w:t>Lazare</w:t>
      </w:r>
      <w:proofErr w:type="spellEnd"/>
      <w:r>
        <w:rPr>
          <w:highlight w:val="white"/>
        </w:rPr>
        <w:t xml:space="preserve">. This app includes: </w:t>
      </w:r>
    </w:p>
    <w:p w14:paraId="58DD5E16" w14:textId="77777777" w:rsidR="00016C03" w:rsidRDefault="00A17D56">
      <w:pPr>
        <w:widowControl w:val="0"/>
      </w:pPr>
      <w:r>
        <w:rPr>
          <w:noProof/>
        </w:rPr>
        <w:drawing>
          <wp:anchor distT="114300" distB="114300" distL="114300" distR="114300" simplePos="0" relativeHeight="251658240" behindDoc="0" locked="0" layoutInCell="0" hidden="0" allowOverlap="0" wp14:anchorId="42346D43" wp14:editId="70507AB4">
            <wp:simplePos x="0" y="0"/>
            <wp:positionH relativeFrom="margin">
              <wp:posOffset>1762125</wp:posOffset>
            </wp:positionH>
            <wp:positionV relativeFrom="paragraph">
              <wp:posOffset>152400</wp:posOffset>
            </wp:positionV>
            <wp:extent cx="2190750" cy="2918147"/>
            <wp:effectExtent l="0" t="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2190750" cy="2918147"/>
                    </a:xfrm>
                    <a:prstGeom prst="rect">
                      <a:avLst/>
                    </a:prstGeom>
                    <a:ln>
                      <a:solidFill>
                        <a:srgbClr val="000000"/>
                      </a:solidFill>
                      <a:prstDash val="solid"/>
                    </a:ln>
                  </pic:spPr>
                </pic:pic>
              </a:graphicData>
            </a:graphic>
          </wp:anchor>
        </w:drawing>
      </w:r>
    </w:p>
    <w:p w14:paraId="3F6F6336" w14:textId="77777777" w:rsidR="00016C03" w:rsidRDefault="00A17D56">
      <w:pPr>
        <w:widowControl w:val="0"/>
      </w:pPr>
      <w:r>
        <w:tab/>
      </w:r>
    </w:p>
    <w:p w14:paraId="2F3DD3B4" w14:textId="77777777" w:rsidR="00016C03" w:rsidRDefault="00A17D56">
      <w:pPr>
        <w:widowControl w:val="0"/>
      </w:pPr>
      <w:r>
        <w:tab/>
      </w:r>
      <w:r>
        <w:tab/>
      </w:r>
    </w:p>
    <w:p w14:paraId="71EF65FF" w14:textId="77777777" w:rsidR="00016C03" w:rsidRDefault="00016C03">
      <w:pPr>
        <w:widowControl w:val="0"/>
      </w:pPr>
    </w:p>
    <w:p w14:paraId="0828DE07" w14:textId="77777777" w:rsidR="00016C03" w:rsidRDefault="00016C03">
      <w:pPr>
        <w:widowControl w:val="0"/>
      </w:pPr>
    </w:p>
    <w:p w14:paraId="22DA65B9" w14:textId="77777777" w:rsidR="00016C03" w:rsidRDefault="00016C03">
      <w:pPr>
        <w:widowControl w:val="0"/>
      </w:pPr>
    </w:p>
    <w:p w14:paraId="2F7D2002" w14:textId="77777777" w:rsidR="00016C03" w:rsidRDefault="00016C03">
      <w:pPr>
        <w:widowControl w:val="0"/>
      </w:pPr>
    </w:p>
    <w:p w14:paraId="6E41B03C" w14:textId="77777777" w:rsidR="00016C03" w:rsidRDefault="00016C03">
      <w:pPr>
        <w:widowControl w:val="0"/>
      </w:pPr>
    </w:p>
    <w:p w14:paraId="6912E0E2" w14:textId="77777777" w:rsidR="00016C03" w:rsidRDefault="00016C03">
      <w:pPr>
        <w:widowControl w:val="0"/>
      </w:pPr>
    </w:p>
    <w:p w14:paraId="144A3E4F" w14:textId="77777777" w:rsidR="00016C03" w:rsidRDefault="00016C03">
      <w:pPr>
        <w:widowControl w:val="0"/>
      </w:pPr>
    </w:p>
    <w:p w14:paraId="7F450801" w14:textId="77777777" w:rsidR="00016C03" w:rsidRDefault="00016C03">
      <w:pPr>
        <w:widowControl w:val="0"/>
      </w:pPr>
    </w:p>
    <w:p w14:paraId="16510E1E" w14:textId="77777777" w:rsidR="00016C03" w:rsidRDefault="00016C03">
      <w:pPr>
        <w:widowControl w:val="0"/>
      </w:pPr>
    </w:p>
    <w:p w14:paraId="3E976333" w14:textId="77777777" w:rsidR="00016C03" w:rsidRDefault="00016C03">
      <w:pPr>
        <w:widowControl w:val="0"/>
      </w:pPr>
    </w:p>
    <w:p w14:paraId="50C56E3F" w14:textId="77777777" w:rsidR="00016C03" w:rsidRDefault="00016C03">
      <w:pPr>
        <w:widowControl w:val="0"/>
      </w:pPr>
    </w:p>
    <w:p w14:paraId="4123551B" w14:textId="77777777" w:rsidR="00016C03" w:rsidRDefault="00016C03">
      <w:pPr>
        <w:widowControl w:val="0"/>
      </w:pPr>
    </w:p>
    <w:p w14:paraId="0384CE12" w14:textId="77777777" w:rsidR="00016C03" w:rsidRDefault="00016C03">
      <w:pPr>
        <w:widowControl w:val="0"/>
      </w:pPr>
    </w:p>
    <w:p w14:paraId="18E2332D" w14:textId="77777777" w:rsidR="00016C03" w:rsidRDefault="00016C03">
      <w:pPr>
        <w:widowControl w:val="0"/>
      </w:pPr>
    </w:p>
    <w:p w14:paraId="38D20663" w14:textId="77777777" w:rsidR="00016C03" w:rsidRDefault="00016C03">
      <w:pPr>
        <w:widowControl w:val="0"/>
      </w:pPr>
    </w:p>
    <w:p w14:paraId="6C4BD0EA" w14:textId="77777777" w:rsidR="00016C03" w:rsidRDefault="00A17D56">
      <w:pPr>
        <w:widowControl w:val="0"/>
        <w:jc w:val="center"/>
      </w:pPr>
      <w:r>
        <w:t>Figure 1: Show all menu that customer can use.</w:t>
      </w:r>
    </w:p>
    <w:p w14:paraId="339A8FC1" w14:textId="41820C44" w:rsidR="00016C03" w:rsidRDefault="00A17D56">
      <w:pPr>
        <w:widowControl w:val="0"/>
      </w:pPr>
      <w:r>
        <w:t xml:space="preserve">As shown in Figure 1, when user open the application user can see all of these menu </w:t>
      </w:r>
      <w:ins w:id="121" w:author="CAMT" w:date="2014-02-19T14:28:00Z">
        <w:r w:rsidR="001D65A0">
          <w:t xml:space="preserve">items </w:t>
        </w:r>
      </w:ins>
      <w:r>
        <w:t>that user can select to see information</w:t>
      </w:r>
      <w:ins w:id="122" w:author="CAMT" w:date="2014-02-19T14:28:00Z">
        <w:r w:rsidR="001D65A0">
          <w:t>.</w:t>
        </w:r>
      </w:ins>
      <w:del w:id="123" w:author="CAMT" w:date="2014-02-19T14:28:00Z">
        <w:r w:rsidDel="001D65A0">
          <w:delText>s</w:delText>
        </w:r>
      </w:del>
    </w:p>
    <w:p w14:paraId="4B89A492" w14:textId="77777777" w:rsidR="00016C03" w:rsidRDefault="00016C03">
      <w:pPr>
        <w:widowControl w:val="0"/>
      </w:pPr>
    </w:p>
    <w:p w14:paraId="7A7B5D7C" w14:textId="77777777" w:rsidR="00016C03" w:rsidRDefault="00016C03">
      <w:pPr>
        <w:widowControl w:val="0"/>
      </w:pPr>
    </w:p>
    <w:p w14:paraId="69BE6630" w14:textId="77777777" w:rsidR="00016C03" w:rsidRDefault="00016C03">
      <w:pPr>
        <w:widowControl w:val="0"/>
      </w:pPr>
    </w:p>
    <w:p w14:paraId="4863414A" w14:textId="77777777" w:rsidR="00016C03" w:rsidRDefault="00016C03">
      <w:pPr>
        <w:widowControl w:val="0"/>
      </w:pPr>
    </w:p>
    <w:p w14:paraId="22CC8568" w14:textId="77777777" w:rsidR="00016C03" w:rsidRDefault="00016C03">
      <w:pPr>
        <w:widowControl w:val="0"/>
      </w:pPr>
    </w:p>
    <w:p w14:paraId="1B26B23D" w14:textId="77777777" w:rsidR="00016C03" w:rsidRDefault="00016C03">
      <w:pPr>
        <w:widowControl w:val="0"/>
      </w:pPr>
    </w:p>
    <w:p w14:paraId="36907E44" w14:textId="77777777" w:rsidR="00016C03" w:rsidRDefault="00016C03">
      <w:pPr>
        <w:widowControl w:val="0"/>
      </w:pPr>
    </w:p>
    <w:p w14:paraId="6048C1B4" w14:textId="77777777" w:rsidR="00016C03" w:rsidRDefault="00A17D56">
      <w:pPr>
        <w:widowControl w:val="0"/>
      </w:pPr>
      <w:r>
        <w:rPr>
          <w:noProof/>
        </w:rPr>
        <w:drawing>
          <wp:anchor distT="114300" distB="114300" distL="114300" distR="114300" simplePos="0" relativeHeight="251659264" behindDoc="0" locked="0" layoutInCell="0" hidden="0" allowOverlap="0" wp14:anchorId="5A8043A6" wp14:editId="05B025AE">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2333625" cy="3114675"/>
                    </a:xfrm>
                    <a:prstGeom prst="rect">
                      <a:avLst/>
                    </a:prstGeom>
                    <a:ln>
                      <a:solidFill>
                        <a:srgbClr val="000000"/>
                      </a:solidFill>
                      <a:prstDash val="solid"/>
                    </a:ln>
                  </pic:spPr>
                </pic:pic>
              </a:graphicData>
            </a:graphic>
          </wp:anchor>
        </w:drawing>
      </w:r>
      <w:r>
        <w:rPr>
          <w:noProof/>
        </w:rPr>
        <w:drawing>
          <wp:anchor distT="114300" distB="114300" distL="114300" distR="114300" simplePos="0" relativeHeight="251660288" behindDoc="0" locked="0" layoutInCell="0" hidden="0" allowOverlap="0" wp14:anchorId="51A226AD" wp14:editId="54B2A9F7">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623C0FC6" w14:textId="77777777" w:rsidR="00016C03" w:rsidRDefault="00016C03">
      <w:pPr>
        <w:widowControl w:val="0"/>
      </w:pPr>
    </w:p>
    <w:p w14:paraId="353602A9" w14:textId="77777777" w:rsidR="00016C03" w:rsidRDefault="00016C03">
      <w:pPr>
        <w:widowControl w:val="0"/>
      </w:pPr>
    </w:p>
    <w:p w14:paraId="7410DE2A" w14:textId="77777777" w:rsidR="00016C03" w:rsidRDefault="00016C03">
      <w:pPr>
        <w:widowControl w:val="0"/>
      </w:pPr>
    </w:p>
    <w:p w14:paraId="4627EA1E" w14:textId="77777777" w:rsidR="00016C03" w:rsidRDefault="00016C03">
      <w:pPr>
        <w:widowControl w:val="0"/>
      </w:pPr>
    </w:p>
    <w:p w14:paraId="044D5A4B" w14:textId="77777777" w:rsidR="00016C03" w:rsidRDefault="00016C03">
      <w:pPr>
        <w:widowControl w:val="0"/>
      </w:pPr>
    </w:p>
    <w:p w14:paraId="268D971C" w14:textId="77777777" w:rsidR="00016C03" w:rsidRDefault="00016C03">
      <w:pPr>
        <w:widowControl w:val="0"/>
      </w:pPr>
    </w:p>
    <w:p w14:paraId="20EAD8ED" w14:textId="77777777" w:rsidR="00016C03" w:rsidRDefault="00016C03">
      <w:pPr>
        <w:widowControl w:val="0"/>
      </w:pPr>
    </w:p>
    <w:p w14:paraId="6C90C813" w14:textId="77777777" w:rsidR="00016C03" w:rsidRDefault="00016C03">
      <w:pPr>
        <w:widowControl w:val="0"/>
      </w:pPr>
    </w:p>
    <w:p w14:paraId="095861CA" w14:textId="77777777" w:rsidR="00016C03" w:rsidRDefault="00016C03">
      <w:pPr>
        <w:widowControl w:val="0"/>
      </w:pPr>
    </w:p>
    <w:p w14:paraId="1EAC309E" w14:textId="77777777" w:rsidR="00016C03" w:rsidRDefault="00016C03">
      <w:pPr>
        <w:widowControl w:val="0"/>
      </w:pPr>
    </w:p>
    <w:p w14:paraId="4ED1D3A5" w14:textId="77777777" w:rsidR="00016C03" w:rsidRDefault="00016C03">
      <w:pPr>
        <w:widowControl w:val="0"/>
      </w:pPr>
    </w:p>
    <w:p w14:paraId="62B14E43" w14:textId="77777777" w:rsidR="00016C03" w:rsidRDefault="00016C03">
      <w:pPr>
        <w:widowControl w:val="0"/>
      </w:pPr>
    </w:p>
    <w:p w14:paraId="47143AB4" w14:textId="77777777" w:rsidR="00016C03" w:rsidRDefault="00016C03">
      <w:pPr>
        <w:widowControl w:val="0"/>
      </w:pPr>
    </w:p>
    <w:p w14:paraId="6E1CE77A" w14:textId="77777777" w:rsidR="00016C03" w:rsidRDefault="00016C03">
      <w:pPr>
        <w:widowControl w:val="0"/>
      </w:pPr>
    </w:p>
    <w:p w14:paraId="65E91639" w14:textId="77777777" w:rsidR="00016C03" w:rsidRDefault="00016C03">
      <w:pPr>
        <w:widowControl w:val="0"/>
      </w:pPr>
    </w:p>
    <w:p w14:paraId="3A067FEB" w14:textId="77777777" w:rsidR="00016C03" w:rsidRDefault="00016C03">
      <w:pPr>
        <w:widowControl w:val="0"/>
      </w:pPr>
    </w:p>
    <w:p w14:paraId="266633D6" w14:textId="77777777" w:rsidR="00016C03" w:rsidRDefault="00016C03">
      <w:pPr>
        <w:widowControl w:val="0"/>
      </w:pPr>
    </w:p>
    <w:p w14:paraId="39DF6DF0" w14:textId="77777777" w:rsidR="00016C03" w:rsidRDefault="00016C03">
      <w:pPr>
        <w:widowControl w:val="0"/>
      </w:pPr>
    </w:p>
    <w:p w14:paraId="4B8957D2" w14:textId="77777777" w:rsidR="00016C03" w:rsidRDefault="00A17D56">
      <w:pPr>
        <w:widowControl w:val="0"/>
        <w:jc w:val="center"/>
      </w:pPr>
      <w:r>
        <w:t>Figure 2: Show user interface after user select some menu</w:t>
      </w:r>
    </w:p>
    <w:p w14:paraId="6EFADFA3" w14:textId="3339DA07" w:rsidR="00016C03" w:rsidRDefault="00A17D56">
      <w:pPr>
        <w:widowControl w:val="0"/>
      </w:pPr>
      <w:r>
        <w:t>As shown in Figure 2, user</w:t>
      </w:r>
      <w:ins w:id="124" w:author="CAMT" w:date="2014-02-19T14:28:00Z">
        <w:r w:rsidR="001D65A0">
          <w:t>s</w:t>
        </w:r>
      </w:ins>
      <w:r>
        <w:t xml:space="preserve"> can select to see the useful information such as </w:t>
      </w:r>
      <w:ins w:id="125" w:author="CAMT" w:date="2014-02-19T14:29:00Z">
        <w:r w:rsidR="001D65A0">
          <w:t>‘</w:t>
        </w:r>
      </w:ins>
      <w:r>
        <w:t>Best ways to minimize your pain, fear and anxiety</w:t>
      </w:r>
      <w:ins w:id="126" w:author="CAMT" w:date="2014-02-19T14:29:00Z">
        <w:r w:rsidR="001D65A0">
          <w:t>’</w:t>
        </w:r>
      </w:ins>
      <w:r>
        <w:t xml:space="preserve"> • </w:t>
      </w:r>
      <w:ins w:id="127" w:author="CAMT" w:date="2014-02-19T14:29:00Z">
        <w:r w:rsidR="001D65A0">
          <w:t>‘</w:t>
        </w:r>
      </w:ins>
      <w:r>
        <w:t>All of the important information you should know about your children’s dental care</w:t>
      </w:r>
      <w:ins w:id="128" w:author="CAMT" w:date="2014-02-19T14:29:00Z">
        <w:r w:rsidR="001D65A0">
          <w:t>’</w:t>
        </w:r>
      </w:ins>
      <w:r>
        <w:t xml:space="preserve"> • </w:t>
      </w:r>
      <w:ins w:id="129" w:author="CAMT" w:date="2014-02-19T14:29:00Z">
        <w:r w:rsidR="001D65A0">
          <w:t>‘</w:t>
        </w:r>
      </w:ins>
      <w:r>
        <w:t>Knowing what all of your options are when missing one or more teeth</w:t>
      </w:r>
      <w:ins w:id="130" w:author="CAMT" w:date="2014-02-19T14:29:00Z">
        <w:r w:rsidR="001D65A0">
          <w:t>’</w:t>
        </w:r>
      </w:ins>
      <w:r>
        <w:t xml:space="preserve"> •</w:t>
      </w:r>
      <w:r>
        <w:tab/>
      </w:r>
      <w:ins w:id="131" w:author="CAMT" w:date="2014-02-19T14:29:00Z">
        <w:r w:rsidR="001D65A0">
          <w:t>‘</w:t>
        </w:r>
      </w:ins>
      <w:r>
        <w:t>What you should know about teeth whitening</w:t>
      </w:r>
      <w:ins w:id="132" w:author="CAMT" w:date="2014-02-19T14:29:00Z">
        <w:r w:rsidR="001D65A0">
          <w:t>’</w:t>
        </w:r>
      </w:ins>
      <w:r>
        <w:t>.</w:t>
      </w:r>
    </w:p>
    <w:p w14:paraId="296273F1" w14:textId="77777777" w:rsidR="00016C03" w:rsidRDefault="00016C03">
      <w:pPr>
        <w:widowControl w:val="0"/>
      </w:pPr>
    </w:p>
    <w:p w14:paraId="4106A49D" w14:textId="77777777" w:rsidR="00016C03" w:rsidRDefault="00A17D56">
      <w:pPr>
        <w:pStyle w:val="Heading3"/>
        <w:widowControl w:val="0"/>
        <w:contextualSpacing w:val="0"/>
      </w:pPr>
      <w:bookmarkStart w:id="133" w:name="h.86rhmxrff3r6" w:colFirst="0" w:colLast="0"/>
      <w:bookmarkEnd w:id="133"/>
      <w:r>
        <w:tab/>
      </w:r>
      <w:r>
        <w:rPr>
          <w:rFonts w:ascii="Arial" w:eastAsia="Arial" w:hAnsi="Arial" w:cs="Arial"/>
          <w:color w:val="000000"/>
          <w:sz w:val="22"/>
        </w:rPr>
        <w:t xml:space="preserve">2.1.1.2 </w:t>
      </w:r>
      <w:proofErr w:type="spellStart"/>
      <w:r>
        <w:rPr>
          <w:rFonts w:ascii="Arial" w:eastAsia="Arial" w:hAnsi="Arial" w:cs="Arial"/>
          <w:color w:val="000000"/>
          <w:sz w:val="22"/>
        </w:rPr>
        <w:t>Dr.Sunil</w:t>
      </w:r>
      <w:proofErr w:type="spellEnd"/>
      <w:r>
        <w:rPr>
          <w:rFonts w:ascii="Arial" w:eastAsia="Arial" w:hAnsi="Arial" w:cs="Arial"/>
          <w:color w:val="000000"/>
          <w:sz w:val="22"/>
        </w:rPr>
        <w:t xml:space="preserve"> Dental </w:t>
      </w:r>
      <w:proofErr w:type="spellStart"/>
      <w:r>
        <w:rPr>
          <w:rFonts w:ascii="Arial" w:eastAsia="Arial" w:hAnsi="Arial" w:cs="Arial"/>
          <w:color w:val="000000"/>
          <w:sz w:val="22"/>
        </w:rPr>
        <w:t>Clini</w:t>
      </w:r>
      <w:proofErr w:type="spellEnd"/>
      <w:r>
        <w:rPr>
          <w:rFonts w:ascii="Arial" w:eastAsia="Arial" w:hAnsi="Arial" w:cs="Arial"/>
          <w:color w:val="000000"/>
          <w:sz w:val="22"/>
        </w:rPr>
        <w:t xml:space="preserve"> - Cosmetic, Oral &amp; Implant Dentistry</w:t>
      </w:r>
    </w:p>
    <w:p w14:paraId="36E6007D" w14:textId="3C2846D7" w:rsidR="00016C03" w:rsidRDefault="00A17D56">
      <w:r>
        <w:t>The website for Dental Center in Bangkok which provide</w:t>
      </w:r>
      <w:ins w:id="134" w:author="CAMT" w:date="2014-02-19T14:29:00Z">
        <w:r w:rsidR="001D65A0">
          <w:t>s</w:t>
        </w:r>
      </w:ins>
      <w:r>
        <w:t xml:space="preserve"> </w:t>
      </w:r>
      <w:del w:id="135" w:author="CAMT" w:date="2014-02-19T14:32:00Z">
        <w:r w:rsidDel="001D65A0">
          <w:delText xml:space="preserve">for </w:delText>
        </w:r>
      </w:del>
      <w:r>
        <w:t>foreign customer</w:t>
      </w:r>
      <w:ins w:id="136" w:author="CAMT" w:date="2014-02-19T14:29:00Z">
        <w:r w:rsidR="001D65A0">
          <w:t>s</w:t>
        </w:r>
      </w:ins>
      <w:r>
        <w:t xml:space="preserve"> </w:t>
      </w:r>
      <w:del w:id="137" w:author="CAMT" w:date="2014-02-19T14:32:00Z">
        <w:r w:rsidDel="001D65A0">
          <w:delText>to advertising</w:delText>
        </w:r>
      </w:del>
      <w:ins w:id="138" w:author="CAMT" w:date="2014-02-19T14:32:00Z">
        <w:r w:rsidR="001D65A0">
          <w:t>with advertisement of</w:t>
        </w:r>
      </w:ins>
      <w:r>
        <w:t xml:space="preserve"> the clinic </w:t>
      </w:r>
      <w:del w:id="139" w:author="CAMT" w:date="2014-02-19T14:33:00Z">
        <w:r w:rsidDel="001D65A0">
          <w:delText xml:space="preserve">with full functional </w:delText>
        </w:r>
      </w:del>
      <w:ins w:id="140" w:author="CAMT" w:date="2014-02-19T14:33:00Z">
        <w:r w:rsidR="001D65A0">
          <w:t xml:space="preserve">including the information about the </w:t>
        </w:r>
      </w:ins>
      <w:r>
        <w:t>services provide</w:t>
      </w:r>
      <w:ins w:id="141" w:author="CAMT" w:date="2014-02-19T14:33:00Z">
        <w:r w:rsidR="001D65A0">
          <w:t>d</w:t>
        </w:r>
      </w:ins>
      <w:r>
        <w:t xml:space="preserve"> to customer</w:t>
      </w:r>
      <w:ins w:id="142" w:author="CAMT" w:date="2014-02-19T14:33:00Z">
        <w:r w:rsidR="001D65A0">
          <w:t>s</w:t>
        </w:r>
      </w:ins>
      <w:r>
        <w:t xml:space="preserve">. </w:t>
      </w:r>
      <w:del w:id="143" w:author="CAMT" w:date="2014-02-19T14:30:00Z">
        <w:r w:rsidDel="001D65A0">
          <w:delText xml:space="preserve">Their customer </w:delText>
        </w:r>
      </w:del>
      <w:ins w:id="144" w:author="CAMT" w:date="2014-02-19T14:30:00Z">
        <w:r w:rsidR="001D65A0">
          <w:t xml:space="preserve">Customers </w:t>
        </w:r>
      </w:ins>
      <w:r>
        <w:t xml:space="preserve">can fill the document form to </w:t>
      </w:r>
      <w:del w:id="145" w:author="CAMT" w:date="2014-02-19T14:30:00Z">
        <w:r w:rsidDel="001D65A0">
          <w:delText xml:space="preserve">get </w:delText>
        </w:r>
      </w:del>
      <w:ins w:id="146" w:author="CAMT" w:date="2014-02-19T14:30:00Z">
        <w:r w:rsidR="001D65A0">
          <w:t xml:space="preserve">make </w:t>
        </w:r>
      </w:ins>
      <w:r>
        <w:t>an appointment. Customer</w:t>
      </w:r>
      <w:ins w:id="147" w:author="CAMT" w:date="2014-02-19T14:30:00Z">
        <w:r w:rsidR="001D65A0">
          <w:t>s</w:t>
        </w:r>
      </w:ins>
      <w:r>
        <w:t xml:space="preserve"> also can use </w:t>
      </w:r>
      <w:ins w:id="148" w:author="CAMT" w:date="2014-02-19T14:30:00Z">
        <w:r w:rsidR="001D65A0">
          <w:t xml:space="preserve">the </w:t>
        </w:r>
      </w:ins>
      <w:r>
        <w:t xml:space="preserve">provided QR code to call, email, and visit the </w:t>
      </w:r>
      <w:ins w:id="149" w:author="CAMT" w:date="2014-02-19T14:31:00Z">
        <w:r w:rsidR="001D65A0">
          <w:t>web</w:t>
        </w:r>
      </w:ins>
      <w:r>
        <w:t>site of dental clinic. But this website is only for customer</w:t>
      </w:r>
      <w:del w:id="150" w:author="CAMT" w:date="2014-02-19T14:32:00Z">
        <w:r w:rsidDel="001D65A0">
          <w:delText xml:space="preserve"> side</w:delText>
        </w:r>
      </w:del>
      <w:ins w:id="151" w:author="CAMT" w:date="2014-02-19T14:32:00Z">
        <w:r w:rsidR="001D65A0">
          <w:t>s</w:t>
        </w:r>
      </w:ins>
      <w:r>
        <w:t xml:space="preserve"> and has only some information of dental care</w:t>
      </w:r>
      <w:del w:id="152" w:author="CAMT" w:date="2014-02-19T14:32:00Z">
        <w:r w:rsidDel="001D65A0">
          <w:delText xml:space="preserve">, </w:delText>
        </w:r>
      </w:del>
      <w:ins w:id="153" w:author="CAMT" w:date="2014-02-19T14:32:00Z">
        <w:r w:rsidR="001D65A0">
          <w:t>. D</w:t>
        </w:r>
      </w:ins>
      <w:del w:id="154" w:author="CAMT" w:date="2014-02-19T14:32:00Z">
        <w:r w:rsidDel="001D65A0">
          <w:delText>d</w:delText>
        </w:r>
      </w:del>
      <w:r>
        <w:t>entist</w:t>
      </w:r>
      <w:ins w:id="155" w:author="CAMT" w:date="2014-02-19T14:32:00Z">
        <w:r w:rsidR="001D65A0">
          <w:t>s</w:t>
        </w:r>
      </w:ins>
      <w:r>
        <w:t xml:space="preserve"> cannot interact with customer</w:t>
      </w:r>
      <w:ins w:id="156" w:author="CAMT" w:date="2014-02-19T14:32:00Z">
        <w:r w:rsidR="001D65A0">
          <w:t>s</w:t>
        </w:r>
      </w:ins>
      <w:r>
        <w:t xml:space="preserve"> directly.</w:t>
      </w:r>
    </w:p>
    <w:p w14:paraId="30AD9301" w14:textId="77777777" w:rsidR="00016C03" w:rsidRDefault="00016C03"/>
    <w:p w14:paraId="0DED4DCE" w14:textId="77777777" w:rsidR="00016C03" w:rsidRDefault="00A17D56">
      <w:r>
        <w:rPr>
          <w:noProof/>
        </w:rPr>
        <w:lastRenderedPageBreak/>
        <w:drawing>
          <wp:anchor distT="114300" distB="114300" distL="114300" distR="114300" simplePos="0" relativeHeight="251661312" behindDoc="0" locked="0" layoutInCell="0" hidden="0" allowOverlap="0" wp14:anchorId="652F50E1" wp14:editId="633EB402">
            <wp:simplePos x="0" y="0"/>
            <wp:positionH relativeFrom="margin">
              <wp:posOffset>1119188</wp:posOffset>
            </wp:positionH>
            <wp:positionV relativeFrom="paragraph">
              <wp:posOffset>95250</wp:posOffset>
            </wp:positionV>
            <wp:extent cx="3476625" cy="1857375"/>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63CE9367" w14:textId="77777777" w:rsidR="00016C03" w:rsidRDefault="00016C03">
      <w:pPr>
        <w:pStyle w:val="Heading3"/>
        <w:widowControl w:val="0"/>
        <w:contextualSpacing w:val="0"/>
      </w:pPr>
      <w:bookmarkStart w:id="157" w:name="h.ce6g1efusuou" w:colFirst="0" w:colLast="0"/>
      <w:bookmarkEnd w:id="157"/>
    </w:p>
    <w:p w14:paraId="06F9BFC5" w14:textId="77777777" w:rsidR="00016C03" w:rsidRDefault="00016C03">
      <w:pPr>
        <w:widowControl w:val="0"/>
      </w:pPr>
    </w:p>
    <w:p w14:paraId="363EAAE1" w14:textId="77777777" w:rsidR="00016C03" w:rsidRDefault="00016C03">
      <w:pPr>
        <w:widowControl w:val="0"/>
      </w:pPr>
    </w:p>
    <w:p w14:paraId="1D2E4A10" w14:textId="77777777" w:rsidR="00016C03" w:rsidRDefault="00016C03">
      <w:pPr>
        <w:widowControl w:val="0"/>
      </w:pPr>
    </w:p>
    <w:p w14:paraId="13DC16DD" w14:textId="77777777" w:rsidR="00016C03" w:rsidRDefault="00016C03">
      <w:pPr>
        <w:widowControl w:val="0"/>
      </w:pPr>
    </w:p>
    <w:p w14:paraId="7D65E7F6" w14:textId="77777777" w:rsidR="00016C03" w:rsidRDefault="00016C03">
      <w:pPr>
        <w:widowControl w:val="0"/>
      </w:pPr>
    </w:p>
    <w:p w14:paraId="4980B3BD" w14:textId="77777777" w:rsidR="00016C03" w:rsidRDefault="00016C03">
      <w:pPr>
        <w:widowControl w:val="0"/>
      </w:pPr>
    </w:p>
    <w:p w14:paraId="697C3EBC" w14:textId="77777777" w:rsidR="00016C03" w:rsidRDefault="00016C03">
      <w:pPr>
        <w:widowControl w:val="0"/>
      </w:pPr>
    </w:p>
    <w:p w14:paraId="5E7FB3C5" w14:textId="77777777" w:rsidR="00016C03" w:rsidRDefault="00016C03">
      <w:pPr>
        <w:widowControl w:val="0"/>
      </w:pPr>
    </w:p>
    <w:p w14:paraId="642087F9" w14:textId="77777777" w:rsidR="00016C03" w:rsidRDefault="00016C03">
      <w:pPr>
        <w:widowControl w:val="0"/>
      </w:pPr>
    </w:p>
    <w:p w14:paraId="4F0D3B84" w14:textId="77777777" w:rsidR="00016C03" w:rsidRDefault="00A17D56">
      <w:pPr>
        <w:widowControl w:val="0"/>
        <w:jc w:val="center"/>
      </w:pPr>
      <w:r>
        <w:t xml:space="preserve">Figure 3: Show website of </w:t>
      </w:r>
      <w:proofErr w:type="spellStart"/>
      <w:r>
        <w:t>Dr.Sunil</w:t>
      </w:r>
      <w:proofErr w:type="spellEnd"/>
      <w:r>
        <w:t xml:space="preserve"> Dental Center</w:t>
      </w:r>
    </w:p>
    <w:p w14:paraId="49B10B8C" w14:textId="77777777" w:rsidR="00016C03" w:rsidRDefault="00A17D56">
      <w:pPr>
        <w:widowControl w:val="0"/>
        <w:jc w:val="center"/>
      </w:pPr>
      <w:r>
        <w:rPr>
          <w:noProof/>
        </w:rPr>
        <w:drawing>
          <wp:anchor distT="114300" distB="114300" distL="114300" distR="114300" simplePos="0" relativeHeight="251662336" behindDoc="0" locked="0" layoutInCell="0" hidden="0" allowOverlap="0" wp14:anchorId="778C9C9F" wp14:editId="68616F2E">
            <wp:simplePos x="0" y="0"/>
            <wp:positionH relativeFrom="margin">
              <wp:posOffset>1385888</wp:posOffset>
            </wp:positionH>
            <wp:positionV relativeFrom="paragraph">
              <wp:posOffset>0</wp:posOffset>
            </wp:positionV>
            <wp:extent cx="2952750" cy="3000375"/>
            <wp:effectExtent l="0" t="0" r="0" b="0"/>
            <wp:wrapSquare wrapText="bothSides" distT="114300" distB="114300" distL="114300" distR="11430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2952750" cy="3000375"/>
                    </a:xfrm>
                    <a:prstGeom prst="rect">
                      <a:avLst/>
                    </a:prstGeom>
                    <a:ln>
                      <a:solidFill>
                        <a:srgbClr val="000000"/>
                      </a:solidFill>
                      <a:prstDash val="solid"/>
                    </a:ln>
                  </pic:spPr>
                </pic:pic>
              </a:graphicData>
            </a:graphic>
          </wp:anchor>
        </w:drawing>
      </w:r>
    </w:p>
    <w:p w14:paraId="2814D679" w14:textId="77777777" w:rsidR="00016C03" w:rsidRDefault="00016C03">
      <w:pPr>
        <w:widowControl w:val="0"/>
        <w:jc w:val="center"/>
      </w:pPr>
    </w:p>
    <w:p w14:paraId="4274A6EA" w14:textId="77777777" w:rsidR="00016C03" w:rsidRDefault="00016C03">
      <w:pPr>
        <w:widowControl w:val="0"/>
        <w:jc w:val="center"/>
      </w:pPr>
    </w:p>
    <w:p w14:paraId="10343960" w14:textId="77777777" w:rsidR="00016C03" w:rsidRDefault="00016C03">
      <w:pPr>
        <w:widowControl w:val="0"/>
        <w:jc w:val="center"/>
      </w:pPr>
    </w:p>
    <w:p w14:paraId="3E89CD99" w14:textId="77777777" w:rsidR="00016C03" w:rsidRDefault="00016C03">
      <w:pPr>
        <w:widowControl w:val="0"/>
        <w:jc w:val="center"/>
      </w:pPr>
    </w:p>
    <w:p w14:paraId="47A1497D" w14:textId="77777777" w:rsidR="00016C03" w:rsidRDefault="00016C03">
      <w:pPr>
        <w:widowControl w:val="0"/>
        <w:jc w:val="center"/>
      </w:pPr>
    </w:p>
    <w:p w14:paraId="118D1143" w14:textId="77777777" w:rsidR="00016C03" w:rsidRDefault="00016C03">
      <w:pPr>
        <w:widowControl w:val="0"/>
        <w:jc w:val="center"/>
      </w:pPr>
    </w:p>
    <w:p w14:paraId="6BDBEA70" w14:textId="77777777" w:rsidR="00016C03" w:rsidRDefault="00016C03">
      <w:pPr>
        <w:widowControl w:val="0"/>
        <w:jc w:val="center"/>
      </w:pPr>
    </w:p>
    <w:p w14:paraId="6EBDC63E" w14:textId="77777777" w:rsidR="00016C03" w:rsidRDefault="00016C03">
      <w:pPr>
        <w:widowControl w:val="0"/>
        <w:jc w:val="center"/>
      </w:pPr>
    </w:p>
    <w:p w14:paraId="016B2699" w14:textId="77777777" w:rsidR="00016C03" w:rsidRDefault="00016C03">
      <w:pPr>
        <w:widowControl w:val="0"/>
        <w:jc w:val="center"/>
      </w:pPr>
    </w:p>
    <w:p w14:paraId="06B4689E" w14:textId="77777777" w:rsidR="00016C03" w:rsidRDefault="00016C03">
      <w:pPr>
        <w:widowControl w:val="0"/>
        <w:jc w:val="center"/>
      </w:pPr>
    </w:p>
    <w:p w14:paraId="521E2F3E" w14:textId="77777777" w:rsidR="00016C03" w:rsidRDefault="00016C03">
      <w:pPr>
        <w:widowControl w:val="0"/>
        <w:jc w:val="center"/>
      </w:pPr>
    </w:p>
    <w:p w14:paraId="6B074B8E" w14:textId="77777777" w:rsidR="00016C03" w:rsidRDefault="00016C03">
      <w:pPr>
        <w:widowControl w:val="0"/>
        <w:jc w:val="center"/>
      </w:pPr>
    </w:p>
    <w:p w14:paraId="11EA69A5" w14:textId="77777777" w:rsidR="00016C03" w:rsidRDefault="00016C03">
      <w:pPr>
        <w:widowControl w:val="0"/>
        <w:jc w:val="center"/>
      </w:pPr>
    </w:p>
    <w:p w14:paraId="68E39783" w14:textId="77777777" w:rsidR="00016C03" w:rsidRDefault="00016C03">
      <w:pPr>
        <w:widowControl w:val="0"/>
        <w:jc w:val="center"/>
      </w:pPr>
    </w:p>
    <w:p w14:paraId="7E385BBF" w14:textId="77777777" w:rsidR="00016C03" w:rsidRDefault="00016C03">
      <w:pPr>
        <w:widowControl w:val="0"/>
        <w:jc w:val="center"/>
      </w:pPr>
    </w:p>
    <w:p w14:paraId="5324A273" w14:textId="77777777" w:rsidR="00016C03" w:rsidRDefault="00016C03">
      <w:pPr>
        <w:widowControl w:val="0"/>
        <w:jc w:val="center"/>
      </w:pPr>
    </w:p>
    <w:p w14:paraId="3F78FD8E" w14:textId="77777777" w:rsidR="00016C03" w:rsidRDefault="00A17D56">
      <w:pPr>
        <w:widowControl w:val="0"/>
        <w:jc w:val="center"/>
      </w:pPr>
      <w:r>
        <w:t>Figure 4: Show the contact with Dr. Sunil</w:t>
      </w:r>
    </w:p>
    <w:p w14:paraId="1FA3FA05" w14:textId="537B33A2" w:rsidR="00016C03" w:rsidRDefault="00A17D56">
      <w:pPr>
        <w:widowControl w:val="0"/>
      </w:pPr>
      <w:r>
        <w:t xml:space="preserve">As shown in Figure 4, Customer can send their information to Dr. Sunil and wait for email and </w:t>
      </w:r>
      <w:commentRangeStart w:id="158"/>
      <w:r>
        <w:t>might</w:t>
      </w:r>
      <w:commentRangeEnd w:id="158"/>
      <w:r w:rsidR="001D65A0">
        <w:rPr>
          <w:rStyle w:val="CommentReference"/>
          <w:rFonts w:cs="Cordia New"/>
        </w:rPr>
        <w:commentReference w:id="158"/>
      </w:r>
      <w:r>
        <w:t xml:space="preserve"> get </w:t>
      </w:r>
      <w:del w:id="159" w:author="CAMT" w:date="2014-02-19T14:34:00Z">
        <w:r w:rsidDel="001D65A0">
          <w:delText xml:space="preserve">the </w:delText>
        </w:r>
      </w:del>
      <w:ins w:id="160" w:author="CAMT" w:date="2014-02-19T14:34:00Z">
        <w:r w:rsidR="001D65A0">
          <w:t xml:space="preserve">an </w:t>
        </w:r>
      </w:ins>
      <w:r>
        <w:t>appointment.</w:t>
      </w:r>
    </w:p>
    <w:p w14:paraId="70BB4597" w14:textId="77777777" w:rsidR="00016C03" w:rsidRDefault="00A17D56">
      <w:pPr>
        <w:widowControl w:val="0"/>
      </w:pPr>
      <w:r>
        <w:rPr>
          <w:noProof/>
        </w:rPr>
        <w:lastRenderedPageBreak/>
        <w:drawing>
          <wp:anchor distT="114300" distB="114300" distL="114300" distR="114300" simplePos="0" relativeHeight="251663360" behindDoc="0" locked="0" layoutInCell="0" hidden="0" allowOverlap="0" wp14:anchorId="7CF31571" wp14:editId="148A992C">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5B699F66" w14:textId="77777777" w:rsidR="00016C03" w:rsidRDefault="00016C03">
      <w:pPr>
        <w:widowControl w:val="0"/>
      </w:pPr>
    </w:p>
    <w:p w14:paraId="7E14FB78" w14:textId="77777777" w:rsidR="00016C03" w:rsidRDefault="00016C03">
      <w:pPr>
        <w:widowControl w:val="0"/>
        <w:jc w:val="center"/>
      </w:pPr>
    </w:p>
    <w:p w14:paraId="06002E9F" w14:textId="77777777" w:rsidR="00016C03" w:rsidRDefault="00016C03">
      <w:pPr>
        <w:widowControl w:val="0"/>
        <w:jc w:val="center"/>
      </w:pPr>
    </w:p>
    <w:p w14:paraId="50093F56" w14:textId="77777777" w:rsidR="00016C03" w:rsidRDefault="00016C03">
      <w:pPr>
        <w:widowControl w:val="0"/>
        <w:jc w:val="center"/>
      </w:pPr>
    </w:p>
    <w:p w14:paraId="0DCF9B37" w14:textId="77777777" w:rsidR="00016C03" w:rsidRDefault="00016C03">
      <w:pPr>
        <w:widowControl w:val="0"/>
        <w:jc w:val="center"/>
      </w:pPr>
    </w:p>
    <w:p w14:paraId="70823FB4" w14:textId="77777777" w:rsidR="00016C03" w:rsidRDefault="00016C03">
      <w:pPr>
        <w:widowControl w:val="0"/>
        <w:jc w:val="center"/>
      </w:pPr>
    </w:p>
    <w:p w14:paraId="4FD2DB78" w14:textId="77777777" w:rsidR="00016C03" w:rsidRDefault="00016C03">
      <w:pPr>
        <w:widowControl w:val="0"/>
        <w:jc w:val="center"/>
      </w:pPr>
    </w:p>
    <w:p w14:paraId="673A66D4" w14:textId="77777777" w:rsidR="00016C03" w:rsidRDefault="00016C03">
      <w:pPr>
        <w:widowControl w:val="0"/>
        <w:jc w:val="center"/>
      </w:pPr>
    </w:p>
    <w:p w14:paraId="4687C3DC" w14:textId="77777777" w:rsidR="00016C03" w:rsidRDefault="00016C03">
      <w:pPr>
        <w:widowControl w:val="0"/>
        <w:jc w:val="center"/>
      </w:pPr>
    </w:p>
    <w:p w14:paraId="61719787" w14:textId="77777777" w:rsidR="00016C03" w:rsidRDefault="00016C03">
      <w:pPr>
        <w:widowControl w:val="0"/>
        <w:jc w:val="center"/>
      </w:pPr>
    </w:p>
    <w:p w14:paraId="5DCEF041" w14:textId="77777777" w:rsidR="00016C03" w:rsidRDefault="00016C03">
      <w:pPr>
        <w:widowControl w:val="0"/>
        <w:jc w:val="center"/>
      </w:pPr>
    </w:p>
    <w:p w14:paraId="66E3E220" w14:textId="77777777" w:rsidR="00016C03" w:rsidRDefault="00016C03">
      <w:pPr>
        <w:widowControl w:val="0"/>
        <w:jc w:val="center"/>
      </w:pPr>
    </w:p>
    <w:p w14:paraId="4F66D0C6" w14:textId="77777777" w:rsidR="00016C03" w:rsidRDefault="00016C03">
      <w:pPr>
        <w:widowControl w:val="0"/>
        <w:jc w:val="center"/>
      </w:pPr>
    </w:p>
    <w:p w14:paraId="36640C07" w14:textId="77777777" w:rsidR="00016C03" w:rsidRDefault="00016C03">
      <w:pPr>
        <w:widowControl w:val="0"/>
        <w:jc w:val="center"/>
      </w:pPr>
    </w:p>
    <w:p w14:paraId="372E490D" w14:textId="77777777" w:rsidR="00016C03" w:rsidRDefault="00A17D56">
      <w:pPr>
        <w:widowControl w:val="0"/>
        <w:jc w:val="center"/>
      </w:pPr>
      <w:r>
        <w:t>Figure 5: Show the price rate</w:t>
      </w:r>
    </w:p>
    <w:p w14:paraId="05B54FC4" w14:textId="2CCFFE3F" w:rsidR="00016C03" w:rsidRDefault="00A17D56">
      <w:pPr>
        <w:widowControl w:val="0"/>
      </w:pPr>
      <w:r>
        <w:t>As shown in Figure 4, Customer can see the cos</w:t>
      </w:r>
      <w:ins w:id="161" w:author="CAMT" w:date="2014-02-19T14:34:00Z">
        <w:r w:rsidR="001D65A0">
          <w:t>t</w:t>
        </w:r>
      </w:ins>
      <w:r>
        <w:t xml:space="preserve"> that they have to pay for each treatment.</w:t>
      </w:r>
    </w:p>
    <w:p w14:paraId="17C1D617" w14:textId="77777777" w:rsidR="00016C03" w:rsidRDefault="00A17D56">
      <w:pPr>
        <w:widowControl w:val="0"/>
      </w:pPr>
      <w:r>
        <w:rPr>
          <w:b/>
          <w:sz w:val="28"/>
        </w:rPr>
        <w:t>2.2 Technology Review</w:t>
      </w:r>
    </w:p>
    <w:p w14:paraId="023EF991" w14:textId="77777777" w:rsidR="00016C03" w:rsidRDefault="00A17D56">
      <w:pPr>
        <w:widowControl w:val="0"/>
      </w:pPr>
      <w:r>
        <w:tab/>
      </w:r>
    </w:p>
    <w:p w14:paraId="44F8CE8C" w14:textId="77777777" w:rsidR="00016C03" w:rsidRDefault="00A17D56">
      <w:pPr>
        <w:widowControl w:val="0"/>
      </w:pPr>
      <w:r>
        <w:rPr>
          <w:b/>
          <w:sz w:val="24"/>
        </w:rPr>
        <w:t>2.2.1 QR code</w:t>
      </w:r>
    </w:p>
    <w:p w14:paraId="1818A469" w14:textId="77777777" w:rsidR="00016C03" w:rsidRDefault="00A17D56">
      <w:pPr>
        <w:widowControl w:val="0"/>
        <w:ind w:firstLine="720"/>
      </w:pPr>
      <w:r>
        <w:rPr>
          <w:b/>
        </w:rPr>
        <w:t>2.2.1.1 QR code</w:t>
      </w:r>
    </w:p>
    <w:p w14:paraId="04680892" w14:textId="4BA4C658" w:rsidR="00016C03" w:rsidRDefault="00A17D56">
      <w:pPr>
        <w:widowControl w:val="0"/>
        <w:ind w:firstLine="720"/>
      </w:pPr>
      <w:del w:id="162" w:author="CAMT" w:date="2014-02-26T12:03:00Z">
        <w:r w:rsidDel="00D95F28">
          <w:delText xml:space="preserve">A </w:delText>
        </w:r>
      </w:del>
      <w:r>
        <w:t>QR code (quick response code) is a type of</w:t>
      </w:r>
      <w:r w:rsidR="00B873FB">
        <w:fldChar w:fldCharType="begin"/>
      </w:r>
      <w:r w:rsidR="00B873FB">
        <w:instrText xml:space="preserve"> HYPERLINK "http://searchmobilecomputing.techtarget.com/definition/2D-barcode" \h </w:instrText>
      </w:r>
      <w:r w:rsidR="00B873FB">
        <w:fldChar w:fldCharType="separate"/>
      </w:r>
      <w:r>
        <w:t xml:space="preserve"> 2D bar</w:t>
      </w:r>
      <w:del w:id="163" w:author="CAMT" w:date="2014-02-26T12:03:00Z">
        <w:r w:rsidDel="00D95F28">
          <w:delText xml:space="preserve"> </w:delText>
        </w:r>
      </w:del>
      <w:r>
        <w:t>code</w:t>
      </w:r>
      <w:r w:rsidR="00B873FB">
        <w:fldChar w:fldCharType="end"/>
      </w:r>
      <w:r>
        <w:t xml:space="preserve"> that is used to provide easy access to information through a</w:t>
      </w:r>
      <w:hyperlink r:id="rId13">
        <w:r>
          <w:t xml:space="preserve"> smartphone</w:t>
        </w:r>
      </w:hyperlink>
      <w:r>
        <w:t>.</w:t>
      </w:r>
    </w:p>
    <w:p w14:paraId="261D73E6" w14:textId="656842B4" w:rsidR="00016C03" w:rsidRDefault="00A17D56">
      <w:pPr>
        <w:widowControl w:val="0"/>
        <w:ind w:firstLine="720"/>
      </w:pPr>
      <w:r>
        <w:t>In this process, known as mobile tagging, the smartphone’s owner points the phone at a QR code and opens a</w:t>
      </w:r>
      <w:hyperlink r:id="rId14">
        <w:r>
          <w:t xml:space="preserve"> barcode reader</w:t>
        </w:r>
      </w:hyperlink>
      <w:r>
        <w:t xml:space="preserve"> app which works in conjunction with the phone’s camera. The reader interprets the code, which typically contains a call to action such as an invitation to download a mobile application, a link to view a video or an</w:t>
      </w:r>
      <w:hyperlink r:id="rId15">
        <w:r>
          <w:t xml:space="preserve"> SMS</w:t>
        </w:r>
      </w:hyperlink>
      <w:r>
        <w:t xml:space="preserve"> message inviting the viewer to respond to a poll. The phone’s owner can choose to act upon the call to action or click cancel and ignore the invitation. The QR code can recognize the URL website</w:t>
      </w:r>
      <w:ins w:id="164" w:author="CAMT" w:date="2014-02-19T14:58:00Z">
        <w:r w:rsidR="007E0ACD">
          <w:t>. N</w:t>
        </w:r>
      </w:ins>
      <w:del w:id="165" w:author="CAMT" w:date="2014-02-19T14:58:00Z">
        <w:r w:rsidDel="007E0ACD">
          <w:delText xml:space="preserve"> n</w:delText>
        </w:r>
      </w:del>
      <w:r>
        <w:t xml:space="preserve">ormally the URL website is difficult to keep because it’s too long and some of it is too complex. For QR code just </w:t>
      </w:r>
      <w:del w:id="166" w:author="CAMT" w:date="2014-02-19T14:59:00Z">
        <w:r w:rsidDel="007E0ACD">
          <w:delText>use the scan the item which have</w:delText>
        </w:r>
      </w:del>
      <w:ins w:id="167" w:author="CAMT" w:date="2014-02-19T14:59:00Z">
        <w:r w:rsidR="007E0ACD">
          <w:t>scanning</w:t>
        </w:r>
      </w:ins>
      <w:r>
        <w:t xml:space="preserve"> </w:t>
      </w:r>
      <w:ins w:id="168" w:author="CAMT" w:date="2014-02-19T14:59:00Z">
        <w:r w:rsidR="007E0ACD">
          <w:t>an item with a</w:t>
        </w:r>
      </w:ins>
      <w:del w:id="169" w:author="CAMT" w:date="2014-02-19T14:59:00Z">
        <w:r w:rsidDel="007E0ACD">
          <w:delText>the</w:delText>
        </w:r>
      </w:del>
      <w:r>
        <w:t xml:space="preserve"> QR code </w:t>
      </w:r>
      <w:ins w:id="170" w:author="CAMT" w:date="2014-02-19T15:00:00Z">
        <w:r w:rsidR="007E0ACD">
          <w:t xml:space="preserve">provides a link </w:t>
        </w:r>
        <w:proofErr w:type="spellStart"/>
        <w:r w:rsidR="007E0ACD">
          <w:t>to</w:t>
        </w:r>
      </w:ins>
      <w:del w:id="171" w:author="CAMT" w:date="2014-02-19T15:00:00Z">
        <w:r w:rsidDel="007E0ACD">
          <w:delText xml:space="preserve">it’s will link to </w:delText>
        </w:r>
      </w:del>
      <w:r>
        <w:t>the</w:t>
      </w:r>
      <w:proofErr w:type="spellEnd"/>
      <w:r>
        <w:t xml:space="preserve"> website of that item</w:t>
      </w:r>
      <w:proofErr w:type="gramStart"/>
      <w:r>
        <w:t>.[</w:t>
      </w:r>
      <w:proofErr w:type="gramEnd"/>
      <w:r>
        <w:t>1]</w:t>
      </w:r>
      <w:r>
        <w:tab/>
        <w:t xml:space="preserve">        </w:t>
      </w:r>
      <w:commentRangeStart w:id="172"/>
      <w:r>
        <w:rPr>
          <w:b/>
        </w:rPr>
        <w:t>API QR Codes</w:t>
      </w:r>
      <w:commentRangeEnd w:id="172"/>
      <w:r w:rsidR="007E0ACD">
        <w:rPr>
          <w:rStyle w:val="CommentReference"/>
          <w:rFonts w:cs="Cordia New"/>
        </w:rPr>
        <w:commentReference w:id="172"/>
      </w:r>
    </w:p>
    <w:p w14:paraId="52F4147F" w14:textId="3D74D6F3" w:rsidR="00016C03" w:rsidRDefault="00A17D56">
      <w:pPr>
        <w:widowControl w:val="0"/>
        <w:ind w:firstLine="720"/>
      </w:pPr>
      <w:r>
        <w:t xml:space="preserve">An application programming interface (API) which allows </w:t>
      </w:r>
      <w:del w:id="173" w:author="CAMT" w:date="2014-02-19T15:01:00Z">
        <w:r w:rsidDel="007E0ACD">
          <w:delText xml:space="preserve">you </w:delText>
        </w:r>
      </w:del>
      <w:ins w:id="174" w:author="CAMT" w:date="2014-02-19T15:01:00Z">
        <w:r w:rsidR="007E0ACD">
          <w:t xml:space="preserve">users </w:t>
        </w:r>
      </w:ins>
      <w:r>
        <w:t xml:space="preserve">to send requests to create </w:t>
      </w:r>
      <w:ins w:id="175" w:author="CAMT" w:date="2014-02-19T15:01:00Z">
        <w:r w:rsidR="007E0ACD">
          <w:t>QR</w:t>
        </w:r>
      </w:ins>
      <w:del w:id="176" w:author="CAMT" w:date="2014-02-19T15:01:00Z">
        <w:r w:rsidDel="007E0ACD">
          <w:delText>qr</w:delText>
        </w:r>
      </w:del>
      <w:r>
        <w:t xml:space="preserve"> codes and returns </w:t>
      </w:r>
      <w:ins w:id="177" w:author="CAMT" w:date="2014-02-19T15:01:00Z">
        <w:r w:rsidR="007E0ACD">
          <w:t xml:space="preserve">the </w:t>
        </w:r>
      </w:ins>
      <w:del w:id="178" w:author="CAMT" w:date="2014-02-19T15:01:00Z">
        <w:r w:rsidDel="007E0ACD">
          <w:delText xml:space="preserve">a png </w:delText>
        </w:r>
      </w:del>
      <w:r>
        <w:t xml:space="preserve">image </w:t>
      </w:r>
      <w:del w:id="179" w:author="CAMT" w:date="2014-02-19T15:01:00Z">
        <w:r w:rsidDel="007E0ACD">
          <w:delText xml:space="preserve">version </w:delText>
        </w:r>
      </w:del>
      <w:r>
        <w:t>of the QR code</w:t>
      </w:r>
      <w:ins w:id="180" w:author="CAMT" w:date="2014-02-19T15:01:00Z">
        <w:r w:rsidR="007E0ACD">
          <w:t xml:space="preserve"> (in .</w:t>
        </w:r>
      </w:ins>
      <w:proofErr w:type="spellStart"/>
      <w:ins w:id="181" w:author="CAMT" w:date="2014-02-19T15:02:00Z">
        <w:r w:rsidR="007E0ACD">
          <w:t>png</w:t>
        </w:r>
        <w:proofErr w:type="spellEnd"/>
        <w:r w:rsidR="007E0ACD">
          <w:t>)</w:t>
        </w:r>
      </w:ins>
      <w:r>
        <w:t>.</w:t>
      </w:r>
      <w:ins w:id="182" w:author="CAMT" w:date="2014-02-19T15:02:00Z">
        <w:r w:rsidR="007E0ACD">
          <w:t xml:space="preserve"> </w:t>
        </w:r>
      </w:ins>
      <w:r>
        <w:t>Requests are made using simple HTML requests and</w:t>
      </w:r>
      <w:ins w:id="183" w:author="CAMT" w:date="2014-02-19T15:02:00Z">
        <w:r w:rsidR="007E0ACD">
          <w:t>,</w:t>
        </w:r>
      </w:ins>
      <w:r>
        <w:t xml:space="preserve"> if successful</w:t>
      </w:r>
      <w:ins w:id="184" w:author="CAMT" w:date="2014-02-19T15:02:00Z">
        <w:r w:rsidR="007E0ACD">
          <w:t>,</w:t>
        </w:r>
      </w:ins>
      <w:r>
        <w:t xml:space="preserve"> </w:t>
      </w:r>
      <w:del w:id="185" w:author="CAMT" w:date="2014-02-19T15:02:00Z">
        <w:r w:rsidDel="007E0ACD">
          <w:delText xml:space="preserve">will </w:delText>
        </w:r>
      </w:del>
      <w:r>
        <w:t>return raw image data.</w:t>
      </w:r>
      <w:hyperlink r:id="rId16">
        <w:r>
          <w:rPr>
            <w:rFonts w:ascii="Angsana New" w:eastAsia="Angsana New" w:hAnsi="Angsana New" w:cs="Angsana New"/>
          </w:rPr>
          <w:t xml:space="preserve"> </w:t>
        </w:r>
      </w:hyperlink>
      <w:hyperlink r:id="rId17">
        <w:proofErr w:type="gramStart"/>
        <w:r>
          <w:rPr>
            <w:color w:val="1155CC"/>
          </w:rPr>
          <w:t>jquery.qrcode.js</w:t>
        </w:r>
        <w:proofErr w:type="gramEnd"/>
      </w:hyperlink>
      <w:r>
        <w:t xml:space="preserve"> is </w:t>
      </w:r>
      <w:ins w:id="186" w:author="CAMT" w:date="2014-02-19T15:02:00Z">
        <w:r w:rsidR="007E0ACD">
          <w:t xml:space="preserve">a </w:t>
        </w:r>
      </w:ins>
      <w:proofErr w:type="spellStart"/>
      <w:r>
        <w:rPr>
          <w:i/>
        </w:rPr>
        <w:t>jquery</w:t>
      </w:r>
      <w:proofErr w:type="spellEnd"/>
      <w:r>
        <w:rPr>
          <w:i/>
        </w:rPr>
        <w:t xml:space="preserve"> plugin for a pure browser </w:t>
      </w:r>
      <w:ins w:id="187" w:author="CAMT" w:date="2014-02-19T15:02:00Z">
        <w:r w:rsidR="007E0ACD">
          <w:rPr>
            <w:i/>
          </w:rPr>
          <w:t xml:space="preserve">QR </w:t>
        </w:r>
      </w:ins>
      <w:del w:id="188" w:author="CAMT" w:date="2014-02-19T15:02:00Z">
        <w:r w:rsidDel="007E0ACD">
          <w:rPr>
            <w:i/>
          </w:rPr>
          <w:delText>qr</w:delText>
        </w:r>
      </w:del>
      <w:r>
        <w:rPr>
          <w:i/>
        </w:rPr>
        <w:t>code generation</w:t>
      </w:r>
      <w:r>
        <w:t xml:space="preserve">. It allows you to easily add </w:t>
      </w:r>
      <w:proofErr w:type="spellStart"/>
      <w:r>
        <w:t>qrcode</w:t>
      </w:r>
      <w:proofErr w:type="spellEnd"/>
      <w:r>
        <w:t xml:space="preserve"> to your webpages. It’s enables you to dynamically add QR codes to your website. [2]</w:t>
      </w:r>
    </w:p>
    <w:p w14:paraId="78C33316" w14:textId="77777777" w:rsidR="00016C03" w:rsidRDefault="00A17D56">
      <w:pPr>
        <w:widowControl w:val="0"/>
        <w:ind w:firstLine="720"/>
      </w:pPr>
      <w:r>
        <w:rPr>
          <w:b/>
        </w:rPr>
        <w:t xml:space="preserve"> </w:t>
      </w:r>
    </w:p>
    <w:p w14:paraId="738BC2DB" w14:textId="77777777" w:rsidR="00016C03" w:rsidRDefault="00A17D56">
      <w:pPr>
        <w:widowControl w:val="0"/>
        <w:ind w:firstLine="720"/>
      </w:pPr>
      <w:r>
        <w:rPr>
          <w:b/>
        </w:rPr>
        <w:lastRenderedPageBreak/>
        <w:t xml:space="preserve">                                                    </w:t>
      </w:r>
      <w:r>
        <w:rPr>
          <w:noProof/>
        </w:rPr>
        <w:drawing>
          <wp:inline distT="114300" distB="114300" distL="114300" distR="114300" wp14:anchorId="2422F00C" wp14:editId="6B5FC5A3">
            <wp:extent cx="1171575" cy="1057275"/>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1171575" cy="1057275"/>
                    </a:xfrm>
                    <a:prstGeom prst="rect">
                      <a:avLst/>
                    </a:prstGeom>
                    <a:ln>
                      <a:solidFill>
                        <a:srgbClr val="000000"/>
                      </a:solidFill>
                      <a:prstDash val="solid"/>
                    </a:ln>
                  </pic:spPr>
                </pic:pic>
              </a:graphicData>
            </a:graphic>
          </wp:inline>
        </w:drawing>
      </w:r>
    </w:p>
    <w:p w14:paraId="53BF531A" w14:textId="77777777" w:rsidR="00016C03" w:rsidRDefault="00A17D56">
      <w:pPr>
        <w:widowControl w:val="0"/>
        <w:ind w:firstLine="720"/>
      </w:pPr>
      <w:r>
        <w:rPr>
          <w:b/>
        </w:rPr>
        <w:t xml:space="preserve"> </w:t>
      </w:r>
    </w:p>
    <w:p w14:paraId="6DE3FCE9" w14:textId="77777777" w:rsidR="00016C03" w:rsidRDefault="00A17D56">
      <w:pPr>
        <w:widowControl w:val="0"/>
      </w:pPr>
      <w:r>
        <w:rPr>
          <w:b/>
        </w:rPr>
        <w:t xml:space="preserve"> 2.2.1.2 Alternative Technology</w:t>
      </w:r>
    </w:p>
    <w:p w14:paraId="5E6A6922" w14:textId="35C05DD5" w:rsidR="00016C03" w:rsidRDefault="00A17D56">
      <w:pPr>
        <w:widowControl w:val="0"/>
        <w:jc w:val="both"/>
      </w:pPr>
      <w:r>
        <w:t xml:space="preserve">        </w:t>
      </w:r>
      <w:r>
        <w:tab/>
      </w:r>
      <w:del w:id="189" w:author="CAMT" w:date="2014-02-26T12:02:00Z">
        <w:r w:rsidDel="00D95F28">
          <w:delText xml:space="preserve">The </w:delText>
        </w:r>
      </w:del>
      <w:r>
        <w:t xml:space="preserve">QR code is quite similar </w:t>
      </w:r>
      <w:del w:id="190" w:author="CAMT" w:date="2014-02-26T12:02:00Z">
        <w:r w:rsidDel="00D95F28">
          <w:delText xml:space="preserve">with </w:delText>
        </w:r>
      </w:del>
      <w:ins w:id="191" w:author="CAMT" w:date="2014-02-26T12:02:00Z">
        <w:r w:rsidR="00D95F28">
          <w:t xml:space="preserve">to </w:t>
        </w:r>
      </w:ins>
      <w:ins w:id="192" w:author="CAMT" w:date="2014-02-26T12:05:00Z">
        <w:r w:rsidR="00D95F28">
          <w:t xml:space="preserve">2D </w:t>
        </w:r>
      </w:ins>
      <w:r>
        <w:t>barcode and RFID</w:t>
      </w:r>
      <w:ins w:id="193" w:author="CAMT" w:date="2014-02-26T12:04:00Z">
        <w:r w:rsidR="00D95F28">
          <w:t xml:space="preserve"> (</w:t>
        </w:r>
        <w:r w:rsidR="00D95F28" w:rsidRPr="00D95F28">
          <w:t>Radio-frequency identification</w:t>
        </w:r>
        <w:r w:rsidR="00D95F28">
          <w:t>).</w:t>
        </w:r>
      </w:ins>
      <w:r>
        <w:t xml:space="preserve"> </w:t>
      </w:r>
      <w:ins w:id="194" w:author="CAMT" w:date="2014-02-26T12:05:00Z">
        <w:r w:rsidR="00D95F28">
          <w:t>Both</w:t>
        </w:r>
      </w:ins>
      <w:commentRangeStart w:id="195"/>
      <w:del w:id="196" w:author="CAMT" w:date="2014-02-26T12:04:00Z">
        <w:r w:rsidDel="00D95F28">
          <w:delText>a</w:delText>
        </w:r>
      </w:del>
      <w:del w:id="197" w:author="CAMT" w:date="2014-02-26T12:05:00Z">
        <w:r w:rsidDel="00D95F28">
          <w:delText>ll</w:delText>
        </w:r>
      </w:del>
      <w:r>
        <w:t xml:space="preserve"> of them </w:t>
      </w:r>
      <w:del w:id="198" w:author="CAMT" w:date="2014-02-26T12:04:00Z">
        <w:r w:rsidDel="00D95F28">
          <w:delText xml:space="preserve">are </w:delText>
        </w:r>
      </w:del>
      <w:r>
        <w:t xml:space="preserve">contain </w:t>
      </w:r>
      <w:del w:id="199" w:author="CAMT" w:date="2014-02-26T12:04:00Z">
        <w:r w:rsidDel="00D95F28">
          <w:delText xml:space="preserve">the </w:delText>
        </w:r>
      </w:del>
      <w:r>
        <w:t>information</w:t>
      </w:r>
      <w:ins w:id="200" w:author="CAMT" w:date="2014-02-26T12:06:00Z">
        <w:r w:rsidR="00D95F28">
          <w:t xml:space="preserve"> and can </w:t>
        </w:r>
      </w:ins>
      <w:del w:id="201" w:author="CAMT" w:date="2014-02-26T12:06:00Z">
        <w:r w:rsidDel="00D95F28">
          <w:delText xml:space="preserve">. </w:delText>
        </w:r>
      </w:del>
      <w:commentRangeEnd w:id="195"/>
      <w:r w:rsidR="00D95F28">
        <w:rPr>
          <w:rStyle w:val="CommentReference"/>
          <w:rFonts w:cs="Cordia New"/>
        </w:rPr>
        <w:commentReference w:id="195"/>
      </w:r>
      <w:del w:id="202" w:author="CAMT" w:date="2014-02-26T12:06:00Z">
        <w:r w:rsidDel="00D95F28">
          <w:delText xml:space="preserve">This kind of technology can be </w:delText>
        </w:r>
      </w:del>
      <w:r>
        <w:t>replace</w:t>
      </w:r>
      <w:del w:id="203" w:author="CAMT" w:date="2014-02-26T12:06:00Z">
        <w:r w:rsidDel="00D95F28">
          <w:delText>s</w:delText>
        </w:r>
      </w:del>
      <w:r>
        <w:t xml:space="preserve"> </w:t>
      </w:r>
      <w:del w:id="204" w:author="CAMT" w:date="2014-02-26T12:06:00Z">
        <w:r w:rsidDel="00D95F28">
          <w:delText>the</w:delText>
        </w:r>
      </w:del>
      <w:r>
        <w:t xml:space="preserve"> QR code. </w:t>
      </w:r>
      <w:ins w:id="205" w:author="CAMT" w:date="2014-02-26T12:06:00Z">
        <w:r w:rsidR="00D95F28">
          <w:t>A</w:t>
        </w:r>
      </w:ins>
      <w:del w:id="206" w:author="CAMT" w:date="2014-02-26T12:06:00Z">
        <w:r w:rsidDel="00D95F28">
          <w:delText xml:space="preserve">The </w:delText>
        </w:r>
      </w:del>
      <w:ins w:id="207" w:author="CAMT" w:date="2014-02-26T12:06:00Z">
        <w:r w:rsidR="00D95F28">
          <w:t xml:space="preserve"> </w:t>
        </w:r>
      </w:ins>
      <w:r>
        <w:t>barcode is normally use</w:t>
      </w:r>
      <w:ins w:id="208" w:author="CAMT" w:date="2014-02-26T12:06:00Z">
        <w:r w:rsidR="00D95F28">
          <w:t>d</w:t>
        </w:r>
      </w:ins>
      <w:del w:id="209" w:author="CAMT" w:date="2014-02-26T12:06:00Z">
        <w:r w:rsidDel="00D95F28">
          <w:delText>s</w:delText>
        </w:r>
      </w:del>
      <w:r>
        <w:t xml:space="preserve"> more than QR code and RFID especially</w:t>
      </w:r>
      <w:ins w:id="210" w:author="CAMT" w:date="2014-02-26T12:06:00Z">
        <w:r w:rsidR="00D95F28">
          <w:t xml:space="preserve"> because</w:t>
        </w:r>
      </w:ins>
      <w:r>
        <w:t xml:space="preserve"> it cheaper than the others. Finally </w:t>
      </w:r>
      <w:commentRangeStart w:id="211"/>
      <w:r>
        <w:t>they can store information in the platform like a symbol and reliable.</w:t>
      </w:r>
      <w:commentRangeEnd w:id="211"/>
      <w:r w:rsidR="00D95F28">
        <w:rPr>
          <w:rStyle w:val="CommentReference"/>
          <w:rFonts w:cs="Cordia New"/>
        </w:rPr>
        <w:commentReference w:id="211"/>
      </w:r>
    </w:p>
    <w:p w14:paraId="33502C2C" w14:textId="77777777" w:rsidR="00016C03" w:rsidRDefault="00A17D56">
      <w:pPr>
        <w:widowControl w:val="0"/>
        <w:jc w:val="both"/>
      </w:pPr>
      <w:r>
        <w:rPr>
          <w:b/>
        </w:rPr>
        <w:t>2.2.1.3 The selection of this technology</w:t>
      </w:r>
    </w:p>
    <w:p w14:paraId="25BB6043" w14:textId="2164FDF2" w:rsidR="00016C03" w:rsidRDefault="00A17D56">
      <w:pPr>
        <w:widowControl w:val="0"/>
      </w:pPr>
      <w:r>
        <w:t xml:space="preserve">        </w:t>
      </w:r>
      <w:r>
        <w:tab/>
      </w:r>
      <w:del w:id="212" w:author="CAMT" w:date="2014-02-26T12:09:00Z">
        <w:r w:rsidDel="00D95F28">
          <w:delText>For choosing</w:delText>
        </w:r>
      </w:del>
      <w:ins w:id="213" w:author="CAMT" w:date="2014-02-26T12:09:00Z">
        <w:r w:rsidR="00D95F28">
          <w:t>The reason why we choose</w:t>
        </w:r>
      </w:ins>
      <w:r>
        <w:t xml:space="preserve"> QR code technology </w:t>
      </w:r>
      <w:ins w:id="214" w:author="CAMT" w:date="2014-02-26T12:09:00Z">
        <w:r w:rsidR="00D95F28">
          <w:t xml:space="preserve">is </w:t>
        </w:r>
      </w:ins>
      <w:r>
        <w:t xml:space="preserve">because </w:t>
      </w:r>
      <w:ins w:id="215" w:author="CAMT" w:date="2014-02-26T12:09:00Z">
        <w:r w:rsidR="00D95F28">
          <w:t>it</w:t>
        </w:r>
      </w:ins>
      <w:del w:id="216" w:author="CAMT" w:date="2014-02-26T12:09:00Z">
        <w:r w:rsidDel="00D95F28">
          <w:delText>this kind of tool</w:delText>
        </w:r>
      </w:del>
      <w:r>
        <w:t xml:space="preserve"> is now very popular and most </w:t>
      </w:r>
      <w:del w:id="217" w:author="CAMT" w:date="2014-02-26T12:10:00Z">
        <w:r w:rsidDel="00D95F28">
          <w:delText xml:space="preserve">of </w:delText>
        </w:r>
      </w:del>
      <w:r>
        <w:t>people use a smart</w:t>
      </w:r>
      <w:del w:id="218" w:author="CAMT" w:date="2014-02-26T12:10:00Z">
        <w:r w:rsidDel="00D95F28">
          <w:delText xml:space="preserve"> </w:delText>
        </w:r>
      </w:del>
      <w:r>
        <w:t>phone</w:t>
      </w:r>
      <w:ins w:id="219" w:author="CAMT" w:date="2014-02-26T12:10:00Z">
        <w:r w:rsidR="00D95F28">
          <w:t>.</w:t>
        </w:r>
      </w:ins>
      <w:r>
        <w:t xml:space="preserve"> </w:t>
      </w:r>
      <w:del w:id="220" w:author="CAMT" w:date="2014-02-26T12:10:00Z">
        <w:r w:rsidDel="00D95F28">
          <w:delText xml:space="preserve">it’s </w:delText>
        </w:r>
      </w:del>
      <w:ins w:id="221" w:author="CAMT" w:date="2014-02-26T12:10:00Z">
        <w:r w:rsidR="00D95F28">
          <w:t xml:space="preserve">It is </w:t>
        </w:r>
      </w:ins>
      <w:r>
        <w:t xml:space="preserve">easy to use and comfortable. </w:t>
      </w:r>
      <w:del w:id="222" w:author="CAMT" w:date="2014-02-26T12:10:00Z">
        <w:r w:rsidDel="00D95F28">
          <w:delText xml:space="preserve">The </w:delText>
        </w:r>
      </w:del>
      <w:del w:id="223" w:author="CAMT" w:date="2014-02-26T12:11:00Z">
        <w:r w:rsidDel="00E27B3D">
          <w:delText>QR code can solve the problem by</w:delText>
        </w:r>
      </w:del>
      <w:ins w:id="224" w:author="CAMT" w:date="2014-02-26T12:11:00Z">
        <w:r w:rsidR="00E27B3D">
          <w:t xml:space="preserve">-Using a QR code </w:t>
        </w:r>
      </w:ins>
      <w:ins w:id="225" w:author="CAMT" w:date="2014-02-26T12:14:00Z">
        <w:r w:rsidR="00E27B3D">
          <w:t>for identification,</w:t>
        </w:r>
      </w:ins>
      <w:r>
        <w:t xml:space="preserve"> </w:t>
      </w:r>
      <w:del w:id="226" w:author="CAMT" w:date="2014-02-26T12:14:00Z">
        <w:r w:rsidDel="00E27B3D">
          <w:delText xml:space="preserve">the </w:delText>
        </w:r>
      </w:del>
      <w:r>
        <w:t>patient</w:t>
      </w:r>
      <w:ins w:id="227" w:author="CAMT" w:date="2014-02-26T12:14:00Z">
        <w:r w:rsidR="00E27B3D">
          <w:t>s do not</w:t>
        </w:r>
      </w:ins>
      <w:del w:id="228" w:author="CAMT" w:date="2014-02-26T12:14:00Z">
        <w:r w:rsidDel="00E27B3D">
          <w:delText xml:space="preserve"> don’t</w:delText>
        </w:r>
      </w:del>
      <w:r>
        <w:t xml:space="preserve"> need to bring the</w:t>
      </w:r>
      <w:ins w:id="229" w:author="CAMT" w:date="2014-02-26T12:14:00Z">
        <w:r w:rsidR="00E27B3D">
          <w:t>ir</w:t>
        </w:r>
      </w:ins>
      <w:r>
        <w:t xml:space="preserve"> appoint card when </w:t>
      </w:r>
      <w:ins w:id="230" w:author="CAMT" w:date="2014-02-26T12:14:00Z">
        <w:r w:rsidR="00E27B3D">
          <w:t xml:space="preserve">they </w:t>
        </w:r>
      </w:ins>
      <w:r>
        <w:t xml:space="preserve">come to the clinic. And another reason </w:t>
      </w:r>
      <w:ins w:id="231" w:author="CAMT" w:date="2014-02-26T12:15:00Z">
        <w:r w:rsidR="00E27B3D">
          <w:t xml:space="preserve">for using QR code </w:t>
        </w:r>
      </w:ins>
      <w:r>
        <w:t xml:space="preserve">is </w:t>
      </w:r>
      <w:ins w:id="232" w:author="CAMT" w:date="2014-02-26T12:15:00Z">
        <w:r w:rsidR="00E27B3D">
          <w:t xml:space="preserve">that is it </w:t>
        </w:r>
      </w:ins>
      <w:del w:id="233" w:author="CAMT" w:date="2014-02-26T12:15:00Z">
        <w:r w:rsidDel="00E27B3D">
          <w:delText xml:space="preserve">it’s </w:delText>
        </w:r>
      </w:del>
      <w:r>
        <w:t xml:space="preserve">faster and </w:t>
      </w:r>
      <w:ins w:id="234" w:author="CAMT" w:date="2014-02-26T12:15:00Z">
        <w:r w:rsidR="00E27B3D">
          <w:t xml:space="preserve">more </w:t>
        </w:r>
      </w:ins>
      <w:r>
        <w:t xml:space="preserve">reliable than </w:t>
      </w:r>
      <w:ins w:id="235" w:author="CAMT" w:date="2014-02-26T12:15:00Z">
        <w:r w:rsidR="00E27B3D">
          <w:t xml:space="preserve">using </w:t>
        </w:r>
      </w:ins>
      <w:del w:id="236" w:author="CAMT" w:date="2014-02-26T12:15:00Z">
        <w:r w:rsidDel="00E27B3D">
          <w:delText xml:space="preserve">the </w:delText>
        </w:r>
      </w:del>
      <w:r>
        <w:t>appointment card</w:t>
      </w:r>
      <w:ins w:id="237" w:author="CAMT" w:date="2014-02-26T12:15:00Z">
        <w:r w:rsidR="00E27B3D">
          <w:t>s</w:t>
        </w:r>
      </w:ins>
      <w:r>
        <w:t xml:space="preserve">. </w:t>
      </w:r>
      <w:del w:id="238" w:author="CAMT" w:date="2014-02-26T12:15:00Z">
        <w:r w:rsidDel="00E27B3D">
          <w:delText>The</w:delText>
        </w:r>
      </w:del>
      <w:del w:id="239" w:author="CAMT" w:date="2014-02-26T12:16:00Z">
        <w:r w:rsidDel="00E27B3D">
          <w:delText xml:space="preserve"> p</w:delText>
        </w:r>
      </w:del>
      <w:ins w:id="240" w:author="CAMT" w:date="2014-02-26T12:16:00Z">
        <w:r w:rsidR="00E27B3D">
          <w:t>P</w:t>
        </w:r>
      </w:ins>
      <w:r>
        <w:t>atient</w:t>
      </w:r>
      <w:ins w:id="241" w:author="CAMT" w:date="2014-02-26T12:16:00Z">
        <w:r w:rsidR="00E27B3D">
          <w:t>s</w:t>
        </w:r>
      </w:ins>
      <w:r>
        <w:t xml:space="preserve"> can use </w:t>
      </w:r>
      <w:commentRangeStart w:id="242"/>
      <w:r>
        <w:t>the QR code only in the smart</w:t>
      </w:r>
      <w:del w:id="243" w:author="CAMT" w:date="2014-02-26T12:16:00Z">
        <w:r w:rsidDel="00E27B3D">
          <w:delText xml:space="preserve"> </w:delText>
        </w:r>
      </w:del>
      <w:r>
        <w:t>phone that has a program support the QR code application</w:t>
      </w:r>
      <w:commentRangeEnd w:id="242"/>
      <w:r w:rsidR="00E27B3D">
        <w:rPr>
          <w:rStyle w:val="CommentReference"/>
          <w:rFonts w:cs="Cordia New"/>
        </w:rPr>
        <w:commentReference w:id="242"/>
      </w:r>
      <w:r>
        <w:t xml:space="preserve">. We use the </w:t>
      </w:r>
      <w:ins w:id="244" w:author="CAMT" w:date="2014-02-26T12:49:00Z">
        <w:r w:rsidR="00B873FB">
          <w:t>J</w:t>
        </w:r>
      </w:ins>
      <w:del w:id="245" w:author="CAMT" w:date="2014-02-26T12:49:00Z">
        <w:r w:rsidDel="00B873FB">
          <w:delText>j</w:delText>
        </w:r>
      </w:del>
      <w:proofErr w:type="gramStart"/>
      <w:r>
        <w:t>ava</w:t>
      </w:r>
      <w:ins w:id="246" w:author="CAMT" w:date="2014-02-26T12:49:00Z">
        <w:r w:rsidR="00B873FB">
          <w:t>S</w:t>
        </w:r>
      </w:ins>
      <w:proofErr w:type="gramEnd"/>
      <w:del w:id="247" w:author="CAMT" w:date="2014-02-26T12:49:00Z">
        <w:r w:rsidDel="00B873FB">
          <w:delText>s</w:delText>
        </w:r>
      </w:del>
      <w:r>
        <w:t xml:space="preserve">cript </w:t>
      </w:r>
      <w:del w:id="248" w:author="CAMT" w:date="2014-02-26T12:18:00Z">
        <w:r w:rsidDel="00E27B3D">
          <w:delText xml:space="preserve">qr </w:delText>
        </w:r>
      </w:del>
      <w:ins w:id="249" w:author="CAMT" w:date="2014-02-26T12:18:00Z">
        <w:r w:rsidR="00E27B3D">
          <w:t xml:space="preserve">QR </w:t>
        </w:r>
      </w:ins>
      <w:r>
        <w:t xml:space="preserve">code because it is the web application so, the </w:t>
      </w:r>
      <w:ins w:id="250" w:author="CAMT" w:date="2014-02-26T12:49:00Z">
        <w:r w:rsidR="00B873FB">
          <w:t>J</w:t>
        </w:r>
      </w:ins>
      <w:del w:id="251" w:author="CAMT" w:date="2014-02-26T12:49:00Z">
        <w:r w:rsidDel="00B873FB">
          <w:delText>j</w:delText>
        </w:r>
      </w:del>
      <w:r>
        <w:t>ava</w:t>
      </w:r>
      <w:ins w:id="252" w:author="CAMT" w:date="2014-02-26T12:49:00Z">
        <w:r w:rsidR="00B873FB">
          <w:t>S</w:t>
        </w:r>
      </w:ins>
      <w:del w:id="253" w:author="CAMT" w:date="2014-02-26T12:49:00Z">
        <w:r w:rsidDel="00B873FB">
          <w:delText>s</w:delText>
        </w:r>
      </w:del>
      <w:r>
        <w:t xml:space="preserve">cript QR code as a plug in for the web browser. </w:t>
      </w:r>
    </w:p>
    <w:p w14:paraId="2068C0BC" w14:textId="77777777" w:rsidR="00016C03" w:rsidRDefault="00016C03">
      <w:pPr>
        <w:widowControl w:val="0"/>
      </w:pPr>
    </w:p>
    <w:p w14:paraId="6DB6B054" w14:textId="77777777" w:rsidR="00016C03" w:rsidRDefault="00A17D56">
      <w:pPr>
        <w:widowControl w:val="0"/>
      </w:pPr>
      <w:r>
        <w:rPr>
          <w:b/>
          <w:sz w:val="24"/>
        </w:rPr>
        <w:t>2.2.2 Phone GAP</w:t>
      </w:r>
    </w:p>
    <w:p w14:paraId="14978406" w14:textId="77777777" w:rsidR="00016C03" w:rsidRDefault="00A17D56">
      <w:pPr>
        <w:widowControl w:val="0"/>
        <w:ind w:firstLine="720"/>
      </w:pPr>
      <w:r>
        <w:rPr>
          <w:b/>
        </w:rPr>
        <w:t>2.2.2.1 Phone GAP</w:t>
      </w:r>
    </w:p>
    <w:p w14:paraId="13B09740" w14:textId="77777777" w:rsidR="00016C03" w:rsidRDefault="00B873FB">
      <w:pPr>
        <w:widowControl w:val="0"/>
        <w:ind w:firstLine="720"/>
      </w:pPr>
      <w:hyperlink r:id="rId19">
        <w:proofErr w:type="spellStart"/>
        <w:r w:rsidR="00A17D56">
          <w:rPr>
            <w:color w:val="1155CC"/>
            <w:u w:val="single"/>
          </w:rPr>
          <w:t>PhoneGap</w:t>
        </w:r>
        <w:proofErr w:type="spellEnd"/>
      </w:hyperlink>
      <w:r w:rsidR="00A17D56">
        <w:t xml:space="preserve"> is an application framework that enables </w:t>
      </w:r>
      <w:commentRangeStart w:id="254"/>
      <w:r w:rsidR="00A17D56">
        <w:t>you</w:t>
      </w:r>
      <w:commentRangeEnd w:id="254"/>
      <w:r w:rsidR="006C7C75">
        <w:rPr>
          <w:rStyle w:val="CommentReference"/>
          <w:rFonts w:cs="Cordia New"/>
        </w:rPr>
        <w:commentReference w:id="254"/>
      </w:r>
      <w:r w:rsidR="00A17D56">
        <w:t xml:space="preserve"> to build natively installed applications using HTML and JavaScript.  The easiest way to think of </w:t>
      </w:r>
      <w:proofErr w:type="spellStart"/>
      <w:r w:rsidR="00A17D56">
        <w:t>PhoneGap</w:t>
      </w:r>
      <w:proofErr w:type="spellEnd"/>
      <w:r w:rsidR="00A17D56">
        <w:t xml:space="preserve"> is a web view container that is 100% width and 100% height, with a JavaScript programming interface that allows you to access underlying operating system features.  You build your user interface using traditional web development skills (HTML, CSS, &amp; JavaScript), and use the </w:t>
      </w:r>
      <w:proofErr w:type="spellStart"/>
      <w:r w:rsidR="00A17D56">
        <w:t>PhoneGap</w:t>
      </w:r>
      <w:proofErr w:type="spellEnd"/>
      <w:r w:rsidR="00A17D56">
        <w:t xml:space="preserve"> container to deploy to different application ecosystems and devices.  When packaged for deployment, the </w:t>
      </w:r>
      <w:proofErr w:type="spellStart"/>
      <w:r w:rsidR="00A17D56">
        <w:t>PhoneGap</w:t>
      </w:r>
      <w:proofErr w:type="spellEnd"/>
      <w:r w:rsidR="00A17D56">
        <w:t xml:space="preserve"> application is a binary distributable file that can be distributed by the “normal” application marketplaces (iTunes, Google App Market, Amazon Market, etc…)</w:t>
      </w:r>
    </w:p>
    <w:p w14:paraId="78A72725" w14:textId="77777777" w:rsidR="00016C03" w:rsidRDefault="00A17D56">
      <w:pPr>
        <w:widowControl w:val="0"/>
        <w:ind w:firstLine="720"/>
      </w:pPr>
      <w:proofErr w:type="spellStart"/>
      <w:r>
        <w:t>PhoneGap</w:t>
      </w:r>
      <w:proofErr w:type="spellEnd"/>
      <w:r>
        <w:t xml:space="preserve"> can be used to build applications that target multiple platforms, including Apple </w:t>
      </w:r>
      <w:proofErr w:type="spellStart"/>
      <w:r>
        <w:t>iOS</w:t>
      </w:r>
      <w:proofErr w:type="spellEnd"/>
      <w:r>
        <w:t xml:space="preserve">, Google Android, Windows Phone, BlackBerry, HP </w:t>
      </w:r>
      <w:proofErr w:type="spellStart"/>
      <w:r>
        <w:t>WebOS</w:t>
      </w:r>
      <w:proofErr w:type="spellEnd"/>
      <w:r>
        <w:t xml:space="preserve">, Symbian, and </w:t>
      </w:r>
      <w:proofErr w:type="spellStart"/>
      <w:r>
        <w:t>Bada</w:t>
      </w:r>
      <w:proofErr w:type="spellEnd"/>
      <w:proofErr w:type="gramStart"/>
      <w:r>
        <w:t>.[</w:t>
      </w:r>
      <w:proofErr w:type="gramEnd"/>
      <w:r>
        <w:t>3]</w:t>
      </w:r>
    </w:p>
    <w:p w14:paraId="3F95BFC9" w14:textId="77777777" w:rsidR="00016C03" w:rsidRDefault="00A17D56">
      <w:pPr>
        <w:widowControl w:val="0"/>
        <w:ind w:firstLine="720"/>
      </w:pPr>
      <w:r>
        <w:lastRenderedPageBreak/>
        <w:t xml:space="preserve">                        </w:t>
      </w:r>
      <w:r>
        <w:rPr>
          <w:noProof/>
        </w:rPr>
        <w:drawing>
          <wp:inline distT="114300" distB="114300" distL="114300" distR="114300" wp14:anchorId="542DF0C8" wp14:editId="017AF829">
            <wp:extent cx="3019425" cy="17907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3019425" cy="1790700"/>
                    </a:xfrm>
                    <a:prstGeom prst="rect">
                      <a:avLst/>
                    </a:prstGeom>
                    <a:ln>
                      <a:solidFill>
                        <a:srgbClr val="000000"/>
                      </a:solidFill>
                      <a:prstDash val="solid"/>
                    </a:ln>
                  </pic:spPr>
                </pic:pic>
              </a:graphicData>
            </a:graphic>
          </wp:inline>
        </w:drawing>
      </w:r>
    </w:p>
    <w:p w14:paraId="6EEB59E8" w14:textId="77777777" w:rsidR="00016C03" w:rsidRDefault="00B873FB">
      <w:pPr>
        <w:widowControl w:val="0"/>
        <w:ind w:firstLine="720"/>
      </w:pPr>
      <w:hyperlink r:id="rId21"/>
    </w:p>
    <w:p w14:paraId="55E51BF5" w14:textId="77777777" w:rsidR="00016C03" w:rsidRDefault="00A17D56">
      <w:pPr>
        <w:widowControl w:val="0"/>
        <w:ind w:firstLine="720"/>
      </w:pPr>
      <w:r>
        <w:rPr>
          <w:b/>
        </w:rPr>
        <w:t>2.2.2.2 Alternative Technology</w:t>
      </w:r>
    </w:p>
    <w:p w14:paraId="516E5773" w14:textId="77777777" w:rsidR="00016C03" w:rsidRDefault="00A17D56">
      <w:pPr>
        <w:widowControl w:val="0"/>
        <w:ind w:firstLine="720"/>
      </w:pPr>
      <w:r>
        <w:rPr>
          <w:b/>
        </w:rPr>
        <w:t xml:space="preserve"> </w:t>
      </w:r>
    </w:p>
    <w:p w14:paraId="111DC1A1" w14:textId="4124AEC3" w:rsidR="00016C03" w:rsidRDefault="00A17D56">
      <w:pPr>
        <w:widowControl w:val="0"/>
        <w:ind w:firstLine="720"/>
      </w:pPr>
      <w:proofErr w:type="spellStart"/>
      <w:r>
        <w:t>Xcode</w:t>
      </w:r>
      <w:proofErr w:type="spellEnd"/>
      <w:r>
        <w:t xml:space="preserve"> and Titanium </w:t>
      </w:r>
      <w:del w:id="255" w:author="CAMT" w:date="2014-02-26T13:11:00Z">
        <w:r w:rsidDel="00837E92">
          <w:delText xml:space="preserve">mobile app development these </w:delText>
        </w:r>
      </w:del>
      <w:r>
        <w:t xml:space="preserve">are </w:t>
      </w:r>
      <w:ins w:id="256" w:author="CAMT" w:date="2014-02-26T13:12:00Z">
        <w:r w:rsidR="00837E92" w:rsidRPr="00837E92">
          <w:t>integrated development environment</w:t>
        </w:r>
        <w:r w:rsidR="00837E92">
          <w:t xml:space="preserve">s </w:t>
        </w:r>
      </w:ins>
      <w:ins w:id="257" w:author="CAMT" w:date="2014-02-26T13:13:00Z">
        <w:r w:rsidR="00837E92">
          <w:t>(IDEs)</w:t>
        </w:r>
      </w:ins>
      <w:ins w:id="258" w:author="CAMT" w:date="2014-02-26T13:12:00Z">
        <w:r w:rsidR="00837E92" w:rsidRPr="00837E92" w:rsidDel="00837E92">
          <w:t xml:space="preserve"> </w:t>
        </w:r>
      </w:ins>
      <w:del w:id="259" w:author="CAMT" w:date="2014-02-26T13:12:00Z">
        <w:r w:rsidDel="00837E92">
          <w:delText xml:space="preserve">tool </w:delText>
        </w:r>
      </w:del>
      <w:ins w:id="260" w:author="CAMT" w:date="2014-02-26T13:13:00Z">
        <w:r w:rsidR="00837E92">
          <w:t>that help</w:t>
        </w:r>
      </w:ins>
      <w:del w:id="261" w:author="CAMT" w:date="2014-02-26T13:13:00Z">
        <w:r w:rsidDel="00837E92">
          <w:delText xml:space="preserve">to </w:delText>
        </w:r>
      </w:del>
      <w:ins w:id="262" w:author="CAMT" w:date="2014-02-26T13:11:00Z">
        <w:r w:rsidR="00837E92">
          <w:t xml:space="preserve"> </w:t>
        </w:r>
      </w:ins>
      <w:r>
        <w:t xml:space="preserve">create </w:t>
      </w:r>
      <w:del w:id="263" w:author="CAMT" w:date="2014-02-26T13:11:00Z">
        <w:r w:rsidDel="00837E92">
          <w:delText xml:space="preserve">the </w:delText>
        </w:r>
      </w:del>
      <w:r>
        <w:t>mobile application</w:t>
      </w:r>
      <w:ins w:id="264" w:author="CAMT" w:date="2014-02-26T13:11:00Z">
        <w:r w:rsidR="00837E92">
          <w:t>s</w:t>
        </w:r>
      </w:ins>
      <w:r>
        <w:t xml:space="preserve"> which can </w:t>
      </w:r>
      <w:ins w:id="265" w:author="CAMT" w:date="2014-02-26T13:11:00Z">
        <w:r w:rsidR="00837E92">
          <w:t xml:space="preserve">be </w:t>
        </w:r>
      </w:ins>
      <w:r>
        <w:t>use</w:t>
      </w:r>
      <w:ins w:id="266" w:author="CAMT" w:date="2014-02-26T13:11:00Z">
        <w:r w:rsidR="00837E92">
          <w:t>d</w:t>
        </w:r>
      </w:ins>
      <w:r>
        <w:t xml:space="preserve"> on smartphone</w:t>
      </w:r>
      <w:ins w:id="267" w:author="CAMT" w:date="2014-02-26T13:11:00Z">
        <w:r w:rsidR="00837E92">
          <w:t>s</w:t>
        </w:r>
      </w:ins>
      <w:r>
        <w:t xml:space="preserve"> and tablet</w:t>
      </w:r>
      <w:ins w:id="268" w:author="CAMT" w:date="2014-02-26T13:11:00Z">
        <w:r w:rsidR="00837E92">
          <w:t>s</w:t>
        </w:r>
      </w:ins>
      <w:r>
        <w:t xml:space="preserve">. </w:t>
      </w:r>
      <w:del w:id="269" w:author="CAMT" w:date="2014-02-26T13:13:00Z">
        <w:r w:rsidDel="00837E92">
          <w:delText xml:space="preserve">The </w:delText>
        </w:r>
      </w:del>
      <w:proofErr w:type="spellStart"/>
      <w:r>
        <w:t>Xcode</w:t>
      </w:r>
      <w:proofErr w:type="spellEnd"/>
      <w:r>
        <w:t xml:space="preserve"> </w:t>
      </w:r>
      <w:del w:id="270" w:author="CAMT" w:date="2014-02-26T13:14:00Z">
        <w:r w:rsidDel="00837E92">
          <w:delText>is native program</w:delText>
        </w:r>
      </w:del>
      <w:ins w:id="271" w:author="CAMT" w:date="2014-02-26T13:14:00Z">
        <w:r w:rsidR="00837E92">
          <w:t>includes a suite of development tools to build</w:t>
        </w:r>
      </w:ins>
      <w:del w:id="272" w:author="CAMT" w:date="2014-02-26T13:14:00Z">
        <w:r w:rsidDel="00837E92">
          <w:delText xml:space="preserve"> to develop</w:delText>
        </w:r>
      </w:del>
      <w:del w:id="273" w:author="CAMT" w:date="2014-02-26T13:15:00Z">
        <w:r w:rsidDel="00837E92">
          <w:delText xml:space="preserve"> the</w:delText>
        </w:r>
      </w:del>
      <w:r>
        <w:t xml:space="preserve"> </w:t>
      </w:r>
      <w:del w:id="274" w:author="CAMT" w:date="2014-02-26T13:13:00Z">
        <w:r w:rsidDel="00837E92">
          <w:delText xml:space="preserve">ios </w:delText>
        </w:r>
      </w:del>
      <w:proofErr w:type="spellStart"/>
      <w:ins w:id="275" w:author="CAMT" w:date="2014-02-26T13:13:00Z">
        <w:r w:rsidR="00837E92">
          <w:t>i</w:t>
        </w:r>
        <w:r w:rsidR="00837E92">
          <w:t>OS</w:t>
        </w:r>
        <w:proofErr w:type="spellEnd"/>
        <w:r w:rsidR="00837E92">
          <w:t xml:space="preserve"> </w:t>
        </w:r>
      </w:ins>
      <w:r>
        <w:t>mobile app</w:t>
      </w:r>
      <w:ins w:id="276" w:author="CAMT" w:date="2014-02-26T13:13:00Z">
        <w:r w:rsidR="00837E92">
          <w:t>lications</w:t>
        </w:r>
      </w:ins>
      <w:r>
        <w:t xml:space="preserve"> directly</w:t>
      </w:r>
      <w:ins w:id="277" w:author="CAMT" w:date="2014-02-26T13:15:00Z">
        <w:r w:rsidR="00837E92">
          <w:t>, while</w:t>
        </w:r>
      </w:ins>
      <w:del w:id="278" w:author="CAMT" w:date="2014-02-26T13:15:00Z">
        <w:r w:rsidDel="00837E92">
          <w:delText>. But</w:delText>
        </w:r>
      </w:del>
      <w:r>
        <w:t xml:space="preserve"> Titanium can create </w:t>
      </w:r>
      <w:ins w:id="279" w:author="CAMT" w:date="2014-02-26T13:15:00Z">
        <w:r w:rsidR="00837E92">
          <w:t xml:space="preserve">applications for </w:t>
        </w:r>
      </w:ins>
      <w:del w:id="280" w:author="CAMT" w:date="2014-02-26T13:15:00Z">
        <w:r w:rsidDel="00837E92">
          <w:delText xml:space="preserve">in </w:delText>
        </w:r>
      </w:del>
      <w:r>
        <w:t>many pl</w:t>
      </w:r>
      <w:ins w:id="281" w:author="CAMT" w:date="2014-02-26T13:15:00Z">
        <w:r w:rsidR="00837E92">
          <w:t>a</w:t>
        </w:r>
      </w:ins>
      <w:del w:id="282" w:author="CAMT" w:date="2014-02-26T13:15:00Z">
        <w:r w:rsidDel="00837E92">
          <w:delText>s</w:delText>
        </w:r>
      </w:del>
      <w:r>
        <w:t>tform</w:t>
      </w:r>
      <w:ins w:id="283" w:author="CAMT" w:date="2014-02-26T13:15:00Z">
        <w:r w:rsidR="00837E92">
          <w:t>s, similarly to</w:t>
        </w:r>
      </w:ins>
      <w:del w:id="284" w:author="CAMT" w:date="2014-02-26T13:15:00Z">
        <w:r w:rsidDel="00837E92">
          <w:delText xml:space="preserve"> it is similar to</w:delText>
        </w:r>
      </w:del>
      <w:r>
        <w:t xml:space="preserve"> </w:t>
      </w:r>
      <w:proofErr w:type="spellStart"/>
      <w:ins w:id="285" w:author="CAMT" w:date="2014-02-26T13:15:00Z">
        <w:r w:rsidR="00837E92">
          <w:t>P</w:t>
        </w:r>
      </w:ins>
      <w:del w:id="286" w:author="CAMT" w:date="2014-02-26T13:15:00Z">
        <w:r w:rsidDel="00837E92">
          <w:delText>p</w:delText>
        </w:r>
      </w:del>
      <w:r>
        <w:t>hone</w:t>
      </w:r>
      <w:ins w:id="287" w:author="CAMT" w:date="2014-02-26T13:15:00Z">
        <w:r w:rsidR="00837E92">
          <w:t>G</w:t>
        </w:r>
      </w:ins>
      <w:del w:id="288" w:author="CAMT" w:date="2014-02-26T13:15:00Z">
        <w:r w:rsidDel="00837E92">
          <w:delText>g</w:delText>
        </w:r>
      </w:del>
      <w:proofErr w:type="gramStart"/>
      <w:r>
        <w:t>ap</w:t>
      </w:r>
      <w:proofErr w:type="spellEnd"/>
      <w:proofErr w:type="gramEnd"/>
      <w:r>
        <w:t xml:space="preserve">. It </w:t>
      </w:r>
      <w:ins w:id="289" w:author="CAMT" w:date="2014-02-26T13:16:00Z">
        <w:r w:rsidR="00837E92">
          <w:t xml:space="preserve">supports </w:t>
        </w:r>
      </w:ins>
      <w:del w:id="290" w:author="CAMT" w:date="2014-02-26T13:16:00Z">
        <w:r w:rsidDel="00837E92">
          <w:delText xml:space="preserve">can create </w:delText>
        </w:r>
      </w:del>
      <w:proofErr w:type="spellStart"/>
      <w:r>
        <w:t>i</w:t>
      </w:r>
      <w:ins w:id="291" w:author="CAMT" w:date="2014-02-26T13:16:00Z">
        <w:r w:rsidR="00837E92">
          <w:t>OS</w:t>
        </w:r>
      </w:ins>
      <w:proofErr w:type="spellEnd"/>
      <w:del w:id="292" w:author="CAMT" w:date="2014-02-26T13:16:00Z">
        <w:r w:rsidDel="00837E92">
          <w:delText>os</w:delText>
        </w:r>
      </w:del>
      <w:r>
        <w:t>,</w:t>
      </w:r>
      <w:ins w:id="293" w:author="CAMT" w:date="2014-02-26T13:16:00Z">
        <w:r w:rsidR="00837E92">
          <w:t xml:space="preserve"> </w:t>
        </w:r>
        <w:proofErr w:type="gramStart"/>
        <w:r w:rsidR="00837E92">
          <w:t>A</w:t>
        </w:r>
      </w:ins>
      <w:proofErr w:type="gramEnd"/>
      <w:del w:id="294" w:author="CAMT" w:date="2014-02-26T13:16:00Z">
        <w:r w:rsidDel="00837E92">
          <w:delText>a</w:delText>
        </w:r>
      </w:del>
      <w:r>
        <w:t>ndroid,</w:t>
      </w:r>
      <w:ins w:id="295" w:author="CAMT" w:date="2014-02-26T13:16:00Z">
        <w:r w:rsidR="00837E92">
          <w:t xml:space="preserve"> </w:t>
        </w:r>
      </w:ins>
      <w:r>
        <w:t xml:space="preserve">and etc. The programming languages </w:t>
      </w:r>
      <w:del w:id="296" w:author="CAMT" w:date="2014-02-26T13:16:00Z">
        <w:r w:rsidDel="00837E92">
          <w:delText>that always use to develop</w:delText>
        </w:r>
      </w:del>
      <w:ins w:id="297" w:author="CAMT" w:date="2014-02-26T13:16:00Z">
        <w:r w:rsidR="00837E92">
          <w:t>supported</w:t>
        </w:r>
      </w:ins>
      <w:r>
        <w:t xml:space="preserve"> are </w:t>
      </w:r>
      <w:ins w:id="298" w:author="CAMT" w:date="2014-02-26T13:17:00Z">
        <w:r w:rsidR="00837E92">
          <w:t>J</w:t>
        </w:r>
      </w:ins>
      <w:del w:id="299" w:author="CAMT" w:date="2014-02-26T13:17:00Z">
        <w:r w:rsidDel="00837E92">
          <w:delText>j</w:delText>
        </w:r>
      </w:del>
      <w:proofErr w:type="gramStart"/>
      <w:r>
        <w:t>ava</w:t>
      </w:r>
      <w:ins w:id="300" w:author="CAMT" w:date="2014-02-26T13:17:00Z">
        <w:r w:rsidR="00837E92">
          <w:t>S</w:t>
        </w:r>
      </w:ins>
      <w:proofErr w:type="gramEnd"/>
      <w:del w:id="301" w:author="CAMT" w:date="2014-02-26T13:17:00Z">
        <w:r w:rsidDel="00837E92">
          <w:delText>s</w:delText>
        </w:r>
      </w:del>
      <w:r>
        <w:t>cript,</w:t>
      </w:r>
      <w:ins w:id="302" w:author="CAMT" w:date="2014-02-26T13:17:00Z">
        <w:r w:rsidR="00837E92">
          <w:t xml:space="preserve"> </w:t>
        </w:r>
      </w:ins>
      <w:r>
        <w:t>HTML,</w:t>
      </w:r>
      <w:ins w:id="303" w:author="CAMT" w:date="2014-02-26T13:17:00Z">
        <w:r w:rsidR="00837E92">
          <w:t xml:space="preserve"> CSS</w:t>
        </w:r>
      </w:ins>
      <w:del w:id="304" w:author="CAMT" w:date="2014-02-26T13:17:00Z">
        <w:r w:rsidDel="00837E92">
          <w:delText>css</w:delText>
        </w:r>
      </w:del>
      <w:r>
        <w:t>,</w:t>
      </w:r>
      <w:ins w:id="305" w:author="CAMT" w:date="2014-02-26T13:17:00Z">
        <w:r w:rsidR="00837E92">
          <w:t xml:space="preserve"> </w:t>
        </w:r>
      </w:ins>
      <w:proofErr w:type="spellStart"/>
      <w:r>
        <w:t>Phytho</w:t>
      </w:r>
      <w:ins w:id="306" w:author="CAMT" w:date="2014-02-26T13:17:00Z">
        <w:r w:rsidR="00837E92">
          <w:t>n</w:t>
        </w:r>
      </w:ins>
      <w:proofErr w:type="spellEnd"/>
      <w:del w:id="307" w:author="CAMT" w:date="2014-02-26T13:17:00Z">
        <w:r w:rsidDel="00837E92">
          <w:delText>m</w:delText>
        </w:r>
      </w:del>
      <w:r>
        <w:t>,</w:t>
      </w:r>
      <w:ins w:id="308" w:author="CAMT" w:date="2014-02-26T13:17:00Z">
        <w:r w:rsidR="00837E92">
          <w:t xml:space="preserve"> </w:t>
        </w:r>
      </w:ins>
      <w:r>
        <w:t>Ruby,</w:t>
      </w:r>
      <w:ins w:id="309" w:author="CAMT" w:date="2014-02-26T13:17:00Z">
        <w:r w:rsidR="00837E92">
          <w:t xml:space="preserve"> and </w:t>
        </w:r>
      </w:ins>
      <w:r>
        <w:t>PHP.</w:t>
      </w:r>
    </w:p>
    <w:p w14:paraId="3D99F1B7" w14:textId="77777777" w:rsidR="00016C03" w:rsidRDefault="00016C03">
      <w:pPr>
        <w:widowControl w:val="0"/>
        <w:ind w:firstLine="720"/>
      </w:pPr>
    </w:p>
    <w:p w14:paraId="55DAC41C" w14:textId="77777777" w:rsidR="00016C03" w:rsidRDefault="00016C03">
      <w:pPr>
        <w:widowControl w:val="0"/>
        <w:ind w:firstLine="720"/>
      </w:pPr>
    </w:p>
    <w:p w14:paraId="44A23CB7" w14:textId="77777777" w:rsidR="00016C03" w:rsidRDefault="00A17D56">
      <w:pPr>
        <w:widowControl w:val="0"/>
        <w:ind w:firstLine="720"/>
      </w:pPr>
      <w:r>
        <w:rPr>
          <w:b/>
        </w:rPr>
        <w:t>2.2.2.3 The selection of this technology</w:t>
      </w:r>
    </w:p>
    <w:p w14:paraId="1F000A74" w14:textId="77777777" w:rsidR="00016C03" w:rsidRDefault="00A17D56">
      <w:pPr>
        <w:widowControl w:val="0"/>
      </w:pPr>
      <w:r>
        <w:t xml:space="preserve"> </w:t>
      </w:r>
      <w:r>
        <w:tab/>
      </w:r>
    </w:p>
    <w:p w14:paraId="5F9DD30A" w14:textId="2BFE0729" w:rsidR="00016C03" w:rsidRDefault="00A17D56">
      <w:pPr>
        <w:widowControl w:val="0"/>
      </w:pPr>
      <w:r>
        <w:t xml:space="preserve"> </w:t>
      </w:r>
      <w:r>
        <w:rPr>
          <w:rFonts w:ascii="Calibri" w:eastAsia="Calibri" w:hAnsi="Calibri" w:cs="Calibri"/>
        </w:rPr>
        <w:tab/>
      </w:r>
      <w:r>
        <w:t xml:space="preserve">For choosing </w:t>
      </w:r>
      <w:del w:id="310" w:author="CAMT" w:date="2014-02-26T12:26:00Z">
        <w:r w:rsidDel="006C7C75">
          <w:delText xml:space="preserve">phonegap </w:delText>
        </w:r>
      </w:del>
      <w:proofErr w:type="spellStart"/>
      <w:ins w:id="311" w:author="CAMT" w:date="2014-02-26T12:26:00Z">
        <w:r w:rsidR="006C7C75">
          <w:t>PhoneGap</w:t>
        </w:r>
        <w:proofErr w:type="spellEnd"/>
        <w:r w:rsidR="006C7C75">
          <w:t xml:space="preserve"> </w:t>
        </w:r>
      </w:ins>
      <w:r>
        <w:t>to develop the application because t</w:t>
      </w:r>
      <w:commentRangeStart w:id="312"/>
      <w:r>
        <w:t xml:space="preserve">his kind of technology is flexible, convenient </w:t>
      </w:r>
      <w:commentRangeEnd w:id="312"/>
      <w:r w:rsidR="006C7C75">
        <w:rPr>
          <w:rStyle w:val="CommentReference"/>
          <w:rFonts w:cs="Cordia New"/>
        </w:rPr>
        <w:commentReference w:id="312"/>
      </w:r>
      <w:r>
        <w:t xml:space="preserve">and it is an open source. We will create the mobile application by </w:t>
      </w:r>
      <w:proofErr w:type="spellStart"/>
      <w:r>
        <w:t>use</w:t>
      </w:r>
      <w:ins w:id="313" w:author="CAMT" w:date="2014-02-26T12:27:00Z">
        <w:r w:rsidR="006C7C75">
          <w:t>ing</w:t>
        </w:r>
      </w:ins>
      <w:proofErr w:type="spellEnd"/>
      <w:r>
        <w:t xml:space="preserve"> html5,</w:t>
      </w:r>
      <w:ins w:id="314" w:author="CAMT" w:date="2014-02-26T12:27:00Z">
        <w:r w:rsidR="006C7C75">
          <w:t xml:space="preserve"> </w:t>
        </w:r>
      </w:ins>
      <w:proofErr w:type="spellStart"/>
      <w:r>
        <w:t>css</w:t>
      </w:r>
      <w:proofErr w:type="spellEnd"/>
      <w:r>
        <w:t>,</w:t>
      </w:r>
      <w:ins w:id="315" w:author="CAMT" w:date="2014-02-26T12:27:00Z">
        <w:r w:rsidR="006C7C75">
          <w:t xml:space="preserve"> and </w:t>
        </w:r>
      </w:ins>
      <w:proofErr w:type="spellStart"/>
      <w:r>
        <w:t>javascript</w:t>
      </w:r>
      <w:proofErr w:type="spellEnd"/>
      <w:ins w:id="316" w:author="CAMT" w:date="2014-02-26T12:27:00Z">
        <w:r w:rsidR="006C7C75">
          <w:t>,</w:t>
        </w:r>
      </w:ins>
      <w:r>
        <w:t xml:space="preserve"> all of </w:t>
      </w:r>
      <w:ins w:id="317" w:author="CAMT" w:date="2014-02-26T12:27:00Z">
        <w:r w:rsidR="006C7C75">
          <w:t>which</w:t>
        </w:r>
      </w:ins>
      <w:del w:id="318" w:author="CAMT" w:date="2014-02-26T12:27:00Z">
        <w:r w:rsidDel="006C7C75">
          <w:delText>these</w:delText>
        </w:r>
      </w:del>
      <w:r>
        <w:t xml:space="preserve"> are supported </w:t>
      </w:r>
      <w:ins w:id="319" w:author="CAMT" w:date="2014-02-26T12:27:00Z">
        <w:r w:rsidR="006C7C75">
          <w:t>by</w:t>
        </w:r>
      </w:ins>
      <w:del w:id="320" w:author="CAMT" w:date="2014-02-26T12:27:00Z">
        <w:r w:rsidDel="006C7C75">
          <w:delText>in</w:delText>
        </w:r>
      </w:del>
      <w:r>
        <w:t xml:space="preserve"> </w:t>
      </w:r>
      <w:proofErr w:type="spellStart"/>
      <w:ins w:id="321" w:author="CAMT" w:date="2014-02-26T12:27:00Z">
        <w:r w:rsidR="006C7C75">
          <w:t>P</w:t>
        </w:r>
      </w:ins>
      <w:del w:id="322" w:author="CAMT" w:date="2014-02-26T12:27:00Z">
        <w:r w:rsidDel="006C7C75">
          <w:delText>p</w:delText>
        </w:r>
      </w:del>
      <w:r>
        <w:t>hone</w:t>
      </w:r>
      <w:ins w:id="323" w:author="CAMT" w:date="2014-02-26T12:27:00Z">
        <w:r w:rsidR="006C7C75">
          <w:t>G</w:t>
        </w:r>
      </w:ins>
      <w:del w:id="324" w:author="CAMT" w:date="2014-02-26T12:27:00Z">
        <w:r w:rsidDel="006C7C75">
          <w:delText>g</w:delText>
        </w:r>
      </w:del>
      <w:proofErr w:type="gramStart"/>
      <w:r>
        <w:t>ap</w:t>
      </w:r>
      <w:proofErr w:type="spellEnd"/>
      <w:proofErr w:type="gramEnd"/>
      <w:r>
        <w:t>. And it can support 7 kinds of operating system</w:t>
      </w:r>
      <w:ins w:id="325" w:author="CAMT" w:date="2014-02-26T12:28:00Z">
        <w:r w:rsidR="006C7C75">
          <w:t>s</w:t>
        </w:r>
      </w:ins>
      <w:r>
        <w:t xml:space="preserve"> </w:t>
      </w:r>
      <w:ins w:id="326" w:author="CAMT" w:date="2014-02-26T12:28:00Z">
        <w:r w:rsidR="006C7C75">
          <w:t xml:space="preserve">including </w:t>
        </w:r>
        <w:proofErr w:type="spellStart"/>
        <w:r w:rsidR="006C7C75">
          <w:t>iOS</w:t>
        </w:r>
        <w:proofErr w:type="spellEnd"/>
        <w:r w:rsidR="006C7C75">
          <w:t xml:space="preserve"> which is the</w:t>
        </w:r>
      </w:ins>
      <w:ins w:id="327" w:author="CAMT" w:date="2014-02-26T12:29:00Z">
        <w:r w:rsidR="006C7C75">
          <w:t xml:space="preserve"> mobile</w:t>
        </w:r>
      </w:ins>
      <w:ins w:id="328" w:author="CAMT" w:date="2014-02-26T12:28:00Z">
        <w:r w:rsidR="006C7C75">
          <w:t xml:space="preserve"> platform we have chosen for this project.</w:t>
        </w:r>
      </w:ins>
      <w:del w:id="329" w:author="CAMT" w:date="2014-02-26T12:28:00Z">
        <w:r w:rsidDel="006C7C75">
          <w:delText>there the one of os that we need to use is ios</w:delText>
        </w:r>
      </w:del>
      <w:r>
        <w:t>.</w:t>
      </w:r>
      <w:r>
        <w:rPr>
          <w:sz w:val="28"/>
        </w:rPr>
        <w:t xml:space="preserve"> </w:t>
      </w:r>
      <w:proofErr w:type="spellStart"/>
      <w:r>
        <w:t>Phone</w:t>
      </w:r>
      <w:ins w:id="330" w:author="CAMT" w:date="2014-02-26T12:29:00Z">
        <w:r w:rsidR="006C7C75">
          <w:t>G</w:t>
        </w:r>
      </w:ins>
      <w:del w:id="331" w:author="CAMT" w:date="2014-02-26T12:29:00Z">
        <w:r w:rsidDel="006C7C75">
          <w:delText>g</w:delText>
        </w:r>
      </w:del>
      <w:proofErr w:type="gramStart"/>
      <w:r>
        <w:t>ap</w:t>
      </w:r>
      <w:proofErr w:type="spellEnd"/>
      <w:proofErr w:type="gramEnd"/>
      <w:r>
        <w:t xml:space="preserve"> will wrap the website to be the application</w:t>
      </w:r>
      <w:ins w:id="332" w:author="CAMT" w:date="2014-02-26T12:29:00Z">
        <w:r w:rsidR="006C7C75">
          <w:rPr>
            <w:sz w:val="28"/>
          </w:rPr>
          <w:t>.</w:t>
        </w:r>
      </w:ins>
      <w:del w:id="333" w:author="CAMT" w:date="2014-02-26T12:29:00Z">
        <w:r w:rsidDel="006C7C75">
          <w:rPr>
            <w:sz w:val="28"/>
          </w:rPr>
          <w:delText xml:space="preserve"> </w:delText>
        </w:r>
      </w:del>
      <w:r>
        <w:rPr>
          <w:sz w:val="28"/>
        </w:rPr>
        <w:t xml:space="preserve"> </w:t>
      </w:r>
      <w:ins w:id="334" w:author="CAMT" w:date="2014-02-26T12:29:00Z">
        <w:r w:rsidR="006C7C75">
          <w:t>I</w:t>
        </w:r>
      </w:ins>
      <w:del w:id="335" w:author="CAMT" w:date="2014-02-26T12:29:00Z">
        <w:r w:rsidDel="006C7C75">
          <w:delText>i</w:delText>
        </w:r>
      </w:del>
      <w:r>
        <w:t>t contains the feature</w:t>
      </w:r>
      <w:ins w:id="336" w:author="CAMT" w:date="2014-02-26T12:29:00Z">
        <w:r w:rsidR="006C7C75">
          <w:t>s</w:t>
        </w:r>
      </w:ins>
      <w:r>
        <w:t xml:space="preserve"> that we have to use </w:t>
      </w:r>
      <w:ins w:id="337" w:author="CAMT" w:date="2014-02-26T12:29:00Z">
        <w:r w:rsidR="006C7C75">
          <w:t xml:space="preserve">for this project </w:t>
        </w:r>
      </w:ins>
      <w:r>
        <w:t>such as camera function or database</w:t>
      </w:r>
      <w:r>
        <w:rPr>
          <w:sz w:val="28"/>
        </w:rPr>
        <w:t>.</w:t>
      </w:r>
    </w:p>
    <w:p w14:paraId="44B60ABD" w14:textId="77777777" w:rsidR="00016C03" w:rsidRDefault="00016C03">
      <w:pPr>
        <w:widowControl w:val="0"/>
      </w:pPr>
    </w:p>
    <w:p w14:paraId="16C6C1EA" w14:textId="77777777" w:rsidR="00016C03" w:rsidRDefault="00016C03">
      <w:pPr>
        <w:widowControl w:val="0"/>
      </w:pPr>
    </w:p>
    <w:p w14:paraId="6209EBE6" w14:textId="77777777" w:rsidR="00016C03" w:rsidRDefault="00A17D56">
      <w:pPr>
        <w:widowControl w:val="0"/>
      </w:pPr>
      <w:r>
        <w:rPr>
          <w:b/>
          <w:sz w:val="24"/>
        </w:rPr>
        <w:t>2.2.3 HTML5</w:t>
      </w:r>
    </w:p>
    <w:p w14:paraId="31ABB1BE" w14:textId="77777777" w:rsidR="00016C03" w:rsidRDefault="00A17D56">
      <w:pPr>
        <w:widowControl w:val="0"/>
        <w:ind w:firstLine="720"/>
      </w:pPr>
      <w:r>
        <w:rPr>
          <w:b/>
        </w:rPr>
        <w:t>2.2.3.1 HTML5</w:t>
      </w:r>
    </w:p>
    <w:p w14:paraId="22CEA20A" w14:textId="6F1127E9" w:rsidR="00016C03" w:rsidRDefault="00A17D56">
      <w:pPr>
        <w:pStyle w:val="Heading2"/>
        <w:widowControl w:val="0"/>
        <w:spacing w:before="360" w:after="80"/>
        <w:ind w:firstLine="720"/>
        <w:contextualSpacing w:val="0"/>
      </w:pPr>
      <w:bookmarkStart w:id="338" w:name="h.qy44s3hywya" w:colFirst="0" w:colLast="0"/>
      <w:bookmarkEnd w:id="338"/>
      <w:r>
        <w:rPr>
          <w:rFonts w:ascii="Arial" w:eastAsia="Arial" w:hAnsi="Arial" w:cs="Arial"/>
          <w:sz w:val="22"/>
        </w:rPr>
        <w:lastRenderedPageBreak/>
        <w:t xml:space="preserve">     </w:t>
      </w:r>
      <w:r>
        <w:rPr>
          <w:rFonts w:ascii="Arial" w:eastAsia="Arial" w:hAnsi="Arial" w:cs="Arial"/>
          <w:b w:val="0"/>
          <w:sz w:val="22"/>
        </w:rPr>
        <w:t>HTML</w:t>
      </w:r>
      <w:del w:id="339" w:author="CAMT" w:date="2014-02-26T12:33:00Z">
        <w:r w:rsidDel="006C7C75">
          <w:rPr>
            <w:rFonts w:ascii="Arial" w:eastAsia="Arial" w:hAnsi="Arial" w:cs="Arial"/>
            <w:b w:val="0"/>
            <w:sz w:val="22"/>
          </w:rPr>
          <w:delText xml:space="preserve"> </w:delText>
        </w:r>
      </w:del>
      <w:r>
        <w:rPr>
          <w:rFonts w:ascii="Arial" w:eastAsia="Arial" w:hAnsi="Arial" w:cs="Arial"/>
          <w:b w:val="0"/>
          <w:sz w:val="22"/>
        </w:rPr>
        <w:t xml:space="preserve">5 is markup language </w:t>
      </w:r>
      <w:del w:id="340" w:author="CAMT" w:date="2014-02-26T12:30:00Z">
        <w:r w:rsidDel="006C7C75">
          <w:rPr>
            <w:rFonts w:ascii="Arial" w:eastAsia="Arial" w:hAnsi="Arial" w:cs="Arial"/>
            <w:b w:val="0"/>
            <w:sz w:val="22"/>
          </w:rPr>
          <w:delText>for using to</w:delText>
        </w:r>
      </w:del>
      <w:ins w:id="341" w:author="CAMT" w:date="2014-02-26T12:30:00Z">
        <w:r w:rsidR="006C7C75">
          <w:rPr>
            <w:rFonts w:ascii="Arial" w:eastAsia="Arial" w:hAnsi="Arial" w:cs="Arial"/>
            <w:b w:val="0"/>
            <w:sz w:val="22"/>
          </w:rPr>
          <w:t>used for</w:t>
        </w:r>
      </w:ins>
      <w:r>
        <w:rPr>
          <w:rFonts w:ascii="Arial" w:eastAsia="Arial" w:hAnsi="Arial" w:cs="Arial"/>
          <w:b w:val="0"/>
          <w:sz w:val="22"/>
        </w:rPr>
        <w:t xml:space="preserve"> </w:t>
      </w:r>
      <w:proofErr w:type="spellStart"/>
      <w:r>
        <w:rPr>
          <w:rFonts w:ascii="Arial" w:eastAsia="Arial" w:hAnsi="Arial" w:cs="Arial"/>
          <w:b w:val="0"/>
          <w:sz w:val="22"/>
        </w:rPr>
        <w:t>create</w:t>
      </w:r>
      <w:ins w:id="342" w:author="CAMT" w:date="2014-02-26T12:30:00Z">
        <w:r w:rsidR="006C7C75">
          <w:rPr>
            <w:rFonts w:ascii="Arial" w:eastAsia="Arial" w:hAnsi="Arial" w:cs="Arial"/>
            <w:b w:val="0"/>
            <w:sz w:val="22"/>
          </w:rPr>
          <w:t>ing</w:t>
        </w:r>
        <w:proofErr w:type="spellEnd"/>
        <w:r w:rsidR="006C7C75">
          <w:rPr>
            <w:rFonts w:ascii="Arial" w:eastAsia="Arial" w:hAnsi="Arial" w:cs="Arial"/>
            <w:b w:val="0"/>
            <w:sz w:val="22"/>
          </w:rPr>
          <w:t xml:space="preserve"> websites</w:t>
        </w:r>
      </w:ins>
      <w:del w:id="343" w:author="CAMT" w:date="2014-02-26T12:30:00Z">
        <w:r w:rsidDel="006C7C75">
          <w:rPr>
            <w:rFonts w:ascii="Arial" w:eastAsia="Arial" w:hAnsi="Arial" w:cs="Arial"/>
            <w:b w:val="0"/>
            <w:sz w:val="22"/>
          </w:rPr>
          <w:delText xml:space="preserve"> the website</w:delText>
        </w:r>
      </w:del>
      <w:r>
        <w:rPr>
          <w:rFonts w:ascii="Arial" w:eastAsia="Arial" w:hAnsi="Arial" w:cs="Arial"/>
          <w:b w:val="0"/>
          <w:sz w:val="22"/>
        </w:rPr>
        <w:t>.</w:t>
      </w:r>
      <w:ins w:id="344" w:author="CAMT" w:date="2014-02-26T12:32:00Z">
        <w:r w:rsidR="006C7C75">
          <w:rPr>
            <w:rFonts w:ascii="Arial" w:eastAsia="Arial" w:hAnsi="Arial" w:cs="Arial"/>
            <w:b w:val="0"/>
            <w:sz w:val="22"/>
          </w:rPr>
          <w:t xml:space="preserve"> Evolved from the HTML standard, HTML5 </w:t>
        </w:r>
      </w:ins>
      <w:del w:id="345" w:author="CAMT" w:date="2014-02-26T12:32:00Z">
        <w:r w:rsidDel="006C7C75">
          <w:rPr>
            <w:rFonts w:ascii="Arial" w:eastAsia="Arial" w:hAnsi="Arial" w:cs="Arial"/>
            <w:b w:val="0"/>
            <w:sz w:val="22"/>
          </w:rPr>
          <w:delText xml:space="preserve"> </w:delText>
        </w:r>
      </w:del>
      <w:del w:id="346" w:author="CAMT" w:date="2014-02-26T12:33:00Z">
        <w:r w:rsidDel="006C7C75">
          <w:rPr>
            <w:rFonts w:ascii="Arial" w:eastAsia="Arial" w:hAnsi="Arial" w:cs="Arial"/>
            <w:b w:val="0"/>
            <w:sz w:val="22"/>
          </w:rPr>
          <w:delText xml:space="preserve">It develops form the HTML </w:delText>
        </w:r>
      </w:del>
      <w:r>
        <w:rPr>
          <w:rFonts w:ascii="Arial" w:eastAsia="Arial" w:hAnsi="Arial" w:cs="Arial"/>
          <w:b w:val="0"/>
          <w:sz w:val="22"/>
        </w:rPr>
        <w:t>has more feature</w:t>
      </w:r>
      <w:ins w:id="347" w:author="CAMT" w:date="2014-02-26T12:33:00Z">
        <w:r w:rsidR="006C7C75">
          <w:rPr>
            <w:rFonts w:ascii="Arial" w:eastAsia="Arial" w:hAnsi="Arial" w:cs="Arial"/>
            <w:b w:val="0"/>
            <w:sz w:val="22"/>
          </w:rPr>
          <w:t>s</w:t>
        </w:r>
      </w:ins>
      <w:r>
        <w:rPr>
          <w:rFonts w:ascii="Arial" w:eastAsia="Arial" w:hAnsi="Arial" w:cs="Arial"/>
          <w:b w:val="0"/>
          <w:sz w:val="22"/>
        </w:rPr>
        <w:t xml:space="preserve"> such as working with MAP system, </w:t>
      </w:r>
      <w:ins w:id="348" w:author="CAMT" w:date="2014-02-26T12:33:00Z">
        <w:r w:rsidR="006C7C75">
          <w:rPr>
            <w:rFonts w:ascii="Arial" w:eastAsia="Arial" w:hAnsi="Arial" w:cs="Arial"/>
            <w:b w:val="0"/>
            <w:sz w:val="22"/>
          </w:rPr>
          <w:t xml:space="preserve">and </w:t>
        </w:r>
      </w:ins>
      <w:r>
        <w:rPr>
          <w:rFonts w:ascii="Arial" w:eastAsia="Arial" w:hAnsi="Arial" w:cs="Arial"/>
          <w:b w:val="0"/>
          <w:sz w:val="22"/>
        </w:rPr>
        <w:t>creat</w:t>
      </w:r>
      <w:ins w:id="349" w:author="CAMT" w:date="2014-02-26T12:33:00Z">
        <w:r w:rsidR="006C7C75">
          <w:rPr>
            <w:rFonts w:ascii="Arial" w:eastAsia="Arial" w:hAnsi="Arial" w:cs="Arial"/>
            <w:b w:val="0"/>
            <w:sz w:val="22"/>
          </w:rPr>
          <w:t>ing</w:t>
        </w:r>
      </w:ins>
      <w:del w:id="350" w:author="CAMT" w:date="2014-02-26T12:33:00Z">
        <w:r w:rsidDel="006C7C75">
          <w:rPr>
            <w:rFonts w:ascii="Arial" w:eastAsia="Arial" w:hAnsi="Arial" w:cs="Arial"/>
            <w:b w:val="0"/>
            <w:sz w:val="22"/>
          </w:rPr>
          <w:delText>e</w:delText>
        </w:r>
      </w:del>
      <w:r>
        <w:rPr>
          <w:rFonts w:ascii="Arial" w:eastAsia="Arial" w:hAnsi="Arial" w:cs="Arial"/>
          <w:b w:val="0"/>
          <w:sz w:val="22"/>
        </w:rPr>
        <w:t xml:space="preserve"> a graphic without flash. And </w:t>
      </w:r>
      <w:del w:id="351" w:author="CAMT" w:date="2014-02-26T12:33:00Z">
        <w:r w:rsidDel="00C24DD5">
          <w:rPr>
            <w:rFonts w:ascii="Arial" w:eastAsia="Arial" w:hAnsi="Arial" w:cs="Arial"/>
            <w:b w:val="0"/>
            <w:sz w:val="22"/>
          </w:rPr>
          <w:delText xml:space="preserve">the </w:delText>
        </w:r>
      </w:del>
      <w:r>
        <w:rPr>
          <w:rFonts w:ascii="Arial" w:eastAsia="Arial" w:hAnsi="Arial" w:cs="Arial"/>
          <w:b w:val="0"/>
          <w:sz w:val="22"/>
        </w:rPr>
        <w:t>HTML5 is support</w:t>
      </w:r>
      <w:ins w:id="352" w:author="CAMT" w:date="2014-02-26T12:34:00Z">
        <w:r w:rsidR="00C24DD5">
          <w:rPr>
            <w:rFonts w:ascii="Arial" w:eastAsia="Arial" w:hAnsi="Arial" w:cs="Arial"/>
            <w:b w:val="0"/>
            <w:sz w:val="22"/>
          </w:rPr>
          <w:t>ed</w:t>
        </w:r>
      </w:ins>
      <w:r>
        <w:rPr>
          <w:rFonts w:ascii="Arial" w:eastAsia="Arial" w:hAnsi="Arial" w:cs="Arial"/>
          <w:b w:val="0"/>
          <w:sz w:val="22"/>
        </w:rPr>
        <w:t xml:space="preserve"> </w:t>
      </w:r>
      <w:ins w:id="353" w:author="CAMT" w:date="2014-02-26T12:34:00Z">
        <w:r w:rsidR="00C24DD5">
          <w:rPr>
            <w:rFonts w:ascii="Arial" w:eastAsia="Arial" w:hAnsi="Arial" w:cs="Arial"/>
            <w:b w:val="0"/>
            <w:sz w:val="22"/>
          </w:rPr>
          <w:t xml:space="preserve">by </w:t>
        </w:r>
      </w:ins>
      <w:del w:id="354" w:author="CAMT" w:date="2014-02-26T12:34:00Z">
        <w:r w:rsidDel="00C24DD5">
          <w:rPr>
            <w:rFonts w:ascii="Arial" w:eastAsia="Arial" w:hAnsi="Arial" w:cs="Arial"/>
            <w:b w:val="0"/>
            <w:sz w:val="22"/>
          </w:rPr>
          <w:delText xml:space="preserve">for use in </w:delText>
        </w:r>
      </w:del>
      <w:r>
        <w:rPr>
          <w:rFonts w:ascii="Arial" w:eastAsia="Arial" w:hAnsi="Arial" w:cs="Arial"/>
          <w:b w:val="0"/>
          <w:sz w:val="22"/>
        </w:rPr>
        <w:t xml:space="preserve">many operating systems </w:t>
      </w:r>
      <w:ins w:id="355" w:author="CAMT" w:date="2014-02-26T12:35:00Z">
        <w:r w:rsidR="00C24DD5">
          <w:rPr>
            <w:rFonts w:ascii="Arial" w:eastAsia="Arial" w:hAnsi="Arial" w:cs="Arial"/>
            <w:b w:val="0"/>
            <w:sz w:val="22"/>
          </w:rPr>
          <w:t>on various devices such as Windows</w:t>
        </w:r>
      </w:ins>
      <w:del w:id="356" w:author="CAMT" w:date="2014-02-26T12:35:00Z">
        <w:r w:rsidDel="00C24DD5">
          <w:rPr>
            <w:rFonts w:ascii="Arial" w:eastAsia="Arial" w:hAnsi="Arial" w:cs="Arial"/>
            <w:b w:val="0"/>
            <w:sz w:val="22"/>
          </w:rPr>
          <w:delText>there are</w:delText>
        </w:r>
      </w:del>
      <w:r>
        <w:rPr>
          <w:rFonts w:ascii="Arial" w:eastAsia="Arial" w:hAnsi="Arial" w:cs="Arial"/>
          <w:b w:val="0"/>
          <w:sz w:val="22"/>
        </w:rPr>
        <w:t xml:space="preserve"> PC, MAC, iPhone, iPad, </w:t>
      </w:r>
      <w:ins w:id="357" w:author="CAMT" w:date="2014-02-26T12:35:00Z">
        <w:r w:rsidR="00C24DD5">
          <w:rPr>
            <w:rFonts w:ascii="Arial" w:eastAsia="Arial" w:hAnsi="Arial" w:cs="Arial"/>
            <w:b w:val="0"/>
            <w:sz w:val="22"/>
          </w:rPr>
          <w:t xml:space="preserve">and </w:t>
        </w:r>
      </w:ins>
      <w:r>
        <w:rPr>
          <w:rFonts w:ascii="Arial" w:eastAsia="Arial" w:hAnsi="Arial" w:cs="Arial"/>
          <w:b w:val="0"/>
          <w:sz w:val="22"/>
        </w:rPr>
        <w:t>Android</w:t>
      </w:r>
      <w:ins w:id="358" w:author="CAMT" w:date="2014-02-26T12:36:00Z">
        <w:r w:rsidR="00C24DD5">
          <w:rPr>
            <w:rFonts w:ascii="Arial" w:eastAsia="Arial" w:hAnsi="Arial" w:cs="Arial"/>
            <w:b w:val="0"/>
            <w:sz w:val="22"/>
          </w:rPr>
          <w:t>-based</w:t>
        </w:r>
      </w:ins>
      <w:r>
        <w:rPr>
          <w:rFonts w:ascii="Arial" w:eastAsia="Arial" w:hAnsi="Arial" w:cs="Arial"/>
          <w:b w:val="0"/>
          <w:sz w:val="22"/>
        </w:rPr>
        <w:t xml:space="preserve"> </w:t>
      </w:r>
      <w:ins w:id="359" w:author="CAMT" w:date="2014-02-26T12:35:00Z">
        <w:r w:rsidR="00C24DD5">
          <w:rPr>
            <w:rFonts w:ascii="Arial" w:eastAsia="Arial" w:hAnsi="Arial" w:cs="Arial"/>
            <w:b w:val="0"/>
            <w:sz w:val="22"/>
          </w:rPr>
          <w:t xml:space="preserve">mobile phones </w:t>
        </w:r>
        <w:proofErr w:type="spellStart"/>
        <w:r w:rsidR="00C24DD5">
          <w:rPr>
            <w:rFonts w:ascii="Arial" w:eastAsia="Arial" w:hAnsi="Arial" w:cs="Arial"/>
            <w:b w:val="0"/>
            <w:sz w:val="22"/>
          </w:rPr>
          <w:t>and</w:t>
        </w:r>
      </w:ins>
      <w:del w:id="360" w:author="CAMT" w:date="2014-02-26T12:35:00Z">
        <w:r w:rsidDel="00C24DD5">
          <w:rPr>
            <w:rFonts w:ascii="Arial" w:eastAsia="Arial" w:hAnsi="Arial" w:cs="Arial"/>
            <w:b w:val="0"/>
            <w:sz w:val="22"/>
          </w:rPr>
          <w:delText xml:space="preserve">or </w:delText>
        </w:r>
      </w:del>
      <w:r>
        <w:rPr>
          <w:rFonts w:ascii="Arial" w:eastAsia="Arial" w:hAnsi="Arial" w:cs="Arial"/>
          <w:b w:val="0"/>
          <w:sz w:val="22"/>
        </w:rPr>
        <w:t>tablet</w:t>
      </w:r>
      <w:ins w:id="361" w:author="CAMT" w:date="2014-02-26T12:36:00Z">
        <w:r w:rsidR="00C24DD5">
          <w:rPr>
            <w:rFonts w:ascii="Arial" w:eastAsia="Arial" w:hAnsi="Arial" w:cs="Arial"/>
            <w:b w:val="0"/>
            <w:sz w:val="22"/>
          </w:rPr>
          <w:t>s</w:t>
        </w:r>
      </w:ins>
      <w:proofErr w:type="spellEnd"/>
      <w:r>
        <w:rPr>
          <w:rFonts w:ascii="Arial" w:eastAsia="Arial" w:hAnsi="Arial" w:cs="Arial"/>
          <w:b w:val="0"/>
          <w:sz w:val="22"/>
        </w:rPr>
        <w:t xml:space="preserve">. It </w:t>
      </w:r>
      <w:ins w:id="362" w:author="CAMT" w:date="2014-02-26T12:36:00Z">
        <w:r w:rsidR="00C24DD5">
          <w:rPr>
            <w:rFonts w:ascii="Arial" w:eastAsia="Arial" w:hAnsi="Arial" w:cs="Arial"/>
            <w:b w:val="0"/>
            <w:sz w:val="22"/>
          </w:rPr>
          <w:t xml:space="preserve">works with </w:t>
        </w:r>
      </w:ins>
      <w:del w:id="363" w:author="CAMT" w:date="2014-02-26T12:36:00Z">
        <w:r w:rsidDel="00C24DD5">
          <w:rPr>
            <w:rFonts w:ascii="Arial" w:eastAsia="Arial" w:hAnsi="Arial" w:cs="Arial"/>
            <w:b w:val="0"/>
            <w:sz w:val="22"/>
          </w:rPr>
          <w:delText>focus to working wit</w:delText>
        </w:r>
      </w:del>
      <w:del w:id="364" w:author="CAMT" w:date="2014-02-26T12:37:00Z">
        <w:r w:rsidDel="00C24DD5">
          <w:rPr>
            <w:rFonts w:ascii="Arial" w:eastAsia="Arial" w:hAnsi="Arial" w:cs="Arial"/>
            <w:b w:val="0"/>
            <w:sz w:val="22"/>
          </w:rPr>
          <w:delText xml:space="preserve">h </w:delText>
        </w:r>
      </w:del>
      <w:r>
        <w:rPr>
          <w:rFonts w:ascii="Arial" w:eastAsia="Arial" w:hAnsi="Arial" w:cs="Arial"/>
          <w:b w:val="0"/>
          <w:sz w:val="22"/>
        </w:rPr>
        <w:t xml:space="preserve">CSS and </w:t>
      </w:r>
      <w:ins w:id="365" w:author="CAMT" w:date="2014-02-26T12:43:00Z">
        <w:r w:rsidR="00C24DD5">
          <w:rPr>
            <w:rFonts w:ascii="Arial" w:eastAsia="Arial" w:hAnsi="Arial" w:cs="Arial"/>
            <w:b w:val="0"/>
            <w:sz w:val="22"/>
          </w:rPr>
          <w:t>J</w:t>
        </w:r>
      </w:ins>
      <w:del w:id="366" w:author="CAMT" w:date="2014-02-26T12:43:00Z">
        <w:r w:rsidDel="00C24DD5">
          <w:rPr>
            <w:rFonts w:ascii="Arial" w:eastAsia="Arial" w:hAnsi="Arial" w:cs="Arial"/>
            <w:b w:val="0"/>
            <w:sz w:val="22"/>
          </w:rPr>
          <w:delText>j</w:delText>
        </w:r>
      </w:del>
      <w:proofErr w:type="gramStart"/>
      <w:r>
        <w:rPr>
          <w:rFonts w:ascii="Arial" w:eastAsia="Arial" w:hAnsi="Arial" w:cs="Arial"/>
          <w:b w:val="0"/>
          <w:sz w:val="22"/>
        </w:rPr>
        <w:t>ava</w:t>
      </w:r>
      <w:proofErr w:type="gramEnd"/>
      <w:del w:id="367" w:author="CAMT" w:date="2014-02-26T12:36:00Z">
        <w:r w:rsidDel="00C24DD5">
          <w:rPr>
            <w:rFonts w:ascii="Arial" w:eastAsia="Arial" w:hAnsi="Arial" w:cs="Arial"/>
            <w:b w:val="0"/>
            <w:sz w:val="22"/>
          </w:rPr>
          <w:delText xml:space="preserve"> </w:delText>
        </w:r>
      </w:del>
      <w:ins w:id="368" w:author="CAMT" w:date="2014-02-26T12:43:00Z">
        <w:r w:rsidR="00C24DD5">
          <w:rPr>
            <w:rFonts w:ascii="Arial" w:eastAsia="Arial" w:hAnsi="Arial" w:cs="Arial"/>
            <w:b w:val="0"/>
            <w:sz w:val="22"/>
          </w:rPr>
          <w:t>S</w:t>
        </w:r>
      </w:ins>
      <w:del w:id="369" w:author="CAMT" w:date="2014-02-26T12:43:00Z">
        <w:r w:rsidDel="00C24DD5">
          <w:rPr>
            <w:rFonts w:ascii="Arial" w:eastAsia="Arial" w:hAnsi="Arial" w:cs="Arial"/>
            <w:b w:val="0"/>
            <w:sz w:val="22"/>
          </w:rPr>
          <w:delText>s</w:delText>
        </w:r>
      </w:del>
      <w:r>
        <w:rPr>
          <w:rFonts w:ascii="Arial" w:eastAsia="Arial" w:hAnsi="Arial" w:cs="Arial"/>
          <w:b w:val="0"/>
          <w:sz w:val="22"/>
        </w:rPr>
        <w:t>cript</w:t>
      </w:r>
      <w:ins w:id="370" w:author="CAMT" w:date="2014-02-26T12:37:00Z">
        <w:r w:rsidR="00C24DD5">
          <w:rPr>
            <w:rFonts w:ascii="Arial" w:eastAsia="Arial" w:hAnsi="Arial" w:cs="Arial"/>
            <w:b w:val="0"/>
            <w:sz w:val="22"/>
          </w:rPr>
          <w:t xml:space="preserve"> and can be used </w:t>
        </w:r>
      </w:ins>
      <w:del w:id="371" w:author="CAMT" w:date="2014-02-26T12:37:00Z">
        <w:r w:rsidDel="00C24DD5">
          <w:rPr>
            <w:rFonts w:ascii="Arial" w:eastAsia="Arial" w:hAnsi="Arial" w:cs="Arial"/>
            <w:b w:val="0"/>
            <w:sz w:val="22"/>
          </w:rPr>
          <w:delText xml:space="preserve">. HTML5 </w:delText>
        </w:r>
      </w:del>
      <w:r>
        <w:rPr>
          <w:rFonts w:ascii="Arial" w:eastAsia="Arial" w:hAnsi="Arial" w:cs="Arial"/>
          <w:b w:val="0"/>
          <w:sz w:val="22"/>
        </w:rPr>
        <w:t xml:space="preserve">not only to develop </w:t>
      </w:r>
      <w:ins w:id="372" w:author="CAMT" w:date="2014-02-26T12:37:00Z">
        <w:r w:rsidR="00C24DD5">
          <w:rPr>
            <w:rFonts w:ascii="Arial" w:eastAsia="Arial" w:hAnsi="Arial" w:cs="Arial"/>
            <w:b w:val="0"/>
            <w:sz w:val="22"/>
          </w:rPr>
          <w:t xml:space="preserve">for </w:t>
        </w:r>
      </w:ins>
      <w:r>
        <w:rPr>
          <w:rFonts w:ascii="Arial" w:eastAsia="Arial" w:hAnsi="Arial" w:cs="Arial"/>
          <w:b w:val="0"/>
          <w:sz w:val="22"/>
        </w:rPr>
        <w:t xml:space="preserve">the world wide web also but </w:t>
      </w:r>
      <w:ins w:id="373" w:author="CAMT" w:date="2014-02-26T12:37:00Z">
        <w:r w:rsidR="00C24DD5">
          <w:rPr>
            <w:rFonts w:ascii="Arial" w:eastAsia="Arial" w:hAnsi="Arial" w:cs="Arial"/>
            <w:b w:val="0"/>
            <w:sz w:val="22"/>
          </w:rPr>
          <w:t xml:space="preserve">also to </w:t>
        </w:r>
      </w:ins>
      <w:del w:id="374" w:author="CAMT" w:date="2014-02-26T12:37:00Z">
        <w:r w:rsidDel="00C24DD5">
          <w:rPr>
            <w:rFonts w:ascii="Arial" w:eastAsia="Arial" w:hAnsi="Arial" w:cs="Arial"/>
            <w:b w:val="0"/>
            <w:sz w:val="22"/>
          </w:rPr>
          <w:delText xml:space="preserve">it can </w:delText>
        </w:r>
      </w:del>
      <w:r>
        <w:rPr>
          <w:rFonts w:ascii="Arial" w:eastAsia="Arial" w:hAnsi="Arial" w:cs="Arial"/>
          <w:b w:val="0"/>
          <w:sz w:val="22"/>
        </w:rPr>
        <w:t xml:space="preserve">create </w:t>
      </w:r>
      <w:del w:id="375" w:author="CAMT" w:date="2014-02-26T12:37:00Z">
        <w:r w:rsidDel="00C24DD5">
          <w:rPr>
            <w:rFonts w:ascii="Arial" w:eastAsia="Arial" w:hAnsi="Arial" w:cs="Arial"/>
            <w:b w:val="0"/>
            <w:sz w:val="22"/>
          </w:rPr>
          <w:delText xml:space="preserve">the </w:delText>
        </w:r>
      </w:del>
      <w:r>
        <w:rPr>
          <w:rFonts w:ascii="Arial" w:eastAsia="Arial" w:hAnsi="Arial" w:cs="Arial"/>
          <w:b w:val="0"/>
          <w:sz w:val="22"/>
        </w:rPr>
        <w:t>mobile application</w:t>
      </w:r>
      <w:ins w:id="376" w:author="CAMT" w:date="2014-02-26T12:37:00Z">
        <w:r w:rsidR="00C24DD5">
          <w:rPr>
            <w:rFonts w:ascii="Arial" w:eastAsia="Arial" w:hAnsi="Arial" w:cs="Arial"/>
            <w:b w:val="0"/>
            <w:sz w:val="22"/>
          </w:rPr>
          <w:t>s</w:t>
        </w:r>
      </w:ins>
      <w:r>
        <w:rPr>
          <w:rFonts w:ascii="Arial" w:eastAsia="Arial" w:hAnsi="Arial" w:cs="Arial"/>
          <w:sz w:val="22"/>
        </w:rPr>
        <w:t>.</w:t>
      </w:r>
    </w:p>
    <w:p w14:paraId="6C2B0F34" w14:textId="77777777" w:rsidR="00016C03" w:rsidRDefault="00A17D56">
      <w:r>
        <w:t xml:space="preserve">                                                                        </w:t>
      </w:r>
      <w:r>
        <w:rPr>
          <w:noProof/>
        </w:rPr>
        <w:drawing>
          <wp:inline distT="114300" distB="114300" distL="114300" distR="114300" wp14:anchorId="658EE5A7" wp14:editId="360D30AE">
            <wp:extent cx="1152525" cy="1152525"/>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2"/>
                    <a:srcRect/>
                    <a:stretch>
                      <a:fillRect/>
                    </a:stretch>
                  </pic:blipFill>
                  <pic:spPr>
                    <a:xfrm>
                      <a:off x="0" y="0"/>
                      <a:ext cx="1152525" cy="1152525"/>
                    </a:xfrm>
                    <a:prstGeom prst="rect">
                      <a:avLst/>
                    </a:prstGeom>
                    <a:ln>
                      <a:solidFill>
                        <a:srgbClr val="000000"/>
                      </a:solidFill>
                      <a:prstDash val="solid"/>
                    </a:ln>
                  </pic:spPr>
                </pic:pic>
              </a:graphicData>
            </a:graphic>
          </wp:inline>
        </w:drawing>
      </w:r>
    </w:p>
    <w:p w14:paraId="4AF33939" w14:textId="77777777" w:rsidR="00016C03" w:rsidRDefault="00016C03"/>
    <w:p w14:paraId="6FE718F2" w14:textId="77777777" w:rsidR="00016C03" w:rsidRDefault="00A17D56">
      <w:pPr>
        <w:ind w:firstLine="720"/>
      </w:pPr>
      <w:r>
        <w:rPr>
          <w:b/>
        </w:rPr>
        <w:t>2.2.3.2 Alternative Technology</w:t>
      </w:r>
    </w:p>
    <w:p w14:paraId="0FB4E292" w14:textId="77777777" w:rsidR="00016C03" w:rsidRDefault="00A17D56">
      <w:pPr>
        <w:ind w:firstLine="720"/>
        <w:jc w:val="both"/>
      </w:pPr>
      <w:r>
        <w:t xml:space="preserve">        </w:t>
      </w:r>
      <w:r>
        <w:tab/>
        <w:t>-</w:t>
      </w:r>
    </w:p>
    <w:p w14:paraId="2964A8D2" w14:textId="77777777" w:rsidR="00016C03" w:rsidRDefault="00A17D56">
      <w:pPr>
        <w:ind w:firstLine="720"/>
        <w:jc w:val="both"/>
      </w:pPr>
      <w:r>
        <w:t xml:space="preserve"> </w:t>
      </w:r>
    </w:p>
    <w:p w14:paraId="15AD5975" w14:textId="77777777" w:rsidR="00016C03" w:rsidRDefault="00016C03">
      <w:pPr>
        <w:ind w:firstLine="720"/>
        <w:jc w:val="both"/>
      </w:pPr>
    </w:p>
    <w:p w14:paraId="364D96D3" w14:textId="77777777" w:rsidR="00016C03" w:rsidRDefault="00A17D56">
      <w:pPr>
        <w:ind w:firstLine="720"/>
        <w:jc w:val="both"/>
      </w:pPr>
      <w:r>
        <w:rPr>
          <w:b/>
        </w:rPr>
        <w:t>2.2.3.3 The selection of this technology</w:t>
      </w:r>
    </w:p>
    <w:p w14:paraId="599FF4C4" w14:textId="33CAC868" w:rsidR="00016C03" w:rsidRDefault="00A17D56">
      <w:pPr>
        <w:ind w:firstLine="720"/>
        <w:jc w:val="both"/>
      </w:pPr>
      <w:del w:id="377" w:author="CAMT" w:date="2014-02-26T12:38:00Z">
        <w:r w:rsidDel="00C24DD5">
          <w:delText xml:space="preserve">For choosing the </w:delText>
        </w:r>
      </w:del>
      <w:r>
        <w:t xml:space="preserve">HTML5 </w:t>
      </w:r>
      <w:ins w:id="378" w:author="CAMT" w:date="2014-02-26T12:38:00Z">
        <w:r w:rsidR="00C24DD5">
          <w:t xml:space="preserve">has been selected for this project </w:t>
        </w:r>
      </w:ins>
      <w:r>
        <w:t xml:space="preserve">because </w:t>
      </w:r>
      <w:ins w:id="379" w:author="CAMT" w:date="2014-02-26T12:38:00Z">
        <w:r w:rsidR="00C24DD5">
          <w:t xml:space="preserve">it </w:t>
        </w:r>
      </w:ins>
      <w:del w:id="380" w:author="CAMT" w:date="2014-02-26T12:38:00Z">
        <w:r w:rsidDel="00C24DD5">
          <w:delText xml:space="preserve">this kind of technology </w:delText>
        </w:r>
      </w:del>
      <w:r>
        <w:t xml:space="preserve">is the newest version of the HTML and </w:t>
      </w:r>
      <w:del w:id="381" w:author="CAMT" w:date="2014-02-26T12:38:00Z">
        <w:r w:rsidDel="00C24DD5">
          <w:delText xml:space="preserve">it </w:delText>
        </w:r>
      </w:del>
      <w:del w:id="382" w:author="CAMT" w:date="2014-02-26T12:41:00Z">
        <w:r w:rsidDel="00C24DD5">
          <w:delText xml:space="preserve">can use </w:delText>
        </w:r>
      </w:del>
      <w:ins w:id="383" w:author="CAMT" w:date="2014-02-26T12:41:00Z">
        <w:r w:rsidR="00C24DD5">
          <w:t>supported by</w:t>
        </w:r>
      </w:ins>
      <w:ins w:id="384" w:author="CAMT" w:date="2014-02-26T12:38:00Z">
        <w:r w:rsidR="00C24DD5">
          <w:t xml:space="preserve"> </w:t>
        </w:r>
        <w:proofErr w:type="spellStart"/>
        <w:r w:rsidR="00C24DD5">
          <w:t>PhoneGap</w:t>
        </w:r>
      </w:ins>
      <w:proofErr w:type="spellEnd"/>
      <w:ins w:id="385" w:author="CAMT" w:date="2014-02-26T12:42:00Z">
        <w:r w:rsidR="00C24DD5">
          <w:t xml:space="preserve"> along with CSS and Java</w:t>
        </w:r>
      </w:ins>
      <w:ins w:id="386" w:author="CAMT" w:date="2014-02-26T12:43:00Z">
        <w:r w:rsidR="00C24DD5">
          <w:t>S</w:t>
        </w:r>
      </w:ins>
      <w:ins w:id="387" w:author="CAMT" w:date="2014-02-26T12:42:00Z">
        <w:r w:rsidR="00C24DD5">
          <w:t>cript</w:t>
        </w:r>
      </w:ins>
      <w:del w:id="388" w:author="CAMT" w:date="2014-02-26T12:38:00Z">
        <w:r w:rsidDel="00C24DD5">
          <w:delText>in the phonegap program</w:delText>
        </w:r>
      </w:del>
      <w:r>
        <w:t xml:space="preserve">. </w:t>
      </w:r>
      <w:del w:id="389" w:author="CAMT" w:date="2014-02-26T12:39:00Z">
        <w:r w:rsidDel="00C24DD5">
          <w:delText xml:space="preserve">So, for the dental clinic website and dental application clinic can use the HTML5 to create. </w:delText>
        </w:r>
      </w:del>
      <w:ins w:id="390" w:author="CAMT" w:date="2014-02-26T12:41:00Z">
        <w:r w:rsidR="00C24DD5">
          <w:t xml:space="preserve">It can be used to develop both </w:t>
        </w:r>
      </w:ins>
      <w:ins w:id="391" w:author="CAMT" w:date="2014-02-26T12:42:00Z">
        <w:r w:rsidR="00C24DD5">
          <w:t xml:space="preserve">the dental clinic website and </w:t>
        </w:r>
      </w:ins>
      <w:del w:id="392" w:author="CAMT" w:date="2014-02-26T12:41:00Z">
        <w:r w:rsidDel="00C24DD5">
          <w:delText xml:space="preserve">We should to use for develop </w:delText>
        </w:r>
      </w:del>
      <w:r>
        <w:t xml:space="preserve">the mobile application of dental clinic. </w:t>
      </w:r>
      <w:del w:id="393" w:author="CAMT" w:date="2014-02-26T12:43:00Z">
        <w:r w:rsidDel="00B873FB">
          <w:delText>We can use HTML5 with css and javascript in phonegap.</w:delText>
        </w:r>
      </w:del>
    </w:p>
    <w:p w14:paraId="687DF46B" w14:textId="77777777" w:rsidR="00016C03" w:rsidRDefault="00016C03">
      <w:pPr>
        <w:ind w:firstLine="720"/>
        <w:jc w:val="both"/>
      </w:pPr>
    </w:p>
    <w:p w14:paraId="43169852" w14:textId="77777777" w:rsidR="00016C03" w:rsidRDefault="00016C03"/>
    <w:p w14:paraId="54DE4766" w14:textId="77777777" w:rsidR="00016C03" w:rsidRDefault="00A17D56">
      <w:pPr>
        <w:widowControl w:val="0"/>
        <w:ind w:firstLine="720"/>
      </w:pPr>
      <w:r>
        <w:t xml:space="preserve"> </w:t>
      </w:r>
    </w:p>
    <w:p w14:paraId="6E65E413" w14:textId="77777777" w:rsidR="00016C03" w:rsidRDefault="00016C03">
      <w:pPr>
        <w:widowControl w:val="0"/>
        <w:ind w:firstLine="720"/>
      </w:pPr>
    </w:p>
    <w:p w14:paraId="55EBACCE" w14:textId="77777777" w:rsidR="00016C03" w:rsidRDefault="00016C03">
      <w:pPr>
        <w:widowControl w:val="0"/>
        <w:ind w:firstLine="720"/>
      </w:pPr>
    </w:p>
    <w:p w14:paraId="4D513712" w14:textId="77777777" w:rsidR="00016C03" w:rsidRDefault="00016C03">
      <w:pPr>
        <w:widowControl w:val="0"/>
        <w:ind w:firstLine="720"/>
      </w:pPr>
    </w:p>
    <w:p w14:paraId="3FBA9E62" w14:textId="77777777" w:rsidR="00016C03" w:rsidRDefault="00016C03">
      <w:pPr>
        <w:widowControl w:val="0"/>
        <w:ind w:firstLine="720"/>
      </w:pPr>
    </w:p>
    <w:p w14:paraId="755ADE34" w14:textId="77777777" w:rsidR="00016C03" w:rsidRDefault="00016C03">
      <w:pPr>
        <w:widowControl w:val="0"/>
        <w:ind w:firstLine="720"/>
      </w:pPr>
    </w:p>
    <w:p w14:paraId="3A0B7178" w14:textId="77777777" w:rsidR="00016C03" w:rsidRDefault="00016C03">
      <w:pPr>
        <w:widowControl w:val="0"/>
        <w:ind w:firstLine="720"/>
      </w:pPr>
    </w:p>
    <w:p w14:paraId="640CD6BE" w14:textId="77777777" w:rsidR="00016C03" w:rsidRDefault="00016C03">
      <w:pPr>
        <w:widowControl w:val="0"/>
        <w:ind w:firstLine="720"/>
      </w:pPr>
    </w:p>
    <w:p w14:paraId="5B97222B" w14:textId="77777777" w:rsidR="00016C03" w:rsidRDefault="00016C03">
      <w:pPr>
        <w:widowControl w:val="0"/>
      </w:pPr>
    </w:p>
    <w:p w14:paraId="5006C215" w14:textId="77777777" w:rsidR="00016C03" w:rsidRDefault="00016C03">
      <w:pPr>
        <w:widowControl w:val="0"/>
      </w:pPr>
    </w:p>
    <w:p w14:paraId="2E508023" w14:textId="77777777" w:rsidR="00016C03" w:rsidRDefault="00016C03">
      <w:pPr>
        <w:widowControl w:val="0"/>
      </w:pPr>
    </w:p>
    <w:p w14:paraId="615096C1" w14:textId="77777777" w:rsidR="00016C03" w:rsidRDefault="00016C03">
      <w:pPr>
        <w:widowControl w:val="0"/>
      </w:pPr>
    </w:p>
    <w:p w14:paraId="6BB4545C" w14:textId="77777777" w:rsidR="00016C03" w:rsidRDefault="00016C03">
      <w:pPr>
        <w:widowControl w:val="0"/>
      </w:pPr>
    </w:p>
    <w:p w14:paraId="00153CFF" w14:textId="77777777" w:rsidR="00016C03" w:rsidRDefault="00016C03">
      <w:pPr>
        <w:widowControl w:val="0"/>
      </w:pPr>
    </w:p>
    <w:p w14:paraId="49D1A195" w14:textId="77777777" w:rsidR="00016C03" w:rsidRDefault="00016C03">
      <w:pPr>
        <w:widowControl w:val="0"/>
      </w:pPr>
    </w:p>
    <w:p w14:paraId="0A30ABA6" w14:textId="77777777" w:rsidR="00016C03" w:rsidRDefault="00016C03">
      <w:pPr>
        <w:widowControl w:val="0"/>
      </w:pPr>
    </w:p>
    <w:p w14:paraId="0835AA3E" w14:textId="77777777" w:rsidR="00016C03" w:rsidRDefault="00A17D56">
      <w:pPr>
        <w:widowControl w:val="0"/>
      </w:pPr>
      <w:r>
        <w:rPr>
          <w:b/>
        </w:rPr>
        <w:t>2.2.4 SQLite</w:t>
      </w:r>
    </w:p>
    <w:p w14:paraId="0DD0C313" w14:textId="77777777" w:rsidR="00016C03" w:rsidRDefault="00A17D56">
      <w:pPr>
        <w:widowControl w:val="0"/>
        <w:ind w:firstLine="720"/>
      </w:pPr>
      <w:r>
        <w:rPr>
          <w:b/>
        </w:rPr>
        <w:lastRenderedPageBreak/>
        <w:t>2.2.4.1 SQLite</w:t>
      </w:r>
    </w:p>
    <w:p w14:paraId="1CD86C5F" w14:textId="77777777" w:rsidR="00016C03" w:rsidRDefault="00A17D56">
      <w:pPr>
        <w:pStyle w:val="Heading2"/>
        <w:widowControl w:val="0"/>
        <w:spacing w:before="360" w:after="80"/>
        <w:ind w:firstLine="720"/>
        <w:contextualSpacing w:val="0"/>
      </w:pPr>
      <w:bookmarkStart w:id="394" w:name="h.px64nusrei3z" w:colFirst="0" w:colLast="0"/>
      <w:bookmarkEnd w:id="394"/>
      <w:r>
        <w:rPr>
          <w:rFonts w:ascii="Arial" w:eastAsia="Arial" w:hAnsi="Arial" w:cs="Arial"/>
          <w:b w:val="0"/>
          <w:sz w:val="22"/>
        </w:rPr>
        <w:t xml:space="preserve">        </w:t>
      </w:r>
      <w:r>
        <w:rPr>
          <w:rFonts w:ascii="Arial" w:eastAsia="Arial" w:hAnsi="Arial" w:cs="Arial"/>
          <w:b w:val="0"/>
          <w:sz w:val="22"/>
        </w:rPr>
        <w:tab/>
      </w:r>
      <w:commentRangeStart w:id="395"/>
      <w:r>
        <w:rPr>
          <w:rFonts w:ascii="Arial" w:eastAsia="Arial" w:hAnsi="Arial" w:cs="Arial"/>
          <w:b w:val="0"/>
          <w:sz w:val="22"/>
        </w:rPr>
        <w:t>SQLite is an in-process library that implements a</w:t>
      </w:r>
      <w:hyperlink r:id="rId23">
        <w:r>
          <w:rPr>
            <w:rFonts w:ascii="Arial" w:eastAsia="Arial" w:hAnsi="Arial" w:cs="Arial"/>
            <w:b w:val="0"/>
            <w:sz w:val="22"/>
          </w:rPr>
          <w:t xml:space="preserve"> self-contained</w:t>
        </w:r>
      </w:hyperlink>
      <w:r>
        <w:rPr>
          <w:rFonts w:ascii="Arial" w:eastAsia="Arial" w:hAnsi="Arial" w:cs="Arial"/>
          <w:b w:val="0"/>
          <w:sz w:val="22"/>
        </w:rPr>
        <w:t>,</w:t>
      </w:r>
      <w:hyperlink r:id="rId24">
        <w:r>
          <w:rPr>
            <w:rFonts w:ascii="Arial" w:eastAsia="Arial" w:hAnsi="Arial" w:cs="Arial"/>
            <w:b w:val="0"/>
            <w:sz w:val="22"/>
          </w:rPr>
          <w:t xml:space="preserve"> </w:t>
        </w:r>
        <w:proofErr w:type="spellStart"/>
        <w:r>
          <w:rPr>
            <w:rFonts w:ascii="Arial" w:eastAsia="Arial" w:hAnsi="Arial" w:cs="Arial"/>
            <w:b w:val="0"/>
            <w:sz w:val="22"/>
          </w:rPr>
          <w:t>serverless</w:t>
        </w:r>
        <w:proofErr w:type="spellEnd"/>
      </w:hyperlink>
      <w:r>
        <w:rPr>
          <w:rFonts w:ascii="Arial" w:eastAsia="Arial" w:hAnsi="Arial" w:cs="Arial"/>
          <w:b w:val="0"/>
          <w:sz w:val="22"/>
        </w:rPr>
        <w:t>,</w:t>
      </w:r>
      <w:hyperlink r:id="rId25">
        <w:r>
          <w:rPr>
            <w:rFonts w:ascii="Arial" w:eastAsia="Arial" w:hAnsi="Arial" w:cs="Arial"/>
            <w:b w:val="0"/>
            <w:sz w:val="22"/>
          </w:rPr>
          <w:t xml:space="preserve"> zero-configuration</w:t>
        </w:r>
      </w:hyperlink>
      <w:r>
        <w:rPr>
          <w:rFonts w:ascii="Arial" w:eastAsia="Arial" w:hAnsi="Arial" w:cs="Arial"/>
          <w:b w:val="0"/>
          <w:sz w:val="22"/>
        </w:rPr>
        <w:t>,</w:t>
      </w:r>
      <w:hyperlink r:id="rId26">
        <w:r>
          <w:rPr>
            <w:rFonts w:ascii="Arial" w:eastAsia="Arial" w:hAnsi="Arial" w:cs="Arial"/>
            <w:b w:val="0"/>
            <w:sz w:val="22"/>
          </w:rPr>
          <w:t xml:space="preserve"> transactional</w:t>
        </w:r>
      </w:hyperlink>
      <w:r>
        <w:rPr>
          <w:rFonts w:ascii="Arial" w:eastAsia="Arial" w:hAnsi="Arial" w:cs="Arial"/>
          <w:b w:val="0"/>
          <w:sz w:val="22"/>
        </w:rPr>
        <w:t xml:space="preserve"> SQL database engine. The code for SQLite is in the</w:t>
      </w:r>
      <w:hyperlink r:id="rId27">
        <w:r>
          <w:rPr>
            <w:rFonts w:ascii="Arial" w:eastAsia="Arial" w:hAnsi="Arial" w:cs="Arial"/>
            <w:b w:val="0"/>
            <w:sz w:val="22"/>
          </w:rPr>
          <w:t xml:space="preserve"> public domain</w:t>
        </w:r>
      </w:hyperlink>
      <w:r>
        <w:rPr>
          <w:rFonts w:ascii="Arial" w:eastAsia="Arial" w:hAnsi="Arial" w:cs="Arial"/>
          <w:b w:val="0"/>
          <w:sz w:val="22"/>
        </w:rPr>
        <w:t xml:space="preserve"> and is thus free for use for any purpose, commercial or private. SQLite is currently found in more applications than we can count, including several</w:t>
      </w:r>
      <w:hyperlink r:id="rId28">
        <w:r>
          <w:rPr>
            <w:rFonts w:ascii="Arial" w:eastAsia="Arial" w:hAnsi="Arial" w:cs="Arial"/>
            <w:b w:val="0"/>
            <w:sz w:val="22"/>
          </w:rPr>
          <w:t xml:space="preserve"> high-profile projects.</w:t>
        </w:r>
      </w:hyperlink>
      <w:hyperlink r:id="rId29">
        <w:r>
          <w:rPr>
            <w:rFonts w:ascii="Arial" w:eastAsia="Arial" w:hAnsi="Arial" w:cs="Arial"/>
            <w:b w:val="0"/>
            <w:sz w:val="24"/>
          </w:rPr>
          <w:t>[4]</w:t>
        </w:r>
      </w:hyperlink>
      <w:commentRangeEnd w:id="395"/>
      <w:r w:rsidR="00B873FB">
        <w:rPr>
          <w:rStyle w:val="CommentReference"/>
          <w:rFonts w:ascii="Arial" w:eastAsia="Arial" w:hAnsi="Arial" w:cs="Cordia New"/>
          <w:b w:val="0"/>
        </w:rPr>
        <w:commentReference w:id="395"/>
      </w:r>
      <w:hyperlink r:id="rId30"/>
    </w:p>
    <w:p w14:paraId="35C24264" w14:textId="77777777" w:rsidR="00016C03" w:rsidRDefault="00A17D56">
      <w:pPr>
        <w:widowControl w:val="0"/>
        <w:ind w:firstLine="720"/>
      </w:pPr>
      <w:r>
        <w:rPr>
          <w:b/>
        </w:rPr>
        <w:t xml:space="preserve"> </w:t>
      </w:r>
    </w:p>
    <w:p w14:paraId="7879D3E9" w14:textId="77777777" w:rsidR="00016C03" w:rsidRDefault="00A17D56">
      <w:pPr>
        <w:widowControl w:val="0"/>
        <w:ind w:firstLine="720"/>
      </w:pPr>
      <w:r>
        <w:rPr>
          <w:b/>
        </w:rPr>
        <w:t xml:space="preserve">                                          </w:t>
      </w:r>
      <w:r>
        <w:rPr>
          <w:noProof/>
        </w:rPr>
        <w:drawing>
          <wp:inline distT="114300" distB="114300" distL="114300" distR="114300" wp14:anchorId="33114F90" wp14:editId="3A2624AD">
            <wp:extent cx="2133600" cy="100965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1"/>
                    <a:srcRect/>
                    <a:stretch>
                      <a:fillRect/>
                    </a:stretch>
                  </pic:blipFill>
                  <pic:spPr>
                    <a:xfrm>
                      <a:off x="0" y="0"/>
                      <a:ext cx="2133600" cy="1009650"/>
                    </a:xfrm>
                    <a:prstGeom prst="rect">
                      <a:avLst/>
                    </a:prstGeom>
                    <a:ln>
                      <a:solidFill>
                        <a:srgbClr val="000000"/>
                      </a:solidFill>
                      <a:prstDash val="solid"/>
                    </a:ln>
                  </pic:spPr>
                </pic:pic>
              </a:graphicData>
            </a:graphic>
          </wp:inline>
        </w:drawing>
      </w:r>
    </w:p>
    <w:p w14:paraId="74C38CD3" w14:textId="77777777" w:rsidR="00016C03" w:rsidRDefault="00A17D56">
      <w:pPr>
        <w:widowControl w:val="0"/>
        <w:ind w:firstLine="720"/>
      </w:pPr>
      <w:r>
        <w:rPr>
          <w:b/>
        </w:rPr>
        <w:t xml:space="preserve"> </w:t>
      </w:r>
    </w:p>
    <w:p w14:paraId="0CFE6C2C" w14:textId="77777777" w:rsidR="00016C03" w:rsidRDefault="00A17D56">
      <w:pPr>
        <w:widowControl w:val="0"/>
        <w:ind w:firstLine="720"/>
      </w:pPr>
      <w:r>
        <w:rPr>
          <w:b/>
        </w:rPr>
        <w:t>2.2.4.2 Alternative Technology</w:t>
      </w:r>
    </w:p>
    <w:p w14:paraId="17888EA8" w14:textId="77777777" w:rsidR="00016C03" w:rsidRDefault="00A17D56">
      <w:pPr>
        <w:widowControl w:val="0"/>
        <w:ind w:firstLine="720"/>
        <w:jc w:val="both"/>
      </w:pPr>
      <w:r>
        <w:t xml:space="preserve">        </w:t>
      </w:r>
      <w:r>
        <w:tab/>
      </w:r>
    </w:p>
    <w:p w14:paraId="6CD57F1F" w14:textId="6544A50A" w:rsidR="00016C03" w:rsidRDefault="00A17D56">
      <w:pPr>
        <w:widowControl w:val="0"/>
        <w:ind w:firstLine="720"/>
        <w:jc w:val="both"/>
      </w:pPr>
      <w:commentRangeStart w:id="396"/>
      <w:r>
        <w:rPr>
          <w:sz w:val="24"/>
        </w:rPr>
        <w:t>MySQL is a database</w:t>
      </w:r>
      <w:ins w:id="397" w:author="CAMT" w:date="2014-02-26T12:45:00Z">
        <w:r w:rsidR="00B873FB">
          <w:rPr>
            <w:sz w:val="24"/>
          </w:rPr>
          <w:t>,</w:t>
        </w:r>
      </w:ins>
      <w:del w:id="398" w:author="CAMT" w:date="2014-02-26T12:45:00Z">
        <w:r w:rsidDel="00B873FB">
          <w:rPr>
            <w:sz w:val="24"/>
          </w:rPr>
          <w:delText xml:space="preserve"> </w:delText>
        </w:r>
      </w:del>
      <w:del w:id="399" w:author="CAMT" w:date="2014-02-26T12:46:00Z">
        <w:r w:rsidDel="00B873FB">
          <w:rPr>
            <w:sz w:val="24"/>
          </w:rPr>
          <w:delText>is</w:delText>
        </w:r>
      </w:del>
      <w:r>
        <w:rPr>
          <w:sz w:val="24"/>
        </w:rPr>
        <w:t xml:space="preserve">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w:t>
      </w:r>
      <w:proofErr w:type="spellStart"/>
      <w:r>
        <w:rPr>
          <w:sz w:val="24"/>
        </w:rPr>
        <w:t>computing</w:t>
      </w:r>
      <w:proofErr w:type="gramStart"/>
      <w:r>
        <w:rPr>
          <w:sz w:val="24"/>
        </w:rPr>
        <w:t>,as</w:t>
      </w:r>
      <w:proofErr w:type="spellEnd"/>
      <w:proofErr w:type="gramEnd"/>
      <w:r>
        <w:rPr>
          <w:sz w:val="24"/>
        </w:rPr>
        <w:t xml:space="preserve"> standalone utilities, or as parts of other applications</w:t>
      </w:r>
      <w:commentRangeEnd w:id="396"/>
      <w:r w:rsidR="00B873FB">
        <w:rPr>
          <w:rStyle w:val="CommentReference"/>
          <w:rFonts w:cs="Cordia New"/>
        </w:rPr>
        <w:commentReference w:id="396"/>
      </w:r>
      <w:r>
        <w:rPr>
          <w:sz w:val="24"/>
        </w:rPr>
        <w:t>.[5]</w:t>
      </w:r>
    </w:p>
    <w:p w14:paraId="557ABC06" w14:textId="77777777" w:rsidR="00016C03" w:rsidRDefault="00016C03">
      <w:pPr>
        <w:widowControl w:val="0"/>
        <w:ind w:firstLine="720"/>
        <w:jc w:val="both"/>
      </w:pPr>
    </w:p>
    <w:p w14:paraId="608C2472" w14:textId="77777777" w:rsidR="00016C03" w:rsidRDefault="00016C03">
      <w:pPr>
        <w:widowControl w:val="0"/>
        <w:ind w:firstLine="720"/>
        <w:jc w:val="both"/>
      </w:pPr>
    </w:p>
    <w:p w14:paraId="7B5F0353" w14:textId="77777777" w:rsidR="00016C03" w:rsidRDefault="00A17D56">
      <w:pPr>
        <w:widowControl w:val="0"/>
        <w:ind w:firstLine="720"/>
        <w:jc w:val="both"/>
      </w:pPr>
      <w:r>
        <w:rPr>
          <w:b/>
        </w:rPr>
        <w:t xml:space="preserve">                                                 </w:t>
      </w:r>
      <w:r>
        <w:rPr>
          <w:noProof/>
        </w:rPr>
        <w:drawing>
          <wp:inline distT="114300" distB="114300" distL="114300" distR="114300" wp14:anchorId="6459C0C2" wp14:editId="6244D05B">
            <wp:extent cx="1619250" cy="838200"/>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2"/>
                    <a:srcRect/>
                    <a:stretch>
                      <a:fillRect/>
                    </a:stretch>
                  </pic:blipFill>
                  <pic:spPr>
                    <a:xfrm>
                      <a:off x="0" y="0"/>
                      <a:ext cx="1619250" cy="838200"/>
                    </a:xfrm>
                    <a:prstGeom prst="rect">
                      <a:avLst/>
                    </a:prstGeom>
                    <a:ln>
                      <a:solidFill>
                        <a:srgbClr val="000000"/>
                      </a:solidFill>
                      <a:prstDash val="solid"/>
                    </a:ln>
                  </pic:spPr>
                </pic:pic>
              </a:graphicData>
            </a:graphic>
          </wp:inline>
        </w:drawing>
      </w:r>
    </w:p>
    <w:p w14:paraId="070F8629" w14:textId="77777777" w:rsidR="00016C03" w:rsidRDefault="00A17D56">
      <w:pPr>
        <w:widowControl w:val="0"/>
        <w:ind w:firstLine="720"/>
        <w:jc w:val="both"/>
      </w:pPr>
      <w:r>
        <w:rPr>
          <w:b/>
        </w:rPr>
        <w:t xml:space="preserve">    </w:t>
      </w:r>
    </w:p>
    <w:p w14:paraId="799A81DF" w14:textId="77777777" w:rsidR="00016C03" w:rsidRDefault="00016C03">
      <w:pPr>
        <w:widowControl w:val="0"/>
        <w:ind w:firstLine="720"/>
        <w:jc w:val="both"/>
      </w:pPr>
    </w:p>
    <w:p w14:paraId="377543F2" w14:textId="77777777" w:rsidR="00016C03" w:rsidRDefault="00016C03">
      <w:pPr>
        <w:widowControl w:val="0"/>
        <w:ind w:firstLine="720"/>
        <w:jc w:val="both"/>
      </w:pPr>
    </w:p>
    <w:p w14:paraId="28BC5F2D" w14:textId="77777777" w:rsidR="00016C03" w:rsidRDefault="00016C03">
      <w:pPr>
        <w:widowControl w:val="0"/>
        <w:ind w:firstLine="720"/>
        <w:jc w:val="both"/>
      </w:pPr>
    </w:p>
    <w:p w14:paraId="5D9C0708" w14:textId="77777777" w:rsidR="00016C03" w:rsidRDefault="00A17D56">
      <w:pPr>
        <w:widowControl w:val="0"/>
        <w:ind w:firstLine="720"/>
        <w:jc w:val="both"/>
      </w:pPr>
      <w:r>
        <w:rPr>
          <w:b/>
        </w:rPr>
        <w:t>2.2.4.3 The selection of this technology</w:t>
      </w:r>
    </w:p>
    <w:p w14:paraId="45C694E6" w14:textId="77777777" w:rsidR="00016C03" w:rsidRDefault="00016C03">
      <w:pPr>
        <w:widowControl w:val="0"/>
        <w:ind w:firstLine="720"/>
      </w:pPr>
    </w:p>
    <w:p w14:paraId="6E4B10F8" w14:textId="37D47F1B" w:rsidR="00016C03" w:rsidRDefault="00A17D56">
      <w:pPr>
        <w:widowControl w:val="0"/>
        <w:ind w:firstLine="720"/>
      </w:pPr>
      <w:del w:id="400" w:author="CAMT" w:date="2014-02-26T12:46:00Z">
        <w:r w:rsidDel="00B873FB">
          <w:delText xml:space="preserve">For choosing </w:delText>
        </w:r>
      </w:del>
      <w:ins w:id="401" w:author="CAMT" w:date="2014-02-26T12:48:00Z">
        <w:r w:rsidR="00837E92">
          <w:t xml:space="preserve">The </w:t>
        </w:r>
      </w:ins>
      <w:ins w:id="402" w:author="CAMT" w:date="2014-02-26T13:18:00Z">
        <w:r w:rsidR="00837E92">
          <w:t xml:space="preserve">dental </w:t>
        </w:r>
      </w:ins>
      <w:ins w:id="403" w:author="CAMT" w:date="2014-02-26T12:48:00Z">
        <w:r w:rsidR="00837E92">
          <w:t xml:space="preserve">clinic </w:t>
        </w:r>
      </w:ins>
      <w:ins w:id="404" w:author="CAMT" w:date="2014-02-26T13:18:00Z">
        <w:r w:rsidR="00837E92">
          <w:t>system needs to</w:t>
        </w:r>
      </w:ins>
      <w:ins w:id="405" w:author="CAMT" w:date="2014-02-26T12:46:00Z">
        <w:r w:rsidR="00B873FB">
          <w:t xml:space="preserve"> </w:t>
        </w:r>
      </w:ins>
      <w:del w:id="406" w:author="CAMT" w:date="2014-02-26T12:46:00Z">
        <w:r w:rsidDel="00B873FB">
          <w:delText>this kind of technology</w:delText>
        </w:r>
      </w:del>
      <w:del w:id="407" w:author="CAMT" w:date="2014-02-26T13:18:00Z">
        <w:r w:rsidDel="00837E92">
          <w:delText xml:space="preserve"> </w:delText>
        </w:r>
      </w:del>
      <w:ins w:id="408" w:author="CAMT" w:date="2014-02-26T12:47:00Z">
        <w:r w:rsidR="00B873FB">
          <w:t>store and</w:t>
        </w:r>
      </w:ins>
      <w:ins w:id="409" w:author="CAMT" w:date="2014-02-26T13:18:00Z">
        <w:r w:rsidR="00837E92">
          <w:t xml:space="preserve"> maintain</w:t>
        </w:r>
      </w:ins>
      <w:ins w:id="410" w:author="CAMT" w:date="2014-02-26T12:47:00Z">
        <w:r w:rsidR="00B873FB">
          <w:t xml:space="preserve"> </w:t>
        </w:r>
      </w:ins>
      <w:del w:id="411" w:author="CAMT" w:date="2014-02-26T12:47:00Z">
        <w:r w:rsidDel="00B873FB">
          <w:delText>because</w:delText>
        </w:r>
      </w:del>
      <w:r>
        <w:t xml:space="preserve"> </w:t>
      </w:r>
      <w:del w:id="412" w:author="CAMT" w:date="2014-02-26T12:47:00Z">
        <w:r w:rsidDel="00B873FB">
          <w:delText xml:space="preserve">the information of </w:delText>
        </w:r>
      </w:del>
      <w:proofErr w:type="gramStart"/>
      <w:r>
        <w:t>patient</w:t>
      </w:r>
      <w:ins w:id="413" w:author="CAMT" w:date="2014-02-26T12:47:00Z">
        <w:r w:rsidR="00B873FB">
          <w:t>s</w:t>
        </w:r>
      </w:ins>
      <w:proofErr w:type="gramEnd"/>
      <w:r>
        <w:t xml:space="preserve"> </w:t>
      </w:r>
      <w:ins w:id="414" w:author="CAMT" w:date="2014-02-26T12:47:00Z">
        <w:r w:rsidR="00B873FB">
          <w:t>information as well as</w:t>
        </w:r>
      </w:ins>
      <w:ins w:id="415" w:author="CAMT" w:date="2014-02-26T13:18:00Z">
        <w:r w:rsidR="00837E92">
          <w:t xml:space="preserve"> </w:t>
        </w:r>
      </w:ins>
      <w:del w:id="416" w:author="CAMT" w:date="2014-02-26T12:47:00Z">
        <w:r w:rsidDel="00B873FB">
          <w:delText xml:space="preserve">and </w:delText>
        </w:r>
      </w:del>
      <w:ins w:id="417" w:author="CAMT" w:date="2014-02-26T12:47:00Z">
        <w:r w:rsidR="00B873FB">
          <w:t xml:space="preserve">the </w:t>
        </w:r>
      </w:ins>
      <w:r>
        <w:t xml:space="preserve">information of </w:t>
      </w:r>
      <w:del w:id="418" w:author="CAMT" w:date="2014-02-26T12:47:00Z">
        <w:r w:rsidDel="00B873FB">
          <w:delText xml:space="preserve">the </w:delText>
        </w:r>
      </w:del>
      <w:r>
        <w:t>treatment</w:t>
      </w:r>
      <w:ins w:id="419" w:author="CAMT" w:date="2014-02-26T12:47:00Z">
        <w:r w:rsidR="00B873FB">
          <w:t>s</w:t>
        </w:r>
      </w:ins>
      <w:r>
        <w:t xml:space="preserve"> and </w:t>
      </w:r>
      <w:del w:id="420" w:author="CAMT" w:date="2014-02-26T12:47:00Z">
        <w:r w:rsidDel="00B873FB">
          <w:delText xml:space="preserve">the </w:delText>
        </w:r>
      </w:del>
      <w:r>
        <w:t xml:space="preserve">others. All </w:t>
      </w:r>
      <w:ins w:id="421" w:author="CAMT" w:date="2014-02-26T13:22:00Z">
        <w:r w:rsidR="004C52DA">
          <w:t>data</w:t>
        </w:r>
      </w:ins>
      <w:del w:id="422" w:author="CAMT" w:date="2014-02-26T13:21:00Z">
        <w:r w:rsidDel="004C52DA">
          <w:delText>of these</w:delText>
        </w:r>
      </w:del>
      <w:r>
        <w:t xml:space="preserve"> </w:t>
      </w:r>
      <w:ins w:id="423" w:author="CAMT" w:date="2014-02-26T13:22:00Z">
        <w:r w:rsidR="004C52DA">
          <w:t xml:space="preserve">need </w:t>
        </w:r>
      </w:ins>
      <w:del w:id="424" w:author="CAMT" w:date="2014-02-26T13:22:00Z">
        <w:r w:rsidDel="004C52DA">
          <w:delText xml:space="preserve">have </w:delText>
        </w:r>
      </w:del>
      <w:r>
        <w:t xml:space="preserve">to </w:t>
      </w:r>
      <w:ins w:id="425" w:author="CAMT" w:date="2014-02-26T13:19:00Z">
        <w:r w:rsidR="00837E92">
          <w:t xml:space="preserve">be </w:t>
        </w:r>
      </w:ins>
      <w:r>
        <w:t>store</w:t>
      </w:r>
      <w:ins w:id="426" w:author="CAMT" w:date="2014-02-26T13:19:00Z">
        <w:r w:rsidR="004C52DA">
          <w:t>d</w:t>
        </w:r>
      </w:ins>
      <w:r>
        <w:t xml:space="preserve"> in </w:t>
      </w:r>
      <w:ins w:id="427" w:author="CAMT" w:date="2014-02-26T13:19:00Z">
        <w:r w:rsidR="00837E92">
          <w:t xml:space="preserve">a </w:t>
        </w:r>
      </w:ins>
      <w:del w:id="428" w:author="CAMT" w:date="2014-02-26T13:19:00Z">
        <w:r w:rsidDel="00837E92">
          <w:delText xml:space="preserve">the </w:delText>
        </w:r>
      </w:del>
      <w:r>
        <w:t>database</w:t>
      </w:r>
      <w:ins w:id="429" w:author="CAMT" w:date="2014-02-26T13:20:00Z">
        <w:r w:rsidR="00837E92">
          <w:t xml:space="preserve"> that </w:t>
        </w:r>
      </w:ins>
      <w:ins w:id="430" w:author="CAMT" w:date="2014-02-26T13:23:00Z">
        <w:r w:rsidR="004C52DA">
          <w:t>enables</w:t>
        </w:r>
      </w:ins>
      <w:ins w:id="431" w:author="CAMT" w:date="2014-02-26T13:22:00Z">
        <w:r w:rsidR="004C52DA">
          <w:t xml:space="preserve"> secure and stable management of the information</w:t>
        </w:r>
      </w:ins>
      <w:del w:id="432" w:author="CAMT" w:date="2014-02-26T13:20:00Z">
        <w:r w:rsidDel="00837E92">
          <w:delText xml:space="preserve">. It is the stable information and must not lost because it is a secret information. The system should make it </w:delText>
        </w:r>
        <w:commentRangeStart w:id="433"/>
        <w:r w:rsidDel="00837E92">
          <w:delText>private</w:delText>
        </w:r>
      </w:del>
      <w:commentRangeEnd w:id="433"/>
      <w:r w:rsidR="004C52DA">
        <w:rPr>
          <w:rStyle w:val="CommentReference"/>
          <w:rFonts w:cs="Cordia New"/>
        </w:rPr>
        <w:commentReference w:id="433"/>
      </w:r>
      <w:del w:id="435" w:author="CAMT" w:date="2014-02-26T13:20:00Z">
        <w:r w:rsidDel="00837E92">
          <w:delText>.</w:delText>
        </w:r>
      </w:del>
    </w:p>
    <w:p w14:paraId="50D6FCFE" w14:textId="77777777" w:rsidR="00016C03" w:rsidRDefault="00016C03">
      <w:pPr>
        <w:widowControl w:val="0"/>
      </w:pPr>
    </w:p>
    <w:p w14:paraId="62B482B3" w14:textId="77777777" w:rsidR="00016C03" w:rsidRDefault="00A17D56">
      <w:pPr>
        <w:widowControl w:val="0"/>
      </w:pPr>
      <w:r>
        <w:rPr>
          <w:b/>
          <w:sz w:val="28"/>
        </w:rPr>
        <w:t xml:space="preserve">Chapter </w:t>
      </w:r>
      <w:proofErr w:type="gramStart"/>
      <w:r>
        <w:rPr>
          <w:b/>
          <w:sz w:val="28"/>
        </w:rPr>
        <w:t>Three :</w:t>
      </w:r>
      <w:proofErr w:type="gramEnd"/>
      <w:r>
        <w:rPr>
          <w:b/>
          <w:sz w:val="28"/>
        </w:rPr>
        <w:t xml:space="preserve"> Quality Standard</w:t>
      </w:r>
    </w:p>
    <w:p w14:paraId="4206F27B" w14:textId="77777777" w:rsidR="00016C03" w:rsidRDefault="00A17D56">
      <w:pPr>
        <w:widowControl w:val="0"/>
      </w:pPr>
      <w:r>
        <w:rPr>
          <w:b/>
          <w:sz w:val="24"/>
        </w:rPr>
        <w:t xml:space="preserve">3.1 ISO29110 for Very Small </w:t>
      </w:r>
      <w:proofErr w:type="gramStart"/>
      <w:r>
        <w:rPr>
          <w:b/>
          <w:sz w:val="24"/>
        </w:rPr>
        <w:t>Entity(</w:t>
      </w:r>
      <w:proofErr w:type="gramEnd"/>
      <w:r>
        <w:rPr>
          <w:b/>
          <w:sz w:val="24"/>
        </w:rPr>
        <w:t>VSE)</w:t>
      </w:r>
    </w:p>
    <w:p w14:paraId="1F913047" w14:textId="77777777" w:rsidR="00016C03" w:rsidRDefault="00A17D56">
      <w:pPr>
        <w:widowControl w:val="0"/>
      </w:pPr>
      <w:r>
        <w:rPr>
          <w:b/>
          <w:sz w:val="24"/>
        </w:rPr>
        <w:lastRenderedPageBreak/>
        <w:tab/>
      </w:r>
      <w:r>
        <w:rPr>
          <w:sz w:val="24"/>
        </w:rPr>
        <w:t xml:space="preserve">ISO29110 is a guide applies to a Very Small Entity (SVE), enterprise, </w:t>
      </w:r>
      <w:proofErr w:type="spellStart"/>
      <w:r>
        <w:rPr>
          <w:sz w:val="24"/>
        </w:rPr>
        <w:t>organisation</w:t>
      </w:r>
      <w:proofErr w:type="spellEnd"/>
      <w:r>
        <w:rPr>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1FF5D43C" w14:textId="77777777" w:rsidR="00016C03" w:rsidRDefault="00A17D56">
      <w:pPr>
        <w:widowControl w:val="0"/>
      </w:pPr>
      <w:r>
        <w:rPr>
          <w:b/>
          <w:sz w:val="24"/>
        </w:rPr>
        <w:t>3.1.1 Project Management Process</w:t>
      </w:r>
    </w:p>
    <w:p w14:paraId="34DBBD5E" w14:textId="77777777" w:rsidR="00016C03" w:rsidRDefault="00A17D56">
      <w:pPr>
        <w:widowControl w:val="0"/>
      </w:pPr>
      <w:r>
        <w:rPr>
          <w:b/>
          <w:sz w:val="24"/>
        </w:rPr>
        <w:tab/>
      </w:r>
      <w:r>
        <w:rPr>
          <w:sz w:val="24"/>
        </w:rPr>
        <w:t>The propose of the Project Management process is to establish and carry out in a systematic way the task of the  software implementation project, which allows complying with the project’s objectives in the expected quality, time and cost.</w:t>
      </w:r>
    </w:p>
    <w:p w14:paraId="6CFC8222" w14:textId="77777777" w:rsidR="00016C03" w:rsidRDefault="00A17D56">
      <w:pPr>
        <w:widowControl w:val="0"/>
      </w:pPr>
      <w:r>
        <w:rPr>
          <w:b/>
          <w:sz w:val="24"/>
        </w:rPr>
        <w:t>Selected process</w:t>
      </w:r>
    </w:p>
    <w:p w14:paraId="2E193B07" w14:textId="77777777" w:rsidR="00016C03" w:rsidRDefault="00A17D56">
      <w:pPr>
        <w:widowControl w:val="0"/>
      </w:pPr>
      <w:r>
        <w:tab/>
        <w:t xml:space="preserve">3.1.1.1 Project </w:t>
      </w:r>
      <w:proofErr w:type="spellStart"/>
      <w:r>
        <w:t>Planing</w:t>
      </w:r>
      <w:proofErr w:type="spellEnd"/>
      <w:r>
        <w:t xml:space="preserve"> Process</w:t>
      </w:r>
    </w:p>
    <w:p w14:paraId="18FA4BF2" w14:textId="77777777" w:rsidR="00016C03" w:rsidRDefault="00A17D56">
      <w:pPr>
        <w:widowControl w:val="0"/>
      </w:pPr>
      <w:r>
        <w:tab/>
        <w:t xml:space="preserve">3.1.1.2 Project Plan </w:t>
      </w:r>
      <w:proofErr w:type="spellStart"/>
      <w:r>
        <w:t>Excution</w:t>
      </w:r>
      <w:proofErr w:type="spellEnd"/>
      <w:r>
        <w:t xml:space="preserve"> Process</w:t>
      </w:r>
    </w:p>
    <w:p w14:paraId="55403291" w14:textId="77777777" w:rsidR="00016C03" w:rsidRDefault="00A17D56">
      <w:pPr>
        <w:widowControl w:val="0"/>
      </w:pPr>
      <w:r>
        <w:tab/>
        <w:t xml:space="preserve">3.1.1.3 Project Plan </w:t>
      </w:r>
      <w:proofErr w:type="spellStart"/>
      <w:r>
        <w:t>Assesment</w:t>
      </w:r>
      <w:proofErr w:type="spellEnd"/>
      <w:r>
        <w:t xml:space="preserve"> and Control Process</w:t>
      </w:r>
    </w:p>
    <w:p w14:paraId="1AE0D299" w14:textId="77777777" w:rsidR="00016C03" w:rsidRDefault="00A17D56">
      <w:pPr>
        <w:widowControl w:val="0"/>
      </w:pPr>
      <w:r>
        <w:tab/>
        <w:t>3.1.1.4 Project Closer Process</w:t>
      </w:r>
    </w:p>
    <w:p w14:paraId="3DFBFCF7" w14:textId="77777777" w:rsidR="00016C03" w:rsidRDefault="00A17D56">
      <w:pPr>
        <w:widowControl w:val="0"/>
      </w:pPr>
      <w:r>
        <w:rPr>
          <w:b/>
          <w:sz w:val="24"/>
        </w:rPr>
        <w:t>3.1.2 Software Implementation process</w:t>
      </w:r>
    </w:p>
    <w:p w14:paraId="07247137" w14:textId="77777777" w:rsidR="00016C03" w:rsidRDefault="00A17D56">
      <w:pPr>
        <w:widowControl w:val="0"/>
      </w:pPr>
      <w:r>
        <w:rPr>
          <w:sz w:val="24"/>
        </w:rPr>
        <w:tab/>
        <w:t>The purpose of the Software Implementation process is the systematic performance of the analysis, design, construction, integration and tests activities for new or modified software products according to the specified requirements.</w:t>
      </w:r>
    </w:p>
    <w:p w14:paraId="1C180A86" w14:textId="77777777" w:rsidR="00016C03" w:rsidRDefault="00A17D56">
      <w:pPr>
        <w:widowControl w:val="0"/>
      </w:pPr>
      <w:r>
        <w:rPr>
          <w:b/>
          <w:sz w:val="24"/>
        </w:rPr>
        <w:t>Selected process</w:t>
      </w:r>
    </w:p>
    <w:p w14:paraId="61586B5A" w14:textId="77777777" w:rsidR="00016C03" w:rsidRDefault="00A17D56">
      <w:pPr>
        <w:widowControl w:val="0"/>
      </w:pPr>
      <w:r>
        <w:tab/>
        <w:t>3.1.2.1 Software Implementation Initiation Process</w:t>
      </w:r>
    </w:p>
    <w:p w14:paraId="181B5023" w14:textId="77777777" w:rsidR="00016C03" w:rsidRDefault="00A17D56">
      <w:pPr>
        <w:widowControl w:val="0"/>
      </w:pPr>
      <w:r>
        <w:tab/>
        <w:t>3.1.2.2 Software Requirements Analysis Process</w:t>
      </w:r>
    </w:p>
    <w:p w14:paraId="6ADE0C87" w14:textId="77777777" w:rsidR="00016C03" w:rsidRDefault="00A17D56">
      <w:pPr>
        <w:widowControl w:val="0"/>
      </w:pPr>
      <w:r>
        <w:tab/>
        <w:t>3.1.2.3 Software Architectural Design Process</w:t>
      </w:r>
    </w:p>
    <w:p w14:paraId="639391A0" w14:textId="77777777" w:rsidR="00016C03" w:rsidRDefault="00A17D56">
      <w:pPr>
        <w:widowControl w:val="0"/>
      </w:pPr>
      <w:r>
        <w:tab/>
        <w:t>3.1.2.4 Software Construction Process</w:t>
      </w:r>
    </w:p>
    <w:p w14:paraId="2F468742" w14:textId="77777777" w:rsidR="00016C03" w:rsidRDefault="00A17D56">
      <w:pPr>
        <w:widowControl w:val="0"/>
      </w:pPr>
      <w:r>
        <w:tab/>
        <w:t>3.1.2.5 Software Integration and Test Process</w:t>
      </w:r>
    </w:p>
    <w:p w14:paraId="3FBFCA8A" w14:textId="77777777" w:rsidR="00016C03" w:rsidRDefault="00A17D56">
      <w:pPr>
        <w:widowControl w:val="0"/>
      </w:pPr>
      <w:r>
        <w:tab/>
        <w:t>3.1.2.6 Software Delivery Process</w:t>
      </w:r>
    </w:p>
    <w:p w14:paraId="3BC9E8A0" w14:textId="77777777" w:rsidR="00016C03" w:rsidRDefault="00016C03">
      <w:pPr>
        <w:widowControl w:val="0"/>
      </w:pPr>
    </w:p>
    <w:p w14:paraId="4BEE0975" w14:textId="77777777" w:rsidR="00016C03" w:rsidRDefault="00016C03">
      <w:pPr>
        <w:widowControl w:val="0"/>
      </w:pPr>
    </w:p>
    <w:p w14:paraId="05EDA45A" w14:textId="77777777" w:rsidR="00016C03" w:rsidRDefault="00016C03">
      <w:pPr>
        <w:widowControl w:val="0"/>
      </w:pPr>
    </w:p>
    <w:p w14:paraId="08C6B1D1" w14:textId="77777777" w:rsidR="00016C03" w:rsidRDefault="00016C03">
      <w:pPr>
        <w:widowControl w:val="0"/>
      </w:pPr>
    </w:p>
    <w:p w14:paraId="49A05D57" w14:textId="77777777" w:rsidR="00016C03" w:rsidRDefault="00016C03">
      <w:pPr>
        <w:widowControl w:val="0"/>
      </w:pPr>
    </w:p>
    <w:p w14:paraId="2829B836" w14:textId="77777777" w:rsidR="00016C03" w:rsidRDefault="00016C03">
      <w:pPr>
        <w:widowControl w:val="0"/>
      </w:pPr>
    </w:p>
    <w:p w14:paraId="638CAEC8" w14:textId="77777777" w:rsidR="00016C03" w:rsidRDefault="00016C03">
      <w:pPr>
        <w:widowControl w:val="0"/>
      </w:pPr>
    </w:p>
    <w:p w14:paraId="271A0D38" w14:textId="77777777" w:rsidR="00016C03" w:rsidRDefault="00016C03">
      <w:pPr>
        <w:widowControl w:val="0"/>
      </w:pPr>
    </w:p>
    <w:p w14:paraId="2D79D9AA" w14:textId="77777777" w:rsidR="00016C03" w:rsidRDefault="00016C03">
      <w:pPr>
        <w:widowControl w:val="0"/>
      </w:pPr>
    </w:p>
    <w:p w14:paraId="36A00AB4" w14:textId="77777777" w:rsidR="00016C03" w:rsidRDefault="00016C03">
      <w:pPr>
        <w:widowControl w:val="0"/>
      </w:pPr>
    </w:p>
    <w:p w14:paraId="34C75ADB" w14:textId="77777777" w:rsidR="00016C03" w:rsidRDefault="00016C03">
      <w:pPr>
        <w:widowControl w:val="0"/>
      </w:pPr>
    </w:p>
    <w:p w14:paraId="5EF557A0" w14:textId="77777777" w:rsidR="00016C03" w:rsidRDefault="00A17D56">
      <w:pPr>
        <w:widowControl w:val="0"/>
      </w:pPr>
      <w:r>
        <w:rPr>
          <w:b/>
          <w:sz w:val="30"/>
        </w:rPr>
        <w:t xml:space="preserve">Chapter </w:t>
      </w:r>
      <w:proofErr w:type="gramStart"/>
      <w:r>
        <w:rPr>
          <w:b/>
          <w:sz w:val="30"/>
        </w:rPr>
        <w:t>Four :</w:t>
      </w:r>
      <w:proofErr w:type="gramEnd"/>
      <w:r>
        <w:rPr>
          <w:b/>
          <w:sz w:val="30"/>
        </w:rPr>
        <w:t xml:space="preserve"> Project Plan</w:t>
      </w:r>
    </w:p>
    <w:p w14:paraId="052F8DB0" w14:textId="77777777" w:rsidR="00016C03" w:rsidRDefault="00A17D56">
      <w:pPr>
        <w:widowControl w:val="0"/>
      </w:pPr>
      <w:r>
        <w:t xml:space="preserve"> </w:t>
      </w:r>
    </w:p>
    <w:p w14:paraId="0C5B5662" w14:textId="77777777" w:rsidR="00016C03" w:rsidRDefault="00A17D56">
      <w:pPr>
        <w:widowControl w:val="0"/>
      </w:pPr>
      <w:r>
        <w:rPr>
          <w:b/>
          <w:sz w:val="24"/>
        </w:rPr>
        <w:t>4.1 Motivation</w:t>
      </w:r>
    </w:p>
    <w:p w14:paraId="270D9EFB" w14:textId="77777777" w:rsidR="00016C03" w:rsidRDefault="00A17D56">
      <w:pPr>
        <w:widowControl w:val="0"/>
      </w:pPr>
      <w:r>
        <w:rPr>
          <w:b/>
          <w:sz w:val="24"/>
        </w:rPr>
        <w:t xml:space="preserve">        </w:t>
      </w:r>
      <w:r>
        <w:rPr>
          <w:b/>
          <w:sz w:val="24"/>
        </w:rPr>
        <w:tab/>
      </w:r>
      <w:del w:id="436" w:author="CAMT" w:date="2014-02-11T09:21:00Z">
        <w:r w:rsidDel="00E70482">
          <w:rPr>
            <w:sz w:val="24"/>
          </w:rPr>
          <w:delText>In Thailand,  nowadays people</w:delText>
        </w:r>
      </w:del>
      <w:ins w:id="437" w:author="CAMT" w:date="2014-02-11T09:21:00Z">
        <w:r w:rsidR="00E70482">
          <w:rPr>
            <w:sz w:val="24"/>
          </w:rPr>
          <w:t>Nowadays people in Thailand</w:t>
        </w:r>
      </w:ins>
      <w:r>
        <w:rPr>
          <w:sz w:val="24"/>
        </w:rPr>
        <w:t xml:space="preserve"> are more </w:t>
      </w:r>
      <w:r>
        <w:rPr>
          <w:sz w:val="24"/>
        </w:rPr>
        <w:lastRenderedPageBreak/>
        <w:t>interest</w:t>
      </w:r>
      <w:ins w:id="438" w:author="CAMT" w:date="2014-02-11T09:21:00Z">
        <w:r w:rsidR="00E70482">
          <w:rPr>
            <w:sz w:val="24"/>
          </w:rPr>
          <w:t>ed</w:t>
        </w:r>
      </w:ins>
      <w:del w:id="439" w:author="CAMT" w:date="2014-02-11T09:21:00Z">
        <w:r w:rsidDel="00E70482">
          <w:rPr>
            <w:sz w:val="24"/>
          </w:rPr>
          <w:delText>ing</w:delText>
        </w:r>
      </w:del>
      <w:r>
        <w:rPr>
          <w:sz w:val="24"/>
        </w:rPr>
        <w:t xml:space="preserve"> in dental care, and the </w:t>
      </w:r>
      <w:ins w:id="440" w:author="CAMT" w:date="2014-02-11T09:21:00Z">
        <w:r w:rsidR="00E70482">
          <w:rPr>
            <w:sz w:val="24"/>
          </w:rPr>
          <w:t xml:space="preserve">number of </w:t>
        </w:r>
      </w:ins>
      <w:r>
        <w:rPr>
          <w:sz w:val="24"/>
        </w:rPr>
        <w:t>dental clinic</w:t>
      </w:r>
      <w:ins w:id="441" w:author="CAMT" w:date="2014-02-11T09:21:00Z">
        <w:r w:rsidR="00E70482">
          <w:rPr>
            <w:sz w:val="24"/>
          </w:rPr>
          <w:t>s</w:t>
        </w:r>
      </w:ins>
      <w:r>
        <w:rPr>
          <w:sz w:val="24"/>
        </w:rPr>
        <w:t xml:space="preserve"> </w:t>
      </w:r>
      <w:ins w:id="442" w:author="CAMT" w:date="2014-02-11T09:22:00Z">
        <w:r w:rsidR="00E70482">
          <w:rPr>
            <w:sz w:val="24"/>
          </w:rPr>
          <w:t xml:space="preserve">is </w:t>
        </w:r>
      </w:ins>
      <w:r>
        <w:rPr>
          <w:sz w:val="24"/>
        </w:rPr>
        <w:t>increas</w:t>
      </w:r>
      <w:ins w:id="443" w:author="CAMT" w:date="2014-02-11T09:22:00Z">
        <w:r w:rsidR="00E70482">
          <w:rPr>
            <w:sz w:val="24"/>
          </w:rPr>
          <w:t>ing</w:t>
        </w:r>
      </w:ins>
      <w:del w:id="444" w:author="CAMT" w:date="2014-02-11T09:22:00Z">
        <w:r w:rsidDel="00E70482">
          <w:rPr>
            <w:sz w:val="24"/>
          </w:rPr>
          <w:delText>e</w:delText>
        </w:r>
      </w:del>
      <w:r>
        <w:rPr>
          <w:sz w:val="24"/>
        </w:rPr>
        <w:t xml:space="preserve"> very fast, </w:t>
      </w:r>
      <w:del w:id="445" w:author="CAMT" w:date="2014-02-11T09:22:00Z">
        <w:r w:rsidDel="00E70482">
          <w:rPr>
            <w:sz w:val="24"/>
          </w:rPr>
          <w:delText xml:space="preserve">and </w:delText>
        </w:r>
      </w:del>
      <w:r>
        <w:rPr>
          <w:sz w:val="24"/>
        </w:rPr>
        <w:t xml:space="preserve">each </w:t>
      </w:r>
      <w:ins w:id="446" w:author="CAMT" w:date="2014-02-11T09:22:00Z">
        <w:r w:rsidR="00E70482">
          <w:rPr>
            <w:sz w:val="24"/>
          </w:rPr>
          <w:t xml:space="preserve">with </w:t>
        </w:r>
      </w:ins>
      <w:del w:id="447" w:author="CAMT" w:date="2014-02-11T09:22:00Z">
        <w:r w:rsidDel="00E70482">
          <w:rPr>
            <w:sz w:val="24"/>
          </w:rPr>
          <w:delText xml:space="preserve">clinic has </w:delText>
        </w:r>
      </w:del>
      <w:del w:id="448" w:author="CAMT" w:date="2014-02-11T09:23:00Z">
        <w:r w:rsidDel="00E70482">
          <w:rPr>
            <w:sz w:val="24"/>
          </w:rPr>
          <w:delText xml:space="preserve">a </w:delText>
        </w:r>
      </w:del>
      <w:r>
        <w:rPr>
          <w:sz w:val="24"/>
        </w:rPr>
        <w:t xml:space="preserve">different </w:t>
      </w:r>
      <w:ins w:id="449" w:author="CAMT" w:date="2014-02-11T09:23:00Z">
        <w:r w:rsidR="00E70482">
          <w:rPr>
            <w:sz w:val="24"/>
          </w:rPr>
          <w:t xml:space="preserve">number of </w:t>
        </w:r>
      </w:ins>
      <w:del w:id="450" w:author="CAMT" w:date="2014-02-11T09:23:00Z">
        <w:r w:rsidDel="00E70482">
          <w:rPr>
            <w:sz w:val="24"/>
          </w:rPr>
          <w:delText xml:space="preserve">amount of </w:delText>
        </w:r>
      </w:del>
      <w:r>
        <w:rPr>
          <w:sz w:val="24"/>
        </w:rPr>
        <w:t>patient</w:t>
      </w:r>
      <w:ins w:id="451" w:author="CAMT" w:date="2014-02-11T09:23:00Z">
        <w:r w:rsidR="00E70482">
          <w:rPr>
            <w:sz w:val="24"/>
          </w:rPr>
          <w:t>s</w:t>
        </w:r>
      </w:ins>
      <w:r>
        <w:rPr>
          <w:sz w:val="24"/>
        </w:rPr>
        <w:t>. Dental clinic</w:t>
      </w:r>
      <w:ins w:id="452" w:author="CAMT" w:date="2014-02-11T09:23:00Z">
        <w:r w:rsidR="00E70482">
          <w:rPr>
            <w:sz w:val="24"/>
          </w:rPr>
          <w:t>s</w:t>
        </w:r>
      </w:ins>
      <w:r>
        <w:rPr>
          <w:sz w:val="24"/>
        </w:rPr>
        <w:t xml:space="preserve"> </w:t>
      </w:r>
      <w:proofErr w:type="spellStart"/>
      <w:r>
        <w:rPr>
          <w:sz w:val="24"/>
        </w:rPr>
        <w:t>need</w:t>
      </w:r>
      <w:del w:id="453" w:author="CAMT" w:date="2014-02-11T09:23:00Z">
        <w:r w:rsidDel="00E70482">
          <w:rPr>
            <w:sz w:val="24"/>
          </w:rPr>
          <w:delText xml:space="preserve">s </w:delText>
        </w:r>
      </w:del>
      <w:r>
        <w:rPr>
          <w:sz w:val="24"/>
        </w:rPr>
        <w:t>to</w:t>
      </w:r>
      <w:proofErr w:type="spellEnd"/>
      <w:r>
        <w:rPr>
          <w:sz w:val="24"/>
        </w:rPr>
        <w:t xml:space="preserve"> handle many patients </w:t>
      </w:r>
      <w:ins w:id="454" w:author="CAMT" w:date="2014-02-11T09:23:00Z">
        <w:r w:rsidR="00E70482">
          <w:rPr>
            <w:sz w:val="24"/>
          </w:rPr>
          <w:t xml:space="preserve">and </w:t>
        </w:r>
      </w:ins>
      <w:r>
        <w:rPr>
          <w:sz w:val="24"/>
        </w:rPr>
        <w:t>also many problem</w:t>
      </w:r>
      <w:ins w:id="455" w:author="CAMT" w:date="2014-02-11T09:23:00Z">
        <w:r w:rsidR="00E70482">
          <w:rPr>
            <w:sz w:val="24"/>
          </w:rPr>
          <w:t>s</w:t>
        </w:r>
      </w:ins>
      <w:r>
        <w:rPr>
          <w:sz w:val="24"/>
        </w:rPr>
        <w:t xml:space="preserve">. </w:t>
      </w:r>
      <w:ins w:id="456" w:author="CAMT" w:date="2014-02-11T09:24:00Z">
        <w:r w:rsidR="00E70482">
          <w:rPr>
            <w:sz w:val="24"/>
          </w:rPr>
          <w:t xml:space="preserve">Some of the typical examples </w:t>
        </w:r>
      </w:ins>
      <w:ins w:id="457" w:author="CAMT" w:date="2014-02-11T09:25:00Z">
        <w:r w:rsidR="00E70482">
          <w:rPr>
            <w:sz w:val="24"/>
          </w:rPr>
          <w:t>are;</w:t>
        </w:r>
      </w:ins>
      <w:ins w:id="458" w:author="CAMT" w:date="2014-02-11T09:24:00Z">
        <w:r w:rsidR="00E70482">
          <w:rPr>
            <w:sz w:val="24"/>
          </w:rPr>
          <w:t xml:space="preserve"> </w:t>
        </w:r>
      </w:ins>
      <w:del w:id="459" w:author="CAMT" w:date="2014-02-11T09:24:00Z">
        <w:r w:rsidDel="00E70482">
          <w:rPr>
            <w:sz w:val="24"/>
          </w:rPr>
          <w:delText xml:space="preserve">From this problem is </w:delText>
        </w:r>
      </w:del>
      <w:del w:id="460" w:author="CAMT" w:date="2014-02-11T09:25:00Z">
        <w:r w:rsidDel="00E70482">
          <w:rPr>
            <w:sz w:val="24"/>
          </w:rPr>
          <w:delText xml:space="preserve">their </w:delText>
        </w:r>
      </w:del>
      <w:r>
        <w:rPr>
          <w:sz w:val="24"/>
        </w:rPr>
        <w:t>patient</w:t>
      </w:r>
      <w:ins w:id="461" w:author="CAMT" w:date="2014-02-11T09:25:00Z">
        <w:r w:rsidR="00E70482">
          <w:rPr>
            <w:sz w:val="24"/>
          </w:rPr>
          <w:t>s</w:t>
        </w:r>
      </w:ins>
      <w:r>
        <w:rPr>
          <w:sz w:val="24"/>
        </w:rPr>
        <w:t xml:space="preserve"> forget </w:t>
      </w:r>
      <w:ins w:id="462" w:author="CAMT" w:date="2014-02-11T09:25:00Z">
        <w:r w:rsidR="00E70482">
          <w:rPr>
            <w:sz w:val="24"/>
          </w:rPr>
          <w:t xml:space="preserve">about </w:t>
        </w:r>
      </w:ins>
      <w:r>
        <w:rPr>
          <w:sz w:val="24"/>
        </w:rPr>
        <w:t>their appointment, patient</w:t>
      </w:r>
      <w:ins w:id="463" w:author="CAMT" w:date="2014-02-11T09:25:00Z">
        <w:r w:rsidR="00E70482">
          <w:rPr>
            <w:sz w:val="24"/>
          </w:rPr>
          <w:t>s do</w:t>
        </w:r>
      </w:ins>
      <w:del w:id="464" w:author="CAMT" w:date="2014-02-11T09:25:00Z">
        <w:r w:rsidDel="00E70482">
          <w:rPr>
            <w:sz w:val="24"/>
          </w:rPr>
          <w:delText xml:space="preserve"> did</w:delText>
        </w:r>
      </w:del>
      <w:r>
        <w:rPr>
          <w:sz w:val="24"/>
        </w:rPr>
        <w:t xml:space="preserve"> not have any knowledge about dental care, patient</w:t>
      </w:r>
      <w:ins w:id="465" w:author="CAMT" w:date="2014-02-11T09:25:00Z">
        <w:r w:rsidR="00E70482">
          <w:rPr>
            <w:sz w:val="24"/>
          </w:rPr>
          <w:t>s</w:t>
        </w:r>
      </w:ins>
      <w:r>
        <w:rPr>
          <w:sz w:val="24"/>
        </w:rPr>
        <w:t xml:space="preserve"> do</w:t>
      </w:r>
      <w:ins w:id="466" w:author="CAMT" w:date="2014-02-11T09:25:00Z">
        <w:r w:rsidR="00E70482">
          <w:rPr>
            <w:sz w:val="24"/>
          </w:rPr>
          <w:t xml:space="preserve"> not</w:t>
        </w:r>
      </w:ins>
      <w:del w:id="467" w:author="CAMT" w:date="2014-02-11T09:25:00Z">
        <w:r w:rsidDel="00E70482">
          <w:rPr>
            <w:sz w:val="24"/>
          </w:rPr>
          <w:delText>n’t</w:delText>
        </w:r>
      </w:del>
      <w:r>
        <w:rPr>
          <w:sz w:val="24"/>
        </w:rPr>
        <w:t xml:space="preserve"> know the dentist </w:t>
      </w:r>
      <w:del w:id="468" w:author="CAMT" w:date="2014-02-11T09:55:00Z">
        <w:r w:rsidDel="006D3591">
          <w:rPr>
            <w:sz w:val="24"/>
          </w:rPr>
          <w:delText>schedule.</w:delText>
        </w:r>
      </w:del>
      <w:del w:id="469" w:author="CAMT" w:date="2014-02-11T09:54:00Z">
        <w:r w:rsidDel="006D3591">
          <w:rPr>
            <w:sz w:val="24"/>
          </w:rPr>
          <w:delText xml:space="preserve"> </w:delText>
        </w:r>
      </w:del>
      <w:ins w:id="470" w:author="CAMT" w:date="2014-02-11T09:55:00Z">
        <w:r w:rsidR="006D3591">
          <w:rPr>
            <w:sz w:val="24"/>
          </w:rPr>
          <w:t>schedule. Systems</w:t>
        </w:r>
      </w:ins>
      <w:ins w:id="471" w:author="CAMT" w:date="2014-02-11T09:27:00Z">
        <w:r w:rsidR="00E70482">
          <w:rPr>
            <w:sz w:val="24"/>
          </w:rPr>
          <w:t xml:space="preserve"> </w:t>
        </w:r>
      </w:ins>
      <w:ins w:id="472" w:author="CAMT" w:date="2014-02-11T09:31:00Z">
        <w:r w:rsidR="00346123">
          <w:rPr>
            <w:sz w:val="24"/>
          </w:rPr>
          <w:t>dedicated</w:t>
        </w:r>
      </w:ins>
      <w:ins w:id="473" w:author="CAMT" w:date="2014-02-11T09:27:00Z">
        <w:r w:rsidR="00346123">
          <w:rPr>
            <w:sz w:val="24"/>
          </w:rPr>
          <w:t xml:space="preserve"> to serving </w:t>
        </w:r>
        <w:r w:rsidR="00E70482">
          <w:rPr>
            <w:sz w:val="24"/>
          </w:rPr>
          <w:t xml:space="preserve">dental </w:t>
        </w:r>
      </w:ins>
      <w:ins w:id="474" w:author="CAMT" w:date="2014-02-11T09:31:00Z">
        <w:r w:rsidR="00346123">
          <w:rPr>
            <w:sz w:val="24"/>
          </w:rPr>
          <w:t xml:space="preserve">care providers and patients </w:t>
        </w:r>
      </w:ins>
      <w:del w:id="475" w:author="CAMT" w:date="2014-02-11T09:31:00Z">
        <w:r w:rsidDel="00346123">
          <w:rPr>
            <w:sz w:val="24"/>
          </w:rPr>
          <w:delText xml:space="preserve">For the dental website and mobile application </w:delText>
        </w:r>
      </w:del>
      <w:r>
        <w:rPr>
          <w:sz w:val="24"/>
        </w:rPr>
        <w:t xml:space="preserve">will help </w:t>
      </w:r>
      <w:del w:id="476" w:author="CAMT" w:date="2014-02-11T09:31:00Z">
        <w:r w:rsidDel="00346123">
          <w:rPr>
            <w:sz w:val="24"/>
          </w:rPr>
          <w:delText xml:space="preserve">dental clinic to </w:delText>
        </w:r>
      </w:del>
      <w:r>
        <w:rPr>
          <w:sz w:val="24"/>
        </w:rPr>
        <w:t>solve these problems.</w:t>
      </w:r>
    </w:p>
    <w:p w14:paraId="5098D18F" w14:textId="77777777" w:rsidR="00016C03" w:rsidRDefault="00016C03">
      <w:pPr>
        <w:widowControl w:val="0"/>
      </w:pPr>
    </w:p>
    <w:p w14:paraId="11AC34A4" w14:textId="77777777" w:rsidR="00016C03" w:rsidRDefault="00A17D56">
      <w:pPr>
        <w:widowControl w:val="0"/>
      </w:pPr>
      <w:r>
        <w:rPr>
          <w:sz w:val="24"/>
        </w:rPr>
        <w:tab/>
      </w:r>
      <w:ins w:id="477" w:author="CAMT" w:date="2014-02-11T09:40:00Z">
        <w:r w:rsidR="00252120">
          <w:rPr>
            <w:sz w:val="24"/>
          </w:rPr>
          <w:t xml:space="preserve">According to a recent research about mobile phone use, </w:t>
        </w:r>
      </w:ins>
      <w:commentRangeStart w:id="478"/>
      <w:del w:id="479" w:author="CAMT" w:date="2014-02-11T09:40:00Z">
        <w:r w:rsidDel="00252120">
          <w:rPr>
            <w:sz w:val="24"/>
          </w:rPr>
          <w:delText xml:space="preserve">Attributed to the recent years, from the research </w:delText>
        </w:r>
      </w:del>
      <w:del w:id="480" w:author="CAMT" w:date="2014-02-11T09:41:00Z">
        <w:r w:rsidDel="00252120">
          <w:rPr>
            <w:sz w:val="24"/>
          </w:rPr>
          <w:delText>found that</w:delText>
        </w:r>
      </w:del>
      <w:r>
        <w:rPr>
          <w:sz w:val="24"/>
        </w:rPr>
        <w:t xml:space="preserve"> the </w:t>
      </w:r>
      <w:ins w:id="481" w:author="CAMT" w:date="2014-02-11T09:41:00Z">
        <w:r w:rsidR="00252120">
          <w:rPr>
            <w:sz w:val="24"/>
          </w:rPr>
          <w:t xml:space="preserve">number of </w:t>
        </w:r>
      </w:ins>
      <w:r>
        <w:rPr>
          <w:sz w:val="24"/>
        </w:rPr>
        <w:t>smartphone user</w:t>
      </w:r>
      <w:ins w:id="482" w:author="CAMT" w:date="2014-02-11T09:41:00Z">
        <w:r w:rsidR="00252120">
          <w:rPr>
            <w:sz w:val="24"/>
          </w:rPr>
          <w:t>s</w:t>
        </w:r>
      </w:ins>
      <w:r>
        <w:rPr>
          <w:sz w:val="24"/>
        </w:rPr>
        <w:t xml:space="preserve"> in 2013</w:t>
      </w:r>
      <w:del w:id="483" w:author="CAMT" w:date="2014-02-11T09:42:00Z">
        <w:r w:rsidDel="00252120">
          <w:rPr>
            <w:sz w:val="24"/>
          </w:rPr>
          <w:delText xml:space="preserve"> are</w:delText>
        </w:r>
      </w:del>
      <w:r>
        <w:rPr>
          <w:sz w:val="24"/>
        </w:rPr>
        <w:t xml:space="preserve"> increased by 29.1 percent from 2012 and </w:t>
      </w:r>
      <w:del w:id="484" w:author="CAMT" w:date="2014-02-11T09:41:00Z">
        <w:r w:rsidDel="00252120">
          <w:rPr>
            <w:sz w:val="24"/>
          </w:rPr>
          <w:delText xml:space="preserve">found that </w:delText>
        </w:r>
      </w:del>
      <w:ins w:id="485" w:author="CAMT" w:date="2014-02-11T09:41:00Z">
        <w:r w:rsidR="00252120">
          <w:rPr>
            <w:sz w:val="24"/>
          </w:rPr>
          <w:t xml:space="preserve">the number of </w:t>
        </w:r>
      </w:ins>
      <w:r>
        <w:rPr>
          <w:sz w:val="24"/>
        </w:rPr>
        <w:t>people using mobile internet increased by 32 percent in 2013</w:t>
      </w:r>
      <w:commentRangeEnd w:id="478"/>
      <w:r w:rsidR="00346123">
        <w:rPr>
          <w:rStyle w:val="CommentReference"/>
          <w:rFonts w:cs="Cordia New"/>
        </w:rPr>
        <w:commentReference w:id="478"/>
      </w:r>
      <w:r>
        <w:rPr>
          <w:sz w:val="24"/>
        </w:rPr>
        <w:t>. People always use their phone to do many thing</w:t>
      </w:r>
      <w:ins w:id="486" w:author="CAMT" w:date="2014-02-11T09:42:00Z">
        <w:r w:rsidR="00252120">
          <w:rPr>
            <w:sz w:val="24"/>
          </w:rPr>
          <w:t>s</w:t>
        </w:r>
      </w:ins>
      <w:r>
        <w:rPr>
          <w:sz w:val="24"/>
        </w:rPr>
        <w:t xml:space="preserve"> such as entertain</w:t>
      </w:r>
      <w:ins w:id="487" w:author="CAMT" w:date="2014-02-11T09:42:00Z">
        <w:r w:rsidR="00252120">
          <w:rPr>
            <w:sz w:val="24"/>
          </w:rPr>
          <w:t>ment</w:t>
        </w:r>
      </w:ins>
      <w:del w:id="488" w:author="CAMT" w:date="2014-02-11T09:42:00Z">
        <w:r w:rsidDel="00252120">
          <w:rPr>
            <w:sz w:val="24"/>
          </w:rPr>
          <w:delText>ing</w:delText>
        </w:r>
      </w:del>
      <w:r>
        <w:rPr>
          <w:sz w:val="24"/>
        </w:rPr>
        <w:t>, booking, shopping, communicating</w:t>
      </w:r>
      <w:ins w:id="489" w:author="CAMT" w:date="2014-02-11T09:43:00Z">
        <w:r w:rsidR="00252120">
          <w:rPr>
            <w:sz w:val="24"/>
          </w:rPr>
          <w:t xml:space="preserve"> with others</w:t>
        </w:r>
      </w:ins>
      <w:r>
        <w:rPr>
          <w:sz w:val="24"/>
        </w:rPr>
        <w:t xml:space="preserve">, accounting, and marketing. </w:t>
      </w:r>
      <w:commentRangeStart w:id="490"/>
      <w:r>
        <w:rPr>
          <w:sz w:val="24"/>
        </w:rPr>
        <w:t>IOS is one of</w:t>
      </w:r>
      <w:ins w:id="491" w:author="CAMT" w:date="2014-02-11T09:43:00Z">
        <w:r w:rsidR="00252120">
          <w:rPr>
            <w:sz w:val="24"/>
          </w:rPr>
          <w:t xml:space="preserve"> the major</w:t>
        </w:r>
      </w:ins>
      <w:del w:id="492" w:author="CAMT" w:date="2014-02-11T09:43:00Z">
        <w:r w:rsidDel="00252120">
          <w:rPr>
            <w:sz w:val="24"/>
          </w:rPr>
          <w:delText xml:space="preserve"> popular</w:delText>
        </w:r>
      </w:del>
      <w:r>
        <w:rPr>
          <w:sz w:val="24"/>
        </w:rPr>
        <w:t xml:space="preserve"> operating system</w:t>
      </w:r>
      <w:ins w:id="493" w:author="CAMT" w:date="2014-02-11T09:43:00Z">
        <w:r w:rsidR="00252120">
          <w:rPr>
            <w:sz w:val="24"/>
          </w:rPr>
          <w:t>s for mobile devices</w:t>
        </w:r>
      </w:ins>
      <w:r>
        <w:rPr>
          <w:sz w:val="24"/>
        </w:rPr>
        <w:t>, for dental clinic using IOS is more suitable because apple company need to approve the application first, so it’s guarantee that the application is approved by high quality company. For the user who not use IOS or smartphone another way that the user can keep contact is using the internet through browser.</w:t>
      </w:r>
      <w:commentRangeEnd w:id="490"/>
      <w:r w:rsidR="00252120">
        <w:rPr>
          <w:rStyle w:val="CommentReference"/>
          <w:rFonts w:cs="Cordia New"/>
        </w:rPr>
        <w:commentReference w:id="490"/>
      </w:r>
    </w:p>
    <w:p w14:paraId="166C3B51" w14:textId="77777777" w:rsidR="00016C03" w:rsidRDefault="00016C03">
      <w:pPr>
        <w:widowControl w:val="0"/>
      </w:pPr>
    </w:p>
    <w:p w14:paraId="512C4DB1" w14:textId="77777777" w:rsidR="00016C03" w:rsidRDefault="00A17D56">
      <w:pPr>
        <w:widowControl w:val="0"/>
      </w:pPr>
      <w:r>
        <w:rPr>
          <w:sz w:val="24"/>
        </w:rPr>
        <w:tab/>
      </w:r>
      <w:ins w:id="494" w:author="CAMT" w:date="2014-02-11T09:51:00Z">
        <w:r w:rsidR="006D3591">
          <w:rPr>
            <w:sz w:val="24"/>
          </w:rPr>
          <w:t>In addition, su</w:t>
        </w:r>
      </w:ins>
      <w:ins w:id="495" w:author="CAMT" w:date="2014-02-11T09:55:00Z">
        <w:r w:rsidR="006D3591">
          <w:rPr>
            <w:sz w:val="24"/>
          </w:rPr>
          <w:t>ch systems for dental clinics may</w:t>
        </w:r>
      </w:ins>
      <w:ins w:id="496" w:author="CAMT" w:date="2014-02-11T09:51:00Z">
        <w:r w:rsidR="006D3591">
          <w:rPr>
            <w:sz w:val="24"/>
          </w:rPr>
          <w:t xml:space="preserve"> </w:t>
        </w:r>
      </w:ins>
      <w:ins w:id="497" w:author="CAMT" w:date="2014-02-11T09:53:00Z">
        <w:r w:rsidR="006D3591">
          <w:rPr>
            <w:sz w:val="24"/>
          </w:rPr>
          <w:t xml:space="preserve">improve </w:t>
        </w:r>
      </w:ins>
      <w:ins w:id="498" w:author="CAMT" w:date="2014-02-11T09:51:00Z">
        <w:r w:rsidR="006D3591">
          <w:rPr>
            <w:sz w:val="24"/>
          </w:rPr>
          <w:t xml:space="preserve">the </w:t>
        </w:r>
      </w:ins>
      <w:ins w:id="499" w:author="CAMT" w:date="2014-02-11T09:55:00Z">
        <w:r w:rsidR="006D3591">
          <w:rPr>
            <w:sz w:val="24"/>
          </w:rPr>
          <w:t>quality of services provided to their patients. For instance,</w:t>
        </w:r>
      </w:ins>
      <w:ins w:id="500" w:author="CAMT" w:date="2014-02-11T09:57:00Z">
        <w:r w:rsidR="006D3591">
          <w:rPr>
            <w:sz w:val="24"/>
          </w:rPr>
          <w:t xml:space="preserve"> most dental clinics rely on appointment cards </w:t>
        </w:r>
      </w:ins>
      <w:ins w:id="501" w:author="CAMT" w:date="2014-02-11T09:58:00Z">
        <w:r w:rsidR="006D3591">
          <w:rPr>
            <w:sz w:val="24"/>
          </w:rPr>
          <w:t xml:space="preserve">to receive patients and keep track of their appointments. </w:t>
        </w:r>
      </w:ins>
      <w:r>
        <w:rPr>
          <w:sz w:val="24"/>
        </w:rPr>
        <w:t>When patient</w:t>
      </w:r>
      <w:ins w:id="502" w:author="CAMT" w:date="2014-02-11T09:59:00Z">
        <w:r w:rsidR="006D3591">
          <w:rPr>
            <w:sz w:val="24"/>
          </w:rPr>
          <w:t>s</w:t>
        </w:r>
      </w:ins>
      <w:r>
        <w:rPr>
          <w:sz w:val="24"/>
        </w:rPr>
        <w:t xml:space="preserve"> arrive at the dental clinic</w:t>
      </w:r>
      <w:ins w:id="503" w:author="CAMT" w:date="2014-02-11T09:59:00Z">
        <w:r w:rsidR="006D3591">
          <w:rPr>
            <w:sz w:val="24"/>
          </w:rPr>
          <w:t>,</w:t>
        </w:r>
      </w:ins>
      <w:r>
        <w:rPr>
          <w:sz w:val="24"/>
        </w:rPr>
        <w:t xml:space="preserve"> they have to provide their appointment card </w:t>
      </w:r>
      <w:ins w:id="504" w:author="CAMT" w:date="2014-02-11T10:01:00Z">
        <w:r w:rsidR="0066525D">
          <w:rPr>
            <w:sz w:val="24"/>
          </w:rPr>
          <w:t xml:space="preserve">at the reception desk </w:t>
        </w:r>
      </w:ins>
      <w:del w:id="505" w:author="CAMT" w:date="2014-02-11T10:01:00Z">
        <w:r w:rsidDel="0066525D">
          <w:rPr>
            <w:sz w:val="24"/>
          </w:rPr>
          <w:delText>to an officer</w:delText>
        </w:r>
      </w:del>
      <w:r>
        <w:rPr>
          <w:sz w:val="24"/>
        </w:rPr>
        <w:t xml:space="preserve"> and </w:t>
      </w:r>
      <w:ins w:id="506" w:author="CAMT" w:date="2014-02-11T10:01:00Z">
        <w:r w:rsidR="0066525D">
          <w:rPr>
            <w:sz w:val="24"/>
          </w:rPr>
          <w:t xml:space="preserve">the officer would have to look up the patient chart, which usually </w:t>
        </w:r>
      </w:ins>
      <w:del w:id="507" w:author="CAMT" w:date="2014-02-11T10:01:00Z">
        <w:r w:rsidDel="0066525D">
          <w:rPr>
            <w:sz w:val="24"/>
          </w:rPr>
          <w:delText>i</w:delText>
        </w:r>
      </w:del>
      <w:del w:id="508" w:author="CAMT" w:date="2014-02-11T10:02:00Z">
        <w:r w:rsidDel="0066525D">
          <w:rPr>
            <w:sz w:val="24"/>
          </w:rPr>
          <w:delText xml:space="preserve">t </w:delText>
        </w:r>
      </w:del>
      <w:r>
        <w:rPr>
          <w:sz w:val="24"/>
        </w:rPr>
        <w:t>take</w:t>
      </w:r>
      <w:ins w:id="509" w:author="CAMT" w:date="2014-02-11T10:02:00Z">
        <w:r w:rsidR="0066525D">
          <w:rPr>
            <w:sz w:val="24"/>
          </w:rPr>
          <w:t>s</w:t>
        </w:r>
      </w:ins>
      <w:r>
        <w:rPr>
          <w:sz w:val="24"/>
        </w:rPr>
        <w:t xml:space="preserve"> time</w:t>
      </w:r>
      <w:del w:id="510" w:author="CAMT" w:date="2014-02-11T10:02:00Z">
        <w:r w:rsidDel="0066525D">
          <w:rPr>
            <w:sz w:val="24"/>
          </w:rPr>
          <w:delText>s</w:delText>
        </w:r>
      </w:del>
      <w:r>
        <w:rPr>
          <w:sz w:val="24"/>
        </w:rPr>
        <w:t xml:space="preserve">. </w:t>
      </w:r>
      <w:ins w:id="511" w:author="CAMT" w:date="2014-02-11T10:13:00Z">
        <w:r w:rsidR="009612D7">
          <w:rPr>
            <w:sz w:val="24"/>
          </w:rPr>
          <w:t>By i</w:t>
        </w:r>
      </w:ins>
      <w:ins w:id="512" w:author="CAMT" w:date="2014-02-11T10:11:00Z">
        <w:r w:rsidR="009612D7">
          <w:rPr>
            <w:sz w:val="24"/>
          </w:rPr>
          <w:t xml:space="preserve">ntegrating smartphones and QR </w:t>
        </w:r>
      </w:ins>
      <w:ins w:id="513" w:author="CAMT" w:date="2014-02-11T10:12:00Z">
        <w:r w:rsidR="009612D7">
          <w:rPr>
            <w:sz w:val="24"/>
          </w:rPr>
          <w:t>codes</w:t>
        </w:r>
      </w:ins>
      <w:ins w:id="514" w:author="CAMT" w:date="2014-02-11T10:14:00Z">
        <w:r w:rsidR="009612D7">
          <w:rPr>
            <w:sz w:val="24"/>
          </w:rPr>
          <w:t xml:space="preserve"> into the workflow, our system can </w:t>
        </w:r>
      </w:ins>
      <w:del w:id="515" w:author="CAMT" w:date="2014-02-11T10:16:00Z">
        <w:r w:rsidDel="009612D7">
          <w:rPr>
            <w:sz w:val="24"/>
          </w:rPr>
          <w:delText xml:space="preserve">To use QR code to </w:delText>
        </w:r>
      </w:del>
      <w:r>
        <w:rPr>
          <w:sz w:val="24"/>
        </w:rPr>
        <w:t xml:space="preserve">identify </w:t>
      </w:r>
      <w:del w:id="516" w:author="CAMT" w:date="2014-02-11T10:16:00Z">
        <w:r w:rsidDel="009612D7">
          <w:rPr>
            <w:sz w:val="24"/>
          </w:rPr>
          <w:delText xml:space="preserve">the </w:delText>
        </w:r>
      </w:del>
      <w:r>
        <w:rPr>
          <w:sz w:val="24"/>
        </w:rPr>
        <w:t>appointment</w:t>
      </w:r>
      <w:ins w:id="517" w:author="CAMT" w:date="2014-02-11T10:16:00Z">
        <w:r w:rsidR="009612D7">
          <w:rPr>
            <w:sz w:val="24"/>
          </w:rPr>
          <w:t>s faster</w:t>
        </w:r>
      </w:ins>
      <w:r>
        <w:rPr>
          <w:sz w:val="24"/>
        </w:rPr>
        <w:t xml:space="preserve"> and reduce the work of officer. For the dental clinic,</w:t>
      </w:r>
      <w:del w:id="518" w:author="CAMT" w:date="2014-02-11T10:16:00Z">
        <w:r w:rsidDel="009612D7">
          <w:rPr>
            <w:sz w:val="24"/>
          </w:rPr>
          <w:delText xml:space="preserve"> </w:delText>
        </w:r>
      </w:del>
      <w:r>
        <w:rPr>
          <w:sz w:val="24"/>
        </w:rPr>
        <w:t xml:space="preserve"> QR code</w:t>
      </w:r>
      <w:ins w:id="519" w:author="CAMT" w:date="2014-02-11T10:17:00Z">
        <w:r w:rsidR="009612D7">
          <w:rPr>
            <w:sz w:val="24"/>
          </w:rPr>
          <w:t>s</w:t>
        </w:r>
      </w:ins>
      <w:r>
        <w:rPr>
          <w:sz w:val="24"/>
        </w:rPr>
        <w:t xml:space="preserve"> is more suitable than barcode</w:t>
      </w:r>
      <w:ins w:id="520" w:author="CAMT" w:date="2014-02-11T10:17:00Z">
        <w:r w:rsidR="009612D7">
          <w:rPr>
            <w:sz w:val="24"/>
          </w:rPr>
          <w:t>s</w:t>
        </w:r>
      </w:ins>
      <w:r>
        <w:rPr>
          <w:sz w:val="24"/>
        </w:rPr>
        <w:t xml:space="preserve"> because QR code</w:t>
      </w:r>
      <w:ins w:id="521" w:author="CAMT" w:date="2014-02-11T10:17:00Z">
        <w:r w:rsidR="009612D7">
          <w:rPr>
            <w:sz w:val="24"/>
          </w:rPr>
          <w:t>s</w:t>
        </w:r>
      </w:ins>
      <w:r>
        <w:rPr>
          <w:sz w:val="24"/>
        </w:rPr>
        <w:t xml:space="preserve"> can be </w:t>
      </w:r>
      <w:ins w:id="522" w:author="CAMT" w:date="2014-02-11T10:17:00Z">
        <w:r w:rsidR="009612D7">
          <w:rPr>
            <w:sz w:val="24"/>
          </w:rPr>
          <w:t xml:space="preserve">stored in and </w:t>
        </w:r>
      </w:ins>
      <w:r>
        <w:rPr>
          <w:sz w:val="24"/>
        </w:rPr>
        <w:t>read from smartphone</w:t>
      </w:r>
      <w:ins w:id="523" w:author="CAMT" w:date="2014-02-11T10:17:00Z">
        <w:r w:rsidR="009612D7">
          <w:rPr>
            <w:sz w:val="24"/>
          </w:rPr>
          <w:t>s</w:t>
        </w:r>
      </w:ins>
      <w:r>
        <w:rPr>
          <w:sz w:val="24"/>
        </w:rPr>
        <w:t xml:space="preserve"> </w:t>
      </w:r>
      <w:ins w:id="524" w:author="CAMT" w:date="2014-02-11T10:20:00Z">
        <w:r w:rsidR="009612D7">
          <w:rPr>
            <w:sz w:val="24"/>
          </w:rPr>
          <w:t xml:space="preserve">as well as traditional paper-based cards. </w:t>
        </w:r>
      </w:ins>
      <w:del w:id="525" w:author="CAMT" w:date="2014-02-11T10:20:00Z">
        <w:r w:rsidDel="009612D7">
          <w:rPr>
            <w:sz w:val="24"/>
          </w:rPr>
          <w:delText>also paper and card.</w:delText>
        </w:r>
      </w:del>
    </w:p>
    <w:p w14:paraId="2BAD7324" w14:textId="77777777" w:rsidR="00016C03" w:rsidRDefault="00016C03">
      <w:pPr>
        <w:widowControl w:val="0"/>
      </w:pPr>
    </w:p>
    <w:p w14:paraId="3826FEE0" w14:textId="77777777" w:rsidR="00016C03" w:rsidRDefault="00A17D56">
      <w:pPr>
        <w:widowControl w:val="0"/>
      </w:pPr>
      <w:r>
        <w:rPr>
          <w:b/>
          <w:sz w:val="24"/>
        </w:rPr>
        <w:t>4.2 Aim and Objective</w:t>
      </w:r>
    </w:p>
    <w:p w14:paraId="4B0CA633" w14:textId="77777777" w:rsidR="00016C03" w:rsidRDefault="00A17D56">
      <w:pPr>
        <w:widowControl w:val="0"/>
      </w:pPr>
      <w:r>
        <w:rPr>
          <w:b/>
          <w:sz w:val="24"/>
        </w:rPr>
        <w:tab/>
      </w:r>
      <w:r>
        <w:rPr>
          <w:sz w:val="24"/>
        </w:rPr>
        <w:t xml:space="preserve">The aim of </w:t>
      </w:r>
      <w:ins w:id="526" w:author="CAMT" w:date="2014-02-11T10:21:00Z">
        <w:r w:rsidR="00FD5FB6">
          <w:rPr>
            <w:sz w:val="24"/>
          </w:rPr>
          <w:t xml:space="preserve">this project </w:t>
        </w:r>
      </w:ins>
      <w:del w:id="527" w:author="CAMT" w:date="2014-02-11T10:21:00Z">
        <w:r w:rsidDel="00FD5FB6">
          <w:rPr>
            <w:sz w:val="24"/>
          </w:rPr>
          <w:delText xml:space="preserve">the dental clinic website and mobile application </w:delText>
        </w:r>
      </w:del>
      <w:r>
        <w:rPr>
          <w:sz w:val="24"/>
        </w:rPr>
        <w:t>is to develop</w:t>
      </w:r>
      <w:del w:id="528" w:author="CAMT" w:date="2014-02-11T10:21:00Z">
        <w:r w:rsidDel="00FD5FB6">
          <w:rPr>
            <w:sz w:val="24"/>
          </w:rPr>
          <w:delText>ing</w:delText>
        </w:r>
      </w:del>
      <w:r>
        <w:rPr>
          <w:sz w:val="24"/>
        </w:rPr>
        <w:t xml:space="preserve"> a website and </w:t>
      </w:r>
      <w:ins w:id="529" w:author="CAMT" w:date="2014-02-11T10:21:00Z">
        <w:r w:rsidR="00FD5FB6">
          <w:rPr>
            <w:sz w:val="24"/>
          </w:rPr>
          <w:t xml:space="preserve">a </w:t>
        </w:r>
      </w:ins>
      <w:r>
        <w:rPr>
          <w:sz w:val="24"/>
        </w:rPr>
        <w:t xml:space="preserve">mobile application that can help </w:t>
      </w:r>
      <w:del w:id="530" w:author="CAMT" w:date="2014-02-11T10:22:00Z">
        <w:r w:rsidDel="00FD5FB6">
          <w:rPr>
            <w:sz w:val="24"/>
          </w:rPr>
          <w:delText>the patient</w:delText>
        </w:r>
      </w:del>
      <w:ins w:id="531" w:author="CAMT" w:date="2014-02-11T10:22:00Z">
        <w:r w:rsidR="00FD5FB6">
          <w:rPr>
            <w:sz w:val="24"/>
          </w:rPr>
          <w:t>patients</w:t>
        </w:r>
      </w:ins>
      <w:r>
        <w:rPr>
          <w:sz w:val="24"/>
        </w:rPr>
        <w:t xml:space="preserve"> </w:t>
      </w:r>
      <w:del w:id="532" w:author="CAMT" w:date="2014-02-11T10:22:00Z">
        <w:r w:rsidDel="00FD5FB6">
          <w:rPr>
            <w:sz w:val="24"/>
          </w:rPr>
          <w:delText>to get</w:delText>
        </w:r>
      </w:del>
      <w:r>
        <w:rPr>
          <w:sz w:val="24"/>
        </w:rPr>
        <w:t xml:space="preserve"> make </w:t>
      </w:r>
      <w:del w:id="533" w:author="CAMT" w:date="2014-02-11T10:22:00Z">
        <w:r w:rsidDel="00FD5FB6">
          <w:rPr>
            <w:sz w:val="24"/>
          </w:rPr>
          <w:delText xml:space="preserve">and </w:delText>
        </w:r>
      </w:del>
      <w:r>
        <w:rPr>
          <w:sz w:val="24"/>
        </w:rPr>
        <w:t>appointment</w:t>
      </w:r>
      <w:ins w:id="534" w:author="CAMT" w:date="2014-02-11T10:22:00Z">
        <w:r w:rsidR="00FD5FB6">
          <w:rPr>
            <w:sz w:val="24"/>
          </w:rPr>
          <w:t>s with dentists more easily and manage th</w:t>
        </w:r>
      </w:ins>
      <w:ins w:id="535" w:author="CAMT" w:date="2014-02-11T10:23:00Z">
        <w:r w:rsidR="00FD5FB6">
          <w:rPr>
            <w:sz w:val="24"/>
          </w:rPr>
          <w:t>eir appointments more efficiently.</w:t>
        </w:r>
      </w:ins>
      <w:ins w:id="536" w:author="CAMT" w:date="2014-02-11T10:24:00Z">
        <w:r w:rsidR="00FD5FB6">
          <w:rPr>
            <w:sz w:val="24"/>
          </w:rPr>
          <w:t xml:space="preserve"> The system should support </w:t>
        </w:r>
      </w:ins>
      <w:del w:id="537" w:author="CAMT" w:date="2014-02-11T10:24:00Z">
        <w:r w:rsidDel="00FD5FB6">
          <w:rPr>
            <w:sz w:val="24"/>
          </w:rPr>
          <w:delText xml:space="preserve"> to the dental clinic and dentist,</w:delText>
        </w:r>
      </w:del>
      <w:r>
        <w:rPr>
          <w:sz w:val="24"/>
        </w:rPr>
        <w:t xml:space="preserve"> </w:t>
      </w:r>
      <w:ins w:id="538" w:author="CAMT" w:date="2014-02-11T10:26:00Z">
        <w:r w:rsidR="00FD5FB6">
          <w:rPr>
            <w:sz w:val="24"/>
          </w:rPr>
          <w:t xml:space="preserve">the </w:t>
        </w:r>
      </w:ins>
      <w:r>
        <w:rPr>
          <w:sz w:val="24"/>
        </w:rPr>
        <w:t>manage</w:t>
      </w:r>
      <w:ins w:id="539" w:author="CAMT" w:date="2014-02-11T10:26:00Z">
        <w:r w:rsidR="00FD5FB6">
          <w:rPr>
            <w:sz w:val="24"/>
          </w:rPr>
          <w:t>ment</w:t>
        </w:r>
      </w:ins>
      <w:r>
        <w:rPr>
          <w:sz w:val="24"/>
        </w:rPr>
        <w:t xml:space="preserve"> </w:t>
      </w:r>
      <w:ins w:id="540" w:author="CAMT" w:date="2014-02-11T10:26:00Z">
        <w:r w:rsidR="00FD5FB6">
          <w:rPr>
            <w:sz w:val="24"/>
          </w:rPr>
          <w:t xml:space="preserve">of </w:t>
        </w:r>
      </w:ins>
      <w:r>
        <w:rPr>
          <w:sz w:val="24"/>
        </w:rPr>
        <w:t xml:space="preserve">the appointment schedule </w:t>
      </w:r>
      <w:ins w:id="541" w:author="CAMT" w:date="2014-02-11T10:26:00Z">
        <w:r w:rsidR="00FD5FB6">
          <w:rPr>
            <w:sz w:val="24"/>
          </w:rPr>
          <w:t xml:space="preserve">for </w:t>
        </w:r>
      </w:ins>
      <w:r>
        <w:rPr>
          <w:sz w:val="24"/>
        </w:rPr>
        <w:t>both dentist</w:t>
      </w:r>
      <w:ins w:id="542" w:author="CAMT" w:date="2014-02-11T10:26:00Z">
        <w:r w:rsidR="00FD5FB6">
          <w:rPr>
            <w:sz w:val="24"/>
          </w:rPr>
          <w:t>s</w:t>
        </w:r>
      </w:ins>
      <w:r>
        <w:rPr>
          <w:sz w:val="24"/>
        </w:rPr>
        <w:t xml:space="preserve"> and patient</w:t>
      </w:r>
      <w:ins w:id="543" w:author="CAMT" w:date="2014-02-11T10:26:00Z">
        <w:r w:rsidR="00FD5FB6">
          <w:rPr>
            <w:sz w:val="24"/>
          </w:rPr>
          <w:t>s</w:t>
        </w:r>
      </w:ins>
      <w:r>
        <w:rPr>
          <w:sz w:val="24"/>
        </w:rPr>
        <w:t xml:space="preserve">, remind </w:t>
      </w:r>
      <w:del w:id="544" w:author="CAMT" w:date="2014-02-11T10:26:00Z">
        <w:r w:rsidDel="00FD5FB6">
          <w:rPr>
            <w:sz w:val="24"/>
          </w:rPr>
          <w:delText xml:space="preserve">the </w:delText>
        </w:r>
      </w:del>
      <w:r>
        <w:rPr>
          <w:sz w:val="24"/>
        </w:rPr>
        <w:t>patient</w:t>
      </w:r>
      <w:ins w:id="545" w:author="CAMT" w:date="2014-02-11T10:26:00Z">
        <w:r w:rsidR="00FD5FB6">
          <w:rPr>
            <w:sz w:val="24"/>
          </w:rPr>
          <w:t>s</w:t>
        </w:r>
      </w:ins>
      <w:r>
        <w:rPr>
          <w:sz w:val="24"/>
        </w:rPr>
        <w:t xml:space="preserve"> about an upcoming appointment, </w:t>
      </w:r>
      <w:del w:id="546" w:author="CAMT" w:date="2014-02-11T10:27:00Z">
        <w:r w:rsidDel="00FD5FB6">
          <w:rPr>
            <w:sz w:val="24"/>
          </w:rPr>
          <w:delText xml:space="preserve">to </w:delText>
        </w:r>
      </w:del>
      <w:r>
        <w:rPr>
          <w:sz w:val="24"/>
        </w:rPr>
        <w:t xml:space="preserve">provide </w:t>
      </w:r>
      <w:del w:id="547" w:author="CAMT" w:date="2014-02-11T10:27:00Z">
        <w:r w:rsidDel="00FD5FB6">
          <w:rPr>
            <w:sz w:val="24"/>
          </w:rPr>
          <w:delText xml:space="preserve">the </w:delText>
        </w:r>
      </w:del>
      <w:r>
        <w:rPr>
          <w:sz w:val="24"/>
        </w:rPr>
        <w:t>dentist</w:t>
      </w:r>
      <w:del w:id="548" w:author="CAMT" w:date="2014-02-11T10:27:00Z">
        <w:r w:rsidDel="00FD5FB6">
          <w:rPr>
            <w:sz w:val="24"/>
          </w:rPr>
          <w:delText>’</w:delText>
        </w:r>
      </w:del>
      <w:r>
        <w:rPr>
          <w:sz w:val="24"/>
        </w:rPr>
        <w:t>s</w:t>
      </w:r>
      <w:ins w:id="549" w:author="CAMT" w:date="2014-02-11T10:27:00Z">
        <w:r w:rsidR="00FD5FB6">
          <w:rPr>
            <w:sz w:val="24"/>
          </w:rPr>
          <w:t>’</w:t>
        </w:r>
      </w:ins>
      <w:r>
        <w:rPr>
          <w:sz w:val="24"/>
        </w:rPr>
        <w:t xml:space="preserve"> schedule </w:t>
      </w:r>
      <w:ins w:id="550" w:author="CAMT" w:date="2014-02-11T10:27:00Z">
        <w:r w:rsidR="00FD5FB6">
          <w:rPr>
            <w:sz w:val="24"/>
          </w:rPr>
          <w:t>to</w:t>
        </w:r>
      </w:ins>
      <w:del w:id="551" w:author="CAMT" w:date="2014-02-11T10:27:00Z">
        <w:r w:rsidDel="00FD5FB6">
          <w:rPr>
            <w:sz w:val="24"/>
          </w:rPr>
          <w:delText>for</w:delText>
        </w:r>
      </w:del>
      <w:r>
        <w:rPr>
          <w:sz w:val="24"/>
        </w:rPr>
        <w:t xml:space="preserve"> the visitor</w:t>
      </w:r>
      <w:ins w:id="552" w:author="CAMT" w:date="2014-02-11T10:27:00Z">
        <w:r w:rsidR="00FD5FB6">
          <w:rPr>
            <w:sz w:val="24"/>
          </w:rPr>
          <w:t>s</w:t>
        </w:r>
      </w:ins>
      <w:r>
        <w:rPr>
          <w:sz w:val="24"/>
        </w:rPr>
        <w:t xml:space="preserve"> who want</w:t>
      </w:r>
      <w:del w:id="553" w:author="CAMT" w:date="2014-02-11T10:27:00Z">
        <w:r w:rsidDel="00FD5FB6">
          <w:rPr>
            <w:sz w:val="24"/>
          </w:rPr>
          <w:delText>s</w:delText>
        </w:r>
      </w:del>
      <w:r>
        <w:rPr>
          <w:sz w:val="24"/>
        </w:rPr>
        <w:t xml:space="preserve"> to make an appointment, reduce the time and work of</w:t>
      </w:r>
      <w:del w:id="554" w:author="CAMT" w:date="2014-02-11T10:27:00Z">
        <w:r w:rsidDel="00FD5FB6">
          <w:rPr>
            <w:sz w:val="24"/>
          </w:rPr>
          <w:delText xml:space="preserve"> the</w:delText>
        </w:r>
      </w:del>
      <w:r>
        <w:rPr>
          <w:sz w:val="24"/>
        </w:rPr>
        <w:t xml:space="preserve"> dental clinic officer</w:t>
      </w:r>
      <w:ins w:id="555" w:author="CAMT" w:date="2014-02-11T10:27:00Z">
        <w:r w:rsidR="00FD5FB6">
          <w:rPr>
            <w:sz w:val="24"/>
          </w:rPr>
          <w:t>s</w:t>
        </w:r>
      </w:ins>
      <w:ins w:id="556" w:author="CAMT" w:date="2014-02-11T10:28:00Z">
        <w:r w:rsidR="00FD5FB6">
          <w:rPr>
            <w:sz w:val="24"/>
          </w:rPr>
          <w:t xml:space="preserve">. </w:t>
        </w:r>
      </w:ins>
      <w:ins w:id="557" w:author="CAMT" w:date="2014-02-11T10:30:00Z">
        <w:r w:rsidR="00FD5FB6">
          <w:rPr>
            <w:sz w:val="24"/>
          </w:rPr>
          <w:t xml:space="preserve">The system will </w:t>
        </w:r>
      </w:ins>
      <w:del w:id="558" w:author="CAMT" w:date="2014-02-11T10:30:00Z">
        <w:r w:rsidDel="00FD5FB6">
          <w:rPr>
            <w:sz w:val="24"/>
          </w:rPr>
          <w:delText xml:space="preserve"> and to </w:delText>
        </w:r>
      </w:del>
      <w:r>
        <w:rPr>
          <w:sz w:val="24"/>
        </w:rPr>
        <w:t xml:space="preserve">make sure that </w:t>
      </w:r>
      <w:ins w:id="559" w:author="CAMT" w:date="2014-02-11T10:30:00Z">
        <w:r w:rsidR="00FD5FB6">
          <w:rPr>
            <w:sz w:val="24"/>
          </w:rPr>
          <w:t xml:space="preserve">each </w:t>
        </w:r>
      </w:ins>
      <w:del w:id="560" w:author="CAMT" w:date="2014-02-11T10:30:00Z">
        <w:r w:rsidDel="00FD5FB6">
          <w:rPr>
            <w:sz w:val="24"/>
          </w:rPr>
          <w:delText xml:space="preserve">the </w:delText>
        </w:r>
      </w:del>
      <w:r>
        <w:rPr>
          <w:sz w:val="24"/>
        </w:rPr>
        <w:t xml:space="preserve">patient has an appointment, </w:t>
      </w:r>
      <w:del w:id="561" w:author="CAMT" w:date="2014-02-11T10:30:00Z">
        <w:r w:rsidDel="00FD5FB6">
          <w:rPr>
            <w:sz w:val="24"/>
          </w:rPr>
          <w:delText xml:space="preserve">have </w:delText>
        </w:r>
      </w:del>
      <w:ins w:id="562" w:author="CAMT" w:date="2014-02-11T10:30:00Z">
        <w:r w:rsidR="00FD5FB6">
          <w:rPr>
            <w:sz w:val="24"/>
          </w:rPr>
          <w:t xml:space="preserve">gets proper </w:t>
        </w:r>
      </w:ins>
      <w:del w:id="563" w:author="CAMT" w:date="2014-02-11T10:30:00Z">
        <w:r w:rsidDel="00FD5FB6">
          <w:rPr>
            <w:sz w:val="24"/>
          </w:rPr>
          <w:delText xml:space="preserve">a place for patient getting </w:delText>
        </w:r>
      </w:del>
      <w:r>
        <w:rPr>
          <w:sz w:val="24"/>
        </w:rPr>
        <w:t>consult f</w:t>
      </w:r>
      <w:ins w:id="564" w:author="CAMT" w:date="2014-02-11T10:30:00Z">
        <w:r w:rsidR="00F55550">
          <w:rPr>
            <w:sz w:val="24"/>
          </w:rPr>
          <w:t>ro</w:t>
        </w:r>
      </w:ins>
      <w:del w:id="565" w:author="CAMT" w:date="2014-02-11T10:30:00Z">
        <w:r w:rsidDel="00FD5FB6">
          <w:rPr>
            <w:sz w:val="24"/>
          </w:rPr>
          <w:delText>or</w:delText>
        </w:r>
      </w:del>
      <w:r>
        <w:rPr>
          <w:sz w:val="24"/>
        </w:rPr>
        <w:t xml:space="preserve">m </w:t>
      </w:r>
      <w:ins w:id="566" w:author="CAMT" w:date="2014-02-11T10:31:00Z">
        <w:r w:rsidR="00FD5FB6">
          <w:rPr>
            <w:sz w:val="24"/>
          </w:rPr>
          <w:t xml:space="preserve">a </w:t>
        </w:r>
      </w:ins>
      <w:r>
        <w:rPr>
          <w:sz w:val="24"/>
        </w:rPr>
        <w:t>dentist</w:t>
      </w:r>
      <w:ins w:id="567" w:author="CAMT" w:date="2014-02-11T10:31:00Z">
        <w:r w:rsidR="00F55550">
          <w:rPr>
            <w:sz w:val="24"/>
          </w:rPr>
          <w:t xml:space="preserve"> and</w:t>
        </w:r>
      </w:ins>
      <w:del w:id="568" w:author="CAMT" w:date="2014-02-11T10:31:00Z">
        <w:r w:rsidDel="00F55550">
          <w:rPr>
            <w:sz w:val="24"/>
          </w:rPr>
          <w:delText>,</w:delText>
        </w:r>
      </w:del>
      <w:r>
        <w:rPr>
          <w:sz w:val="24"/>
        </w:rPr>
        <w:t xml:space="preserve"> also </w:t>
      </w:r>
      <w:ins w:id="569" w:author="CAMT" w:date="2014-02-11T10:31:00Z">
        <w:r w:rsidR="00F55550">
          <w:rPr>
            <w:sz w:val="24"/>
          </w:rPr>
          <w:t xml:space="preserve">provide </w:t>
        </w:r>
      </w:ins>
      <w:del w:id="570" w:author="CAMT" w:date="2014-02-11T10:31:00Z">
        <w:r w:rsidDel="00F55550">
          <w:rPr>
            <w:sz w:val="24"/>
          </w:rPr>
          <w:delText>giving out any</w:delText>
        </w:r>
      </w:del>
      <w:r>
        <w:rPr>
          <w:sz w:val="24"/>
        </w:rPr>
        <w:t xml:space="preserve"> </w:t>
      </w:r>
      <w:ins w:id="571" w:author="CAMT" w:date="2014-02-11T10:32:00Z">
        <w:r w:rsidR="00F55550">
          <w:rPr>
            <w:sz w:val="24"/>
          </w:rPr>
          <w:t xml:space="preserve">useful </w:t>
        </w:r>
      </w:ins>
      <w:r>
        <w:rPr>
          <w:sz w:val="24"/>
        </w:rPr>
        <w:t>knowledge about dental treatment and dental care.</w:t>
      </w:r>
    </w:p>
    <w:p w14:paraId="3F50CFAA" w14:textId="77777777" w:rsidR="00016C03" w:rsidRDefault="00016C03">
      <w:pPr>
        <w:widowControl w:val="0"/>
        <w:ind w:firstLine="720"/>
      </w:pPr>
    </w:p>
    <w:p w14:paraId="1A3B7E22" w14:textId="77777777" w:rsidR="00016C03" w:rsidRDefault="00A17D56">
      <w:pPr>
        <w:widowControl w:val="0"/>
        <w:ind w:firstLine="720"/>
      </w:pPr>
      <w:r>
        <w:rPr>
          <w:sz w:val="24"/>
        </w:rPr>
        <w:t>Objectives</w:t>
      </w:r>
    </w:p>
    <w:p w14:paraId="77629BDD" w14:textId="77777777" w:rsidR="00016C03" w:rsidRDefault="00A17D56">
      <w:pPr>
        <w:widowControl w:val="0"/>
        <w:ind w:firstLine="720"/>
      </w:pPr>
      <w:r>
        <w:rPr>
          <w:sz w:val="24"/>
        </w:rPr>
        <w:t xml:space="preserve">1. To develop </w:t>
      </w:r>
      <w:del w:id="572" w:author="CAMT" w:date="2014-02-11T10:32:00Z">
        <w:r w:rsidDel="00F55550">
          <w:rPr>
            <w:sz w:val="24"/>
          </w:rPr>
          <w:delText xml:space="preserve">the </w:delText>
        </w:r>
      </w:del>
      <w:ins w:id="573" w:author="CAMT" w:date="2014-02-11T10:32:00Z">
        <w:r w:rsidR="00F55550">
          <w:rPr>
            <w:sz w:val="24"/>
          </w:rPr>
          <w:t xml:space="preserve">a </w:t>
        </w:r>
      </w:ins>
      <w:r>
        <w:rPr>
          <w:sz w:val="24"/>
        </w:rPr>
        <w:t xml:space="preserve">web application and </w:t>
      </w:r>
      <w:ins w:id="574" w:author="CAMT" w:date="2014-02-11T10:32:00Z">
        <w:r w:rsidR="00F55550">
          <w:rPr>
            <w:sz w:val="24"/>
          </w:rPr>
          <w:t xml:space="preserve">a </w:t>
        </w:r>
      </w:ins>
      <w:r>
        <w:rPr>
          <w:sz w:val="24"/>
        </w:rPr>
        <w:t>mobile application which</w:t>
      </w:r>
    </w:p>
    <w:p w14:paraId="1D02725C" w14:textId="77777777" w:rsidR="00016C03" w:rsidRDefault="00A17D56">
      <w:pPr>
        <w:widowControl w:val="0"/>
        <w:ind w:firstLine="720"/>
      </w:pPr>
      <w:r>
        <w:rPr>
          <w:sz w:val="24"/>
        </w:rPr>
        <w:tab/>
        <w:t>1.1 Facilitate patient</w:t>
      </w:r>
      <w:ins w:id="575" w:author="CAMT" w:date="2014-02-11T10:32:00Z">
        <w:r w:rsidR="00F55550">
          <w:rPr>
            <w:sz w:val="24"/>
          </w:rPr>
          <w:t>s</w:t>
        </w:r>
      </w:ins>
      <w:r>
        <w:rPr>
          <w:sz w:val="24"/>
        </w:rPr>
        <w:t xml:space="preserve"> to make an appointment.</w:t>
      </w:r>
    </w:p>
    <w:p w14:paraId="01E9FDAE" w14:textId="77777777" w:rsidR="00016C03" w:rsidRDefault="00A17D56">
      <w:pPr>
        <w:widowControl w:val="0"/>
        <w:ind w:firstLine="720"/>
      </w:pPr>
      <w:r>
        <w:rPr>
          <w:sz w:val="24"/>
        </w:rPr>
        <w:tab/>
      </w:r>
      <w:commentRangeStart w:id="576"/>
      <w:r>
        <w:rPr>
          <w:sz w:val="24"/>
        </w:rPr>
        <w:t>1.2 Facilitate patient</w:t>
      </w:r>
      <w:ins w:id="577" w:author="CAMT" w:date="2014-02-11T10:33:00Z">
        <w:r w:rsidR="00F55550">
          <w:rPr>
            <w:sz w:val="24"/>
          </w:rPr>
          <w:t>s</w:t>
        </w:r>
      </w:ins>
      <w:r>
        <w:rPr>
          <w:sz w:val="24"/>
        </w:rPr>
        <w:t xml:space="preserve"> to receive an appointment.</w:t>
      </w:r>
      <w:commentRangeEnd w:id="576"/>
      <w:r w:rsidR="00F55550">
        <w:rPr>
          <w:rStyle w:val="CommentReference"/>
          <w:rFonts w:cs="Cordia New"/>
        </w:rPr>
        <w:commentReference w:id="576"/>
      </w:r>
    </w:p>
    <w:p w14:paraId="08B5AFEA" w14:textId="77777777" w:rsidR="00016C03" w:rsidRDefault="00A17D56">
      <w:pPr>
        <w:widowControl w:val="0"/>
        <w:ind w:firstLine="720"/>
      </w:pPr>
      <w:r>
        <w:rPr>
          <w:sz w:val="24"/>
        </w:rPr>
        <w:tab/>
        <w:t>1.3 Facilitate patient</w:t>
      </w:r>
      <w:ins w:id="578" w:author="CAMT" w:date="2014-02-11T10:33:00Z">
        <w:r w:rsidR="00F55550">
          <w:rPr>
            <w:sz w:val="24"/>
          </w:rPr>
          <w:t>s</w:t>
        </w:r>
      </w:ins>
      <w:r>
        <w:rPr>
          <w:sz w:val="24"/>
        </w:rPr>
        <w:t xml:space="preserve"> to receive the reminder of the </w:t>
      </w:r>
      <w:ins w:id="579" w:author="CAMT" w:date="2014-02-11T10:36:00Z">
        <w:r w:rsidR="00F55550">
          <w:rPr>
            <w:sz w:val="24"/>
          </w:rPr>
          <w:t xml:space="preserve">upcoming </w:t>
        </w:r>
      </w:ins>
      <w:r>
        <w:rPr>
          <w:sz w:val="24"/>
        </w:rPr>
        <w:t>appointment</w:t>
      </w:r>
      <w:del w:id="580" w:author="CAMT" w:date="2014-02-11T10:35:00Z">
        <w:r w:rsidDel="00F55550">
          <w:rPr>
            <w:sz w:val="24"/>
          </w:rPr>
          <w:delText xml:space="preserve"> date</w:delText>
        </w:r>
      </w:del>
      <w:r>
        <w:rPr>
          <w:sz w:val="24"/>
        </w:rPr>
        <w:t>.</w:t>
      </w:r>
    </w:p>
    <w:p w14:paraId="3D2A6439" w14:textId="77777777" w:rsidR="00016C03" w:rsidRDefault="00A17D56">
      <w:pPr>
        <w:widowControl w:val="0"/>
        <w:ind w:firstLine="720"/>
      </w:pPr>
      <w:r>
        <w:rPr>
          <w:sz w:val="24"/>
        </w:rPr>
        <w:tab/>
        <w:t>1.4 Facilitate patient</w:t>
      </w:r>
      <w:ins w:id="581" w:author="CAMT" w:date="2014-02-11T10:34:00Z">
        <w:r w:rsidR="00F55550">
          <w:rPr>
            <w:sz w:val="24"/>
          </w:rPr>
          <w:t>s</w:t>
        </w:r>
      </w:ins>
      <w:r>
        <w:rPr>
          <w:sz w:val="24"/>
        </w:rPr>
        <w:t xml:space="preserve"> to find </w:t>
      </w:r>
      <w:ins w:id="582" w:author="CAMT" w:date="2014-02-11T10:36:00Z">
        <w:r w:rsidR="00F55550">
          <w:rPr>
            <w:sz w:val="24"/>
          </w:rPr>
          <w:t xml:space="preserve">dentists’ </w:t>
        </w:r>
      </w:ins>
      <w:del w:id="583" w:author="CAMT" w:date="2014-02-11T10:36:00Z">
        <w:r w:rsidDel="00F55550">
          <w:rPr>
            <w:sz w:val="24"/>
          </w:rPr>
          <w:delText xml:space="preserve">the free time </w:delText>
        </w:r>
      </w:del>
      <w:del w:id="584" w:author="CAMT" w:date="2014-02-11T10:42:00Z">
        <w:r w:rsidDel="0067489D">
          <w:rPr>
            <w:sz w:val="24"/>
          </w:rPr>
          <w:delText>for</w:delText>
        </w:r>
      </w:del>
      <w:ins w:id="585" w:author="CAMT" w:date="2014-02-11T10:42:00Z">
        <w:r w:rsidR="0067489D">
          <w:rPr>
            <w:sz w:val="24"/>
          </w:rPr>
          <w:t>availability for</w:t>
        </w:r>
      </w:ins>
      <w:r>
        <w:rPr>
          <w:sz w:val="24"/>
        </w:rPr>
        <w:t xml:space="preserve"> making a</w:t>
      </w:r>
      <w:ins w:id="586" w:author="CAMT" w:date="2014-02-11T10:37:00Z">
        <w:r w:rsidR="00F55550">
          <w:rPr>
            <w:sz w:val="24"/>
          </w:rPr>
          <w:t xml:space="preserve"> new</w:t>
        </w:r>
      </w:ins>
      <w:del w:id="587" w:author="CAMT" w:date="2014-02-11T10:37:00Z">
        <w:r w:rsidDel="00F55550">
          <w:rPr>
            <w:sz w:val="24"/>
          </w:rPr>
          <w:delText>n</w:delText>
        </w:r>
      </w:del>
      <w:r>
        <w:rPr>
          <w:sz w:val="24"/>
        </w:rPr>
        <w:t xml:space="preserve"> appointment.</w:t>
      </w:r>
    </w:p>
    <w:p w14:paraId="1E53C2BB" w14:textId="77777777" w:rsidR="00016C03" w:rsidRDefault="00A17D56">
      <w:pPr>
        <w:widowControl w:val="0"/>
        <w:ind w:firstLine="720"/>
      </w:pPr>
      <w:r>
        <w:rPr>
          <w:sz w:val="24"/>
        </w:rPr>
        <w:tab/>
        <w:t>1.5 Facilitate patient</w:t>
      </w:r>
      <w:ins w:id="588" w:author="CAMT" w:date="2014-02-11T10:34:00Z">
        <w:r w:rsidR="00F55550">
          <w:rPr>
            <w:sz w:val="24"/>
          </w:rPr>
          <w:t>s</w:t>
        </w:r>
      </w:ins>
      <w:r>
        <w:rPr>
          <w:sz w:val="24"/>
        </w:rPr>
        <w:t xml:space="preserve"> to change the time to meet the dentist</w:t>
      </w:r>
    </w:p>
    <w:p w14:paraId="0E6236EF" w14:textId="77777777" w:rsidR="00016C03" w:rsidRDefault="00A17D56">
      <w:pPr>
        <w:widowControl w:val="0"/>
        <w:ind w:left="720" w:firstLine="720"/>
      </w:pPr>
      <w:r>
        <w:rPr>
          <w:sz w:val="24"/>
        </w:rPr>
        <w:t>1.6 Facilitate patient</w:t>
      </w:r>
      <w:ins w:id="589" w:author="CAMT" w:date="2014-02-11T10:34:00Z">
        <w:r w:rsidR="00F55550">
          <w:rPr>
            <w:sz w:val="24"/>
          </w:rPr>
          <w:t>s</w:t>
        </w:r>
      </w:ins>
      <w:r>
        <w:rPr>
          <w:sz w:val="24"/>
        </w:rPr>
        <w:t xml:space="preserve"> to ask for an advice </w:t>
      </w:r>
      <w:del w:id="590" w:author="CAMT" w:date="2014-02-11T10:37:00Z">
        <w:r w:rsidDel="00F55550">
          <w:rPr>
            <w:sz w:val="24"/>
          </w:rPr>
          <w:delText xml:space="preserve">with </w:delText>
        </w:r>
      </w:del>
      <w:ins w:id="591" w:author="CAMT" w:date="2014-02-11T10:37:00Z">
        <w:r w:rsidR="00F55550">
          <w:rPr>
            <w:sz w:val="24"/>
          </w:rPr>
          <w:t>from a</w:t>
        </w:r>
      </w:ins>
      <w:del w:id="592" w:author="CAMT" w:date="2014-02-11T10:37:00Z">
        <w:r w:rsidDel="00F55550">
          <w:rPr>
            <w:sz w:val="24"/>
          </w:rPr>
          <w:delText>the</w:delText>
        </w:r>
      </w:del>
      <w:r>
        <w:rPr>
          <w:sz w:val="24"/>
        </w:rPr>
        <w:t xml:space="preserve"> dentist when he/</w:t>
      </w:r>
      <w:ins w:id="593" w:author="CAMT" w:date="2014-02-11T10:38:00Z">
        <w:r w:rsidR="00F55550">
          <w:rPr>
            <w:sz w:val="24"/>
          </w:rPr>
          <w:t>she</w:t>
        </w:r>
      </w:ins>
      <w:del w:id="594" w:author="CAMT" w:date="2014-02-11T10:38:00Z">
        <w:r w:rsidDel="00F55550">
          <w:rPr>
            <w:sz w:val="24"/>
          </w:rPr>
          <w:delText>has</w:delText>
        </w:r>
      </w:del>
      <w:r>
        <w:rPr>
          <w:sz w:val="24"/>
        </w:rPr>
        <w:t xml:space="preserve"> has a </w:t>
      </w:r>
      <w:ins w:id="595" w:author="CAMT" w:date="2014-02-11T10:38:00Z">
        <w:r w:rsidR="00F55550">
          <w:rPr>
            <w:sz w:val="24"/>
          </w:rPr>
          <w:t xml:space="preserve">dental </w:t>
        </w:r>
      </w:ins>
      <w:r>
        <w:rPr>
          <w:sz w:val="24"/>
        </w:rPr>
        <w:t>problem.</w:t>
      </w:r>
    </w:p>
    <w:p w14:paraId="68E22EBC" w14:textId="533AB2DA" w:rsidR="00016C03" w:rsidRDefault="00A17D56">
      <w:pPr>
        <w:widowControl w:val="0"/>
        <w:ind w:left="720" w:firstLine="720"/>
      </w:pPr>
      <w:r>
        <w:rPr>
          <w:sz w:val="24"/>
        </w:rPr>
        <w:t>1.7 Facilitate visitor</w:t>
      </w:r>
      <w:ins w:id="596" w:author="CAMT" w:date="2014-02-11T10:38:00Z">
        <w:r w:rsidR="00F55550">
          <w:rPr>
            <w:sz w:val="24"/>
          </w:rPr>
          <w:t>s</w:t>
        </w:r>
      </w:ins>
      <w:r>
        <w:rPr>
          <w:sz w:val="24"/>
        </w:rPr>
        <w:t xml:space="preserve"> to estimate </w:t>
      </w:r>
      <w:ins w:id="597" w:author="CAMT" w:date="2014-02-11T11:12:00Z">
        <w:r w:rsidR="009A236D">
          <w:rPr>
            <w:sz w:val="24"/>
          </w:rPr>
          <w:t xml:space="preserve">the </w:t>
        </w:r>
      </w:ins>
      <w:r>
        <w:rPr>
          <w:sz w:val="24"/>
        </w:rPr>
        <w:t xml:space="preserve">cost of </w:t>
      </w:r>
      <w:del w:id="598" w:author="CAMT" w:date="2014-02-11T11:12:00Z">
        <w:r w:rsidDel="009A236D">
          <w:rPr>
            <w:sz w:val="24"/>
          </w:rPr>
          <w:delText xml:space="preserve">the </w:delText>
        </w:r>
      </w:del>
      <w:r>
        <w:rPr>
          <w:sz w:val="24"/>
        </w:rPr>
        <w:t>treatment program</w:t>
      </w:r>
      <w:ins w:id="599" w:author="CAMT" w:date="2014-02-11T10:38:00Z">
        <w:r w:rsidR="00F55550">
          <w:rPr>
            <w:sz w:val="24"/>
          </w:rPr>
          <w:t>s</w:t>
        </w:r>
      </w:ins>
      <w:r>
        <w:rPr>
          <w:sz w:val="24"/>
        </w:rPr>
        <w:t>.</w:t>
      </w:r>
    </w:p>
    <w:p w14:paraId="4827E02D" w14:textId="77777777" w:rsidR="00016C03" w:rsidRDefault="00A17D56">
      <w:pPr>
        <w:widowControl w:val="0"/>
        <w:ind w:left="720" w:firstLine="720"/>
      </w:pPr>
      <w:r>
        <w:rPr>
          <w:sz w:val="24"/>
        </w:rPr>
        <w:t xml:space="preserve">1.8 Facilitate </w:t>
      </w:r>
      <w:commentRangeStart w:id="600"/>
      <w:r>
        <w:rPr>
          <w:sz w:val="24"/>
        </w:rPr>
        <w:t>patient</w:t>
      </w:r>
      <w:ins w:id="601" w:author="CAMT" w:date="2014-02-11T10:38:00Z">
        <w:r w:rsidR="00F55550">
          <w:rPr>
            <w:sz w:val="24"/>
          </w:rPr>
          <w:t>s</w:t>
        </w:r>
      </w:ins>
      <w:r>
        <w:rPr>
          <w:sz w:val="24"/>
        </w:rPr>
        <w:t xml:space="preserve"> who has a smart phone to use the QR code instead of the appointment card</w:t>
      </w:r>
      <w:commentRangeEnd w:id="600"/>
      <w:r w:rsidR="0067489D">
        <w:rPr>
          <w:rStyle w:val="CommentReference"/>
          <w:rFonts w:cs="Cordia New"/>
        </w:rPr>
        <w:commentReference w:id="600"/>
      </w:r>
      <w:r>
        <w:rPr>
          <w:sz w:val="24"/>
        </w:rPr>
        <w:t>.</w:t>
      </w:r>
    </w:p>
    <w:p w14:paraId="3CCFFE2E" w14:textId="77777777" w:rsidR="00016C03" w:rsidRDefault="00A17D56">
      <w:pPr>
        <w:widowControl w:val="0"/>
        <w:ind w:left="720" w:firstLine="720"/>
      </w:pPr>
      <w:r>
        <w:rPr>
          <w:sz w:val="24"/>
        </w:rPr>
        <w:t>1.9 Facilitate patient</w:t>
      </w:r>
      <w:ins w:id="602" w:author="CAMT" w:date="2014-02-11T10:45:00Z">
        <w:r w:rsidR="0067489D">
          <w:rPr>
            <w:sz w:val="24"/>
          </w:rPr>
          <w:t>s</w:t>
        </w:r>
      </w:ins>
      <w:r>
        <w:rPr>
          <w:sz w:val="24"/>
        </w:rPr>
        <w:t xml:space="preserve"> and visitor</w:t>
      </w:r>
      <w:ins w:id="603" w:author="CAMT" w:date="2014-02-11T10:45:00Z">
        <w:r w:rsidR="0067489D">
          <w:rPr>
            <w:sz w:val="24"/>
          </w:rPr>
          <w:t>s</w:t>
        </w:r>
      </w:ins>
      <w:r>
        <w:rPr>
          <w:sz w:val="24"/>
        </w:rPr>
        <w:t xml:space="preserve"> to see the information and advertisement about the dental clinic</w:t>
      </w:r>
    </w:p>
    <w:p w14:paraId="125710C4" w14:textId="18EC85E9" w:rsidR="00016C03" w:rsidRDefault="00A17D56">
      <w:pPr>
        <w:widowControl w:val="0"/>
        <w:ind w:left="720"/>
      </w:pPr>
      <w:r>
        <w:rPr>
          <w:sz w:val="24"/>
        </w:rPr>
        <w:t xml:space="preserve">2. To </w:t>
      </w:r>
      <w:del w:id="604" w:author="CAMT" w:date="2014-02-11T11:24:00Z">
        <w:r w:rsidDel="001D20EF">
          <w:rPr>
            <w:sz w:val="24"/>
          </w:rPr>
          <w:delText xml:space="preserve">provide </w:delText>
        </w:r>
      </w:del>
      <w:ins w:id="605" w:author="CAMT" w:date="2014-02-11T11:24:00Z">
        <w:r w:rsidR="001D20EF">
          <w:rPr>
            <w:sz w:val="24"/>
          </w:rPr>
          <w:t xml:space="preserve">implement </w:t>
        </w:r>
      </w:ins>
      <w:r>
        <w:rPr>
          <w:sz w:val="24"/>
        </w:rPr>
        <w:t xml:space="preserve">the </w:t>
      </w:r>
      <w:ins w:id="606" w:author="CAMT" w:date="2014-02-11T11:24:00Z">
        <w:r w:rsidR="001D20EF">
          <w:rPr>
            <w:sz w:val="24"/>
          </w:rPr>
          <w:t xml:space="preserve">web </w:t>
        </w:r>
      </w:ins>
      <w:r>
        <w:rPr>
          <w:sz w:val="24"/>
        </w:rPr>
        <w:t>service</w:t>
      </w:r>
      <w:ins w:id="607" w:author="CAMT" w:date="2014-02-11T10:46:00Z">
        <w:r w:rsidR="0067489D">
          <w:rPr>
            <w:sz w:val="24"/>
          </w:rPr>
          <w:t>s</w:t>
        </w:r>
      </w:ins>
      <w:r>
        <w:rPr>
          <w:sz w:val="24"/>
        </w:rPr>
        <w:t xml:space="preserve"> which support</w:t>
      </w:r>
      <w:del w:id="608" w:author="CAMT" w:date="2014-02-11T10:46:00Z">
        <w:r w:rsidDel="0067489D">
          <w:rPr>
            <w:sz w:val="24"/>
          </w:rPr>
          <w:delText>s</w:delText>
        </w:r>
      </w:del>
      <w:r>
        <w:rPr>
          <w:sz w:val="24"/>
        </w:rPr>
        <w:t xml:space="preserve"> the mobile application and web application </w:t>
      </w:r>
      <w:ins w:id="609" w:author="CAMT" w:date="2014-02-11T11:24:00Z">
        <w:r w:rsidR="001D20EF">
          <w:rPr>
            <w:sz w:val="24"/>
          </w:rPr>
          <w:t xml:space="preserve">described in </w:t>
        </w:r>
      </w:ins>
      <w:del w:id="610" w:author="CAMT" w:date="2014-02-11T11:24:00Z">
        <w:r w:rsidDel="001D20EF">
          <w:rPr>
            <w:sz w:val="24"/>
          </w:rPr>
          <w:delText xml:space="preserve"> on </w:delText>
        </w:r>
      </w:del>
      <w:r>
        <w:rPr>
          <w:sz w:val="24"/>
        </w:rPr>
        <w:t>1</w:t>
      </w:r>
    </w:p>
    <w:p w14:paraId="312AF1D1" w14:textId="77777777" w:rsidR="00016C03" w:rsidRDefault="00016C03">
      <w:pPr>
        <w:widowControl w:val="0"/>
        <w:ind w:firstLine="720"/>
      </w:pPr>
    </w:p>
    <w:p w14:paraId="578BA4C2" w14:textId="77777777" w:rsidR="00016C03" w:rsidRDefault="00A17D56">
      <w:pPr>
        <w:widowControl w:val="0"/>
      </w:pPr>
      <w:r>
        <w:rPr>
          <w:b/>
          <w:sz w:val="24"/>
        </w:rPr>
        <w:t xml:space="preserve">4.3 </w:t>
      </w:r>
      <w:commentRangeStart w:id="611"/>
      <w:r>
        <w:rPr>
          <w:b/>
          <w:sz w:val="24"/>
        </w:rPr>
        <w:t>Architecture</w:t>
      </w:r>
      <w:commentRangeEnd w:id="611"/>
      <w:r w:rsidR="0067489D">
        <w:rPr>
          <w:rStyle w:val="CommentReference"/>
          <w:rFonts w:cs="Cordia New"/>
        </w:rPr>
        <w:commentReference w:id="611"/>
      </w:r>
    </w:p>
    <w:p w14:paraId="233C8B68" w14:textId="77777777" w:rsidR="00016C03" w:rsidRDefault="00016C03">
      <w:pPr>
        <w:widowControl w:val="0"/>
        <w:ind w:firstLine="720"/>
      </w:pPr>
    </w:p>
    <w:p w14:paraId="64BCE1F5" w14:textId="77777777" w:rsidR="00016C03" w:rsidRDefault="00A17D56">
      <w:pPr>
        <w:widowControl w:val="0"/>
        <w:ind w:firstLine="720"/>
      </w:pPr>
      <w:r>
        <w:rPr>
          <w:noProof/>
        </w:rPr>
        <w:lastRenderedPageBreak/>
        <w:drawing>
          <wp:inline distT="114300" distB="114300" distL="114300" distR="114300" wp14:anchorId="04FA12E5" wp14:editId="08B39AE2">
            <wp:extent cx="4876800" cy="3970215"/>
            <wp:effectExtent l="0" t="0" r="0" b="0"/>
            <wp:docPr id="1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3"/>
                    <a:srcRect/>
                    <a:stretch>
                      <a:fillRect/>
                    </a:stretch>
                  </pic:blipFill>
                  <pic:spPr>
                    <a:xfrm>
                      <a:off x="0" y="0"/>
                      <a:ext cx="4876800" cy="3970215"/>
                    </a:xfrm>
                    <a:prstGeom prst="rect">
                      <a:avLst/>
                    </a:prstGeom>
                    <a:ln>
                      <a:solidFill>
                        <a:srgbClr val="000000"/>
                      </a:solidFill>
                      <a:prstDash val="solid"/>
                    </a:ln>
                  </pic:spPr>
                </pic:pic>
              </a:graphicData>
            </a:graphic>
          </wp:inline>
        </w:drawing>
      </w:r>
    </w:p>
    <w:p w14:paraId="3D35514A" w14:textId="77777777" w:rsidR="00016C03" w:rsidRDefault="00016C03">
      <w:pPr>
        <w:widowControl w:val="0"/>
        <w:ind w:firstLine="720"/>
        <w:jc w:val="center"/>
      </w:pPr>
    </w:p>
    <w:p w14:paraId="417C6331" w14:textId="77777777" w:rsidR="00016C03" w:rsidRDefault="00016C03">
      <w:pPr>
        <w:widowControl w:val="0"/>
        <w:ind w:firstLine="720"/>
      </w:pPr>
    </w:p>
    <w:p w14:paraId="5BF62A70" w14:textId="77777777" w:rsidR="00016C03" w:rsidRDefault="00016C03">
      <w:pPr>
        <w:widowControl w:val="0"/>
        <w:ind w:firstLine="720"/>
      </w:pPr>
    </w:p>
    <w:p w14:paraId="0DC6EA26" w14:textId="77777777" w:rsidR="00016C03" w:rsidRDefault="00016C03">
      <w:pPr>
        <w:widowControl w:val="0"/>
      </w:pPr>
    </w:p>
    <w:p w14:paraId="23117704" w14:textId="77777777" w:rsidR="00016C03" w:rsidRDefault="00016C03">
      <w:pPr>
        <w:widowControl w:val="0"/>
      </w:pPr>
    </w:p>
    <w:p w14:paraId="700FABAB" w14:textId="77777777" w:rsidR="00016C03" w:rsidRDefault="00A17D56">
      <w:pPr>
        <w:widowControl w:val="0"/>
      </w:pPr>
      <w:r>
        <w:rPr>
          <w:b/>
          <w:sz w:val="24"/>
        </w:rPr>
        <w:t>4.4 Deliverables and Limits</w:t>
      </w:r>
    </w:p>
    <w:p w14:paraId="2439A972" w14:textId="77777777" w:rsidR="00016C03" w:rsidRDefault="00A17D56">
      <w:pPr>
        <w:widowControl w:val="0"/>
      </w:pPr>
      <w:r>
        <w:rPr>
          <w:sz w:val="24"/>
        </w:rPr>
        <w:tab/>
      </w:r>
      <w:r>
        <w:rPr>
          <w:b/>
          <w:sz w:val="24"/>
        </w:rPr>
        <w:t>4.4.1 Deliverables</w:t>
      </w:r>
    </w:p>
    <w:p w14:paraId="53264AA9" w14:textId="77777777" w:rsidR="00016C03" w:rsidRDefault="00A17D56">
      <w:pPr>
        <w:widowControl w:val="0"/>
      </w:pPr>
      <w:r>
        <w:rPr>
          <w:sz w:val="24"/>
        </w:rPr>
        <w:tab/>
        <w:t xml:space="preserve">          The dental clinic </w:t>
      </w:r>
      <w:commentRangeStart w:id="612"/>
      <w:r>
        <w:rPr>
          <w:sz w:val="24"/>
        </w:rPr>
        <w:t>application</w:t>
      </w:r>
      <w:commentRangeEnd w:id="612"/>
      <w:r w:rsidR="00773959">
        <w:rPr>
          <w:rStyle w:val="CommentReference"/>
          <w:rFonts w:cs="Cordia New"/>
        </w:rPr>
        <w:commentReference w:id="612"/>
      </w:r>
      <w:r>
        <w:rPr>
          <w:sz w:val="24"/>
        </w:rPr>
        <w:t>, the final product will consist of</w:t>
      </w:r>
    </w:p>
    <w:p w14:paraId="7F0B23D6" w14:textId="77777777" w:rsidR="00016C03" w:rsidRDefault="00A17D56">
      <w:pPr>
        <w:widowControl w:val="0"/>
      </w:pPr>
      <w:r>
        <w:rPr>
          <w:sz w:val="24"/>
        </w:rPr>
        <w:tab/>
      </w:r>
      <w:r>
        <w:rPr>
          <w:b/>
          <w:sz w:val="24"/>
          <w:u w:val="single"/>
        </w:rPr>
        <w:t>Software system</w:t>
      </w:r>
    </w:p>
    <w:p w14:paraId="696ABEE7" w14:textId="77777777" w:rsidR="00016C03" w:rsidRDefault="00A17D56">
      <w:pPr>
        <w:widowControl w:val="0"/>
      </w:pPr>
      <w:r>
        <w:rPr>
          <w:sz w:val="24"/>
        </w:rPr>
        <w:t xml:space="preserve"> </w:t>
      </w:r>
      <w:r>
        <w:rPr>
          <w:sz w:val="24"/>
        </w:rPr>
        <w:tab/>
      </w:r>
    </w:p>
    <w:p w14:paraId="3F2A8EFE" w14:textId="77777777" w:rsidR="00016C03" w:rsidRDefault="00A17D56">
      <w:pPr>
        <w:widowControl w:val="0"/>
        <w:ind w:firstLine="720"/>
      </w:pPr>
      <w:r>
        <w:rPr>
          <w:b/>
          <w:sz w:val="24"/>
        </w:rPr>
        <w:t>1. Web application</w:t>
      </w:r>
    </w:p>
    <w:p w14:paraId="5EBC6F67" w14:textId="614F102F" w:rsidR="00016C03" w:rsidRDefault="00A17D56">
      <w:pPr>
        <w:widowControl w:val="0"/>
      </w:pPr>
      <w:r>
        <w:rPr>
          <w:sz w:val="24"/>
        </w:rPr>
        <w:tab/>
      </w:r>
      <w:del w:id="613" w:author="CAMT" w:date="2014-02-11T10:58:00Z">
        <w:r w:rsidDel="00773959">
          <w:rPr>
            <w:sz w:val="24"/>
          </w:rPr>
          <w:delText xml:space="preserve">In </w:delText>
        </w:r>
      </w:del>
      <w:ins w:id="614" w:author="CAMT" w:date="2014-02-11T10:58:00Z">
        <w:r w:rsidR="00773959">
          <w:rPr>
            <w:sz w:val="24"/>
          </w:rPr>
          <w:t xml:space="preserve">The </w:t>
        </w:r>
      </w:ins>
      <w:r>
        <w:rPr>
          <w:sz w:val="24"/>
        </w:rPr>
        <w:t xml:space="preserve">dental web application is a website </w:t>
      </w:r>
      <w:ins w:id="615" w:author="CAMT" w:date="2014-02-11T10:58:00Z">
        <w:r w:rsidR="00773959">
          <w:rPr>
            <w:sz w:val="24"/>
          </w:rPr>
          <w:t>that</w:t>
        </w:r>
      </w:ins>
      <w:del w:id="616" w:author="CAMT" w:date="2014-02-11T10:58:00Z">
        <w:r w:rsidDel="00773959">
          <w:rPr>
            <w:sz w:val="24"/>
          </w:rPr>
          <w:delText>to</w:delText>
        </w:r>
      </w:del>
      <w:r>
        <w:rPr>
          <w:sz w:val="24"/>
        </w:rPr>
        <w:t xml:space="preserve"> support</w:t>
      </w:r>
      <w:ins w:id="617" w:author="CAMT" w:date="2014-02-11T10:58:00Z">
        <w:r w:rsidR="00773959">
          <w:rPr>
            <w:sz w:val="24"/>
          </w:rPr>
          <w:t>s</w:t>
        </w:r>
      </w:ins>
      <w:r>
        <w:rPr>
          <w:sz w:val="24"/>
        </w:rPr>
        <w:t xml:space="preserve"> </w:t>
      </w:r>
      <w:del w:id="618" w:author="CAMT" w:date="2014-02-11T10:59:00Z">
        <w:r w:rsidDel="00773959">
          <w:rPr>
            <w:sz w:val="24"/>
          </w:rPr>
          <w:delText xml:space="preserve">the </w:delText>
        </w:r>
      </w:del>
      <w:ins w:id="619" w:author="CAMT" w:date="2014-02-11T10:59:00Z">
        <w:r w:rsidR="00773959">
          <w:rPr>
            <w:sz w:val="24"/>
          </w:rPr>
          <w:t xml:space="preserve">dental </w:t>
        </w:r>
      </w:ins>
      <w:r>
        <w:rPr>
          <w:sz w:val="24"/>
        </w:rPr>
        <w:t>clinic</w:t>
      </w:r>
      <w:ins w:id="620" w:author="CAMT" w:date="2014-02-11T10:59:00Z">
        <w:r w:rsidR="00773959">
          <w:rPr>
            <w:sz w:val="24"/>
          </w:rPr>
          <w:t xml:space="preserve">s with </w:t>
        </w:r>
      </w:ins>
      <w:del w:id="621" w:author="CAMT" w:date="2014-02-11T10:59:00Z">
        <w:r w:rsidDel="00773959">
          <w:rPr>
            <w:sz w:val="24"/>
          </w:rPr>
          <w:delText xml:space="preserve"> </w:delText>
        </w:r>
      </w:del>
      <w:r>
        <w:rPr>
          <w:sz w:val="24"/>
        </w:rPr>
        <w:t xml:space="preserve">which </w:t>
      </w:r>
      <w:del w:id="622" w:author="CAMT" w:date="2014-02-11T10:59:00Z">
        <w:r w:rsidDel="00773959">
          <w:rPr>
            <w:sz w:val="24"/>
          </w:rPr>
          <w:delText xml:space="preserve">has </w:delText>
        </w:r>
      </w:del>
      <w:ins w:id="623" w:author="CAMT" w:date="2014-02-11T10:59:00Z">
        <w:r w:rsidR="00773959">
          <w:rPr>
            <w:sz w:val="24"/>
          </w:rPr>
          <w:t xml:space="preserve">have </w:t>
        </w:r>
      </w:ins>
      <w:r>
        <w:rPr>
          <w:sz w:val="24"/>
        </w:rPr>
        <w:t xml:space="preserve">many patients. To solve the </w:t>
      </w:r>
      <w:proofErr w:type="spellStart"/>
      <w:r>
        <w:rPr>
          <w:sz w:val="24"/>
        </w:rPr>
        <w:t>patient</w:t>
      </w:r>
      <w:del w:id="624" w:author="CAMT" w:date="2014-02-11T10:59:00Z">
        <w:r w:rsidDel="00773959">
          <w:rPr>
            <w:sz w:val="24"/>
          </w:rPr>
          <w:delText>’</w:delText>
        </w:r>
      </w:del>
      <w:r>
        <w:rPr>
          <w:sz w:val="24"/>
        </w:rPr>
        <w:t>s</w:t>
      </w:r>
      <w:ins w:id="625" w:author="CAMT" w:date="2014-02-11T10:59:00Z">
        <w:r w:rsidR="00773959">
          <w:rPr>
            <w:sz w:val="24"/>
          </w:rPr>
          <w:t>s</w:t>
        </w:r>
      </w:ins>
      <w:proofErr w:type="spellEnd"/>
      <w:r>
        <w:rPr>
          <w:sz w:val="24"/>
        </w:rPr>
        <w:t xml:space="preserve"> problem</w:t>
      </w:r>
      <w:ins w:id="626" w:author="CAMT" w:date="2014-02-11T10:59:00Z">
        <w:r w:rsidR="00773959">
          <w:rPr>
            <w:sz w:val="24"/>
          </w:rPr>
          <w:t>s</w:t>
        </w:r>
      </w:ins>
      <w:r>
        <w:rPr>
          <w:sz w:val="24"/>
        </w:rPr>
        <w:t xml:space="preserve"> </w:t>
      </w:r>
      <w:ins w:id="627" w:author="CAMT" w:date="2014-02-11T11:00:00Z">
        <w:r w:rsidR="00773959">
          <w:rPr>
            <w:sz w:val="24"/>
          </w:rPr>
          <w:t xml:space="preserve">discussed </w:t>
        </w:r>
        <w:proofErr w:type="gramStart"/>
        <w:r w:rsidR="00773959">
          <w:rPr>
            <w:sz w:val="24"/>
          </w:rPr>
          <w:t xml:space="preserve">in </w:t>
        </w:r>
      </w:ins>
      <w:commentRangeStart w:id="628"/>
      <w:proofErr w:type="gramEnd"/>
      <w:del w:id="629" w:author="CAMT" w:date="2014-02-11T11:00:00Z">
        <w:r w:rsidDel="00773959">
          <w:rPr>
            <w:sz w:val="24"/>
          </w:rPr>
          <w:delText>so</w:delText>
        </w:r>
      </w:del>
      <w:commentRangeEnd w:id="628"/>
      <w:r w:rsidR="00773959">
        <w:rPr>
          <w:rStyle w:val="CommentReference"/>
          <w:rFonts w:cs="Cordia New"/>
        </w:rPr>
        <w:commentReference w:id="628"/>
      </w:r>
      <w:r>
        <w:rPr>
          <w:sz w:val="24"/>
        </w:rPr>
        <w:t xml:space="preserve">, </w:t>
      </w:r>
      <w:del w:id="630" w:author="CAMT" w:date="2014-02-11T11:03:00Z">
        <w:r w:rsidDel="00A17D56">
          <w:rPr>
            <w:sz w:val="24"/>
          </w:rPr>
          <w:delText xml:space="preserve">on </w:delText>
        </w:r>
      </w:del>
      <w:r>
        <w:rPr>
          <w:sz w:val="24"/>
        </w:rPr>
        <w:t xml:space="preserve">the website </w:t>
      </w:r>
      <w:ins w:id="631" w:author="CAMT" w:date="2014-02-11T11:05:00Z">
        <w:r>
          <w:rPr>
            <w:sz w:val="24"/>
          </w:rPr>
          <w:t>provides the following functionalities</w:t>
        </w:r>
      </w:ins>
      <w:ins w:id="632" w:author="CAMT" w:date="2014-02-11T11:04:00Z">
        <w:r>
          <w:rPr>
            <w:sz w:val="24"/>
          </w:rPr>
          <w:t xml:space="preserve"> to </w:t>
        </w:r>
      </w:ins>
      <w:ins w:id="633" w:author="CAMT" w:date="2014-02-11T11:03:00Z">
        <w:r>
          <w:rPr>
            <w:sz w:val="24"/>
          </w:rPr>
          <w:t xml:space="preserve">the </w:t>
        </w:r>
      </w:ins>
      <w:r>
        <w:rPr>
          <w:sz w:val="24"/>
        </w:rPr>
        <w:t>patient</w:t>
      </w:r>
      <w:ins w:id="634" w:author="CAMT" w:date="2014-02-11T11:01:00Z">
        <w:r>
          <w:rPr>
            <w:sz w:val="24"/>
          </w:rPr>
          <w:t>s</w:t>
        </w:r>
      </w:ins>
      <w:r>
        <w:rPr>
          <w:sz w:val="24"/>
        </w:rPr>
        <w:t xml:space="preserve"> and visitor</w:t>
      </w:r>
      <w:ins w:id="635" w:author="CAMT" w:date="2014-02-11T11:02:00Z">
        <w:r>
          <w:rPr>
            <w:sz w:val="24"/>
          </w:rPr>
          <w:t>s</w:t>
        </w:r>
      </w:ins>
      <w:r>
        <w:rPr>
          <w:sz w:val="24"/>
        </w:rPr>
        <w:t xml:space="preserve"> </w:t>
      </w:r>
      <w:ins w:id="636" w:author="CAMT" w:date="2014-02-11T11:02:00Z">
        <w:r>
          <w:rPr>
            <w:sz w:val="24"/>
          </w:rPr>
          <w:t xml:space="preserve">of the dental clinic </w:t>
        </w:r>
      </w:ins>
      <w:del w:id="637" w:author="CAMT" w:date="2014-02-11T11:04:00Z">
        <w:r w:rsidDel="00A17D56">
          <w:rPr>
            <w:sz w:val="24"/>
          </w:rPr>
          <w:delText>can do the</w:delText>
        </w:r>
      </w:del>
      <w:del w:id="638" w:author="CAMT" w:date="2014-02-11T11:02:00Z">
        <w:r w:rsidDel="00A17D56">
          <w:rPr>
            <w:sz w:val="24"/>
          </w:rPr>
          <w:delText>se function</w:delText>
        </w:r>
      </w:del>
      <w:del w:id="639" w:author="CAMT" w:date="2014-02-11T11:04:00Z">
        <w:r w:rsidDel="00A17D56">
          <w:rPr>
            <w:sz w:val="24"/>
          </w:rPr>
          <w:delText xml:space="preserve"> </w:delText>
        </w:r>
      </w:del>
      <w:r>
        <w:rPr>
          <w:sz w:val="24"/>
        </w:rPr>
        <w:t>w</w:t>
      </w:r>
      <w:del w:id="640" w:author="CAMT" w:date="2014-02-11T11:06:00Z">
        <w:r w:rsidDel="00A17D56">
          <w:rPr>
            <w:sz w:val="24"/>
          </w:rPr>
          <w:delText>hich is</w:delText>
        </w:r>
      </w:del>
      <w:ins w:id="641" w:author="CAMT" w:date="2014-02-11T11:06:00Z">
        <w:r>
          <w:t>:</w:t>
        </w:r>
      </w:ins>
    </w:p>
    <w:p w14:paraId="7E0AA70B" w14:textId="312CBBF5" w:rsidR="00016C03" w:rsidRDefault="00A17D56">
      <w:pPr>
        <w:widowControl w:val="0"/>
      </w:pPr>
      <w:r>
        <w:rPr>
          <w:sz w:val="24"/>
        </w:rPr>
        <w:tab/>
        <w:t xml:space="preserve">- </w:t>
      </w:r>
      <w:commentRangeStart w:id="642"/>
      <w:r>
        <w:rPr>
          <w:sz w:val="24"/>
        </w:rPr>
        <w:t>Making an appointment when the patient want</w:t>
      </w:r>
      <w:ins w:id="643" w:author="CAMT" w:date="2014-02-11T11:06:00Z">
        <w:r>
          <w:rPr>
            <w:sz w:val="24"/>
          </w:rPr>
          <w:t>s</w:t>
        </w:r>
      </w:ins>
      <w:r>
        <w:rPr>
          <w:sz w:val="24"/>
        </w:rPr>
        <w:t xml:space="preserve"> to change their appointment date</w:t>
      </w:r>
      <w:r>
        <w:rPr>
          <w:sz w:val="24"/>
        </w:rPr>
        <w:tab/>
      </w:r>
      <w:commentRangeEnd w:id="642"/>
      <w:r>
        <w:rPr>
          <w:rStyle w:val="CommentReference"/>
          <w:rFonts w:cs="Cordia New"/>
        </w:rPr>
        <w:commentReference w:id="642"/>
      </w:r>
    </w:p>
    <w:p w14:paraId="79B74F06" w14:textId="48A6115C" w:rsidR="00016C03" w:rsidRDefault="00A17D56">
      <w:pPr>
        <w:widowControl w:val="0"/>
        <w:ind w:firstLine="720"/>
      </w:pPr>
      <w:r>
        <w:rPr>
          <w:sz w:val="24"/>
        </w:rPr>
        <w:t>- Finding the dentist</w:t>
      </w:r>
      <w:ins w:id="644" w:author="CAMT" w:date="2014-02-11T11:08:00Z">
        <w:r w:rsidR="009A236D">
          <w:rPr>
            <w:sz w:val="24"/>
          </w:rPr>
          <w:t xml:space="preserve">’s available time </w:t>
        </w:r>
      </w:ins>
      <w:del w:id="645" w:author="CAMT" w:date="2014-02-11T11:08:00Z">
        <w:r w:rsidDel="00A17D56">
          <w:rPr>
            <w:sz w:val="24"/>
          </w:rPr>
          <w:delText xml:space="preserve"> free time in the schedule that provide on the web </w:delText>
        </w:r>
      </w:del>
      <w:r>
        <w:rPr>
          <w:sz w:val="24"/>
        </w:rPr>
        <w:t>to make an appointment</w:t>
      </w:r>
    </w:p>
    <w:p w14:paraId="085F871A" w14:textId="77777777" w:rsidR="00016C03" w:rsidRDefault="00A17D56">
      <w:pPr>
        <w:widowControl w:val="0"/>
        <w:ind w:firstLine="720"/>
      </w:pPr>
      <w:r>
        <w:rPr>
          <w:sz w:val="24"/>
        </w:rPr>
        <w:t xml:space="preserve">- </w:t>
      </w:r>
      <w:commentRangeStart w:id="646"/>
      <w:r>
        <w:rPr>
          <w:sz w:val="24"/>
        </w:rPr>
        <w:t>Receiving the appointment from the dental clinic server</w:t>
      </w:r>
      <w:commentRangeEnd w:id="646"/>
      <w:r>
        <w:rPr>
          <w:rStyle w:val="CommentReference"/>
          <w:rFonts w:cs="Cordia New"/>
        </w:rPr>
        <w:commentReference w:id="646"/>
      </w:r>
    </w:p>
    <w:p w14:paraId="53CEB5E7" w14:textId="51EB02D5" w:rsidR="00016C03" w:rsidRDefault="00A17D56">
      <w:pPr>
        <w:widowControl w:val="0"/>
        <w:ind w:firstLine="720"/>
      </w:pPr>
      <w:r>
        <w:rPr>
          <w:sz w:val="24"/>
        </w:rPr>
        <w:t>- Receiving the reminder of the appointment</w:t>
      </w:r>
      <w:del w:id="647" w:author="CAMT" w:date="2014-02-11T11:08:00Z">
        <w:r w:rsidDel="00A17D56">
          <w:rPr>
            <w:sz w:val="24"/>
          </w:rPr>
          <w:delText xml:space="preserve"> </w:delText>
        </w:r>
        <w:commentRangeStart w:id="648"/>
        <w:r w:rsidDel="00A17D56">
          <w:rPr>
            <w:sz w:val="24"/>
          </w:rPr>
          <w:delText>date</w:delText>
        </w:r>
      </w:del>
      <w:commentRangeEnd w:id="648"/>
      <w:r>
        <w:rPr>
          <w:rStyle w:val="CommentReference"/>
          <w:rFonts w:cs="Cordia New"/>
        </w:rPr>
        <w:commentReference w:id="648"/>
      </w:r>
    </w:p>
    <w:p w14:paraId="3C25475E" w14:textId="39901258" w:rsidR="00016C03" w:rsidRDefault="00A17D56">
      <w:pPr>
        <w:widowControl w:val="0"/>
        <w:ind w:firstLine="720"/>
      </w:pPr>
      <w:commentRangeStart w:id="649"/>
      <w:r>
        <w:rPr>
          <w:sz w:val="24"/>
        </w:rPr>
        <w:lastRenderedPageBreak/>
        <w:t xml:space="preserve">- Receiving the details of appointment as a </w:t>
      </w:r>
      <w:proofErr w:type="spellStart"/>
      <w:r>
        <w:rPr>
          <w:sz w:val="24"/>
        </w:rPr>
        <w:t>QRcode</w:t>
      </w:r>
      <w:commentRangeEnd w:id="649"/>
      <w:proofErr w:type="spellEnd"/>
      <w:r>
        <w:rPr>
          <w:rStyle w:val="CommentReference"/>
          <w:rFonts w:cs="Cordia New"/>
        </w:rPr>
        <w:commentReference w:id="649"/>
      </w:r>
    </w:p>
    <w:p w14:paraId="7D2FC2ED" w14:textId="2CFFF9BA" w:rsidR="00016C03" w:rsidRDefault="00A17D56">
      <w:pPr>
        <w:widowControl w:val="0"/>
        <w:ind w:firstLine="720"/>
      </w:pPr>
      <w:r>
        <w:rPr>
          <w:sz w:val="24"/>
        </w:rPr>
        <w:t xml:space="preserve">- </w:t>
      </w:r>
      <w:ins w:id="650" w:author="CAMT" w:date="2014-02-11T11:10:00Z">
        <w:r>
          <w:rPr>
            <w:sz w:val="24"/>
          </w:rPr>
          <w:t>Getting an a</w:t>
        </w:r>
      </w:ins>
      <w:del w:id="651" w:author="CAMT" w:date="2014-02-11T11:10:00Z">
        <w:r w:rsidDel="00A17D56">
          <w:rPr>
            <w:sz w:val="24"/>
          </w:rPr>
          <w:delText>A</w:delText>
        </w:r>
      </w:del>
      <w:r>
        <w:rPr>
          <w:sz w:val="24"/>
        </w:rPr>
        <w:t xml:space="preserve">dvice </w:t>
      </w:r>
      <w:ins w:id="652" w:author="CAMT" w:date="2014-02-11T11:10:00Z">
        <w:r>
          <w:rPr>
            <w:sz w:val="24"/>
          </w:rPr>
          <w:t xml:space="preserve">from </w:t>
        </w:r>
      </w:ins>
      <w:del w:id="653" w:author="CAMT" w:date="2014-02-11T11:10:00Z">
        <w:r w:rsidDel="00A17D56">
          <w:rPr>
            <w:sz w:val="24"/>
          </w:rPr>
          <w:delText xml:space="preserve">to </w:delText>
        </w:r>
      </w:del>
      <w:r>
        <w:rPr>
          <w:sz w:val="24"/>
        </w:rPr>
        <w:t xml:space="preserve">the dentist </w:t>
      </w:r>
      <w:ins w:id="654" w:author="CAMT" w:date="2014-02-11T11:10:00Z">
        <w:r>
          <w:rPr>
            <w:sz w:val="24"/>
          </w:rPr>
          <w:t xml:space="preserve">about </w:t>
        </w:r>
      </w:ins>
      <w:del w:id="655" w:author="CAMT" w:date="2014-02-11T11:10:00Z">
        <w:r w:rsidDel="00A17D56">
          <w:rPr>
            <w:sz w:val="24"/>
          </w:rPr>
          <w:delText>if the patient or visitor has som</w:delText>
        </w:r>
      </w:del>
      <w:del w:id="656" w:author="CAMT" w:date="2014-02-11T11:11:00Z">
        <w:r w:rsidDel="00A17D56">
          <w:rPr>
            <w:sz w:val="24"/>
          </w:rPr>
          <w:delText>e</w:delText>
        </w:r>
      </w:del>
      <w:r>
        <w:rPr>
          <w:sz w:val="24"/>
        </w:rPr>
        <w:t xml:space="preserve"> </w:t>
      </w:r>
      <w:ins w:id="657" w:author="CAMT" w:date="2014-02-11T11:11:00Z">
        <w:r>
          <w:rPr>
            <w:sz w:val="24"/>
          </w:rPr>
          <w:t xml:space="preserve">dental </w:t>
        </w:r>
      </w:ins>
      <w:r>
        <w:rPr>
          <w:sz w:val="24"/>
        </w:rPr>
        <w:t>problem</w:t>
      </w:r>
      <w:ins w:id="658" w:author="CAMT" w:date="2014-02-11T11:11:00Z">
        <w:r>
          <w:rPr>
            <w:sz w:val="24"/>
          </w:rPr>
          <w:t>s</w:t>
        </w:r>
      </w:ins>
    </w:p>
    <w:p w14:paraId="2C55FFE0" w14:textId="5FAA3044" w:rsidR="00016C03" w:rsidRDefault="00A17D56">
      <w:pPr>
        <w:widowControl w:val="0"/>
        <w:ind w:firstLine="720"/>
      </w:pPr>
      <w:r>
        <w:rPr>
          <w:sz w:val="24"/>
        </w:rPr>
        <w:t>- View</w:t>
      </w:r>
      <w:ins w:id="659" w:author="CAMT" w:date="2014-02-11T11:11:00Z">
        <w:r>
          <w:rPr>
            <w:sz w:val="24"/>
          </w:rPr>
          <w:t>ing</w:t>
        </w:r>
      </w:ins>
      <w:r>
        <w:rPr>
          <w:sz w:val="24"/>
        </w:rPr>
        <w:t xml:space="preserve"> </w:t>
      </w:r>
      <w:del w:id="660" w:author="CAMT" w:date="2014-02-11T11:11:00Z">
        <w:r w:rsidDel="00A17D56">
          <w:rPr>
            <w:sz w:val="24"/>
          </w:rPr>
          <w:delText xml:space="preserve">the </w:delText>
        </w:r>
      </w:del>
      <w:r>
        <w:rPr>
          <w:sz w:val="24"/>
        </w:rPr>
        <w:t xml:space="preserve">information about </w:t>
      </w:r>
      <w:del w:id="661" w:author="CAMT" w:date="2014-02-11T11:11:00Z">
        <w:r w:rsidDel="00A17D56">
          <w:rPr>
            <w:sz w:val="24"/>
          </w:rPr>
          <w:delText xml:space="preserve">the </w:delText>
        </w:r>
      </w:del>
      <w:r>
        <w:rPr>
          <w:sz w:val="24"/>
        </w:rPr>
        <w:t>dental problem</w:t>
      </w:r>
      <w:ins w:id="662" w:author="CAMT" w:date="2014-02-11T11:11:00Z">
        <w:r>
          <w:rPr>
            <w:sz w:val="24"/>
          </w:rPr>
          <w:t>s</w:t>
        </w:r>
      </w:ins>
      <w:r>
        <w:rPr>
          <w:sz w:val="24"/>
        </w:rPr>
        <w:t>,</w:t>
      </w:r>
      <w:ins w:id="663" w:author="CAMT" w:date="2014-02-11T11:11:00Z">
        <w:r>
          <w:rPr>
            <w:sz w:val="24"/>
          </w:rPr>
          <w:t xml:space="preserve"> </w:t>
        </w:r>
      </w:ins>
      <w:r>
        <w:rPr>
          <w:sz w:val="24"/>
        </w:rPr>
        <w:t>treatment</w:t>
      </w:r>
      <w:ins w:id="664" w:author="CAMT" w:date="2014-02-11T11:11:00Z">
        <w:r>
          <w:rPr>
            <w:sz w:val="24"/>
          </w:rPr>
          <w:t>s</w:t>
        </w:r>
      </w:ins>
      <w:r>
        <w:rPr>
          <w:sz w:val="24"/>
        </w:rPr>
        <w:t xml:space="preserve"> and advertisement</w:t>
      </w:r>
      <w:ins w:id="665" w:author="CAMT" w:date="2014-02-11T11:11:00Z">
        <w:r>
          <w:rPr>
            <w:sz w:val="24"/>
          </w:rPr>
          <w:t>s</w:t>
        </w:r>
      </w:ins>
    </w:p>
    <w:p w14:paraId="7A45FEED" w14:textId="14EB8132" w:rsidR="00016C03" w:rsidRDefault="00A17D56">
      <w:pPr>
        <w:widowControl w:val="0"/>
        <w:ind w:firstLine="720"/>
      </w:pPr>
      <w:commentRangeStart w:id="666"/>
      <w:r>
        <w:rPr>
          <w:sz w:val="24"/>
        </w:rPr>
        <w:t>- View</w:t>
      </w:r>
      <w:ins w:id="667" w:author="CAMT" w:date="2014-02-11T11:11:00Z">
        <w:r>
          <w:rPr>
            <w:sz w:val="24"/>
          </w:rPr>
          <w:t>ing</w:t>
        </w:r>
      </w:ins>
      <w:r>
        <w:rPr>
          <w:sz w:val="24"/>
        </w:rPr>
        <w:t xml:space="preserve"> the dentist</w:t>
      </w:r>
      <w:ins w:id="668" w:author="CAMT" w:date="2014-02-11T11:11:00Z">
        <w:r w:rsidR="009A236D">
          <w:rPr>
            <w:sz w:val="24"/>
          </w:rPr>
          <w:t>’s</w:t>
        </w:r>
      </w:ins>
      <w:r>
        <w:rPr>
          <w:sz w:val="24"/>
        </w:rPr>
        <w:t xml:space="preserve"> schedule day by day</w:t>
      </w:r>
      <w:commentRangeEnd w:id="666"/>
      <w:r w:rsidR="009A236D">
        <w:rPr>
          <w:rStyle w:val="CommentReference"/>
          <w:rFonts w:cs="Cordia New"/>
        </w:rPr>
        <w:commentReference w:id="666"/>
      </w:r>
    </w:p>
    <w:p w14:paraId="6A51C008" w14:textId="7C9196F7" w:rsidR="00016C03" w:rsidRDefault="00A17D56">
      <w:pPr>
        <w:widowControl w:val="0"/>
        <w:ind w:firstLine="720"/>
        <w:rPr>
          <w:ins w:id="669" w:author="CAMT" w:date="2014-02-11T11:12:00Z"/>
        </w:rPr>
      </w:pPr>
      <w:r>
        <w:rPr>
          <w:sz w:val="24"/>
        </w:rPr>
        <w:t xml:space="preserve">-  </w:t>
      </w:r>
      <w:del w:id="670" w:author="CAMT" w:date="2014-02-11T11:12:00Z">
        <w:r w:rsidDel="009A236D">
          <w:rPr>
            <w:sz w:val="24"/>
          </w:rPr>
          <w:delText xml:space="preserve">Estimate </w:delText>
        </w:r>
      </w:del>
      <w:ins w:id="671" w:author="CAMT" w:date="2014-02-11T11:12:00Z">
        <w:r w:rsidR="009A236D">
          <w:rPr>
            <w:sz w:val="24"/>
          </w:rPr>
          <w:t xml:space="preserve">Estimating </w:t>
        </w:r>
      </w:ins>
      <w:r>
        <w:rPr>
          <w:sz w:val="24"/>
        </w:rPr>
        <w:t>the cost of treatment program</w:t>
      </w:r>
      <w:ins w:id="672" w:author="CAMT" w:date="2014-02-11T11:12:00Z">
        <w:r w:rsidR="009A236D">
          <w:t>s</w:t>
        </w:r>
      </w:ins>
    </w:p>
    <w:p w14:paraId="0DEC2B5E" w14:textId="77777777" w:rsidR="009A236D" w:rsidRDefault="009A236D">
      <w:pPr>
        <w:widowControl w:val="0"/>
        <w:ind w:firstLine="720"/>
      </w:pPr>
    </w:p>
    <w:p w14:paraId="5D40EF83" w14:textId="77777777" w:rsidR="00016C03" w:rsidRDefault="00A17D56">
      <w:pPr>
        <w:widowControl w:val="0"/>
        <w:ind w:firstLine="720"/>
      </w:pPr>
      <w:commentRangeStart w:id="673"/>
      <w:r>
        <w:rPr>
          <w:b/>
          <w:sz w:val="24"/>
        </w:rPr>
        <w:t>2. Mobile application</w:t>
      </w:r>
      <w:commentRangeEnd w:id="673"/>
      <w:r w:rsidR="001D20EF">
        <w:rPr>
          <w:rStyle w:val="CommentReference"/>
          <w:rFonts w:cs="Cordia New"/>
        </w:rPr>
        <w:commentReference w:id="673"/>
      </w:r>
    </w:p>
    <w:p w14:paraId="1F31510E" w14:textId="3C760073" w:rsidR="00016C03" w:rsidRDefault="00A17D56">
      <w:pPr>
        <w:widowControl w:val="0"/>
      </w:pPr>
      <w:del w:id="674" w:author="CAMT" w:date="2014-02-11T11:13:00Z">
        <w:r w:rsidDel="009A236D">
          <w:rPr>
            <w:sz w:val="24"/>
          </w:rPr>
          <w:delText xml:space="preserve">In </w:delText>
        </w:r>
      </w:del>
      <w:ins w:id="675" w:author="CAMT" w:date="2014-02-11T11:13:00Z">
        <w:r w:rsidR="009A236D">
          <w:rPr>
            <w:sz w:val="24"/>
          </w:rPr>
          <w:t xml:space="preserve">The </w:t>
        </w:r>
      </w:ins>
      <w:r>
        <w:rPr>
          <w:sz w:val="24"/>
        </w:rPr>
        <w:t xml:space="preserve">dental mobile application is an application </w:t>
      </w:r>
      <w:del w:id="676" w:author="CAMT" w:date="2014-02-11T11:15:00Z">
        <w:r w:rsidDel="008F5D5D">
          <w:rPr>
            <w:sz w:val="24"/>
          </w:rPr>
          <w:delText xml:space="preserve">on </w:delText>
        </w:r>
      </w:del>
      <w:ins w:id="677" w:author="CAMT" w:date="2014-02-11T11:15:00Z">
        <w:r w:rsidR="008F5D5D">
          <w:rPr>
            <w:sz w:val="24"/>
          </w:rPr>
          <w:t xml:space="preserve">for </w:t>
        </w:r>
      </w:ins>
      <w:r>
        <w:rPr>
          <w:sz w:val="24"/>
        </w:rPr>
        <w:t>smartphone</w:t>
      </w:r>
      <w:ins w:id="678" w:author="CAMT" w:date="2014-02-11T11:15:00Z">
        <w:r w:rsidR="008F5D5D">
          <w:rPr>
            <w:sz w:val="24"/>
          </w:rPr>
          <w:t>s</w:t>
        </w:r>
      </w:ins>
      <w:r>
        <w:rPr>
          <w:sz w:val="24"/>
        </w:rPr>
        <w:t xml:space="preserve"> </w:t>
      </w:r>
      <w:ins w:id="679" w:author="CAMT" w:date="2014-02-11T11:15:00Z">
        <w:r w:rsidR="008F5D5D">
          <w:rPr>
            <w:sz w:val="24"/>
          </w:rPr>
          <w:t>on</w:t>
        </w:r>
      </w:ins>
      <w:del w:id="680" w:author="CAMT" w:date="2014-02-11T11:15:00Z">
        <w:r w:rsidDel="008F5D5D">
          <w:rPr>
            <w:sz w:val="24"/>
          </w:rPr>
          <w:delText>in</w:delText>
        </w:r>
      </w:del>
      <w:r>
        <w:rPr>
          <w:sz w:val="24"/>
        </w:rPr>
        <w:t xml:space="preserve"> </w:t>
      </w:r>
      <w:ins w:id="681" w:author="CAMT" w:date="2014-02-11T11:15:00Z">
        <w:r w:rsidR="008F5D5D">
          <w:rPr>
            <w:sz w:val="24"/>
          </w:rPr>
          <w:t xml:space="preserve">the </w:t>
        </w:r>
      </w:ins>
      <w:r>
        <w:rPr>
          <w:sz w:val="24"/>
        </w:rPr>
        <w:t xml:space="preserve">IOS operating system </w:t>
      </w:r>
      <w:ins w:id="682" w:author="CAMT" w:date="2014-02-11T11:16:00Z">
        <w:r w:rsidR="008F5D5D">
          <w:rPr>
            <w:sz w:val="24"/>
          </w:rPr>
          <w:t>that</w:t>
        </w:r>
      </w:ins>
      <w:del w:id="683" w:author="CAMT" w:date="2014-02-11T11:16:00Z">
        <w:r w:rsidDel="008F5D5D">
          <w:rPr>
            <w:sz w:val="24"/>
          </w:rPr>
          <w:delText>to</w:delText>
        </w:r>
      </w:del>
      <w:r>
        <w:rPr>
          <w:sz w:val="24"/>
        </w:rPr>
        <w:t xml:space="preserve"> support</w:t>
      </w:r>
      <w:ins w:id="684" w:author="CAMT" w:date="2014-02-11T11:16:00Z">
        <w:r w:rsidR="008F5D5D">
          <w:rPr>
            <w:sz w:val="24"/>
          </w:rPr>
          <w:t>s</w:t>
        </w:r>
      </w:ins>
      <w:r>
        <w:rPr>
          <w:sz w:val="24"/>
        </w:rPr>
        <w:t xml:space="preserve"> </w:t>
      </w:r>
      <w:del w:id="685" w:author="CAMT" w:date="2014-02-11T11:16:00Z">
        <w:r w:rsidDel="008F5D5D">
          <w:rPr>
            <w:sz w:val="24"/>
          </w:rPr>
          <w:delText xml:space="preserve">the </w:delText>
        </w:r>
      </w:del>
      <w:ins w:id="686" w:author="CAMT" w:date="2014-02-11T11:16:00Z">
        <w:r w:rsidR="008F5D5D">
          <w:rPr>
            <w:sz w:val="24"/>
          </w:rPr>
          <w:t xml:space="preserve">dental </w:t>
        </w:r>
      </w:ins>
      <w:r>
        <w:rPr>
          <w:sz w:val="24"/>
        </w:rPr>
        <w:t>clinic</w:t>
      </w:r>
      <w:ins w:id="687" w:author="CAMT" w:date="2014-02-11T11:16:00Z">
        <w:r w:rsidR="008F5D5D">
          <w:rPr>
            <w:sz w:val="24"/>
          </w:rPr>
          <w:t>s</w:t>
        </w:r>
      </w:ins>
      <w:r>
        <w:rPr>
          <w:sz w:val="24"/>
        </w:rPr>
        <w:t xml:space="preserve"> which ha</w:t>
      </w:r>
      <w:ins w:id="688" w:author="CAMT" w:date="2014-02-11T11:16:00Z">
        <w:r w:rsidR="008F5D5D">
          <w:rPr>
            <w:sz w:val="24"/>
          </w:rPr>
          <w:t>ve</w:t>
        </w:r>
      </w:ins>
      <w:del w:id="689" w:author="CAMT" w:date="2014-02-11T11:16:00Z">
        <w:r w:rsidDel="008F5D5D">
          <w:rPr>
            <w:sz w:val="24"/>
          </w:rPr>
          <w:delText>s</w:delText>
        </w:r>
      </w:del>
      <w:r>
        <w:rPr>
          <w:sz w:val="24"/>
        </w:rPr>
        <w:t xml:space="preserve"> many patients. To solve the patient’s problem</w:t>
      </w:r>
      <w:ins w:id="690" w:author="CAMT" w:date="2014-02-11T11:16:00Z">
        <w:r w:rsidR="008F5D5D">
          <w:rPr>
            <w:sz w:val="24"/>
          </w:rPr>
          <w:t>s discussed in</w:t>
        </w:r>
      </w:ins>
      <w:r>
        <w:rPr>
          <w:sz w:val="24"/>
        </w:rPr>
        <w:t xml:space="preserve"> </w:t>
      </w:r>
      <w:commentRangeStart w:id="691"/>
      <w:r>
        <w:rPr>
          <w:sz w:val="24"/>
        </w:rPr>
        <w:t>so</w:t>
      </w:r>
      <w:commentRangeEnd w:id="691"/>
      <w:r w:rsidR="008F5D5D">
        <w:rPr>
          <w:rStyle w:val="CommentReference"/>
          <w:rFonts w:cs="Cordia New"/>
        </w:rPr>
        <w:commentReference w:id="691"/>
      </w:r>
      <w:r>
        <w:rPr>
          <w:sz w:val="24"/>
        </w:rPr>
        <w:t xml:space="preserve">, </w:t>
      </w:r>
      <w:del w:id="692" w:author="CAMT" w:date="2014-02-11T11:17:00Z">
        <w:r w:rsidDel="008F5D5D">
          <w:rPr>
            <w:sz w:val="24"/>
          </w:rPr>
          <w:delText xml:space="preserve">on </w:delText>
        </w:r>
      </w:del>
      <w:r>
        <w:rPr>
          <w:sz w:val="24"/>
        </w:rPr>
        <w:t xml:space="preserve">the mobile application </w:t>
      </w:r>
      <w:ins w:id="693" w:author="CAMT" w:date="2014-02-11T11:17:00Z">
        <w:r w:rsidR="008F5D5D">
          <w:rPr>
            <w:sz w:val="24"/>
          </w:rPr>
          <w:t xml:space="preserve">supports the </w:t>
        </w:r>
      </w:ins>
      <w:r>
        <w:rPr>
          <w:sz w:val="24"/>
        </w:rPr>
        <w:t>patient</w:t>
      </w:r>
      <w:ins w:id="694" w:author="CAMT" w:date="2014-02-11T11:17:00Z">
        <w:r w:rsidR="008F5D5D">
          <w:rPr>
            <w:sz w:val="24"/>
          </w:rPr>
          <w:t>s</w:t>
        </w:r>
      </w:ins>
      <w:r>
        <w:rPr>
          <w:sz w:val="24"/>
        </w:rPr>
        <w:t xml:space="preserve"> and visitor</w:t>
      </w:r>
      <w:ins w:id="695" w:author="CAMT" w:date="2014-02-11T11:17:00Z">
        <w:r w:rsidR="008F5D5D">
          <w:rPr>
            <w:sz w:val="24"/>
          </w:rPr>
          <w:t>s to perform the following tasks:</w:t>
        </w:r>
      </w:ins>
      <w:del w:id="696" w:author="CAMT" w:date="2014-02-11T11:18:00Z">
        <w:r w:rsidDel="008F5D5D">
          <w:rPr>
            <w:sz w:val="24"/>
          </w:rPr>
          <w:delText xml:space="preserve"> can do these function which is</w:delText>
        </w:r>
      </w:del>
    </w:p>
    <w:p w14:paraId="41FF3F1B" w14:textId="15FC0762" w:rsidR="00016C03" w:rsidRDefault="00A17D56">
      <w:pPr>
        <w:widowControl w:val="0"/>
      </w:pPr>
      <w:r>
        <w:rPr>
          <w:sz w:val="24"/>
        </w:rPr>
        <w:tab/>
        <w:t xml:space="preserve">- </w:t>
      </w:r>
      <w:commentRangeStart w:id="697"/>
      <w:r>
        <w:rPr>
          <w:sz w:val="24"/>
        </w:rPr>
        <w:t>Making an appointment when the patient want</w:t>
      </w:r>
      <w:ins w:id="698" w:author="CAMT" w:date="2014-02-11T11:18:00Z">
        <w:r w:rsidR="008F5D5D">
          <w:rPr>
            <w:sz w:val="24"/>
          </w:rPr>
          <w:t>s</w:t>
        </w:r>
      </w:ins>
      <w:r>
        <w:rPr>
          <w:sz w:val="24"/>
        </w:rPr>
        <w:t xml:space="preserve"> to change their appointment date</w:t>
      </w:r>
      <w:r>
        <w:rPr>
          <w:sz w:val="24"/>
        </w:rPr>
        <w:tab/>
      </w:r>
      <w:commentRangeEnd w:id="697"/>
      <w:r w:rsidR="008F5D5D">
        <w:rPr>
          <w:rStyle w:val="CommentReference"/>
          <w:rFonts w:cs="Cordia New"/>
        </w:rPr>
        <w:commentReference w:id="697"/>
      </w:r>
    </w:p>
    <w:p w14:paraId="7824D169" w14:textId="4B7A95FF" w:rsidR="00016C03" w:rsidRDefault="00A17D56">
      <w:pPr>
        <w:widowControl w:val="0"/>
        <w:ind w:firstLine="720"/>
      </w:pPr>
      <w:r>
        <w:rPr>
          <w:sz w:val="24"/>
        </w:rPr>
        <w:t xml:space="preserve">- </w:t>
      </w:r>
      <w:ins w:id="699" w:author="CAMT" w:date="2014-02-11T11:19:00Z">
        <w:r w:rsidR="008F5D5D">
          <w:rPr>
            <w:sz w:val="24"/>
          </w:rPr>
          <w:t>Finding the dentist’s available time to make an appointment</w:t>
        </w:r>
      </w:ins>
      <w:del w:id="700" w:author="CAMT" w:date="2014-02-11T11:19:00Z">
        <w:r w:rsidDel="008F5D5D">
          <w:rPr>
            <w:sz w:val="24"/>
          </w:rPr>
          <w:delText>Finding the dentist free time in the schedule that provide on the web to make an appointment</w:delText>
        </w:r>
      </w:del>
    </w:p>
    <w:p w14:paraId="3782AAD9" w14:textId="77777777" w:rsidR="00016C03" w:rsidRDefault="00A17D56">
      <w:pPr>
        <w:widowControl w:val="0"/>
        <w:ind w:firstLine="720"/>
      </w:pPr>
      <w:commentRangeStart w:id="701"/>
      <w:r>
        <w:rPr>
          <w:sz w:val="24"/>
        </w:rPr>
        <w:t>- Receiving the appointment from the dental clinic server</w:t>
      </w:r>
      <w:commentRangeEnd w:id="701"/>
      <w:r w:rsidR="008F5D5D">
        <w:rPr>
          <w:rStyle w:val="CommentReference"/>
          <w:rFonts w:cs="Cordia New"/>
        </w:rPr>
        <w:commentReference w:id="701"/>
      </w:r>
    </w:p>
    <w:p w14:paraId="2AE10A7E" w14:textId="38D93F57" w:rsidR="00016C03" w:rsidRDefault="00A17D56">
      <w:pPr>
        <w:widowControl w:val="0"/>
        <w:ind w:firstLine="720"/>
      </w:pPr>
      <w:r>
        <w:rPr>
          <w:sz w:val="24"/>
        </w:rPr>
        <w:t>- Receiving the reminder of the appointment</w:t>
      </w:r>
      <w:del w:id="702" w:author="CAMT" w:date="2014-02-11T11:19:00Z">
        <w:r w:rsidDel="008F5D5D">
          <w:rPr>
            <w:sz w:val="24"/>
          </w:rPr>
          <w:delText xml:space="preserve"> date</w:delText>
        </w:r>
      </w:del>
    </w:p>
    <w:p w14:paraId="165C5E71" w14:textId="77777777" w:rsidR="00016C03" w:rsidRDefault="00A17D56">
      <w:pPr>
        <w:widowControl w:val="0"/>
        <w:ind w:firstLine="720"/>
      </w:pPr>
      <w:r>
        <w:rPr>
          <w:sz w:val="24"/>
        </w:rPr>
        <w:t xml:space="preserve">- </w:t>
      </w:r>
      <w:commentRangeStart w:id="703"/>
      <w:r>
        <w:rPr>
          <w:sz w:val="24"/>
        </w:rPr>
        <w:t xml:space="preserve">Receiving the details of appointment as a </w:t>
      </w:r>
      <w:proofErr w:type="spellStart"/>
      <w:r>
        <w:rPr>
          <w:sz w:val="24"/>
        </w:rPr>
        <w:t>QRcode</w:t>
      </w:r>
      <w:commentRangeEnd w:id="703"/>
      <w:proofErr w:type="spellEnd"/>
      <w:r w:rsidR="008F5D5D">
        <w:rPr>
          <w:rStyle w:val="CommentReference"/>
          <w:rFonts w:cs="Cordia New"/>
        </w:rPr>
        <w:commentReference w:id="703"/>
      </w:r>
    </w:p>
    <w:p w14:paraId="709FC048" w14:textId="795C3B14" w:rsidR="00016C03" w:rsidRDefault="00A17D56">
      <w:pPr>
        <w:widowControl w:val="0"/>
        <w:ind w:firstLine="720"/>
      </w:pPr>
      <w:r>
        <w:rPr>
          <w:sz w:val="24"/>
        </w:rPr>
        <w:t xml:space="preserve">- </w:t>
      </w:r>
      <w:ins w:id="704" w:author="CAMT" w:date="2014-02-11T11:20:00Z">
        <w:r w:rsidR="008F5D5D">
          <w:rPr>
            <w:sz w:val="24"/>
          </w:rPr>
          <w:t xml:space="preserve">Identifying the patient and his/her appointment using a </w:t>
        </w:r>
      </w:ins>
      <w:del w:id="705" w:author="CAMT" w:date="2014-02-11T11:20:00Z">
        <w:r w:rsidDel="008F5D5D">
          <w:rPr>
            <w:sz w:val="24"/>
          </w:rPr>
          <w:delText xml:space="preserve">Use the </w:delText>
        </w:r>
      </w:del>
      <w:r>
        <w:rPr>
          <w:sz w:val="24"/>
        </w:rPr>
        <w:t>QR</w:t>
      </w:r>
      <w:ins w:id="706" w:author="CAMT" w:date="2014-02-11T11:20:00Z">
        <w:r w:rsidR="008F5D5D">
          <w:rPr>
            <w:sz w:val="24"/>
          </w:rPr>
          <w:t xml:space="preserve"> </w:t>
        </w:r>
      </w:ins>
      <w:r>
        <w:rPr>
          <w:sz w:val="24"/>
        </w:rPr>
        <w:t>code</w:t>
      </w:r>
      <w:del w:id="707" w:author="CAMT" w:date="2014-02-11T11:20:00Z">
        <w:r w:rsidDel="008F5D5D">
          <w:rPr>
            <w:sz w:val="24"/>
          </w:rPr>
          <w:delText xml:space="preserve"> instead of appointment cardwhen come to the clinic</w:delText>
        </w:r>
      </w:del>
    </w:p>
    <w:p w14:paraId="797DF377" w14:textId="77777777" w:rsidR="001D20EF" w:rsidRDefault="001D20EF" w:rsidP="001D20EF">
      <w:pPr>
        <w:widowControl w:val="0"/>
        <w:ind w:firstLine="720"/>
        <w:rPr>
          <w:ins w:id="708" w:author="CAMT" w:date="2014-02-11T11:21:00Z"/>
        </w:rPr>
      </w:pPr>
      <w:ins w:id="709" w:author="CAMT" w:date="2014-02-11T11:21:00Z">
        <w:r>
          <w:rPr>
            <w:sz w:val="24"/>
          </w:rPr>
          <w:t xml:space="preserve">- Getting an advice from the dentist </w:t>
        </w:r>
        <w:proofErr w:type="gramStart"/>
        <w:r>
          <w:rPr>
            <w:sz w:val="24"/>
          </w:rPr>
          <w:t>about  dental</w:t>
        </w:r>
        <w:proofErr w:type="gramEnd"/>
        <w:r>
          <w:rPr>
            <w:sz w:val="24"/>
          </w:rPr>
          <w:t xml:space="preserve"> problems</w:t>
        </w:r>
      </w:ins>
    </w:p>
    <w:p w14:paraId="6FF219F5" w14:textId="77777777" w:rsidR="001D20EF" w:rsidRDefault="001D20EF" w:rsidP="001D20EF">
      <w:pPr>
        <w:widowControl w:val="0"/>
        <w:ind w:firstLine="720"/>
        <w:rPr>
          <w:ins w:id="710" w:author="CAMT" w:date="2014-02-11T11:21:00Z"/>
        </w:rPr>
      </w:pPr>
      <w:ins w:id="711" w:author="CAMT" w:date="2014-02-11T11:21:00Z">
        <w:r>
          <w:rPr>
            <w:sz w:val="24"/>
          </w:rPr>
          <w:t>- Viewing information about dental problems, treatments and advertisements</w:t>
        </w:r>
      </w:ins>
    </w:p>
    <w:p w14:paraId="35DAC46A" w14:textId="77777777" w:rsidR="001D20EF" w:rsidRDefault="001D20EF" w:rsidP="001D20EF">
      <w:pPr>
        <w:widowControl w:val="0"/>
        <w:ind w:firstLine="720"/>
        <w:rPr>
          <w:ins w:id="712" w:author="CAMT" w:date="2014-02-11T11:21:00Z"/>
        </w:rPr>
      </w:pPr>
      <w:commentRangeStart w:id="713"/>
      <w:ins w:id="714" w:author="CAMT" w:date="2014-02-11T11:21:00Z">
        <w:r>
          <w:rPr>
            <w:sz w:val="24"/>
          </w:rPr>
          <w:t>- Viewing the dentist’s schedule day by day</w:t>
        </w:r>
        <w:commentRangeEnd w:id="713"/>
        <w:r>
          <w:rPr>
            <w:rStyle w:val="CommentReference"/>
            <w:rFonts w:cs="Cordia New"/>
          </w:rPr>
          <w:commentReference w:id="713"/>
        </w:r>
      </w:ins>
    </w:p>
    <w:p w14:paraId="24ADEC74" w14:textId="77777777" w:rsidR="001D20EF" w:rsidRDefault="001D20EF" w:rsidP="001D20EF">
      <w:pPr>
        <w:widowControl w:val="0"/>
        <w:ind w:firstLine="720"/>
        <w:rPr>
          <w:ins w:id="715" w:author="CAMT" w:date="2014-02-11T11:21:00Z"/>
        </w:rPr>
      </w:pPr>
      <w:ins w:id="716" w:author="CAMT" w:date="2014-02-11T11:21:00Z">
        <w:r>
          <w:rPr>
            <w:sz w:val="24"/>
          </w:rPr>
          <w:t>-  Estimating the cost of treatment program</w:t>
        </w:r>
        <w:r>
          <w:t>s</w:t>
        </w:r>
      </w:ins>
    </w:p>
    <w:p w14:paraId="3BA082F1" w14:textId="134BDAEE" w:rsidR="00016C03" w:rsidDel="001D20EF" w:rsidRDefault="00A17D56">
      <w:pPr>
        <w:widowControl w:val="0"/>
        <w:ind w:firstLine="720"/>
        <w:rPr>
          <w:del w:id="717" w:author="CAMT" w:date="2014-02-11T11:21:00Z"/>
        </w:rPr>
      </w:pPr>
      <w:del w:id="718" w:author="CAMT" w:date="2014-02-11T11:21:00Z">
        <w:r w:rsidDel="001D20EF">
          <w:rPr>
            <w:sz w:val="24"/>
          </w:rPr>
          <w:delText>- Advice to the dentist if the patient or visitor has some problem</w:delText>
        </w:r>
      </w:del>
    </w:p>
    <w:p w14:paraId="17CC29E6" w14:textId="78B15D98" w:rsidR="00016C03" w:rsidDel="001D20EF" w:rsidRDefault="00A17D56">
      <w:pPr>
        <w:widowControl w:val="0"/>
        <w:ind w:firstLine="720"/>
        <w:rPr>
          <w:del w:id="719" w:author="CAMT" w:date="2014-02-11T11:21:00Z"/>
        </w:rPr>
      </w:pPr>
      <w:del w:id="720" w:author="CAMT" w:date="2014-02-11T11:21:00Z">
        <w:r w:rsidDel="001D20EF">
          <w:rPr>
            <w:sz w:val="24"/>
          </w:rPr>
          <w:delText>- View the information about the dental problem,treatment and advertisement</w:delText>
        </w:r>
      </w:del>
    </w:p>
    <w:p w14:paraId="0E7027F0" w14:textId="4AF51DDA" w:rsidR="00016C03" w:rsidDel="001D20EF" w:rsidRDefault="00A17D56">
      <w:pPr>
        <w:widowControl w:val="0"/>
        <w:ind w:firstLine="720"/>
        <w:rPr>
          <w:del w:id="721" w:author="CAMT" w:date="2014-02-11T11:21:00Z"/>
        </w:rPr>
      </w:pPr>
      <w:del w:id="722" w:author="CAMT" w:date="2014-02-11T11:21:00Z">
        <w:r w:rsidDel="001D20EF">
          <w:rPr>
            <w:sz w:val="24"/>
          </w:rPr>
          <w:delText>- View the dentist schedule day by day</w:delText>
        </w:r>
      </w:del>
    </w:p>
    <w:p w14:paraId="7FB8CB52" w14:textId="2F520B08" w:rsidR="00016C03" w:rsidDel="001D20EF" w:rsidRDefault="00A17D56">
      <w:pPr>
        <w:widowControl w:val="0"/>
        <w:ind w:firstLine="720"/>
        <w:rPr>
          <w:del w:id="723" w:author="CAMT" w:date="2014-02-11T11:21:00Z"/>
        </w:rPr>
      </w:pPr>
      <w:del w:id="724" w:author="CAMT" w:date="2014-02-11T11:21:00Z">
        <w:r w:rsidDel="001D20EF">
          <w:rPr>
            <w:sz w:val="24"/>
          </w:rPr>
          <w:delText>-  Estimate the cost of treatment program</w:delText>
        </w:r>
      </w:del>
    </w:p>
    <w:p w14:paraId="6F5CFE46" w14:textId="77777777" w:rsidR="00016C03" w:rsidRDefault="00016C03">
      <w:pPr>
        <w:widowControl w:val="0"/>
        <w:ind w:firstLine="720"/>
      </w:pPr>
    </w:p>
    <w:p w14:paraId="5D93BC70" w14:textId="77777777" w:rsidR="00016C03" w:rsidRDefault="00016C03">
      <w:pPr>
        <w:widowControl w:val="0"/>
        <w:ind w:firstLine="720"/>
      </w:pPr>
    </w:p>
    <w:p w14:paraId="07B0FC04" w14:textId="77777777" w:rsidR="00016C03" w:rsidRDefault="00016C03">
      <w:pPr>
        <w:widowControl w:val="0"/>
        <w:ind w:firstLine="720"/>
      </w:pPr>
    </w:p>
    <w:p w14:paraId="2BC0EB70" w14:textId="77777777" w:rsidR="00016C03" w:rsidRDefault="00016C03">
      <w:pPr>
        <w:widowControl w:val="0"/>
        <w:ind w:firstLine="720"/>
      </w:pPr>
    </w:p>
    <w:p w14:paraId="2314F431" w14:textId="77777777" w:rsidR="00016C03" w:rsidRDefault="00016C03">
      <w:pPr>
        <w:widowControl w:val="0"/>
        <w:ind w:firstLine="720"/>
      </w:pPr>
    </w:p>
    <w:p w14:paraId="75E8C0BB" w14:textId="77777777" w:rsidR="00016C03" w:rsidRDefault="00A17D56">
      <w:pPr>
        <w:widowControl w:val="0"/>
        <w:ind w:firstLine="720"/>
      </w:pPr>
      <w:r>
        <w:rPr>
          <w:b/>
          <w:sz w:val="24"/>
        </w:rPr>
        <w:t>3. Web service</w:t>
      </w:r>
    </w:p>
    <w:p w14:paraId="7D36CA54" w14:textId="4F9D3C43" w:rsidR="00016C03" w:rsidRDefault="00A17D56">
      <w:pPr>
        <w:widowControl w:val="0"/>
        <w:ind w:firstLine="720"/>
      </w:pPr>
      <w:r>
        <w:rPr>
          <w:sz w:val="24"/>
        </w:rPr>
        <w:t xml:space="preserve">The web service </w:t>
      </w:r>
      <w:ins w:id="725" w:author="CAMT" w:date="2014-02-11T11:22:00Z">
        <w:r w:rsidR="001D20EF">
          <w:rPr>
            <w:sz w:val="24"/>
          </w:rPr>
          <w:t xml:space="preserve">that </w:t>
        </w:r>
      </w:ins>
      <w:r>
        <w:rPr>
          <w:sz w:val="24"/>
        </w:rPr>
        <w:t>support</w:t>
      </w:r>
      <w:ins w:id="726" w:author="CAMT" w:date="2014-02-11T11:22:00Z">
        <w:r w:rsidR="001D20EF">
          <w:rPr>
            <w:sz w:val="24"/>
          </w:rPr>
          <w:t>s</w:t>
        </w:r>
      </w:ins>
      <w:r>
        <w:rPr>
          <w:sz w:val="24"/>
        </w:rPr>
        <w:t xml:space="preserve"> </w:t>
      </w:r>
      <w:ins w:id="727" w:author="CAMT" w:date="2014-02-11T11:22:00Z">
        <w:r w:rsidR="001D20EF">
          <w:rPr>
            <w:sz w:val="24"/>
          </w:rPr>
          <w:t xml:space="preserve">the </w:t>
        </w:r>
      </w:ins>
      <w:r>
        <w:rPr>
          <w:sz w:val="24"/>
        </w:rPr>
        <w:t>following</w:t>
      </w:r>
      <w:ins w:id="728" w:author="CAMT" w:date="2014-02-11T11:22:00Z">
        <w:r w:rsidR="001D20EF">
          <w:rPr>
            <w:sz w:val="24"/>
          </w:rPr>
          <w:t>s</w:t>
        </w:r>
      </w:ins>
      <w:del w:id="729" w:author="CAMT" w:date="2014-02-11T11:22:00Z">
        <w:r w:rsidDel="001D20EF">
          <w:rPr>
            <w:sz w:val="24"/>
          </w:rPr>
          <w:delText xml:space="preserve"> </w:delText>
        </w:r>
      </w:del>
      <w:r>
        <w:rPr>
          <w:sz w:val="24"/>
        </w:rPr>
        <w:t>:</w:t>
      </w:r>
    </w:p>
    <w:p w14:paraId="39FCF738" w14:textId="77777777" w:rsidR="00016C03" w:rsidRDefault="00A17D56">
      <w:pPr>
        <w:widowControl w:val="0"/>
        <w:ind w:firstLine="720"/>
      </w:pPr>
      <w:r>
        <w:rPr>
          <w:sz w:val="24"/>
        </w:rPr>
        <w:tab/>
        <w:t>- Sending appointment information</w:t>
      </w:r>
    </w:p>
    <w:p w14:paraId="38A4FF2E" w14:textId="5E1DC8E7" w:rsidR="00016C03" w:rsidRDefault="00A17D56">
      <w:pPr>
        <w:widowControl w:val="0"/>
        <w:ind w:firstLine="720"/>
      </w:pPr>
      <w:r>
        <w:rPr>
          <w:sz w:val="24"/>
        </w:rPr>
        <w:tab/>
      </w:r>
      <w:commentRangeStart w:id="730"/>
      <w:r>
        <w:rPr>
          <w:sz w:val="24"/>
        </w:rPr>
        <w:t>- Generating the appointment information to become QR</w:t>
      </w:r>
      <w:ins w:id="731" w:author="CAMT" w:date="2014-02-11T11:22:00Z">
        <w:r w:rsidR="001D20EF">
          <w:rPr>
            <w:sz w:val="24"/>
          </w:rPr>
          <w:t xml:space="preserve"> </w:t>
        </w:r>
      </w:ins>
      <w:r>
        <w:rPr>
          <w:sz w:val="24"/>
        </w:rPr>
        <w:t>code</w:t>
      </w:r>
      <w:commentRangeEnd w:id="730"/>
      <w:r w:rsidR="001D20EF">
        <w:rPr>
          <w:rStyle w:val="CommentReference"/>
          <w:rFonts w:cs="Cordia New"/>
        </w:rPr>
        <w:commentReference w:id="730"/>
      </w:r>
    </w:p>
    <w:p w14:paraId="2CDE4767" w14:textId="77777777" w:rsidR="00016C03" w:rsidRDefault="00A17D56">
      <w:pPr>
        <w:widowControl w:val="0"/>
        <w:ind w:firstLine="720"/>
      </w:pPr>
      <w:r>
        <w:rPr>
          <w:sz w:val="24"/>
        </w:rPr>
        <w:tab/>
        <w:t xml:space="preserve">- </w:t>
      </w:r>
      <w:commentRangeStart w:id="732"/>
      <w:r>
        <w:rPr>
          <w:sz w:val="24"/>
        </w:rPr>
        <w:t>Authentication and authorization</w:t>
      </w:r>
      <w:commentRangeEnd w:id="732"/>
      <w:r w:rsidR="001D20EF">
        <w:rPr>
          <w:rStyle w:val="CommentReference"/>
          <w:rFonts w:cs="Cordia New"/>
        </w:rPr>
        <w:commentReference w:id="732"/>
      </w:r>
    </w:p>
    <w:p w14:paraId="6665FD07" w14:textId="77777777" w:rsidR="00016C03" w:rsidDel="001D20EF" w:rsidRDefault="00A17D56">
      <w:pPr>
        <w:widowControl w:val="0"/>
        <w:ind w:firstLine="720"/>
        <w:rPr>
          <w:del w:id="733" w:author="CAMT" w:date="2014-02-11T11:23:00Z"/>
        </w:rPr>
      </w:pPr>
      <w:r>
        <w:rPr>
          <w:sz w:val="24"/>
        </w:rPr>
        <w:tab/>
      </w:r>
      <w:commentRangeStart w:id="734"/>
      <w:r>
        <w:rPr>
          <w:sz w:val="24"/>
        </w:rPr>
        <w:t>- File hosting</w:t>
      </w:r>
      <w:commentRangeEnd w:id="734"/>
      <w:r w:rsidR="001D20EF">
        <w:rPr>
          <w:rStyle w:val="CommentReference"/>
          <w:rFonts w:cs="Cordia New"/>
        </w:rPr>
        <w:commentReference w:id="734"/>
      </w:r>
    </w:p>
    <w:p w14:paraId="71A8E1BD" w14:textId="77777777" w:rsidR="00016C03" w:rsidRDefault="00A17D56" w:rsidP="001D20EF">
      <w:pPr>
        <w:widowControl w:val="0"/>
        <w:ind w:firstLine="720"/>
      </w:pPr>
      <w:del w:id="735" w:author="CAMT" w:date="2014-02-11T11:23:00Z">
        <w:r w:rsidDel="001D20EF">
          <w:rPr>
            <w:sz w:val="24"/>
          </w:rPr>
          <w:lastRenderedPageBreak/>
          <w:tab/>
          <w:delText xml:space="preserve">- </w:delText>
        </w:r>
      </w:del>
    </w:p>
    <w:p w14:paraId="76E8F496" w14:textId="77777777" w:rsidR="00016C03" w:rsidRDefault="00016C03">
      <w:pPr>
        <w:widowControl w:val="0"/>
        <w:ind w:firstLine="720"/>
      </w:pPr>
    </w:p>
    <w:p w14:paraId="61FC121B" w14:textId="77777777" w:rsidR="00016C03" w:rsidRDefault="00016C03">
      <w:pPr>
        <w:widowControl w:val="0"/>
        <w:ind w:firstLine="720"/>
      </w:pPr>
    </w:p>
    <w:p w14:paraId="1E4F7A24" w14:textId="77777777" w:rsidR="00016C03" w:rsidRDefault="00A17D56">
      <w:pPr>
        <w:widowControl w:val="0"/>
        <w:ind w:firstLine="720"/>
      </w:pPr>
      <w:r>
        <w:rPr>
          <w:b/>
          <w:sz w:val="24"/>
        </w:rPr>
        <w:t>Documentation</w:t>
      </w:r>
    </w:p>
    <w:p w14:paraId="6A0D72DE" w14:textId="110EB148" w:rsidR="00016C03" w:rsidRDefault="00A17D56">
      <w:pPr>
        <w:widowControl w:val="0"/>
        <w:ind w:firstLine="720"/>
        <w:rPr>
          <w:ins w:id="736" w:author="CAMT" w:date="2014-02-11T11:30:00Z"/>
        </w:rPr>
      </w:pPr>
      <w:r>
        <w:rPr>
          <w:sz w:val="24"/>
        </w:rPr>
        <w:t xml:space="preserve">- </w:t>
      </w:r>
      <w:del w:id="737" w:author="CAMT" w:date="2014-02-11T11:30:00Z">
        <w:r w:rsidDel="001D20EF">
          <w:rPr>
            <w:sz w:val="24"/>
          </w:rPr>
          <w:delText>Software Engineering document(SRS,test report,Design document)</w:delText>
        </w:r>
      </w:del>
      <w:ins w:id="738" w:author="CAMT" w:date="2014-02-11T11:30:00Z">
        <w:r w:rsidR="001D20EF">
          <w:rPr>
            <w:sz w:val="24"/>
          </w:rPr>
          <w:t>-</w:t>
        </w:r>
      </w:ins>
    </w:p>
    <w:p w14:paraId="3E73A281" w14:textId="77777777" w:rsidR="001D20EF" w:rsidRDefault="001D20EF" w:rsidP="001D20EF">
      <w:pPr>
        <w:ind w:firstLineChars="645" w:firstLine="1548"/>
        <w:rPr>
          <w:ins w:id="739" w:author="CAMT" w:date="2014-02-11T11:30:00Z"/>
          <w:iCs/>
          <w:szCs w:val="21"/>
        </w:rPr>
      </w:pPr>
      <w:ins w:id="740" w:author="CAMT" w:date="2014-02-11T11:30:00Z">
        <w:r>
          <w:rPr>
            <w:rFonts w:ascii="mbolMT" w:eastAsia="Times New Roman" w:hAnsi="mbolMT" w:cs="mbolMT"/>
            <w:sz w:val="24"/>
          </w:rPr>
          <w:t xml:space="preserve">• </w:t>
        </w:r>
        <w:r>
          <w:rPr>
            <w:rFonts w:hint="eastAsia"/>
            <w:iCs/>
            <w:szCs w:val="21"/>
          </w:rPr>
          <w:t>Project Proposal</w:t>
        </w:r>
      </w:ins>
    </w:p>
    <w:p w14:paraId="752E0866" w14:textId="77777777" w:rsidR="001D20EF" w:rsidRDefault="001D20EF" w:rsidP="001D20EF">
      <w:pPr>
        <w:ind w:firstLineChars="645" w:firstLine="1548"/>
        <w:rPr>
          <w:ins w:id="741" w:author="CAMT" w:date="2014-02-11T11:30:00Z"/>
          <w:iCs/>
          <w:szCs w:val="21"/>
        </w:rPr>
      </w:pPr>
      <w:ins w:id="742" w:author="CAMT" w:date="2014-02-11T11:30:00Z">
        <w:r>
          <w:rPr>
            <w:rFonts w:ascii="mbolMT" w:eastAsia="Times New Roman" w:hAnsi="mbolMT" w:cs="mbolMT"/>
            <w:sz w:val="24"/>
          </w:rPr>
          <w:t xml:space="preserve">• </w:t>
        </w:r>
        <w:r>
          <w:rPr>
            <w:rFonts w:hint="eastAsia"/>
            <w:iCs/>
            <w:szCs w:val="21"/>
          </w:rPr>
          <w:t>Project Plan</w:t>
        </w:r>
      </w:ins>
    </w:p>
    <w:p w14:paraId="02053395" w14:textId="77777777" w:rsidR="001D20EF" w:rsidRDefault="001D20EF" w:rsidP="001D20EF">
      <w:pPr>
        <w:ind w:firstLineChars="645" w:firstLine="1548"/>
        <w:rPr>
          <w:ins w:id="743" w:author="CAMT" w:date="2014-02-11T11:30:00Z"/>
          <w:iCs/>
          <w:szCs w:val="21"/>
        </w:rPr>
      </w:pPr>
      <w:ins w:id="744" w:author="CAMT" w:date="2014-02-11T11:30:00Z">
        <w:r>
          <w:rPr>
            <w:rFonts w:ascii="mbolMT" w:eastAsia="Times New Roman" w:hAnsi="mbolMT" w:cs="mbolMT"/>
            <w:sz w:val="24"/>
          </w:rPr>
          <w:t xml:space="preserve">• </w:t>
        </w:r>
        <w:r>
          <w:rPr>
            <w:rFonts w:hint="eastAsia"/>
            <w:iCs/>
            <w:szCs w:val="21"/>
          </w:rPr>
          <w:t>Software Requirement Specification</w:t>
        </w:r>
      </w:ins>
    </w:p>
    <w:p w14:paraId="1C989ECB" w14:textId="77777777" w:rsidR="001D20EF" w:rsidRDefault="001D20EF" w:rsidP="001D20EF">
      <w:pPr>
        <w:ind w:firstLineChars="645" w:firstLine="1548"/>
        <w:rPr>
          <w:ins w:id="745" w:author="CAMT" w:date="2014-02-11T11:30:00Z"/>
          <w:iCs/>
          <w:szCs w:val="21"/>
        </w:rPr>
      </w:pPr>
      <w:ins w:id="746" w:author="CAMT" w:date="2014-02-11T11:30:00Z">
        <w:r>
          <w:rPr>
            <w:rFonts w:ascii="mbolMT" w:eastAsia="Times New Roman" w:hAnsi="mbolMT" w:cs="mbolMT"/>
            <w:sz w:val="24"/>
          </w:rPr>
          <w:t xml:space="preserve">• </w:t>
        </w:r>
        <w:r>
          <w:rPr>
            <w:rFonts w:hint="eastAsia"/>
            <w:iCs/>
            <w:szCs w:val="21"/>
          </w:rPr>
          <w:t>Software Design Document</w:t>
        </w:r>
      </w:ins>
    </w:p>
    <w:p w14:paraId="2610860D" w14:textId="77777777" w:rsidR="001D20EF" w:rsidRDefault="001D20EF" w:rsidP="001D20EF">
      <w:pPr>
        <w:ind w:firstLineChars="645" w:firstLine="1548"/>
        <w:rPr>
          <w:ins w:id="747" w:author="CAMT" w:date="2014-02-11T11:30:00Z"/>
          <w:iCs/>
          <w:szCs w:val="21"/>
        </w:rPr>
      </w:pPr>
      <w:ins w:id="748" w:author="CAMT" w:date="2014-02-11T11:30:00Z">
        <w:r>
          <w:rPr>
            <w:rFonts w:ascii="mbolMT" w:eastAsia="Times New Roman" w:hAnsi="mbolMT" w:cs="mbolMT"/>
            <w:sz w:val="24"/>
          </w:rPr>
          <w:t xml:space="preserve">• </w:t>
        </w:r>
        <w:r>
          <w:rPr>
            <w:rFonts w:hint="eastAsia"/>
            <w:iCs/>
            <w:szCs w:val="21"/>
          </w:rPr>
          <w:t>Testing Documents</w:t>
        </w:r>
      </w:ins>
    </w:p>
    <w:p w14:paraId="62F362F5" w14:textId="77777777" w:rsidR="001D20EF" w:rsidRDefault="001D20EF" w:rsidP="001D20EF">
      <w:pPr>
        <w:ind w:firstLineChars="645" w:firstLine="1419"/>
        <w:rPr>
          <w:ins w:id="749" w:author="CAMT" w:date="2014-02-11T11:30:00Z"/>
          <w:iCs/>
          <w:szCs w:val="21"/>
        </w:rPr>
      </w:pPr>
      <w:ins w:id="750" w:author="CAMT" w:date="2014-02-11T11:30:00Z">
        <w:r>
          <w:rPr>
            <w:rFonts w:hint="eastAsia"/>
            <w:iCs/>
            <w:szCs w:val="21"/>
          </w:rPr>
          <w:t xml:space="preserve">      --</w:t>
        </w:r>
        <w:r>
          <w:rPr>
            <w:rFonts w:ascii="mbolMT" w:hAnsi="mbolMT" w:cs="mbolMT" w:hint="eastAsia"/>
            <w:sz w:val="24"/>
          </w:rPr>
          <w:t xml:space="preserve"> </w:t>
        </w:r>
        <w:r>
          <w:rPr>
            <w:rFonts w:hint="eastAsia"/>
            <w:iCs/>
            <w:szCs w:val="21"/>
          </w:rPr>
          <w:t>Test Plan</w:t>
        </w:r>
      </w:ins>
    </w:p>
    <w:p w14:paraId="2E2840B9" w14:textId="77777777" w:rsidR="001D20EF" w:rsidRDefault="001D20EF" w:rsidP="001D20EF">
      <w:pPr>
        <w:ind w:firstLineChars="645" w:firstLine="1419"/>
        <w:rPr>
          <w:ins w:id="751" w:author="CAMT" w:date="2014-02-11T11:30:00Z"/>
          <w:iCs/>
          <w:szCs w:val="21"/>
        </w:rPr>
      </w:pPr>
      <w:ins w:id="752" w:author="CAMT" w:date="2014-02-11T11:30:00Z">
        <w:r>
          <w:rPr>
            <w:rFonts w:hint="eastAsia"/>
            <w:iCs/>
            <w:szCs w:val="21"/>
          </w:rPr>
          <w:t xml:space="preserve">      -- Unit Test Document</w:t>
        </w:r>
      </w:ins>
    </w:p>
    <w:p w14:paraId="5947CC60" w14:textId="77777777" w:rsidR="001D20EF" w:rsidRDefault="001D20EF" w:rsidP="001D20EF">
      <w:pPr>
        <w:ind w:firstLineChars="645" w:firstLine="1419"/>
        <w:rPr>
          <w:ins w:id="753" w:author="CAMT" w:date="2014-02-11T11:30:00Z"/>
          <w:iCs/>
          <w:szCs w:val="21"/>
        </w:rPr>
      </w:pPr>
      <w:ins w:id="754" w:author="CAMT" w:date="2014-02-11T11:30:00Z">
        <w:r>
          <w:rPr>
            <w:rFonts w:hint="eastAsia"/>
            <w:iCs/>
            <w:szCs w:val="21"/>
          </w:rPr>
          <w:t xml:space="preserve">      -- System Test Document</w:t>
        </w:r>
      </w:ins>
    </w:p>
    <w:p w14:paraId="3278708B" w14:textId="77777777" w:rsidR="001D20EF" w:rsidRDefault="001D20EF" w:rsidP="001D20EF">
      <w:pPr>
        <w:ind w:firstLineChars="645" w:firstLine="1548"/>
        <w:rPr>
          <w:ins w:id="755" w:author="CAMT" w:date="2014-02-11T11:30:00Z"/>
          <w:iCs/>
          <w:szCs w:val="21"/>
        </w:rPr>
      </w:pPr>
      <w:ins w:id="756" w:author="CAMT" w:date="2014-02-11T11:30:00Z">
        <w:r>
          <w:rPr>
            <w:rFonts w:ascii="mbolMT" w:eastAsia="Times New Roman" w:hAnsi="mbolMT" w:cs="mbolMT"/>
            <w:sz w:val="24"/>
          </w:rPr>
          <w:t xml:space="preserve">• </w:t>
        </w:r>
        <w:r>
          <w:rPr>
            <w:rFonts w:hint="eastAsia"/>
            <w:iCs/>
            <w:szCs w:val="21"/>
          </w:rPr>
          <w:t>Traceability Record</w:t>
        </w:r>
      </w:ins>
    </w:p>
    <w:p w14:paraId="04369EB8" w14:textId="77777777" w:rsidR="001D20EF" w:rsidRDefault="001D20EF">
      <w:pPr>
        <w:widowControl w:val="0"/>
        <w:ind w:firstLine="720"/>
      </w:pPr>
    </w:p>
    <w:p w14:paraId="20FCACE8" w14:textId="77777777" w:rsidR="00016C03" w:rsidRDefault="00016C03">
      <w:pPr>
        <w:widowControl w:val="0"/>
        <w:ind w:firstLine="720"/>
      </w:pPr>
    </w:p>
    <w:p w14:paraId="1881F63B" w14:textId="77777777" w:rsidR="00016C03" w:rsidRDefault="00A17D56">
      <w:pPr>
        <w:widowControl w:val="0"/>
      </w:pPr>
      <w:r>
        <w:tab/>
      </w:r>
      <w:r>
        <w:rPr>
          <w:b/>
          <w:sz w:val="24"/>
        </w:rPr>
        <w:t>4.4.2 Limits</w:t>
      </w:r>
    </w:p>
    <w:p w14:paraId="4CD006E1" w14:textId="7BB3D99D" w:rsidR="00016C03" w:rsidRDefault="00A17D56">
      <w:pPr>
        <w:widowControl w:val="0"/>
      </w:pPr>
      <w:r>
        <w:rPr>
          <w:b/>
          <w:sz w:val="24"/>
        </w:rPr>
        <w:tab/>
      </w:r>
      <w:r>
        <w:rPr>
          <w:sz w:val="24"/>
        </w:rPr>
        <w:t xml:space="preserve">- Web application can run on Internet explorer, Mozilla </w:t>
      </w:r>
      <w:proofErr w:type="spellStart"/>
      <w:r>
        <w:rPr>
          <w:sz w:val="24"/>
        </w:rPr>
        <w:t>firefox</w:t>
      </w:r>
      <w:proofErr w:type="spellEnd"/>
      <w:r>
        <w:rPr>
          <w:sz w:val="24"/>
        </w:rPr>
        <w:t>, and google chrome</w:t>
      </w:r>
      <w:ins w:id="757" w:author="CAMT" w:date="2014-02-11T11:31:00Z">
        <w:r w:rsidR="001D20EF">
          <w:t xml:space="preserve"> only.</w:t>
        </w:r>
      </w:ins>
    </w:p>
    <w:p w14:paraId="63A4D096" w14:textId="71D4BF3C" w:rsidR="00016C03" w:rsidRDefault="00A17D56">
      <w:pPr>
        <w:widowControl w:val="0"/>
      </w:pPr>
      <w:r>
        <w:rPr>
          <w:b/>
          <w:sz w:val="24"/>
        </w:rPr>
        <w:tab/>
      </w:r>
      <w:r>
        <w:rPr>
          <w:sz w:val="24"/>
        </w:rPr>
        <w:t>- Mobile</w:t>
      </w:r>
      <w:ins w:id="758" w:author="CAMT" w:date="2014-02-11T11:31:00Z">
        <w:r w:rsidR="001D20EF">
          <w:rPr>
            <w:sz w:val="24"/>
          </w:rPr>
          <w:t xml:space="preserve"> devices </w:t>
        </w:r>
      </w:ins>
      <w:r>
        <w:rPr>
          <w:sz w:val="24"/>
        </w:rPr>
        <w:t>(</w:t>
      </w:r>
      <w:commentRangeStart w:id="759"/>
      <w:r>
        <w:rPr>
          <w:sz w:val="24"/>
        </w:rPr>
        <w:t>smart</w:t>
      </w:r>
      <w:del w:id="760" w:author="CAMT" w:date="2014-02-11T11:31:00Z">
        <w:r w:rsidDel="001D20EF">
          <w:rPr>
            <w:sz w:val="24"/>
          </w:rPr>
          <w:delText xml:space="preserve"> </w:delText>
        </w:r>
      </w:del>
      <w:r>
        <w:rPr>
          <w:sz w:val="24"/>
        </w:rPr>
        <w:t>phone</w:t>
      </w:r>
      <w:ins w:id="761" w:author="CAMT" w:date="2014-02-11T11:31:00Z">
        <w:r w:rsidR="001D20EF">
          <w:rPr>
            <w:sz w:val="24"/>
          </w:rPr>
          <w:t>s</w:t>
        </w:r>
      </w:ins>
      <w:commentRangeEnd w:id="759"/>
      <w:ins w:id="762" w:author="CAMT" w:date="2014-02-11T11:36:00Z">
        <w:r w:rsidR="008071AA">
          <w:rPr>
            <w:rStyle w:val="CommentReference"/>
            <w:rFonts w:cs="Cordia New"/>
          </w:rPr>
          <w:commentReference w:id="759"/>
        </w:r>
      </w:ins>
      <w:r>
        <w:rPr>
          <w:sz w:val="24"/>
        </w:rPr>
        <w:t xml:space="preserve">) </w:t>
      </w:r>
      <w:del w:id="763" w:author="CAMT" w:date="2014-02-11T11:31:00Z">
        <w:r w:rsidDel="001D20EF">
          <w:rPr>
            <w:sz w:val="24"/>
          </w:rPr>
          <w:delText xml:space="preserve">which </w:delText>
        </w:r>
      </w:del>
      <w:r>
        <w:rPr>
          <w:sz w:val="24"/>
        </w:rPr>
        <w:t xml:space="preserve">should </w:t>
      </w:r>
      <w:del w:id="764" w:author="CAMT" w:date="2014-02-11T11:31:00Z">
        <w:r w:rsidDel="001D20EF">
          <w:rPr>
            <w:sz w:val="24"/>
          </w:rPr>
          <w:delText xml:space="preserve"> </w:delText>
        </w:r>
      </w:del>
      <w:r>
        <w:rPr>
          <w:sz w:val="24"/>
        </w:rPr>
        <w:t xml:space="preserve">use </w:t>
      </w:r>
      <w:ins w:id="765" w:author="CAMT" w:date="2014-02-11T11:34:00Z">
        <w:r w:rsidR="008071AA">
          <w:rPr>
            <w:sz w:val="24"/>
          </w:rPr>
          <w:t xml:space="preserve">the </w:t>
        </w:r>
      </w:ins>
      <w:r>
        <w:rPr>
          <w:sz w:val="24"/>
        </w:rPr>
        <w:t>operating system iPhone 7.0</w:t>
      </w:r>
      <w:ins w:id="766" w:author="CAMT" w:date="2014-02-11T11:32:00Z">
        <w:r w:rsidR="008071AA">
          <w:rPr>
            <w:sz w:val="24"/>
          </w:rPr>
          <w:t xml:space="preserve"> or </w:t>
        </w:r>
      </w:ins>
      <w:ins w:id="767" w:author="CAMT" w:date="2014-02-11T11:34:00Z">
        <w:r w:rsidR="008071AA">
          <w:rPr>
            <w:sz w:val="24"/>
          </w:rPr>
          <w:t>newer versions.</w:t>
        </w:r>
      </w:ins>
      <w:r>
        <w:rPr>
          <w:sz w:val="24"/>
        </w:rPr>
        <w:t xml:space="preserve"> </w:t>
      </w:r>
    </w:p>
    <w:p w14:paraId="44E2E515" w14:textId="2358C1F6" w:rsidR="00016C03" w:rsidRDefault="00A17D56">
      <w:pPr>
        <w:widowControl w:val="0"/>
      </w:pPr>
      <w:r>
        <w:rPr>
          <w:sz w:val="24"/>
        </w:rPr>
        <w:tab/>
        <w:t xml:space="preserve"> </w:t>
      </w:r>
      <w:r>
        <w:rPr>
          <w:sz w:val="24"/>
        </w:rPr>
        <w:tab/>
        <w:t xml:space="preserve"> </w:t>
      </w:r>
      <w:commentRangeStart w:id="768"/>
      <w:del w:id="769" w:author="CAMT" w:date="2014-02-11T11:35:00Z">
        <w:r w:rsidDel="008071AA">
          <w:rPr>
            <w:sz w:val="24"/>
          </w:rPr>
          <w:delText>In order to run the application, if the device has older version it might support</w:delText>
        </w:r>
      </w:del>
      <w:commentRangeEnd w:id="768"/>
      <w:r w:rsidR="008071AA">
        <w:rPr>
          <w:rStyle w:val="CommentReference"/>
          <w:rFonts w:cs="Cordia New"/>
        </w:rPr>
        <w:commentReference w:id="768"/>
      </w:r>
    </w:p>
    <w:p w14:paraId="4F7B2142" w14:textId="7934BD44" w:rsidR="00016C03" w:rsidRDefault="00A17D56">
      <w:pPr>
        <w:widowControl w:val="0"/>
      </w:pPr>
      <w:r>
        <w:rPr>
          <w:sz w:val="24"/>
        </w:rPr>
        <w:tab/>
        <w:t>- Mobile</w:t>
      </w:r>
      <w:ins w:id="770" w:author="CAMT" w:date="2014-02-11T11:36:00Z">
        <w:r w:rsidR="008071AA">
          <w:rPr>
            <w:sz w:val="24"/>
          </w:rPr>
          <w:t xml:space="preserve"> devices </w:t>
        </w:r>
      </w:ins>
      <w:r>
        <w:rPr>
          <w:sz w:val="24"/>
        </w:rPr>
        <w:t>(smart</w:t>
      </w:r>
      <w:del w:id="771" w:author="CAMT" w:date="2014-02-11T11:36:00Z">
        <w:r w:rsidDel="008071AA">
          <w:rPr>
            <w:sz w:val="24"/>
          </w:rPr>
          <w:delText xml:space="preserve"> </w:delText>
        </w:r>
      </w:del>
      <w:r>
        <w:rPr>
          <w:sz w:val="24"/>
        </w:rPr>
        <w:t>phone</w:t>
      </w:r>
      <w:ins w:id="772" w:author="CAMT" w:date="2014-02-11T11:36:00Z">
        <w:r w:rsidR="008071AA">
          <w:rPr>
            <w:sz w:val="24"/>
          </w:rPr>
          <w:t>s</w:t>
        </w:r>
      </w:ins>
      <w:r>
        <w:rPr>
          <w:sz w:val="24"/>
        </w:rPr>
        <w:t xml:space="preserve">) </w:t>
      </w:r>
      <w:ins w:id="773" w:author="CAMT" w:date="2014-02-11T11:37:00Z">
        <w:r w:rsidR="008071AA">
          <w:rPr>
            <w:sz w:val="24"/>
          </w:rPr>
          <w:t xml:space="preserve">should </w:t>
        </w:r>
      </w:ins>
      <w:del w:id="774" w:author="CAMT" w:date="2014-02-11T11:37:00Z">
        <w:r w:rsidDel="008071AA">
          <w:rPr>
            <w:sz w:val="24"/>
          </w:rPr>
          <w:delText xml:space="preserve">which  use must </w:delText>
        </w:r>
      </w:del>
      <w:r>
        <w:rPr>
          <w:sz w:val="24"/>
        </w:rPr>
        <w:t>support Edge,</w:t>
      </w:r>
      <w:ins w:id="775" w:author="CAMT" w:date="2014-02-11T11:37:00Z">
        <w:r w:rsidR="008071AA">
          <w:rPr>
            <w:sz w:val="24"/>
          </w:rPr>
          <w:t xml:space="preserve"> </w:t>
        </w:r>
      </w:ins>
      <w:proofErr w:type="spellStart"/>
      <w:r>
        <w:rPr>
          <w:sz w:val="24"/>
        </w:rPr>
        <w:t>Wifi</w:t>
      </w:r>
      <w:proofErr w:type="spellEnd"/>
      <w:r>
        <w:rPr>
          <w:sz w:val="24"/>
        </w:rPr>
        <w:t xml:space="preserve"> and 3G</w:t>
      </w:r>
      <w:ins w:id="776" w:author="CAMT" w:date="2014-02-11T11:37:00Z">
        <w:r w:rsidR="008071AA">
          <w:t>.</w:t>
        </w:r>
      </w:ins>
    </w:p>
    <w:p w14:paraId="41B7B785" w14:textId="135A9C88" w:rsidR="00016C03" w:rsidRDefault="00A17D56">
      <w:pPr>
        <w:widowControl w:val="0"/>
      </w:pPr>
      <w:r>
        <w:rPr>
          <w:sz w:val="24"/>
        </w:rPr>
        <w:tab/>
        <w:t xml:space="preserve">- </w:t>
      </w:r>
      <w:commentRangeStart w:id="777"/>
      <w:ins w:id="778" w:author="CAMT" w:date="2014-02-11T11:37:00Z">
        <w:r w:rsidR="008071AA">
          <w:rPr>
            <w:sz w:val="24"/>
          </w:rPr>
          <w:t>Internet connection is required</w:t>
        </w:r>
      </w:ins>
      <w:commentRangeEnd w:id="777"/>
      <w:ins w:id="779" w:author="CAMT" w:date="2014-02-11T11:39:00Z">
        <w:r w:rsidR="008071AA">
          <w:rPr>
            <w:rStyle w:val="CommentReference"/>
            <w:rFonts w:cs="Cordia New"/>
          </w:rPr>
          <w:commentReference w:id="777"/>
        </w:r>
      </w:ins>
      <w:ins w:id="780" w:author="CAMT" w:date="2014-02-11T11:38:00Z">
        <w:r w:rsidR="008071AA">
          <w:rPr>
            <w:sz w:val="24"/>
          </w:rPr>
          <w:t>.</w:t>
        </w:r>
      </w:ins>
      <w:del w:id="781" w:author="CAMT" w:date="2014-02-11T11:38:00Z">
        <w:r w:rsidDel="008071AA">
          <w:rPr>
            <w:sz w:val="24"/>
          </w:rPr>
          <w:delText>Internet access for mobile , website and web service</w:delText>
        </w:r>
      </w:del>
    </w:p>
    <w:p w14:paraId="40083B4A" w14:textId="77777777" w:rsidR="00016C03" w:rsidRDefault="00A17D56">
      <w:pPr>
        <w:widowControl w:val="0"/>
      </w:pPr>
      <w:r>
        <w:rPr>
          <w:sz w:val="24"/>
        </w:rPr>
        <w:tab/>
      </w:r>
      <w:r>
        <w:rPr>
          <w:sz w:val="24"/>
        </w:rPr>
        <w:tab/>
      </w:r>
      <w:commentRangeStart w:id="782"/>
      <w:r>
        <w:rPr>
          <w:sz w:val="24"/>
        </w:rPr>
        <w:t>Without Internet Access, user can receive the message from clinic.</w:t>
      </w:r>
    </w:p>
    <w:p w14:paraId="16D754C9" w14:textId="77777777" w:rsidR="00016C03" w:rsidRDefault="00A17D56">
      <w:pPr>
        <w:widowControl w:val="0"/>
      </w:pPr>
      <w:r>
        <w:rPr>
          <w:sz w:val="24"/>
        </w:rPr>
        <w:tab/>
      </w:r>
      <w:r>
        <w:rPr>
          <w:sz w:val="24"/>
        </w:rPr>
        <w:tab/>
        <w:t>*(message contain the appointment information)</w:t>
      </w:r>
      <w:commentRangeEnd w:id="782"/>
      <w:r w:rsidR="008071AA">
        <w:rPr>
          <w:rStyle w:val="CommentReference"/>
          <w:rFonts w:cs="Cordia New"/>
        </w:rPr>
        <w:commentReference w:id="782"/>
      </w:r>
    </w:p>
    <w:p w14:paraId="5DDC60C2" w14:textId="77777777" w:rsidR="00016C03" w:rsidRDefault="00016C03">
      <w:pPr>
        <w:widowControl w:val="0"/>
        <w:ind w:firstLine="720"/>
      </w:pPr>
    </w:p>
    <w:p w14:paraId="6A78E617" w14:textId="77777777" w:rsidR="00016C03" w:rsidRDefault="00016C03">
      <w:pPr>
        <w:widowControl w:val="0"/>
        <w:ind w:firstLine="720"/>
      </w:pPr>
    </w:p>
    <w:p w14:paraId="3B1FE49C" w14:textId="77777777" w:rsidR="00016C03" w:rsidRDefault="00A17D56">
      <w:pPr>
        <w:widowControl w:val="0"/>
      </w:pPr>
      <w:r>
        <w:rPr>
          <w:b/>
          <w:sz w:val="24"/>
        </w:rPr>
        <w:t>4.5 Future work</w:t>
      </w:r>
    </w:p>
    <w:p w14:paraId="51920FDC" w14:textId="77777777" w:rsidR="00016C03" w:rsidRDefault="00A17D56">
      <w:pPr>
        <w:widowControl w:val="0"/>
      </w:pPr>
      <w:r>
        <w:rPr>
          <w:sz w:val="24"/>
        </w:rPr>
        <w:tab/>
        <w:t xml:space="preserve">- Available on </w:t>
      </w:r>
      <w:commentRangeStart w:id="783"/>
      <w:r>
        <w:rPr>
          <w:sz w:val="24"/>
        </w:rPr>
        <w:t>every operating system platform</w:t>
      </w:r>
      <w:commentRangeEnd w:id="783"/>
      <w:r w:rsidR="00773959">
        <w:rPr>
          <w:rStyle w:val="CommentReference"/>
          <w:rFonts w:cs="Cordia New"/>
        </w:rPr>
        <w:commentReference w:id="783"/>
      </w:r>
    </w:p>
    <w:p w14:paraId="6B7746EE" w14:textId="586524D5" w:rsidR="00016C03" w:rsidRDefault="00A17D56">
      <w:pPr>
        <w:widowControl w:val="0"/>
        <w:ind w:firstLine="720"/>
      </w:pPr>
      <w:r>
        <w:rPr>
          <w:sz w:val="24"/>
        </w:rPr>
        <w:t xml:space="preserve">- Use other </w:t>
      </w:r>
      <w:del w:id="784" w:author="CAMT" w:date="2014-02-11T10:53:00Z">
        <w:r w:rsidDel="00773959">
          <w:rPr>
            <w:sz w:val="24"/>
          </w:rPr>
          <w:delText xml:space="preserve">technology </w:delText>
        </w:r>
      </w:del>
      <w:ins w:id="785" w:author="CAMT" w:date="2014-02-11T10:53:00Z">
        <w:r w:rsidR="00773959">
          <w:rPr>
            <w:sz w:val="24"/>
          </w:rPr>
          <w:t xml:space="preserve">technologies </w:t>
        </w:r>
      </w:ins>
      <w:r>
        <w:rPr>
          <w:sz w:val="24"/>
        </w:rPr>
        <w:t xml:space="preserve">to </w:t>
      </w:r>
      <w:commentRangeStart w:id="786"/>
      <w:r>
        <w:rPr>
          <w:sz w:val="24"/>
        </w:rPr>
        <w:t>make a comfortable to user such as RFID</w:t>
      </w:r>
      <w:commentRangeEnd w:id="786"/>
      <w:r w:rsidR="00773959">
        <w:rPr>
          <w:rStyle w:val="CommentReference"/>
          <w:rFonts w:cs="Cordia New"/>
        </w:rPr>
        <w:commentReference w:id="786"/>
      </w:r>
      <w:r>
        <w:rPr>
          <w:sz w:val="24"/>
        </w:rPr>
        <w:t xml:space="preserve">, </w:t>
      </w:r>
    </w:p>
    <w:p w14:paraId="59E91AC3" w14:textId="77777777" w:rsidR="00016C03" w:rsidRDefault="00016C03">
      <w:pPr>
        <w:widowControl w:val="0"/>
        <w:ind w:firstLine="720"/>
      </w:pPr>
    </w:p>
    <w:p w14:paraId="5EB47FE2" w14:textId="77777777" w:rsidR="00016C03" w:rsidRDefault="00016C03">
      <w:pPr>
        <w:widowControl w:val="0"/>
        <w:ind w:firstLine="720"/>
      </w:pPr>
    </w:p>
    <w:p w14:paraId="4D9AE129" w14:textId="77777777" w:rsidR="00016C03" w:rsidRDefault="00016C03">
      <w:pPr>
        <w:widowControl w:val="0"/>
        <w:ind w:firstLine="720"/>
      </w:pPr>
    </w:p>
    <w:p w14:paraId="49BCB67D" w14:textId="77777777" w:rsidR="00016C03" w:rsidRDefault="00016C03">
      <w:pPr>
        <w:widowControl w:val="0"/>
        <w:ind w:firstLine="720"/>
      </w:pPr>
    </w:p>
    <w:p w14:paraId="67B1B605" w14:textId="77777777" w:rsidR="00016C03" w:rsidRDefault="00016C03">
      <w:pPr>
        <w:widowControl w:val="0"/>
        <w:ind w:firstLine="720"/>
      </w:pPr>
    </w:p>
    <w:p w14:paraId="27A0CB23" w14:textId="77777777" w:rsidR="00016C03" w:rsidRDefault="00016C03">
      <w:pPr>
        <w:widowControl w:val="0"/>
      </w:pPr>
    </w:p>
    <w:p w14:paraId="5E9DD814" w14:textId="77777777" w:rsidR="00016C03" w:rsidRDefault="00016C03">
      <w:pPr>
        <w:widowControl w:val="0"/>
      </w:pPr>
    </w:p>
    <w:p w14:paraId="6877535A" w14:textId="77777777" w:rsidR="00016C03" w:rsidRDefault="00016C03">
      <w:pPr>
        <w:widowControl w:val="0"/>
      </w:pPr>
    </w:p>
    <w:p w14:paraId="44C5869A" w14:textId="77777777" w:rsidR="00016C03" w:rsidRDefault="00016C03">
      <w:pPr>
        <w:widowControl w:val="0"/>
      </w:pPr>
    </w:p>
    <w:p w14:paraId="68C992CA" w14:textId="77777777" w:rsidR="00016C03" w:rsidRDefault="00016C03">
      <w:pPr>
        <w:widowControl w:val="0"/>
      </w:pPr>
    </w:p>
    <w:p w14:paraId="18114F37" w14:textId="77777777" w:rsidR="00016C03" w:rsidRDefault="00016C03">
      <w:pPr>
        <w:widowControl w:val="0"/>
      </w:pPr>
    </w:p>
    <w:p w14:paraId="6B189FCF" w14:textId="77777777" w:rsidR="00016C03" w:rsidRDefault="00016C03">
      <w:pPr>
        <w:widowControl w:val="0"/>
      </w:pPr>
    </w:p>
    <w:p w14:paraId="2AB7B632" w14:textId="77777777" w:rsidR="00016C03" w:rsidRDefault="00016C03">
      <w:pPr>
        <w:widowControl w:val="0"/>
      </w:pPr>
    </w:p>
    <w:p w14:paraId="64D56884" w14:textId="77777777" w:rsidR="00016C03" w:rsidRDefault="00016C03">
      <w:pPr>
        <w:widowControl w:val="0"/>
      </w:pPr>
    </w:p>
    <w:p w14:paraId="6A176D50" w14:textId="77777777" w:rsidR="00016C03" w:rsidRDefault="00A17D56">
      <w:pPr>
        <w:widowControl w:val="0"/>
      </w:pPr>
      <w:commentRangeStart w:id="787"/>
      <w:r>
        <w:rPr>
          <w:b/>
          <w:sz w:val="24"/>
        </w:rPr>
        <w:t>4.6 Schedule and Milestone</w:t>
      </w:r>
      <w:commentRangeEnd w:id="787"/>
      <w:r w:rsidR="0001321A">
        <w:rPr>
          <w:rStyle w:val="CommentReference"/>
          <w:rFonts w:cs="Cordia New"/>
        </w:rPr>
        <w:commentReference w:id="787"/>
      </w:r>
    </w:p>
    <w:p w14:paraId="1FC97C58" w14:textId="6CC326D5" w:rsidR="00016C03" w:rsidRDefault="00A17D56">
      <w:pPr>
        <w:widowControl w:val="0"/>
        <w:rPr>
          <w:ins w:id="788" w:author="CAMT" w:date="2014-02-11T11:44:00Z"/>
        </w:rPr>
      </w:pPr>
      <w:r>
        <w:rPr>
          <w:sz w:val="24"/>
        </w:rPr>
        <w:tab/>
        <w:t xml:space="preserve">This section </w:t>
      </w:r>
      <w:del w:id="789" w:author="CAMT" w:date="2014-02-11T11:40:00Z">
        <w:r w:rsidDel="00B71CA6">
          <w:rPr>
            <w:sz w:val="24"/>
          </w:rPr>
          <w:delText xml:space="preserve">is </w:delText>
        </w:r>
      </w:del>
      <w:ins w:id="790" w:author="CAMT" w:date="2014-02-11T11:40:00Z">
        <w:r w:rsidR="00B71CA6">
          <w:rPr>
            <w:sz w:val="24"/>
          </w:rPr>
          <w:t xml:space="preserve">presents the </w:t>
        </w:r>
      </w:ins>
      <w:r>
        <w:rPr>
          <w:sz w:val="24"/>
        </w:rPr>
        <w:t>schedule and milestone</w:t>
      </w:r>
      <w:ins w:id="791" w:author="CAMT" w:date="2014-02-11T11:40:00Z">
        <w:r w:rsidR="00B71CA6">
          <w:rPr>
            <w:sz w:val="24"/>
          </w:rPr>
          <w:t>s</w:t>
        </w:r>
      </w:ins>
      <w:r>
        <w:rPr>
          <w:sz w:val="24"/>
        </w:rPr>
        <w:t xml:space="preserve"> that cover all </w:t>
      </w:r>
      <w:ins w:id="792" w:author="CAMT" w:date="2014-02-11T11:41:00Z">
        <w:r w:rsidR="00B71CA6">
          <w:rPr>
            <w:sz w:val="24"/>
          </w:rPr>
          <w:t xml:space="preserve">the activities </w:t>
        </w:r>
      </w:ins>
      <w:del w:id="793" w:author="CAMT" w:date="2014-02-11T11:41:00Z">
        <w:r w:rsidDel="00B71CA6">
          <w:rPr>
            <w:sz w:val="24"/>
          </w:rPr>
          <w:delText xml:space="preserve">several activity </w:delText>
        </w:r>
      </w:del>
      <w:r>
        <w:rPr>
          <w:sz w:val="24"/>
        </w:rPr>
        <w:t xml:space="preserve">to be undertaken in the project. </w:t>
      </w:r>
      <w:ins w:id="794" w:author="CAMT" w:date="2014-02-11T11:41:00Z">
        <w:r w:rsidR="00B71CA6">
          <w:rPr>
            <w:sz w:val="24"/>
          </w:rPr>
          <w:t>According to the current plan</w:t>
        </w:r>
      </w:ins>
      <w:del w:id="795" w:author="CAMT" w:date="2014-02-11T11:41:00Z">
        <w:r w:rsidDel="00B71CA6">
          <w:rPr>
            <w:sz w:val="24"/>
          </w:rPr>
          <w:delText xml:space="preserve">In the plan </w:delText>
        </w:r>
      </w:del>
      <w:r>
        <w:rPr>
          <w:sz w:val="24"/>
        </w:rPr>
        <w:t>, the project will be complete</w:t>
      </w:r>
      <w:ins w:id="796" w:author="CAMT" w:date="2014-02-11T11:41:00Z">
        <w:r w:rsidR="00B71CA6">
          <w:rPr>
            <w:sz w:val="24"/>
          </w:rPr>
          <w:t>d</w:t>
        </w:r>
      </w:ins>
      <w:r>
        <w:rPr>
          <w:sz w:val="24"/>
        </w:rPr>
        <w:t xml:space="preserve"> by September, 2014</w:t>
      </w:r>
      <w:ins w:id="797" w:author="CAMT" w:date="2014-02-11T11:41:00Z">
        <w:r w:rsidR="00B71CA6">
          <w:rPr>
            <w:sz w:val="24"/>
          </w:rPr>
          <w:t>.</w:t>
        </w:r>
      </w:ins>
      <w:r>
        <w:rPr>
          <w:sz w:val="24"/>
        </w:rPr>
        <w:t xml:space="preserve"> </w:t>
      </w:r>
      <w:commentRangeStart w:id="798"/>
      <w:proofErr w:type="gramStart"/>
      <w:r>
        <w:rPr>
          <w:sz w:val="24"/>
        </w:rPr>
        <w:t>and</w:t>
      </w:r>
      <w:proofErr w:type="gramEnd"/>
      <w:r>
        <w:rPr>
          <w:sz w:val="24"/>
        </w:rPr>
        <w:t xml:space="preserve"> a detail work plan with the details of each activity listed below will be prepared at the beginning of the project.</w:t>
      </w:r>
      <w:commentRangeEnd w:id="798"/>
      <w:r w:rsidR="0001321A">
        <w:rPr>
          <w:rStyle w:val="CommentReference"/>
          <w:rFonts w:cs="Cordia New"/>
        </w:rPr>
        <w:commentReference w:id="798"/>
      </w:r>
      <w:r>
        <w:rPr>
          <w:sz w:val="24"/>
        </w:rPr>
        <w:t xml:space="preserve"> </w:t>
      </w:r>
      <w:del w:id="799" w:author="CAMT" w:date="2014-02-11T11:43:00Z">
        <w:r w:rsidDel="0001321A">
          <w:rPr>
            <w:sz w:val="24"/>
          </w:rPr>
          <w:delText>To reach this goal, We will follow the schedule that we plan</w:delText>
        </w:r>
      </w:del>
    </w:p>
    <w:p w14:paraId="15B5B5C3" w14:textId="77777777" w:rsidR="0001321A" w:rsidRDefault="0001321A">
      <w:pPr>
        <w:widowControl w:val="0"/>
        <w:rPr>
          <w:ins w:id="800" w:author="CAMT" w:date="2014-02-11T11:44:00Z"/>
        </w:rPr>
      </w:pPr>
    </w:p>
    <w:p w14:paraId="770AC165" w14:textId="77777777" w:rsidR="0001321A" w:rsidRDefault="0001321A">
      <w:pPr>
        <w:widowControl w:val="0"/>
      </w:pPr>
    </w:p>
    <w:p w14:paraId="0FB3ED20" w14:textId="77777777" w:rsidR="00016C03" w:rsidRDefault="00A17D56">
      <w:pPr>
        <w:widowControl w:val="0"/>
      </w:pPr>
      <w:r>
        <w:rPr>
          <w:noProof/>
        </w:rPr>
        <w:lastRenderedPageBreak/>
        <w:drawing>
          <wp:inline distT="114300" distB="114300" distL="114300" distR="114300" wp14:anchorId="6D4992B6" wp14:editId="3A8E3C50">
            <wp:extent cx="6591300" cy="691515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6591300" cy="6915150"/>
                    </a:xfrm>
                    <a:prstGeom prst="rect">
                      <a:avLst/>
                    </a:prstGeom>
                    <a:ln>
                      <a:solidFill>
                        <a:srgbClr val="000000"/>
                      </a:solidFill>
                      <a:prstDash val="solid"/>
                    </a:ln>
                  </pic:spPr>
                </pic:pic>
              </a:graphicData>
            </a:graphic>
          </wp:inline>
        </w:drawing>
      </w:r>
      <w:r>
        <w:rPr>
          <w:b/>
          <w:sz w:val="36"/>
        </w:rPr>
        <w:t xml:space="preserve">Chapter </w:t>
      </w:r>
      <w:proofErr w:type="gramStart"/>
      <w:r>
        <w:rPr>
          <w:b/>
          <w:sz w:val="36"/>
        </w:rPr>
        <w:t>five :</w:t>
      </w:r>
      <w:proofErr w:type="gramEnd"/>
      <w:r>
        <w:rPr>
          <w:b/>
          <w:sz w:val="36"/>
        </w:rPr>
        <w:t xml:space="preserve"> References</w:t>
      </w:r>
    </w:p>
    <w:p w14:paraId="049C9E19" w14:textId="77777777" w:rsidR="00016C03" w:rsidRDefault="00A17D56">
      <w:pPr>
        <w:widowControl w:val="0"/>
      </w:pPr>
      <w:r>
        <w:rPr>
          <w:sz w:val="24"/>
        </w:rPr>
        <w:t xml:space="preserve">[1] </w:t>
      </w:r>
      <w:hyperlink r:id="rId35">
        <w:r>
          <w:rPr>
            <w:color w:val="1155CC"/>
            <w:sz w:val="24"/>
            <w:u w:val="single"/>
          </w:rPr>
          <w:t>http://searchengineland.com/what-is-a-qr-code-and-why-do-you-need-one-27588</w:t>
        </w:r>
      </w:hyperlink>
    </w:p>
    <w:p w14:paraId="0769E4C6" w14:textId="77777777" w:rsidR="00016C03" w:rsidRDefault="00A17D56">
      <w:pPr>
        <w:widowControl w:val="0"/>
      </w:pPr>
      <w:r>
        <w:rPr>
          <w:sz w:val="24"/>
        </w:rPr>
        <w:t xml:space="preserve">[2] </w:t>
      </w:r>
      <w:hyperlink r:id="rId36">
        <w:r>
          <w:rPr>
            <w:color w:val="1155CC"/>
            <w:sz w:val="24"/>
            <w:u w:val="single"/>
          </w:rPr>
          <w:t>http://larsjung.de/qrcode/</w:t>
        </w:r>
      </w:hyperlink>
    </w:p>
    <w:p w14:paraId="047A428B" w14:textId="77777777" w:rsidR="00016C03" w:rsidRDefault="00A17D56">
      <w:pPr>
        <w:widowControl w:val="0"/>
      </w:pPr>
      <w:r>
        <w:rPr>
          <w:sz w:val="24"/>
        </w:rPr>
        <w:t xml:space="preserve">[3] </w:t>
      </w:r>
      <w:hyperlink r:id="rId37">
        <w:r>
          <w:rPr>
            <w:color w:val="1155CC"/>
            <w:sz w:val="24"/>
            <w:u w:val="single"/>
          </w:rPr>
          <w:t>http://phonegap.com/about/features</w:t>
        </w:r>
      </w:hyperlink>
    </w:p>
    <w:p w14:paraId="61579454" w14:textId="77777777" w:rsidR="00016C03" w:rsidRDefault="00A17D56">
      <w:pPr>
        <w:widowControl w:val="0"/>
      </w:pPr>
      <w:r>
        <w:rPr>
          <w:sz w:val="24"/>
        </w:rPr>
        <w:t>[4] http://</w:t>
      </w:r>
      <w:hyperlink r:id="rId38">
        <w:r>
          <w:rPr>
            <w:sz w:val="24"/>
          </w:rPr>
          <w:t>sqlite.org/</w:t>
        </w:r>
        <w:r>
          <w:rPr>
            <w:sz w:val="24"/>
            <w:szCs w:val="24"/>
            <w:cs/>
          </w:rPr>
          <w:t>‎</w:t>
        </w:r>
      </w:hyperlink>
    </w:p>
    <w:p w14:paraId="77E23F71" w14:textId="77777777" w:rsidR="00016C03" w:rsidRDefault="00A17D56">
      <w:pPr>
        <w:widowControl w:val="0"/>
      </w:pPr>
      <w:r>
        <w:rPr>
          <w:sz w:val="24"/>
        </w:rPr>
        <w:t xml:space="preserve">[5] </w:t>
      </w:r>
      <w:hyperlink r:id="rId39">
        <w:r>
          <w:rPr>
            <w:color w:val="1155CC"/>
            <w:sz w:val="24"/>
            <w:u w:val="single"/>
          </w:rPr>
          <w:t>http://dev.mysql.com/doc/refman/4.1/en/what-is-mysql.html</w:t>
        </w:r>
      </w:hyperlink>
    </w:p>
    <w:p w14:paraId="3DA8C597" w14:textId="77777777" w:rsidR="00016C03" w:rsidRDefault="00A17D56">
      <w:pPr>
        <w:widowControl w:val="0"/>
      </w:pPr>
      <w:r>
        <w:rPr>
          <w:sz w:val="24"/>
        </w:rPr>
        <w:lastRenderedPageBreak/>
        <w:t xml:space="preserve">[6] </w:t>
      </w:r>
      <w:hyperlink r:id="rId40">
        <w:r>
          <w:rPr>
            <w:color w:val="1155CC"/>
            <w:sz w:val="24"/>
            <w:u w:val="single"/>
          </w:rPr>
          <w:t>http://www.atimedesign.com/webdesign/%E0%B8%A7%E0%B8%87%E0%B8%81%E0%B8%B2%E0%B8%A3%E0%B8%AA%E0%B8%A1%E0%B8%B2%E0%B8%A3%E0%B9%8C%E0%B8%97%E0%B9%82%E0%B8%9F%E0%B8%99%E0%B9%84%E0%B8%97%E0%B8%A2%E0%B8%81%E0%B8%B1%E0%B8%9A%E0%B9%80%E0%B8%A7/</w:t>
        </w:r>
      </w:hyperlink>
    </w:p>
    <w:p w14:paraId="0EB10F4B" w14:textId="77777777" w:rsidR="00016C03" w:rsidRDefault="00A17D56">
      <w:pPr>
        <w:widowControl w:val="0"/>
      </w:pPr>
      <w:r>
        <w:rPr>
          <w:sz w:val="24"/>
        </w:rPr>
        <w:t xml:space="preserve">[7] </w:t>
      </w:r>
      <w:hyperlink r:id="rId41">
        <w:r>
          <w:rPr>
            <w:color w:val="1155CC"/>
            <w:sz w:val="24"/>
            <w:u w:val="single"/>
          </w:rPr>
          <w:t>http://thumbsup.in.th/2013/04/increase-mobile-users-push-web-responsive-design/</w:t>
        </w:r>
      </w:hyperlink>
    </w:p>
    <w:p w14:paraId="39A47721" w14:textId="77777777" w:rsidR="00016C03" w:rsidRDefault="00016C03">
      <w:pPr>
        <w:widowControl w:val="0"/>
      </w:pPr>
    </w:p>
    <w:p w14:paraId="757B0061" w14:textId="77777777" w:rsidR="00016C03" w:rsidRDefault="00016C03">
      <w:pPr>
        <w:widowControl w:val="0"/>
      </w:pPr>
    </w:p>
    <w:p w14:paraId="0ACA8FD0" w14:textId="77777777" w:rsidR="00016C03" w:rsidRDefault="00016C03">
      <w:pPr>
        <w:widowControl w:val="0"/>
      </w:pPr>
    </w:p>
    <w:p w14:paraId="17FBDABC" w14:textId="77777777" w:rsidR="00016C03" w:rsidRDefault="00016C03">
      <w:pPr>
        <w:widowControl w:val="0"/>
        <w:ind w:firstLine="720"/>
      </w:pPr>
    </w:p>
    <w:p w14:paraId="34030C4E" w14:textId="77777777" w:rsidR="00016C03" w:rsidRDefault="00016C03">
      <w:pPr>
        <w:widowControl w:val="0"/>
        <w:ind w:firstLine="720"/>
      </w:pPr>
    </w:p>
    <w:p w14:paraId="73FBD40A" w14:textId="77777777" w:rsidR="00016C03" w:rsidRDefault="00016C03">
      <w:pPr>
        <w:widowControl w:val="0"/>
        <w:ind w:firstLine="720"/>
      </w:pPr>
    </w:p>
    <w:p w14:paraId="1F027D52" w14:textId="77777777" w:rsidR="00016C03" w:rsidRDefault="00016C03">
      <w:pPr>
        <w:widowControl w:val="0"/>
        <w:ind w:firstLine="720"/>
      </w:pPr>
    </w:p>
    <w:p w14:paraId="3D8E65AA" w14:textId="77777777" w:rsidR="00016C03" w:rsidRDefault="00016C03">
      <w:pPr>
        <w:widowControl w:val="0"/>
      </w:pPr>
    </w:p>
    <w:p w14:paraId="1ADF116A" w14:textId="77777777" w:rsidR="00016C03" w:rsidRDefault="00016C03">
      <w:pPr>
        <w:widowControl w:val="0"/>
      </w:pPr>
    </w:p>
    <w:p w14:paraId="7AABBD23" w14:textId="77777777" w:rsidR="00016C03" w:rsidRDefault="00A17D56">
      <w:pPr>
        <w:widowControl w:val="0"/>
      </w:pPr>
      <w:r>
        <w:t xml:space="preserve"> </w:t>
      </w:r>
    </w:p>
    <w:p w14:paraId="2983D94F" w14:textId="77777777" w:rsidR="00016C03" w:rsidRDefault="00016C03">
      <w:pPr>
        <w:widowControl w:val="0"/>
      </w:pPr>
    </w:p>
    <w:sectPr w:rsidR="00016C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MT" w:date="2014-02-11T11:46:00Z" w:initials="C">
    <w:p w14:paraId="2CBAD4EB" w14:textId="5CD0D565" w:rsidR="00B873FB" w:rsidRDefault="00B873FB">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32CC25BF" w14:textId="77777777" w:rsidR="00B873FB" w:rsidRDefault="00B873FB">
      <w:pPr>
        <w:pStyle w:val="CommentText"/>
      </w:pPr>
    </w:p>
    <w:p w14:paraId="529768B2" w14:textId="0E2E065E" w:rsidR="00B873FB" w:rsidRDefault="00B873FB">
      <w:pPr>
        <w:pStyle w:val="CommentText"/>
      </w:pPr>
      <w:r>
        <w:t xml:space="preserve">General comments: </w:t>
      </w:r>
    </w:p>
    <w:p w14:paraId="159848D0" w14:textId="78E5ECE0" w:rsidR="00B873FB" w:rsidRDefault="00B873FB" w:rsidP="0001321A">
      <w:pPr>
        <w:pStyle w:val="CommentText"/>
        <w:numPr>
          <w:ilvl w:val="0"/>
          <w:numId w:val="1"/>
        </w:numPr>
      </w:pPr>
      <w:r>
        <w:t>Add a cover page and a document history page.</w:t>
      </w:r>
    </w:p>
    <w:p w14:paraId="039B3211" w14:textId="584A4C5F" w:rsidR="00B873FB" w:rsidRDefault="00B873FB" w:rsidP="0001321A">
      <w:pPr>
        <w:pStyle w:val="CommentText"/>
        <w:numPr>
          <w:ilvl w:val="0"/>
          <w:numId w:val="1"/>
        </w:numPr>
      </w:pPr>
      <w:r>
        <w:t>Start formatting the document. E.g. fonts, spacing, etc. Make the document easier to read.</w:t>
      </w:r>
    </w:p>
    <w:p w14:paraId="56D9FBBC" w14:textId="45C2E42D" w:rsidR="00B873FB" w:rsidRDefault="00B873FB" w:rsidP="0001321A">
      <w:pPr>
        <w:pStyle w:val="CommentText"/>
        <w:numPr>
          <w:ilvl w:val="0"/>
          <w:numId w:val="1"/>
        </w:numPr>
      </w:pPr>
      <w:r>
        <w:t xml:space="preserve">Improve writing and check errors. </w:t>
      </w:r>
    </w:p>
  </w:comment>
  <w:comment w:id="98" w:author="CAMT" w:date="2014-02-19T13:57:00Z" w:initials="C">
    <w:p w14:paraId="4EC3006A" w14:textId="496A0C33" w:rsidR="00B873FB" w:rsidRDefault="00B873FB">
      <w:pPr>
        <w:pStyle w:val="CommentText"/>
      </w:pPr>
      <w:r>
        <w:rPr>
          <w:rStyle w:val="CommentReference"/>
        </w:rPr>
        <w:annotationRef/>
      </w:r>
      <w:r>
        <w:t>Information about dental care? Or information about dental clinic?</w:t>
      </w:r>
    </w:p>
  </w:comment>
  <w:comment w:id="107" w:author="CAMT" w:date="2014-02-19T13:59:00Z" w:initials="C">
    <w:p w14:paraId="23E3AD59" w14:textId="29D1A118" w:rsidR="00B873FB" w:rsidRDefault="00B873FB">
      <w:pPr>
        <w:pStyle w:val="CommentText"/>
      </w:pPr>
      <w:r>
        <w:rPr>
          <w:rStyle w:val="CommentReference"/>
        </w:rPr>
        <w:annotationRef/>
      </w:r>
      <w:r>
        <w:t>What does it mean?</w:t>
      </w:r>
    </w:p>
  </w:comment>
  <w:comment w:id="158" w:author="CAMT" w:date="2014-02-19T14:34:00Z" w:initials="C">
    <w:p w14:paraId="3878AA77" w14:textId="224ADB69" w:rsidR="00B873FB" w:rsidRDefault="00B873FB">
      <w:pPr>
        <w:pStyle w:val="CommentText"/>
      </w:pPr>
      <w:r>
        <w:rPr>
          <w:rStyle w:val="CommentReference"/>
        </w:rPr>
        <w:annotationRef/>
      </w:r>
      <w:r>
        <w:t xml:space="preserve">May or may not? </w:t>
      </w:r>
    </w:p>
  </w:comment>
  <w:comment w:id="172" w:author="CAMT" w:date="2014-02-19T15:00:00Z" w:initials="C">
    <w:p w14:paraId="6BD3DE89" w14:textId="354F1AA5" w:rsidR="00B873FB" w:rsidRDefault="00B873FB">
      <w:pPr>
        <w:pStyle w:val="CommentText"/>
      </w:pPr>
      <w:r>
        <w:t>Starting a n</w:t>
      </w:r>
      <w:r>
        <w:rPr>
          <w:rStyle w:val="CommentReference"/>
        </w:rPr>
        <w:annotationRef/>
      </w:r>
      <w:r>
        <w:t>ew paragraph? Use consistent formatting for all chapters, sections, and paragraphs.</w:t>
      </w:r>
    </w:p>
  </w:comment>
  <w:comment w:id="195" w:author="CAMT" w:date="2014-02-26T12:05:00Z" w:initials="C">
    <w:p w14:paraId="692A2D2D" w14:textId="23FE5A41" w:rsidR="00B873FB" w:rsidRDefault="00B873FB">
      <w:pPr>
        <w:pStyle w:val="CommentText"/>
      </w:pPr>
      <w:r>
        <w:rPr>
          <w:rStyle w:val="CommentReference"/>
        </w:rPr>
        <w:annotationRef/>
      </w:r>
      <w:r>
        <w:t>Can you describe it a bit further?</w:t>
      </w:r>
    </w:p>
  </w:comment>
  <w:comment w:id="211" w:author="CAMT" w:date="2014-02-26T12:07:00Z" w:initials="C">
    <w:p w14:paraId="2FDC7651" w14:textId="09099BBA" w:rsidR="00B873FB" w:rsidRDefault="00B873FB">
      <w:pPr>
        <w:pStyle w:val="CommentText"/>
      </w:pPr>
      <w:r>
        <w:rPr>
          <w:rStyle w:val="CommentReference"/>
        </w:rPr>
        <w:annotationRef/>
      </w:r>
      <w:r>
        <w:t>What does it mean?</w:t>
      </w:r>
    </w:p>
  </w:comment>
  <w:comment w:id="242" w:author="CAMT" w:date="2014-02-26T12:19:00Z" w:initials="C">
    <w:p w14:paraId="73BD5D3E" w14:textId="6C00091F" w:rsidR="00B873FB" w:rsidRDefault="00B873FB">
      <w:pPr>
        <w:pStyle w:val="CommentText"/>
      </w:pPr>
      <w:r>
        <w:rPr>
          <w:rStyle w:val="CommentReference"/>
        </w:rPr>
        <w:annotationRef/>
      </w:r>
      <w:r>
        <w:t>What does it mean? Using another software to read QR code?</w:t>
      </w:r>
    </w:p>
  </w:comment>
  <w:comment w:id="254" w:author="CAMT" w:date="2014-02-26T12:25:00Z" w:initials="C">
    <w:p w14:paraId="73670DD1" w14:textId="77FB94DB" w:rsidR="00B873FB" w:rsidRDefault="00B873FB">
      <w:pPr>
        <w:pStyle w:val="CommentText"/>
      </w:pPr>
      <w:r>
        <w:t xml:space="preserve">You?  </w:t>
      </w:r>
      <w:r>
        <w:rPr>
          <w:rStyle w:val="CommentReference"/>
        </w:rPr>
        <w:annotationRef/>
      </w:r>
      <w:r>
        <w:t xml:space="preserve">Don’t just copy and paste things… you have to rewrite it and carefully review your writing. </w:t>
      </w:r>
    </w:p>
  </w:comment>
  <w:comment w:id="312" w:author="CAMT" w:date="2014-02-26T12:27:00Z" w:initials="C">
    <w:p w14:paraId="3AEFA0CC" w14:textId="6E846FA2" w:rsidR="00B873FB" w:rsidRDefault="00B873FB">
      <w:pPr>
        <w:pStyle w:val="CommentText"/>
      </w:pPr>
      <w:r>
        <w:rPr>
          <w:rStyle w:val="CommentReference"/>
        </w:rPr>
        <w:annotationRef/>
      </w:r>
      <w:r>
        <w:t>What do you mean by ‘flexible’ and ‘convenient’?</w:t>
      </w:r>
    </w:p>
  </w:comment>
  <w:comment w:id="395" w:author="CAMT" w:date="2014-02-26T12:44:00Z" w:initials="C">
    <w:p w14:paraId="44F47EE2" w14:textId="33D2BA15" w:rsidR="00B873FB" w:rsidRDefault="00B873FB">
      <w:pPr>
        <w:pStyle w:val="CommentText"/>
      </w:pPr>
      <w:r>
        <w:rPr>
          <w:rStyle w:val="CommentReference"/>
        </w:rPr>
        <w:annotationRef/>
      </w:r>
      <w:r>
        <w:t>Make sure you understand what it means. Do not just copy and paste the whole thing.</w:t>
      </w:r>
    </w:p>
  </w:comment>
  <w:comment w:id="396" w:author="CAMT" w:date="2014-02-26T12:45:00Z" w:initials="C">
    <w:p w14:paraId="520D60C6" w14:textId="0172C92C" w:rsidR="00B873FB" w:rsidRDefault="00B873FB">
      <w:pPr>
        <w:pStyle w:val="CommentText"/>
      </w:pPr>
      <w:r>
        <w:rPr>
          <w:rStyle w:val="CommentReference"/>
        </w:rPr>
        <w:annotationRef/>
      </w:r>
      <w:r>
        <w:t xml:space="preserve">Same here… do not just copy and paste the whole thing. </w:t>
      </w:r>
    </w:p>
  </w:comment>
  <w:comment w:id="433" w:author="CAMT" w:date="2014-02-26T13:23:00Z" w:initials="C">
    <w:p w14:paraId="6E1D0473" w14:textId="15A0DF57" w:rsidR="004C52DA" w:rsidRDefault="004C52DA">
      <w:pPr>
        <w:pStyle w:val="CommentText"/>
      </w:pPr>
      <w:r>
        <w:rPr>
          <w:rStyle w:val="CommentReference"/>
        </w:rPr>
        <w:annotationRef/>
      </w:r>
      <w:r>
        <w:t xml:space="preserve">Add here </w:t>
      </w:r>
      <w:bookmarkStart w:id="434" w:name="_GoBack"/>
      <w:bookmarkEnd w:id="434"/>
      <w:r>
        <w:t xml:space="preserve">why SQLite was your choice. </w:t>
      </w:r>
    </w:p>
  </w:comment>
  <w:comment w:id="478" w:author="CAMT" w:date="2014-02-11T09:33:00Z" w:initials="C">
    <w:p w14:paraId="649BB673" w14:textId="77777777" w:rsidR="00B873FB" w:rsidRDefault="00B873FB">
      <w:pPr>
        <w:pStyle w:val="CommentText"/>
      </w:pPr>
      <w:r>
        <w:rPr>
          <w:rStyle w:val="CommentReference"/>
        </w:rPr>
        <w:annotationRef/>
      </w:r>
      <w:r>
        <w:t xml:space="preserve">Make sure you state the source of information for this kind of statistics, report, article, quote, etc. </w:t>
      </w:r>
    </w:p>
    <w:p w14:paraId="44B33737" w14:textId="77777777" w:rsidR="00B873FB" w:rsidRDefault="00B873FB">
      <w:pPr>
        <w:pStyle w:val="CommentText"/>
      </w:pPr>
    </w:p>
    <w:p w14:paraId="2A59FFDD" w14:textId="77777777" w:rsidR="00B873FB" w:rsidRDefault="00B873FB">
      <w:pPr>
        <w:pStyle w:val="CommentText"/>
      </w:pPr>
      <w:r>
        <w:t xml:space="preserve">Add, for example “[1]” to the sentence. And list all the references like </w:t>
      </w:r>
    </w:p>
    <w:p w14:paraId="59B994AE" w14:textId="77777777" w:rsidR="00B873FB" w:rsidRDefault="00B873FB">
      <w:pPr>
        <w:pStyle w:val="CommentText"/>
      </w:pPr>
    </w:p>
    <w:p w14:paraId="3F89B76B" w14:textId="77777777" w:rsidR="00B873FB" w:rsidRDefault="00B873FB">
      <w:pPr>
        <w:pStyle w:val="CommentText"/>
      </w:pPr>
      <w:r>
        <w:t xml:space="preserve">[1] </w:t>
      </w:r>
      <w:hyperlink r:id="rId1" w:history="1">
        <w:r w:rsidRPr="00A92859">
          <w:rPr>
            <w:rStyle w:val="Hyperlink"/>
          </w:rPr>
          <w:t>http://you_can_find_info_here</w:t>
        </w:r>
      </w:hyperlink>
    </w:p>
    <w:p w14:paraId="214E6667" w14:textId="77777777" w:rsidR="00B873FB" w:rsidRDefault="00B873FB">
      <w:pPr>
        <w:pStyle w:val="CommentText"/>
      </w:pPr>
      <w:r>
        <w:t xml:space="preserve">[2] </w:t>
      </w:r>
      <w:proofErr w:type="gramStart"/>
      <w:r>
        <w:t>more</w:t>
      </w:r>
      <w:proofErr w:type="gramEnd"/>
      <w:r>
        <w:t>…</w:t>
      </w:r>
    </w:p>
  </w:comment>
  <w:comment w:id="490" w:author="CAMT" w:date="2014-02-11T09:45:00Z" w:initials="C">
    <w:p w14:paraId="57BB51C9" w14:textId="77777777" w:rsidR="00B873FB" w:rsidRDefault="00B873FB">
      <w:pPr>
        <w:pStyle w:val="CommentText"/>
      </w:pPr>
      <w:r>
        <w:rPr>
          <w:rStyle w:val="CommentReference"/>
        </w:rPr>
        <w:annotationRef/>
      </w:r>
      <w:r>
        <w:t xml:space="preserve">In fact, we should support not just </w:t>
      </w:r>
      <w:proofErr w:type="spellStart"/>
      <w:r>
        <w:t>iOS</w:t>
      </w:r>
      <w:proofErr w:type="spellEnd"/>
      <w:r>
        <w:t xml:space="preserve"> but also other major platforms such as Android at least. But we cannot do it because of limited time and resource. </w:t>
      </w:r>
    </w:p>
    <w:p w14:paraId="483D7A17" w14:textId="77777777" w:rsidR="00B873FB" w:rsidRDefault="00B873FB">
      <w:pPr>
        <w:pStyle w:val="CommentText"/>
      </w:pPr>
    </w:p>
    <w:p w14:paraId="798197AC" w14:textId="77777777" w:rsidR="00B873FB" w:rsidRDefault="00B873FB">
      <w:pPr>
        <w:pStyle w:val="CommentText"/>
      </w:pPr>
      <w:r>
        <w:t xml:space="preserve">Maybe we should not emphasize </w:t>
      </w:r>
      <w:proofErr w:type="spellStart"/>
      <w:r>
        <w:t>iOS</w:t>
      </w:r>
      <w:proofErr w:type="spellEnd"/>
      <w:r>
        <w:t xml:space="preserve"> too much. Instead, you may say this kind of system may take advantage of mobile devices and technologies (in general… not just </w:t>
      </w:r>
      <w:proofErr w:type="spellStart"/>
      <w:r>
        <w:t>iOS</w:t>
      </w:r>
      <w:proofErr w:type="spellEnd"/>
      <w:r>
        <w:t xml:space="preserve">) </w:t>
      </w:r>
    </w:p>
    <w:p w14:paraId="7BA4A115" w14:textId="77777777" w:rsidR="00B873FB" w:rsidRDefault="00B873FB">
      <w:pPr>
        <w:pStyle w:val="CommentText"/>
      </w:pPr>
    </w:p>
    <w:p w14:paraId="75C4AFB7" w14:textId="77777777" w:rsidR="00B873FB" w:rsidRDefault="00B873FB">
      <w:pPr>
        <w:pStyle w:val="CommentText"/>
      </w:pPr>
      <w:r>
        <w:t xml:space="preserve">You might want to move this to ‘Technology Review’. This will explain why you chose </w:t>
      </w:r>
      <w:proofErr w:type="spellStart"/>
      <w:r>
        <w:t>iOS</w:t>
      </w:r>
      <w:proofErr w:type="spellEnd"/>
      <w:r>
        <w:t xml:space="preserve"> in particular, not Android.  </w:t>
      </w:r>
    </w:p>
  </w:comment>
  <w:comment w:id="576" w:author="CAMT" w:date="2014-02-11T10:34:00Z" w:initials="C">
    <w:p w14:paraId="159600E2" w14:textId="77777777" w:rsidR="00B873FB" w:rsidRDefault="00B873FB">
      <w:pPr>
        <w:pStyle w:val="CommentText"/>
      </w:pPr>
      <w:r>
        <w:rPr>
          <w:rStyle w:val="CommentReference"/>
        </w:rPr>
        <w:annotationRef/>
      </w:r>
      <w:r>
        <w:t>Receive an appointment? What does it mean?</w:t>
      </w:r>
    </w:p>
  </w:comment>
  <w:comment w:id="600" w:author="CAMT" w:date="2014-02-11T10:43:00Z" w:initials="C">
    <w:p w14:paraId="36ACAC41" w14:textId="77777777" w:rsidR="00B873FB" w:rsidRDefault="00B873FB">
      <w:pPr>
        <w:pStyle w:val="CommentText"/>
      </w:pPr>
      <w:r>
        <w:rPr>
          <w:rStyle w:val="CommentReference"/>
        </w:rPr>
        <w:annotationRef/>
      </w:r>
      <w:proofErr w:type="gramStart"/>
      <w:r>
        <w:t>clinic</w:t>
      </w:r>
      <w:proofErr w:type="gramEnd"/>
      <w:r>
        <w:t xml:space="preserve"> staff to identify patients and find their appointments (do not mention QR code – technology - here)</w:t>
      </w:r>
    </w:p>
  </w:comment>
  <w:comment w:id="611" w:author="CAMT" w:date="2014-02-11T10:49:00Z" w:initials="C">
    <w:p w14:paraId="06245F28" w14:textId="77777777" w:rsidR="00B873FB" w:rsidRDefault="00B873FB">
      <w:pPr>
        <w:pStyle w:val="CommentText"/>
      </w:pPr>
      <w:r>
        <w:rPr>
          <w:rStyle w:val="CommentReference"/>
        </w:rPr>
        <w:annotationRef/>
      </w:r>
      <w:r>
        <w:t xml:space="preserve">Can you add to this figure how the technologies you listed in ‘Technology Review’ are used in the architecture? </w:t>
      </w:r>
    </w:p>
  </w:comment>
  <w:comment w:id="612" w:author="CAMT" w:date="2014-02-11T10:57:00Z" w:initials="C">
    <w:p w14:paraId="46294780" w14:textId="535C5E60" w:rsidR="00B873FB" w:rsidRDefault="00B873FB">
      <w:pPr>
        <w:pStyle w:val="CommentText"/>
      </w:pPr>
      <w:r>
        <w:rPr>
          <w:rStyle w:val="CommentReference"/>
        </w:rPr>
        <w:annotationRef/>
      </w:r>
      <w:r>
        <w:t>Would ‘system’ be better?</w:t>
      </w:r>
    </w:p>
  </w:comment>
  <w:comment w:id="628" w:author="CAMT" w:date="2014-02-11T11:00:00Z" w:initials="C">
    <w:p w14:paraId="6BB94BFB" w14:textId="089A9BFD" w:rsidR="00B873FB" w:rsidRDefault="00B873FB">
      <w:pPr>
        <w:pStyle w:val="CommentText"/>
      </w:pPr>
      <w:r>
        <w:rPr>
          <w:rStyle w:val="CommentReference"/>
        </w:rPr>
        <w:annotationRef/>
      </w:r>
      <w:proofErr w:type="gramStart"/>
      <w:r>
        <w:t>here</w:t>
      </w:r>
      <w:proofErr w:type="gramEnd"/>
      <w:r>
        <w:t xml:space="preserve"> add the name of chapter or section where you discussed the problems. And highlight this location in case the name of chapter or section change in future. </w:t>
      </w:r>
    </w:p>
  </w:comment>
  <w:comment w:id="642" w:author="CAMT" w:date="2014-02-11T11:07:00Z" w:initials="C">
    <w:p w14:paraId="1C337A87" w14:textId="03A7CBB4" w:rsidR="00B873FB" w:rsidRDefault="00B873FB">
      <w:pPr>
        <w:pStyle w:val="CommentText"/>
      </w:pPr>
      <w:r>
        <w:rPr>
          <w:rStyle w:val="CommentReference"/>
        </w:rPr>
        <w:annotationRef/>
      </w:r>
      <w:r>
        <w:t xml:space="preserve">Making a new appointment or change it? Separate them. </w:t>
      </w:r>
    </w:p>
  </w:comment>
  <w:comment w:id="646" w:author="CAMT" w:date="2014-02-11T11:08:00Z" w:initials="C">
    <w:p w14:paraId="06707087" w14:textId="5E6B355C" w:rsidR="00B873FB" w:rsidRDefault="00B873FB">
      <w:pPr>
        <w:pStyle w:val="CommentText"/>
      </w:pPr>
      <w:r>
        <w:rPr>
          <w:rStyle w:val="CommentReference"/>
        </w:rPr>
        <w:annotationRef/>
      </w:r>
      <w:r>
        <w:t>What do you mean by ‘receiving’?</w:t>
      </w:r>
    </w:p>
  </w:comment>
  <w:comment w:id="648" w:author="CAMT" w:date="2014-02-11T11:08:00Z" w:initials="C">
    <w:p w14:paraId="3FD886B6" w14:textId="3CB652B7" w:rsidR="00B873FB" w:rsidRDefault="00B873FB">
      <w:pPr>
        <w:pStyle w:val="CommentText"/>
      </w:pPr>
      <w:r>
        <w:rPr>
          <w:rStyle w:val="CommentReference"/>
        </w:rPr>
        <w:annotationRef/>
      </w:r>
      <w:r>
        <w:t>Not just date</w:t>
      </w:r>
      <w:proofErr w:type="gramStart"/>
      <w:r>
        <w:t>..</w:t>
      </w:r>
      <w:proofErr w:type="gramEnd"/>
      <w:r>
        <w:t xml:space="preserve"> </w:t>
      </w:r>
      <w:proofErr w:type="gramStart"/>
      <w:r>
        <w:t>other</w:t>
      </w:r>
      <w:proofErr w:type="gramEnd"/>
      <w:r>
        <w:t xml:space="preserve"> information may be provided</w:t>
      </w:r>
    </w:p>
  </w:comment>
  <w:comment w:id="649" w:author="CAMT" w:date="2014-02-11T11:09:00Z" w:initials="C">
    <w:p w14:paraId="25F1846D" w14:textId="5E21A0A4" w:rsidR="00B873FB" w:rsidRDefault="00B873FB">
      <w:pPr>
        <w:pStyle w:val="CommentText"/>
      </w:pPr>
      <w:r>
        <w:rPr>
          <w:rStyle w:val="CommentReference"/>
        </w:rPr>
        <w:annotationRef/>
      </w:r>
      <w:r>
        <w:t xml:space="preserve">QR code? What is this exactly? </w:t>
      </w:r>
    </w:p>
  </w:comment>
  <w:comment w:id="666" w:author="CAMT" w:date="2014-02-11T11:11:00Z" w:initials="C">
    <w:p w14:paraId="29C8062D" w14:textId="23B656AD" w:rsidR="00B873FB" w:rsidRDefault="00B873FB">
      <w:pPr>
        <w:pStyle w:val="CommentText"/>
      </w:pPr>
      <w:r>
        <w:rPr>
          <w:rStyle w:val="CommentReference"/>
        </w:rPr>
        <w:annotationRef/>
      </w:r>
      <w:r>
        <w:t>How is this different from “</w:t>
      </w:r>
      <w:r>
        <w:rPr>
          <w:sz w:val="24"/>
        </w:rPr>
        <w:t>Finding the dentist’s available time to make an appointment</w:t>
      </w:r>
      <w:r>
        <w:t>”</w:t>
      </w:r>
    </w:p>
  </w:comment>
  <w:comment w:id="673" w:author="CAMT" w:date="2014-02-11T11:25:00Z" w:initials="C">
    <w:p w14:paraId="44DA0659" w14:textId="07095D15" w:rsidR="00B873FB" w:rsidRDefault="00B873FB">
      <w:pPr>
        <w:pStyle w:val="CommentText"/>
      </w:pPr>
      <w:r>
        <w:rPr>
          <w:rStyle w:val="CommentReference"/>
        </w:rPr>
        <w:annotationRef/>
      </w:r>
      <w:r>
        <w:t xml:space="preserve">Can you think of any other mobile specific features? What would be the benefits of using mobile phones? </w:t>
      </w:r>
    </w:p>
  </w:comment>
  <w:comment w:id="691" w:author="CAMT" w:date="2014-02-11T11:17:00Z" w:initials="C">
    <w:p w14:paraId="09D1A1CB" w14:textId="27C0495B" w:rsidR="00B873FB" w:rsidRDefault="00B873FB">
      <w:pPr>
        <w:pStyle w:val="CommentText"/>
      </w:pPr>
      <w:r>
        <w:rPr>
          <w:rStyle w:val="CommentReference"/>
        </w:rPr>
        <w:annotationRef/>
      </w:r>
      <w:proofErr w:type="gramStart"/>
      <w:r>
        <w:t>here</w:t>
      </w:r>
      <w:proofErr w:type="gramEnd"/>
      <w:r>
        <w:t xml:space="preserve"> also.. </w:t>
      </w:r>
      <w:proofErr w:type="gramStart"/>
      <w:r>
        <w:t>do</w:t>
      </w:r>
      <w:proofErr w:type="gramEnd"/>
      <w:r>
        <w:t xml:space="preserve"> the same as I mentioned above. </w:t>
      </w:r>
    </w:p>
  </w:comment>
  <w:comment w:id="697" w:author="CAMT" w:date="2014-02-11T11:18:00Z" w:initials="C">
    <w:p w14:paraId="00B3F8A5" w14:textId="395313F0" w:rsidR="00B873FB" w:rsidRDefault="00B873FB">
      <w:pPr>
        <w:pStyle w:val="CommentText"/>
      </w:pPr>
      <w:r>
        <w:rPr>
          <w:rStyle w:val="CommentReference"/>
        </w:rPr>
        <w:annotationRef/>
      </w:r>
      <w:r>
        <w:t>Same here</w:t>
      </w:r>
      <w:proofErr w:type="gramStart"/>
      <w:r>
        <w:t>..</w:t>
      </w:r>
      <w:proofErr w:type="gramEnd"/>
      <w:r>
        <w:t xml:space="preserve"> </w:t>
      </w:r>
      <w:proofErr w:type="gramStart"/>
      <w:r>
        <w:t>making</w:t>
      </w:r>
      <w:proofErr w:type="gramEnd"/>
      <w:r>
        <w:t xml:space="preserve"> or changing? Separate them.</w:t>
      </w:r>
    </w:p>
  </w:comment>
  <w:comment w:id="701" w:author="CAMT" w:date="2014-02-11T11:19:00Z" w:initials="C">
    <w:p w14:paraId="4330BAA6" w14:textId="1A589D37" w:rsidR="00B873FB" w:rsidRDefault="00B873FB">
      <w:pPr>
        <w:pStyle w:val="CommentText"/>
      </w:pPr>
      <w:r>
        <w:rPr>
          <w:rStyle w:val="CommentReference"/>
        </w:rPr>
        <w:annotationRef/>
      </w:r>
      <w:r>
        <w:t>Same comments as above</w:t>
      </w:r>
    </w:p>
  </w:comment>
  <w:comment w:id="703" w:author="CAMT" w:date="2014-02-11T11:20:00Z" w:initials="C">
    <w:p w14:paraId="015FAF12" w14:textId="77B23A01" w:rsidR="00B873FB" w:rsidRDefault="00B873FB">
      <w:pPr>
        <w:pStyle w:val="CommentText"/>
      </w:pPr>
      <w:r>
        <w:rPr>
          <w:rStyle w:val="CommentReference"/>
        </w:rPr>
        <w:annotationRef/>
      </w:r>
      <w:r>
        <w:t>Same comments as above</w:t>
      </w:r>
    </w:p>
  </w:comment>
  <w:comment w:id="713" w:author="CAMT" w:date="2014-02-11T11:11:00Z" w:initials="C">
    <w:p w14:paraId="3F54DEBB" w14:textId="77777777" w:rsidR="00B873FB" w:rsidRDefault="00B873FB" w:rsidP="001D20EF">
      <w:pPr>
        <w:pStyle w:val="CommentText"/>
      </w:pPr>
      <w:r>
        <w:rPr>
          <w:rStyle w:val="CommentReference"/>
        </w:rPr>
        <w:annotationRef/>
      </w:r>
      <w:r>
        <w:t>How is this different from “</w:t>
      </w:r>
      <w:r>
        <w:rPr>
          <w:sz w:val="24"/>
        </w:rPr>
        <w:t>Finding the dentist’s available time to make an appointment</w:t>
      </w:r>
      <w:r>
        <w:t>”</w:t>
      </w:r>
    </w:p>
  </w:comment>
  <w:comment w:id="730" w:author="CAMT" w:date="2014-02-11T11:22:00Z" w:initials="C">
    <w:p w14:paraId="37B13BB5" w14:textId="72F336A2" w:rsidR="00B873FB" w:rsidRDefault="00B873FB">
      <w:pPr>
        <w:pStyle w:val="CommentText"/>
      </w:pPr>
      <w:r>
        <w:rPr>
          <w:rStyle w:val="CommentReference"/>
        </w:rPr>
        <w:annotationRef/>
      </w:r>
      <w:r>
        <w:t xml:space="preserve">Are we generating a QR code for each appointment? Or for each patient? Which one would be better? </w:t>
      </w:r>
    </w:p>
  </w:comment>
  <w:comment w:id="732" w:author="CAMT" w:date="2014-02-11T11:23:00Z" w:initials="C">
    <w:p w14:paraId="7783E6D9" w14:textId="6FB4B84A" w:rsidR="00B873FB" w:rsidRDefault="00B873FB">
      <w:pPr>
        <w:pStyle w:val="CommentText"/>
      </w:pPr>
      <w:r>
        <w:rPr>
          <w:rStyle w:val="CommentReference"/>
        </w:rPr>
        <w:annotationRef/>
      </w:r>
      <w:r>
        <w:t>Can you describe it more specifically?</w:t>
      </w:r>
    </w:p>
  </w:comment>
  <w:comment w:id="734" w:author="CAMT" w:date="2014-02-11T11:23:00Z" w:initials="C">
    <w:p w14:paraId="030EE499" w14:textId="2EF6E0C8" w:rsidR="00B873FB" w:rsidRDefault="00B873FB">
      <w:pPr>
        <w:pStyle w:val="CommentText"/>
      </w:pPr>
      <w:r>
        <w:rPr>
          <w:rStyle w:val="CommentReference"/>
        </w:rPr>
        <w:annotationRef/>
      </w:r>
      <w:r>
        <w:t xml:space="preserve">Describe it in more detail such what data will be stored there. </w:t>
      </w:r>
    </w:p>
  </w:comment>
  <w:comment w:id="759" w:author="CAMT" w:date="2014-02-11T11:36:00Z" w:initials="C">
    <w:p w14:paraId="532FE9EB" w14:textId="0339B815" w:rsidR="00B873FB" w:rsidRDefault="00B873FB">
      <w:pPr>
        <w:pStyle w:val="CommentText"/>
      </w:pPr>
      <w:r>
        <w:rPr>
          <w:rStyle w:val="CommentReference"/>
        </w:rPr>
        <w:annotationRef/>
      </w:r>
      <w:r>
        <w:t xml:space="preserve">Do we support iPad also?  </w:t>
      </w:r>
    </w:p>
  </w:comment>
  <w:comment w:id="768" w:author="CAMT" w:date="2014-02-11T11:35:00Z" w:initials="C">
    <w:p w14:paraId="1F15C90B" w14:textId="67241EFE" w:rsidR="00B873FB" w:rsidRDefault="00B873FB">
      <w:pPr>
        <w:pStyle w:val="CommentText"/>
      </w:pPr>
      <w:r>
        <w:rPr>
          <w:rStyle w:val="CommentReference"/>
        </w:rPr>
        <w:annotationRef/>
      </w:r>
      <w:r>
        <w:t xml:space="preserve">It’s better to make it clear. </w:t>
      </w:r>
    </w:p>
  </w:comment>
  <w:comment w:id="777" w:author="CAMT" w:date="2014-02-11T11:39:00Z" w:initials="C">
    <w:p w14:paraId="1633D723" w14:textId="3C2CB1D9" w:rsidR="00B873FB" w:rsidRDefault="00B873FB">
      <w:pPr>
        <w:pStyle w:val="CommentText"/>
      </w:pPr>
      <w:r>
        <w:rPr>
          <w:rStyle w:val="CommentReference"/>
        </w:rPr>
        <w:annotationRef/>
      </w:r>
      <w:r>
        <w:t xml:space="preserve">Are we clear about what functionalities are available with or without internet connection? </w:t>
      </w:r>
    </w:p>
  </w:comment>
  <w:comment w:id="782" w:author="CAMT" w:date="2014-02-11T11:40:00Z" w:initials="C">
    <w:p w14:paraId="19AF9C3D" w14:textId="7C156C30" w:rsidR="00B873FB" w:rsidRDefault="00B873FB">
      <w:pPr>
        <w:pStyle w:val="CommentText"/>
      </w:pPr>
      <w:r>
        <w:rPr>
          <w:rStyle w:val="CommentReference"/>
        </w:rPr>
        <w:annotationRef/>
      </w:r>
      <w:r>
        <w:t xml:space="preserve">Anything else available without internet connection? </w:t>
      </w:r>
    </w:p>
  </w:comment>
  <w:comment w:id="783" w:author="CAMT" w:date="2014-02-11T10:52:00Z" w:initials="C">
    <w:p w14:paraId="565BE771" w14:textId="0A08E301" w:rsidR="00B873FB" w:rsidRDefault="00B873FB">
      <w:pPr>
        <w:pStyle w:val="CommentText"/>
      </w:pPr>
      <w:r>
        <w:rPr>
          <w:rStyle w:val="CommentReference"/>
        </w:rPr>
        <w:annotationRef/>
      </w:r>
      <w:r>
        <w:t>‘</w:t>
      </w:r>
      <w:proofErr w:type="gramStart"/>
      <w:r>
        <w:t>every</w:t>
      </w:r>
      <w:proofErr w:type="gramEnd"/>
      <w:r>
        <w:t>’ may be difficult… how about “other major mobile platforms such as Android, ..”</w:t>
      </w:r>
    </w:p>
  </w:comment>
  <w:comment w:id="786" w:author="CAMT" w:date="2014-02-11T10:53:00Z" w:initials="C">
    <w:p w14:paraId="11F95111" w14:textId="3B42E43C" w:rsidR="00B873FB" w:rsidRDefault="00B873FB">
      <w:pPr>
        <w:pStyle w:val="CommentText"/>
      </w:pPr>
      <w:r>
        <w:rPr>
          <w:rStyle w:val="CommentReference"/>
        </w:rPr>
        <w:annotationRef/>
      </w:r>
      <w:r>
        <w:t>Provide better services to patients such as … (list some potential areas you can use this kind of system)</w:t>
      </w:r>
    </w:p>
  </w:comment>
  <w:comment w:id="787" w:author="CAMT" w:date="2014-02-11T11:44:00Z" w:initials="C">
    <w:p w14:paraId="1DF7717A" w14:textId="721257FD" w:rsidR="00B873FB" w:rsidRDefault="00B873FB">
      <w:pPr>
        <w:pStyle w:val="CommentText"/>
      </w:pPr>
      <w:r>
        <w:rPr>
          <w:rStyle w:val="CommentReference"/>
        </w:rPr>
        <w:annotationRef/>
      </w:r>
      <w:r>
        <w:t xml:space="preserve">Well… I cannot really read the chart. Can you change the background color of the chart to white? Also change the page orientation to be landscape. You may split the </w:t>
      </w:r>
      <w:proofErr w:type="spellStart"/>
      <w:r>
        <w:t>gantt</w:t>
      </w:r>
      <w:proofErr w:type="spellEnd"/>
      <w:r>
        <w:t xml:space="preserve"> chart into several sections and use more number of pages as well. Make the chart readable. </w:t>
      </w:r>
    </w:p>
    <w:p w14:paraId="0B0D8E0D" w14:textId="77777777" w:rsidR="00B873FB" w:rsidRDefault="00B873FB">
      <w:pPr>
        <w:pStyle w:val="CommentText"/>
      </w:pPr>
    </w:p>
    <w:p w14:paraId="3D6E433C" w14:textId="0C3E7A1F" w:rsidR="00B873FB" w:rsidRDefault="00B873FB">
      <w:pPr>
        <w:pStyle w:val="CommentText"/>
      </w:pPr>
      <w:r>
        <w:t xml:space="preserve">If you need a free system for </w:t>
      </w:r>
      <w:proofErr w:type="spellStart"/>
      <w:r>
        <w:t>gantt</w:t>
      </w:r>
      <w:proofErr w:type="spellEnd"/>
      <w:r>
        <w:t xml:space="preserve"> chart, check this out.</w:t>
      </w:r>
    </w:p>
    <w:p w14:paraId="44C67334" w14:textId="56EBBCE7" w:rsidR="00B873FB" w:rsidRDefault="00B873FB">
      <w:pPr>
        <w:pStyle w:val="CommentText"/>
      </w:pPr>
      <w:hyperlink r:id="rId2" w:history="1">
        <w:r w:rsidRPr="00A92859">
          <w:rPr>
            <w:rStyle w:val="Hyperlink"/>
          </w:rPr>
          <w:t>http://www.ganttproject.biz/</w:t>
        </w:r>
      </w:hyperlink>
    </w:p>
    <w:p w14:paraId="5FEC952F" w14:textId="77777777" w:rsidR="00B873FB" w:rsidRDefault="00B873FB">
      <w:pPr>
        <w:pStyle w:val="CommentText"/>
      </w:pPr>
    </w:p>
  </w:comment>
  <w:comment w:id="798" w:author="CAMT" w:date="2014-02-11T11:42:00Z" w:initials="C">
    <w:p w14:paraId="305EA7E7" w14:textId="648F692F" w:rsidR="00B873FB" w:rsidRDefault="00B873FB">
      <w:pPr>
        <w:pStyle w:val="CommentText"/>
      </w:pPr>
      <w:r>
        <w:rPr>
          <w:rStyle w:val="CommentReference"/>
        </w:rPr>
        <w:annotationRef/>
      </w:r>
      <w:r>
        <w:t>What do you mean by ‘the beginning of the project’?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4EC3006A" w15:done="0"/>
  <w15:commentEx w15:paraId="23E3AD59" w15:done="0"/>
  <w15:commentEx w15:paraId="3878AA77" w15:done="0"/>
  <w15:commentEx w15:paraId="6BD3DE89" w15:done="0"/>
  <w15:commentEx w15:paraId="692A2D2D" w15:done="0"/>
  <w15:commentEx w15:paraId="2FDC7651" w15:done="0"/>
  <w15:commentEx w15:paraId="73BD5D3E" w15:done="0"/>
  <w15:commentEx w15:paraId="73670DD1" w15:done="0"/>
  <w15:commentEx w15:paraId="3AEFA0CC" w15:done="0"/>
  <w15:commentEx w15:paraId="44F47EE2" w15:done="0"/>
  <w15:commentEx w15:paraId="520D60C6" w15:done="0"/>
  <w15:commentEx w15:paraId="6E1D0473" w15:done="0"/>
  <w15:commentEx w15:paraId="214E6667" w15:done="0"/>
  <w15:commentEx w15:paraId="75C4AFB7" w15:done="0"/>
  <w15:commentEx w15:paraId="159600E2" w15:done="0"/>
  <w15:commentEx w15:paraId="36ACAC41" w15:done="0"/>
  <w15:commentEx w15:paraId="06245F28" w15:done="0"/>
  <w15:commentEx w15:paraId="46294780" w15:done="0"/>
  <w15:commentEx w15:paraId="6BB94BFB" w15:done="0"/>
  <w15:commentEx w15:paraId="1C337A87" w15:done="0"/>
  <w15:commentEx w15:paraId="06707087" w15:done="0"/>
  <w15:commentEx w15:paraId="3FD886B6" w15:done="0"/>
  <w15:commentEx w15:paraId="25F1846D" w15:done="0"/>
  <w15:commentEx w15:paraId="29C8062D" w15:done="0"/>
  <w15:commentEx w15:paraId="44DA0659" w15:done="0"/>
  <w15:commentEx w15:paraId="09D1A1CB" w15:done="0"/>
  <w15:commentEx w15:paraId="00B3F8A5" w15:done="0"/>
  <w15:commentEx w15:paraId="4330BAA6" w15:done="0"/>
  <w15:commentEx w15:paraId="015FAF12" w15:done="0"/>
  <w15:commentEx w15:paraId="3F54DEBB" w15:done="0"/>
  <w15:commentEx w15:paraId="37B13BB5" w15:done="0"/>
  <w15:commentEx w15:paraId="7783E6D9" w15:done="0"/>
  <w15:commentEx w15:paraId="030EE499" w15:done="0"/>
  <w15:commentEx w15:paraId="532FE9EB" w15:done="0"/>
  <w15:commentEx w15:paraId="1F15C90B" w15:done="0"/>
  <w15:commentEx w15:paraId="1633D723" w15:done="0"/>
  <w15:commentEx w15:paraId="19AF9C3D" w15:done="0"/>
  <w15:commentEx w15:paraId="565BE771" w15:done="0"/>
  <w15:commentEx w15:paraId="11F95111" w15:done="0"/>
  <w15:commentEx w15:paraId="5FEC952F" w15:done="0"/>
  <w15:commentEx w15:paraId="305EA7E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03"/>
    <w:rsid w:val="0001321A"/>
    <w:rsid w:val="00016C03"/>
    <w:rsid w:val="001D20EF"/>
    <w:rsid w:val="001D65A0"/>
    <w:rsid w:val="00252120"/>
    <w:rsid w:val="002E6C0E"/>
    <w:rsid w:val="00346123"/>
    <w:rsid w:val="004C52DA"/>
    <w:rsid w:val="0066525D"/>
    <w:rsid w:val="0067489D"/>
    <w:rsid w:val="006C7C75"/>
    <w:rsid w:val="006D3591"/>
    <w:rsid w:val="00773959"/>
    <w:rsid w:val="007E0ACD"/>
    <w:rsid w:val="008071AA"/>
    <w:rsid w:val="00837E92"/>
    <w:rsid w:val="008F5D5D"/>
    <w:rsid w:val="009612D7"/>
    <w:rsid w:val="009A236D"/>
    <w:rsid w:val="00A17D56"/>
    <w:rsid w:val="00B1578B"/>
    <w:rsid w:val="00B71CA6"/>
    <w:rsid w:val="00B76C66"/>
    <w:rsid w:val="00B873FB"/>
    <w:rsid w:val="00C24DD5"/>
    <w:rsid w:val="00CA375A"/>
    <w:rsid w:val="00CD1488"/>
    <w:rsid w:val="00CD609B"/>
    <w:rsid w:val="00D95F28"/>
    <w:rsid w:val="00DD3322"/>
    <w:rsid w:val="00DE0BF7"/>
    <w:rsid w:val="00E27B3D"/>
    <w:rsid w:val="00E70482"/>
    <w:rsid w:val="00F55550"/>
    <w:rsid w:val="00FD5FB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B6AF"/>
  <w15:docId w15:val="{B4DE5C53-0D60-4248-92F9-236E96A8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semiHidden/>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2" Type="http://schemas.openxmlformats.org/officeDocument/2006/relationships/hyperlink" Target="http://www.ganttproject.biz/" TargetMode="External"/><Relationship Id="rId1" Type="http://schemas.openxmlformats.org/officeDocument/2006/relationships/hyperlink" Target="http://you_can_find_info_her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earchmobilecomputing.techtarget.com/definition/smartphone" TargetMode="External"/><Relationship Id="rId18" Type="http://schemas.openxmlformats.org/officeDocument/2006/relationships/image" Target="media/image7.png"/><Relationship Id="rId26" Type="http://schemas.openxmlformats.org/officeDocument/2006/relationships/hyperlink" Target="http://www.sqlite.org/transactional.html" TargetMode="External"/><Relationship Id="rId39" Type="http://schemas.openxmlformats.org/officeDocument/2006/relationships/hyperlink" Target="http://dev.mysql.com/doc/refman/4.1/en/what-is-mysql.html" TargetMode="External"/><Relationship Id="rId21" Type="http://schemas.openxmlformats.org/officeDocument/2006/relationships/hyperlink" Target="http://phonegap.com/about/features" TargetMode="External"/><Relationship Id="rId34" Type="http://schemas.openxmlformats.org/officeDocument/2006/relationships/image" Target="media/image13.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jeromeetienne.github.com/jquery-qrcode" TargetMode="External"/><Relationship Id="rId20" Type="http://schemas.openxmlformats.org/officeDocument/2006/relationships/image" Target="media/image8.png"/><Relationship Id="rId29" Type="http://schemas.openxmlformats.org/officeDocument/2006/relationships/hyperlink" Target="http://www.sqlite.org/famous.html" TargetMode="External"/><Relationship Id="rId41" Type="http://schemas.openxmlformats.org/officeDocument/2006/relationships/hyperlink" Target="http://thumbsup.in.th/2013/04/increase-mobile-users-push-web-responsive-design/"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hyperlink" Target="http://www.sqlite.org/serverless.html" TargetMode="External"/><Relationship Id="rId32" Type="http://schemas.openxmlformats.org/officeDocument/2006/relationships/image" Target="media/image11.png"/><Relationship Id="rId37" Type="http://schemas.openxmlformats.org/officeDocument/2006/relationships/hyperlink" Target="http://phonegap.com/about/features" TargetMode="External"/><Relationship Id="rId40" Type="http://schemas.openxmlformats.org/officeDocument/2006/relationships/hyperlink" Target="http://www.atimedesign.com/webdesign/%E0%B8%A7%E0%B8%87%E0%B8%81%E0%B8%B2%E0%B8%A3%E0%B8%AA%E0%B8%A1%E0%B8%B2%E0%B8%A3%E0%B9%8C%E0%B8%97%E0%B9%82%E0%B8%9F%E0%B8%99%E0%B9%84%E0%B8%97%E0%B8%A2%E0%B8%81%E0%B8%B1%E0%B8%9A%E0%B9%80%E0%B8%A7/" TargetMode="External"/><Relationship Id="rId5" Type="http://schemas.openxmlformats.org/officeDocument/2006/relationships/comments" Target="comments.xml"/><Relationship Id="rId15" Type="http://schemas.openxmlformats.org/officeDocument/2006/relationships/hyperlink" Target="http://searchmobilecomputing.techtarget.com/definition/Short-Message-Service" TargetMode="External"/><Relationship Id="rId23" Type="http://schemas.openxmlformats.org/officeDocument/2006/relationships/hyperlink" Target="http://www.sqlite.org/selfcontained.html" TargetMode="External"/><Relationship Id="rId28" Type="http://schemas.openxmlformats.org/officeDocument/2006/relationships/hyperlink" Target="http://www.sqlite.org/famous.html" TargetMode="External"/><Relationship Id="rId36" Type="http://schemas.openxmlformats.org/officeDocument/2006/relationships/hyperlink" Target="http://larsjung.de/qrcode/" TargetMode="External"/><Relationship Id="rId10" Type="http://schemas.openxmlformats.org/officeDocument/2006/relationships/image" Target="media/image4.png"/><Relationship Id="rId19" Type="http://schemas.openxmlformats.org/officeDocument/2006/relationships/hyperlink" Target="http://www.phonegap.com"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hatis.techtarget.com/definition/barcode-reader-POS-scanner-bar-code-reader-price-scanner" TargetMode="External"/><Relationship Id="rId22" Type="http://schemas.openxmlformats.org/officeDocument/2006/relationships/image" Target="media/image9.png"/><Relationship Id="rId27" Type="http://schemas.openxmlformats.org/officeDocument/2006/relationships/hyperlink" Target="http://www.sqlite.org/copyright.html" TargetMode="External"/><Relationship Id="rId30" Type="http://schemas.openxmlformats.org/officeDocument/2006/relationships/hyperlink" Target="http://www.sqlite.org/famous.html" TargetMode="External"/><Relationship Id="rId35" Type="http://schemas.openxmlformats.org/officeDocument/2006/relationships/hyperlink" Target="http://searchengineland.com/what-is-a-qr-code-and-why-do-you-need-one-27588" TargetMode="External"/><Relationship Id="rId43"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jeromeetienne.github.com/jquery-qrcode" TargetMode="External"/><Relationship Id="rId25" Type="http://schemas.openxmlformats.org/officeDocument/2006/relationships/hyperlink" Target="http://www.sqlite.org/zeroconf.html" TargetMode="External"/><Relationship Id="rId33" Type="http://schemas.openxmlformats.org/officeDocument/2006/relationships/image" Target="media/image12.png"/><Relationship Id="rId38" Type="http://schemas.openxmlformats.org/officeDocument/2006/relationships/hyperlink" Target="http://www.sqlite.org/famo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18</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Proposal (draft).docx</vt:lpstr>
    </vt:vector>
  </TitlesOfParts>
  <Company/>
  <LinksUpToDate>false</LinksUpToDate>
  <CharactersWithSpaces>25520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CAMT</cp:lastModifiedBy>
  <cp:revision>7</cp:revision>
  <dcterms:created xsi:type="dcterms:W3CDTF">2014-02-19T06:54:00Z</dcterms:created>
  <dcterms:modified xsi:type="dcterms:W3CDTF">2014-02-26T06:23:00Z</dcterms:modified>
</cp:coreProperties>
</file>