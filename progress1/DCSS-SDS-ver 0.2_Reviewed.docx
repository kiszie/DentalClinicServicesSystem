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media/image43.jpg" ContentType="image/png"/>
  <Override PartName="/word/media/image44.jpg" ContentType="image/png"/>
  <Override PartName="/word/media/image45.jpg" ContentType="image/png"/>
  <Override PartName="/word/media/image46.jpg" ContentType="image/png"/>
  <Override PartName="/word/media/image47.jpg" ContentType="image/png"/>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4D7D6E" w14:textId="77777777" w:rsidR="00D97D55" w:rsidRPr="00C20422" w:rsidRDefault="00D97D55" w:rsidP="00D97D55">
      <w:pPr>
        <w:widowControl w:val="0"/>
        <w:jc w:val="center"/>
        <w:rPr>
          <w:rFonts w:ascii="Times New Roman" w:hAnsi="Times New Roman" w:cs="Times New Roman"/>
          <w:b/>
          <w:color w:val="auto"/>
          <w:sz w:val="56"/>
          <w:szCs w:val="56"/>
        </w:rPr>
      </w:pPr>
      <w:r w:rsidRPr="00C20422">
        <w:rPr>
          <w:rFonts w:ascii="Times New Roman" w:hAnsi="Times New Roman" w:cs="Times New Roman"/>
          <w:b/>
          <w:color w:val="auto"/>
          <w:sz w:val="56"/>
          <w:szCs w:val="56"/>
        </w:rPr>
        <w:t>Dental Clinic Services System</w:t>
      </w:r>
    </w:p>
    <w:p w14:paraId="26D1CB2A" w14:textId="2C42ECAC" w:rsidR="00D97D55" w:rsidRPr="00C20422" w:rsidRDefault="00410472" w:rsidP="00D97D55">
      <w:pPr>
        <w:widowControl w:val="0"/>
        <w:jc w:val="center"/>
        <w:rPr>
          <w:rFonts w:ascii="Times New Roman" w:hAnsi="Times New Roman" w:cs="Times New Roman"/>
          <w:bCs/>
          <w:color w:val="auto"/>
          <w:sz w:val="40"/>
          <w:szCs w:val="40"/>
        </w:rPr>
      </w:pPr>
      <w:r>
        <w:rPr>
          <w:rFonts w:ascii="Times New Roman" w:hAnsi="Times New Roman" w:cs="Times New Roman"/>
          <w:bCs/>
          <w:color w:val="auto"/>
          <w:sz w:val="40"/>
          <w:szCs w:val="40"/>
        </w:rPr>
        <w:t>So</w:t>
      </w:r>
      <w:r w:rsidR="00F26A11">
        <w:rPr>
          <w:rFonts w:ascii="Times New Roman" w:hAnsi="Times New Roman" w:cs="Times New Roman"/>
          <w:bCs/>
          <w:color w:val="auto"/>
          <w:sz w:val="40"/>
          <w:szCs w:val="40"/>
        </w:rPr>
        <w:t>ftware Design</w:t>
      </w:r>
    </w:p>
    <w:p w14:paraId="596BDACE" w14:textId="77777777" w:rsidR="00D97D55" w:rsidRPr="00C20422" w:rsidRDefault="00D97D55" w:rsidP="00D97D55">
      <w:pPr>
        <w:widowControl w:val="0"/>
        <w:jc w:val="center"/>
        <w:rPr>
          <w:rFonts w:ascii="Times New Roman" w:hAnsi="Times New Roman" w:cs="Times New Roman"/>
          <w:bCs/>
          <w:color w:val="auto"/>
          <w:sz w:val="56"/>
          <w:szCs w:val="56"/>
        </w:rPr>
      </w:pPr>
    </w:p>
    <w:p w14:paraId="19B5F4CB" w14:textId="77777777" w:rsidR="00D97D55" w:rsidRPr="00C20422" w:rsidRDefault="00D97D55" w:rsidP="00D97D55">
      <w:pPr>
        <w:widowControl w:val="0"/>
        <w:jc w:val="center"/>
        <w:rPr>
          <w:rFonts w:ascii="Times New Roman" w:hAnsi="Times New Roman" w:cs="Times New Roman"/>
          <w:bCs/>
          <w:color w:val="auto"/>
          <w:sz w:val="56"/>
          <w:szCs w:val="56"/>
        </w:rPr>
      </w:pPr>
    </w:p>
    <w:p w14:paraId="747CCF0F" w14:textId="77777777" w:rsidR="00D97D55" w:rsidRPr="00C20422" w:rsidRDefault="00D97D55" w:rsidP="00D97D55">
      <w:pPr>
        <w:widowControl w:val="0"/>
        <w:jc w:val="center"/>
        <w:rPr>
          <w:rFonts w:ascii="Times New Roman" w:hAnsi="Times New Roman" w:cs="Times New Roman"/>
          <w:bCs/>
          <w:color w:val="auto"/>
          <w:sz w:val="56"/>
          <w:szCs w:val="56"/>
        </w:rPr>
      </w:pPr>
    </w:p>
    <w:p w14:paraId="73205EF1" w14:textId="77777777" w:rsidR="00D97D55" w:rsidRPr="00C20422" w:rsidRDefault="00D97D55" w:rsidP="00D97D55">
      <w:pPr>
        <w:widowControl w:val="0"/>
        <w:jc w:val="center"/>
        <w:rPr>
          <w:rFonts w:ascii="Times New Roman" w:hAnsi="Times New Roman" w:cs="Times New Roman"/>
          <w:bCs/>
          <w:color w:val="auto"/>
          <w:sz w:val="36"/>
          <w:szCs w:val="36"/>
        </w:rPr>
      </w:pPr>
      <w:r w:rsidRPr="00C20422">
        <w:rPr>
          <w:rFonts w:ascii="Times New Roman" w:hAnsi="Times New Roman" w:cs="Times New Roman"/>
          <w:bCs/>
          <w:color w:val="auto"/>
          <w:sz w:val="36"/>
          <w:szCs w:val="36"/>
        </w:rPr>
        <w:t>By</w:t>
      </w:r>
    </w:p>
    <w:p w14:paraId="3BE7445A" w14:textId="77777777" w:rsidR="00D97D55" w:rsidRPr="00C20422" w:rsidRDefault="00D97D55" w:rsidP="00D97D55">
      <w:pPr>
        <w:widowControl w:val="0"/>
        <w:jc w:val="center"/>
        <w:rPr>
          <w:rFonts w:ascii="Times New Roman" w:hAnsi="Times New Roman" w:cs="Times New Roman"/>
          <w:b/>
          <w:color w:val="auto"/>
          <w:sz w:val="32"/>
          <w:szCs w:val="32"/>
        </w:rPr>
      </w:pPr>
      <w:proofErr w:type="spellStart"/>
      <w:r w:rsidRPr="00C20422">
        <w:rPr>
          <w:rFonts w:ascii="Times New Roman" w:hAnsi="Times New Roman" w:cs="Times New Roman"/>
          <w:b/>
          <w:color w:val="auto"/>
          <w:sz w:val="32"/>
          <w:szCs w:val="32"/>
        </w:rPr>
        <w:t>Kanokwan</w:t>
      </w:r>
      <w:proofErr w:type="spellEnd"/>
      <w:r w:rsidRPr="00C20422">
        <w:rPr>
          <w:rFonts w:ascii="Times New Roman" w:hAnsi="Times New Roman" w:cs="Times New Roman"/>
          <w:b/>
          <w:color w:val="auto"/>
          <w:sz w:val="32"/>
          <w:szCs w:val="32"/>
        </w:rPr>
        <w:t xml:space="preserve"> </w:t>
      </w:r>
      <w:proofErr w:type="spellStart"/>
      <w:r w:rsidRPr="00C20422">
        <w:rPr>
          <w:rFonts w:ascii="Times New Roman" w:hAnsi="Times New Roman" w:cs="Times New Roman"/>
          <w:b/>
          <w:color w:val="auto"/>
          <w:sz w:val="32"/>
          <w:szCs w:val="32"/>
        </w:rPr>
        <w:t>Maneerat</w:t>
      </w:r>
      <w:proofErr w:type="spellEnd"/>
      <w:r w:rsidRPr="00C20422">
        <w:rPr>
          <w:rFonts w:ascii="Times New Roman" w:hAnsi="Times New Roman" w:cs="Times New Roman"/>
          <w:b/>
          <w:color w:val="auto"/>
          <w:sz w:val="32"/>
          <w:szCs w:val="32"/>
        </w:rPr>
        <w:tab/>
        <w:t>542115002</w:t>
      </w:r>
    </w:p>
    <w:p w14:paraId="323613D4" w14:textId="77777777" w:rsidR="00D97D55" w:rsidRPr="00C20422" w:rsidRDefault="00D97D55" w:rsidP="00D97D55">
      <w:pPr>
        <w:widowControl w:val="0"/>
        <w:jc w:val="center"/>
        <w:rPr>
          <w:rFonts w:ascii="Times New Roman" w:hAnsi="Times New Roman" w:cs="Times New Roman"/>
          <w:b/>
          <w:color w:val="auto"/>
          <w:sz w:val="32"/>
          <w:szCs w:val="32"/>
        </w:rPr>
      </w:pPr>
      <w:r w:rsidRPr="00C20422">
        <w:rPr>
          <w:rFonts w:ascii="Times New Roman" w:hAnsi="Times New Roman" w:cs="Times New Roman"/>
          <w:b/>
          <w:color w:val="auto"/>
          <w:sz w:val="32"/>
          <w:szCs w:val="32"/>
        </w:rPr>
        <w:t>Worapun Wongkium      542115055</w:t>
      </w:r>
    </w:p>
    <w:p w14:paraId="5FA36B67" w14:textId="77777777" w:rsidR="00D97D55" w:rsidRPr="00C20422" w:rsidRDefault="00D97D55" w:rsidP="00D97D55">
      <w:pPr>
        <w:widowControl w:val="0"/>
        <w:jc w:val="center"/>
        <w:rPr>
          <w:rFonts w:ascii="Times New Roman" w:hAnsi="Times New Roman" w:cs="Times New Roman"/>
          <w:b/>
          <w:color w:val="auto"/>
          <w:sz w:val="32"/>
          <w:szCs w:val="32"/>
        </w:rPr>
      </w:pPr>
    </w:p>
    <w:p w14:paraId="1B5C41E3" w14:textId="77777777" w:rsidR="00D97D55" w:rsidRPr="00C20422" w:rsidRDefault="00D97D55" w:rsidP="00D97D55">
      <w:pPr>
        <w:widowControl w:val="0"/>
        <w:jc w:val="center"/>
        <w:rPr>
          <w:rFonts w:ascii="Times New Roman" w:hAnsi="Times New Roman" w:cs="Times New Roman"/>
          <w:b/>
          <w:color w:val="auto"/>
          <w:sz w:val="32"/>
          <w:szCs w:val="32"/>
        </w:rPr>
      </w:pPr>
    </w:p>
    <w:p w14:paraId="3D58516B" w14:textId="77777777" w:rsidR="00D97D55" w:rsidRPr="00C20422" w:rsidRDefault="00D97D55" w:rsidP="00D97D55">
      <w:pPr>
        <w:widowControl w:val="0"/>
        <w:jc w:val="center"/>
        <w:rPr>
          <w:rFonts w:ascii="Times New Roman" w:hAnsi="Times New Roman" w:cs="Times New Roman"/>
          <w:b/>
          <w:color w:val="auto"/>
          <w:sz w:val="32"/>
          <w:szCs w:val="32"/>
        </w:rPr>
      </w:pPr>
    </w:p>
    <w:p w14:paraId="0038594E" w14:textId="77777777" w:rsidR="00D97D55" w:rsidRPr="00C20422" w:rsidRDefault="00D97D55" w:rsidP="00D97D55">
      <w:pPr>
        <w:widowControl w:val="0"/>
        <w:jc w:val="center"/>
        <w:rPr>
          <w:rFonts w:ascii="Times New Roman" w:hAnsi="Times New Roman" w:cs="Times New Roman"/>
          <w:b/>
          <w:color w:val="auto"/>
          <w:sz w:val="32"/>
          <w:szCs w:val="32"/>
        </w:rPr>
      </w:pPr>
    </w:p>
    <w:p w14:paraId="0CC6BA3D" w14:textId="77777777" w:rsidR="00D97D55" w:rsidRPr="00C20422" w:rsidRDefault="00D97D55" w:rsidP="00D97D55">
      <w:pPr>
        <w:widowControl w:val="0"/>
        <w:jc w:val="center"/>
        <w:rPr>
          <w:rFonts w:ascii="Times New Roman" w:hAnsi="Times New Roman" w:cs="Times New Roman"/>
          <w:b/>
          <w:color w:val="auto"/>
          <w:sz w:val="32"/>
          <w:szCs w:val="32"/>
        </w:rPr>
      </w:pPr>
    </w:p>
    <w:p w14:paraId="3EE372C7" w14:textId="77777777" w:rsidR="00D97D55" w:rsidRPr="00C20422" w:rsidRDefault="00D97D55" w:rsidP="00D97D55">
      <w:pPr>
        <w:widowControl w:val="0"/>
        <w:jc w:val="center"/>
        <w:rPr>
          <w:rFonts w:ascii="Times New Roman" w:hAnsi="Times New Roman" w:cs="Times New Roman"/>
          <w:bCs/>
          <w:color w:val="auto"/>
          <w:sz w:val="32"/>
          <w:szCs w:val="32"/>
        </w:rPr>
      </w:pPr>
      <w:r w:rsidRPr="00C20422">
        <w:rPr>
          <w:rFonts w:ascii="Times New Roman" w:hAnsi="Times New Roman" w:cs="Times New Roman"/>
          <w:bCs/>
          <w:color w:val="auto"/>
          <w:sz w:val="32"/>
          <w:szCs w:val="32"/>
        </w:rPr>
        <w:t>Department of Software Engineering</w:t>
      </w:r>
    </w:p>
    <w:p w14:paraId="36B7227D" w14:textId="77777777" w:rsidR="00D97D55" w:rsidRPr="00C20422" w:rsidRDefault="00D97D55" w:rsidP="00D97D55">
      <w:pPr>
        <w:widowControl w:val="0"/>
        <w:jc w:val="center"/>
        <w:rPr>
          <w:rFonts w:ascii="Times New Roman" w:hAnsi="Times New Roman" w:cs="Times New Roman"/>
          <w:bCs/>
          <w:color w:val="auto"/>
          <w:sz w:val="32"/>
          <w:szCs w:val="32"/>
        </w:rPr>
      </w:pPr>
      <w:r w:rsidRPr="00C20422">
        <w:rPr>
          <w:rFonts w:ascii="Times New Roman" w:hAnsi="Times New Roman" w:cs="Times New Roman"/>
          <w:bCs/>
          <w:color w:val="auto"/>
          <w:sz w:val="32"/>
          <w:szCs w:val="32"/>
        </w:rPr>
        <w:t>College of Arts, Media, and Technology</w:t>
      </w:r>
    </w:p>
    <w:p w14:paraId="2AB2D6AD" w14:textId="77777777" w:rsidR="00D97D55" w:rsidRPr="00C20422" w:rsidRDefault="00D97D55" w:rsidP="00D97D55">
      <w:pPr>
        <w:widowControl w:val="0"/>
        <w:jc w:val="center"/>
        <w:rPr>
          <w:rFonts w:ascii="Times New Roman" w:hAnsi="Times New Roman" w:cs="Times New Roman"/>
          <w:bCs/>
          <w:color w:val="auto"/>
          <w:sz w:val="32"/>
          <w:szCs w:val="32"/>
        </w:rPr>
      </w:pPr>
      <w:r w:rsidRPr="00C20422">
        <w:rPr>
          <w:rFonts w:ascii="Times New Roman" w:hAnsi="Times New Roman" w:cs="Times New Roman"/>
          <w:bCs/>
          <w:color w:val="auto"/>
          <w:sz w:val="32"/>
          <w:szCs w:val="32"/>
        </w:rPr>
        <w:t>Chiang Mai University</w:t>
      </w:r>
    </w:p>
    <w:p w14:paraId="29E26658" w14:textId="77777777" w:rsidR="00D97D55" w:rsidRPr="00C20422" w:rsidRDefault="00D97D55" w:rsidP="00D97D55">
      <w:pPr>
        <w:widowControl w:val="0"/>
        <w:jc w:val="center"/>
        <w:rPr>
          <w:rFonts w:ascii="Times New Roman" w:hAnsi="Times New Roman" w:cs="Times New Roman"/>
          <w:bCs/>
          <w:color w:val="auto"/>
          <w:sz w:val="32"/>
          <w:szCs w:val="32"/>
        </w:rPr>
      </w:pPr>
    </w:p>
    <w:p w14:paraId="6D7CF9FC" w14:textId="77777777" w:rsidR="00D97D55" w:rsidRPr="00C20422" w:rsidRDefault="00D97D55" w:rsidP="00D97D55">
      <w:pPr>
        <w:widowControl w:val="0"/>
        <w:jc w:val="center"/>
        <w:rPr>
          <w:rFonts w:ascii="Times New Roman" w:hAnsi="Times New Roman" w:cs="Times New Roman"/>
          <w:bCs/>
          <w:color w:val="auto"/>
          <w:sz w:val="32"/>
          <w:szCs w:val="32"/>
        </w:rPr>
      </w:pPr>
    </w:p>
    <w:p w14:paraId="6E8F2557" w14:textId="77777777" w:rsidR="00D97D55" w:rsidRPr="00C20422" w:rsidRDefault="00D97D55" w:rsidP="00D97D55">
      <w:pPr>
        <w:widowControl w:val="0"/>
        <w:jc w:val="center"/>
        <w:rPr>
          <w:rFonts w:ascii="Times New Roman" w:hAnsi="Times New Roman" w:cs="Times New Roman"/>
          <w:bCs/>
          <w:color w:val="auto"/>
          <w:sz w:val="32"/>
          <w:szCs w:val="32"/>
        </w:rPr>
      </w:pPr>
    </w:p>
    <w:p w14:paraId="049870EC" w14:textId="77777777" w:rsidR="00D97D55" w:rsidRPr="00C20422" w:rsidRDefault="00D97D55" w:rsidP="00D97D55">
      <w:pPr>
        <w:widowControl w:val="0"/>
        <w:jc w:val="center"/>
        <w:rPr>
          <w:rFonts w:ascii="Times New Roman" w:hAnsi="Times New Roman" w:cs="Times New Roman"/>
          <w:bCs/>
          <w:color w:val="auto"/>
          <w:sz w:val="32"/>
          <w:szCs w:val="32"/>
        </w:rPr>
      </w:pPr>
      <w:r w:rsidRPr="00C20422">
        <w:rPr>
          <w:rFonts w:ascii="Times New Roman" w:hAnsi="Times New Roman" w:cs="Times New Roman"/>
          <w:bCs/>
          <w:color w:val="auto"/>
          <w:sz w:val="32"/>
          <w:szCs w:val="32"/>
        </w:rPr>
        <w:t>Project Adviser</w:t>
      </w:r>
    </w:p>
    <w:p w14:paraId="6730BA04" w14:textId="77777777" w:rsidR="00D97D55" w:rsidRPr="00C20422" w:rsidRDefault="00D97D55" w:rsidP="00D97D55">
      <w:pPr>
        <w:widowControl w:val="0"/>
        <w:jc w:val="center"/>
        <w:rPr>
          <w:rFonts w:ascii="Times New Roman" w:hAnsi="Times New Roman" w:cs="Times New Roman"/>
          <w:bCs/>
          <w:color w:val="auto"/>
          <w:sz w:val="32"/>
          <w:szCs w:val="32"/>
        </w:rPr>
      </w:pPr>
    </w:p>
    <w:p w14:paraId="535D12B4" w14:textId="77777777" w:rsidR="00D97D55" w:rsidRPr="00C20422" w:rsidRDefault="00D97D55" w:rsidP="00D97D55">
      <w:pPr>
        <w:widowControl w:val="0"/>
        <w:jc w:val="center"/>
        <w:rPr>
          <w:rFonts w:ascii="Times New Roman" w:hAnsi="Times New Roman" w:cs="Times New Roman"/>
          <w:bCs/>
          <w:color w:val="auto"/>
          <w:sz w:val="32"/>
          <w:szCs w:val="32"/>
        </w:rPr>
      </w:pPr>
      <w:r w:rsidRPr="00C20422">
        <w:rPr>
          <w:rFonts w:ascii="Times New Roman" w:hAnsi="Times New Roman" w:cs="Times New Roman"/>
          <w:bCs/>
          <w:color w:val="auto"/>
          <w:sz w:val="32"/>
          <w:szCs w:val="32"/>
        </w:rPr>
        <w:t>______________________________</w:t>
      </w:r>
    </w:p>
    <w:p w14:paraId="34A368C5" w14:textId="77777777" w:rsidR="00D97D55" w:rsidRPr="00C20422" w:rsidRDefault="00D97D55" w:rsidP="00D97D55">
      <w:pPr>
        <w:widowControl w:val="0"/>
        <w:jc w:val="center"/>
        <w:rPr>
          <w:rFonts w:ascii="Times New Roman" w:hAnsi="Times New Roman" w:cs="Times New Roman"/>
          <w:bCs/>
          <w:color w:val="auto"/>
          <w:sz w:val="32"/>
          <w:szCs w:val="32"/>
        </w:rPr>
      </w:pPr>
      <w:r w:rsidRPr="00C20422">
        <w:rPr>
          <w:rFonts w:ascii="Times New Roman" w:hAnsi="Times New Roman" w:cs="Times New Roman"/>
          <w:bCs/>
          <w:color w:val="auto"/>
          <w:sz w:val="32"/>
          <w:szCs w:val="32"/>
        </w:rPr>
        <w:t>Mrs. Yun Rim Park</w:t>
      </w:r>
    </w:p>
    <w:p w14:paraId="7BF71E30" w14:textId="77777777" w:rsidR="001D13C3" w:rsidRPr="00C20422" w:rsidRDefault="001D13C3">
      <w:pPr>
        <w:rPr>
          <w:color w:val="auto"/>
        </w:rPr>
      </w:pPr>
    </w:p>
    <w:p w14:paraId="524E025C" w14:textId="77777777" w:rsidR="00D97D55" w:rsidRPr="00C20422" w:rsidRDefault="00D97D55">
      <w:pPr>
        <w:rPr>
          <w:color w:val="auto"/>
        </w:rPr>
      </w:pPr>
    </w:p>
    <w:p w14:paraId="15BD650E" w14:textId="77777777" w:rsidR="00D97D55" w:rsidRPr="00C20422" w:rsidRDefault="00D97D55">
      <w:pPr>
        <w:rPr>
          <w:color w:val="auto"/>
        </w:rPr>
      </w:pPr>
    </w:p>
    <w:p w14:paraId="1DDA9790" w14:textId="77777777" w:rsidR="00D97D55" w:rsidRPr="00C20422" w:rsidRDefault="00D97D55">
      <w:pPr>
        <w:rPr>
          <w:color w:val="auto"/>
        </w:rPr>
      </w:pPr>
    </w:p>
    <w:p w14:paraId="65F5421B" w14:textId="77777777" w:rsidR="00D97D55" w:rsidRPr="00C20422" w:rsidRDefault="00D97D55">
      <w:pPr>
        <w:rPr>
          <w:color w:val="auto"/>
        </w:rPr>
      </w:pPr>
    </w:p>
    <w:p w14:paraId="0CF5FB00" w14:textId="77777777" w:rsidR="00D97D55" w:rsidRPr="00C20422" w:rsidRDefault="00D97D55">
      <w:pPr>
        <w:rPr>
          <w:color w:val="auto"/>
        </w:rPr>
      </w:pPr>
    </w:p>
    <w:p w14:paraId="53AAE5C6" w14:textId="77777777" w:rsidR="00D97D55" w:rsidRPr="00C20422" w:rsidRDefault="00D97D55">
      <w:pPr>
        <w:rPr>
          <w:color w:val="auto"/>
        </w:rPr>
      </w:pPr>
    </w:p>
    <w:p w14:paraId="5E3DAE4D" w14:textId="77777777" w:rsidR="00D97D55" w:rsidRPr="00C20422" w:rsidRDefault="00D97D55">
      <w:pPr>
        <w:rPr>
          <w:color w:val="auto"/>
        </w:rPr>
      </w:pPr>
    </w:p>
    <w:p w14:paraId="7F54A3D9" w14:textId="77777777" w:rsidR="00D97D55" w:rsidRPr="00C20422" w:rsidRDefault="00D97D55">
      <w:pPr>
        <w:rPr>
          <w:color w:val="auto"/>
        </w:rPr>
      </w:pPr>
    </w:p>
    <w:p w14:paraId="6D1EC0E7" w14:textId="709A4E78" w:rsidR="00D97D55" w:rsidRPr="00C20422" w:rsidRDefault="00410472" w:rsidP="00D97D55">
      <w:pPr>
        <w:spacing w:after="160" w:line="259" w:lineRule="auto"/>
        <w:jc w:val="center"/>
        <w:rPr>
          <w:rFonts w:ascii="Times New Roman" w:hAnsi="Times New Roman" w:cs="Times New Roman"/>
          <w:b/>
          <w:color w:val="auto"/>
          <w:sz w:val="32"/>
          <w:szCs w:val="32"/>
        </w:rPr>
      </w:pPr>
      <w:r>
        <w:rPr>
          <w:rFonts w:ascii="Times New Roman" w:hAnsi="Times New Roman" w:cs="Times New Roman"/>
          <w:b/>
          <w:color w:val="auto"/>
          <w:sz w:val="32"/>
          <w:szCs w:val="32"/>
        </w:rPr>
        <w:t>So</w:t>
      </w:r>
      <w:r w:rsidR="00F26A11">
        <w:rPr>
          <w:rFonts w:ascii="Times New Roman" w:hAnsi="Times New Roman" w:cs="Times New Roman"/>
          <w:b/>
          <w:color w:val="auto"/>
          <w:sz w:val="32"/>
          <w:szCs w:val="32"/>
        </w:rPr>
        <w:t>ftware Design</w:t>
      </w:r>
    </w:p>
    <w:p w14:paraId="4FDB4E89" w14:textId="77777777" w:rsidR="00D97D55" w:rsidRPr="00C20422" w:rsidRDefault="00D97D55" w:rsidP="00D97D55">
      <w:pPr>
        <w:spacing w:after="160" w:line="259" w:lineRule="auto"/>
        <w:jc w:val="both"/>
        <w:rPr>
          <w:rFonts w:ascii="Times New Roman" w:hAnsi="Times New Roman" w:cs="Times New Roman"/>
          <w:b/>
          <w:color w:val="auto"/>
          <w:sz w:val="24"/>
          <w:szCs w:val="24"/>
        </w:rPr>
      </w:pPr>
      <w:r w:rsidRPr="00C20422">
        <w:rPr>
          <w:rFonts w:ascii="Times New Roman" w:hAnsi="Times New Roman" w:cs="Times New Roman"/>
          <w:b/>
          <w:color w:val="auto"/>
          <w:sz w:val="24"/>
          <w:szCs w:val="24"/>
        </w:rPr>
        <w:t>Revision Table</w:t>
      </w:r>
    </w:p>
    <w:tbl>
      <w:tblPr>
        <w:tblStyle w:val="TableGrid"/>
        <w:tblW w:w="10187" w:type="dxa"/>
        <w:jc w:val="center"/>
        <w:tblLayout w:type="fixed"/>
        <w:tblLook w:val="04A0" w:firstRow="1" w:lastRow="0" w:firstColumn="1" w:lastColumn="0" w:noHBand="0" w:noVBand="1"/>
      </w:tblPr>
      <w:tblGrid>
        <w:gridCol w:w="2378"/>
        <w:gridCol w:w="2137"/>
        <w:gridCol w:w="1056"/>
        <w:gridCol w:w="1660"/>
        <w:gridCol w:w="1507"/>
        <w:gridCol w:w="1449"/>
      </w:tblGrid>
      <w:tr w:rsidR="00320DB1" w:rsidRPr="00C20422" w14:paraId="1DD5970C" w14:textId="77777777" w:rsidTr="00320DB1">
        <w:trPr>
          <w:trHeight w:val="1358"/>
          <w:jc w:val="center"/>
        </w:trPr>
        <w:tc>
          <w:tcPr>
            <w:tcW w:w="2378" w:type="dxa"/>
            <w:shd w:val="clear" w:color="auto" w:fill="auto"/>
            <w:vAlign w:val="center"/>
          </w:tcPr>
          <w:p w14:paraId="2B60B7E9" w14:textId="77777777" w:rsidR="00D97D55" w:rsidRPr="00C20422" w:rsidRDefault="00D97D55" w:rsidP="0045124A">
            <w:pPr>
              <w:spacing w:after="160" w:line="259" w:lineRule="auto"/>
              <w:jc w:val="center"/>
              <w:rPr>
                <w:rFonts w:ascii="Times New Roman" w:hAnsi="Times New Roman" w:cs="Times New Roman"/>
                <w:b/>
                <w:color w:val="auto"/>
                <w:sz w:val="24"/>
                <w:szCs w:val="24"/>
              </w:rPr>
            </w:pPr>
            <w:r w:rsidRPr="00C20422">
              <w:rPr>
                <w:rFonts w:ascii="Times New Roman" w:hAnsi="Times New Roman" w:cs="Times New Roman"/>
                <w:b/>
                <w:color w:val="auto"/>
                <w:sz w:val="24"/>
                <w:szCs w:val="24"/>
              </w:rPr>
              <w:t>Document Name</w:t>
            </w:r>
          </w:p>
        </w:tc>
        <w:tc>
          <w:tcPr>
            <w:tcW w:w="2137" w:type="dxa"/>
            <w:shd w:val="clear" w:color="auto" w:fill="auto"/>
            <w:vAlign w:val="center"/>
          </w:tcPr>
          <w:p w14:paraId="387C2CD4" w14:textId="77777777" w:rsidR="00D97D55" w:rsidRPr="00C20422" w:rsidRDefault="00D97D55" w:rsidP="0045124A">
            <w:pPr>
              <w:spacing w:after="160" w:line="259" w:lineRule="auto"/>
              <w:jc w:val="center"/>
              <w:rPr>
                <w:rFonts w:ascii="Times New Roman" w:hAnsi="Times New Roman" w:cs="Times New Roman"/>
                <w:b/>
                <w:color w:val="auto"/>
                <w:sz w:val="24"/>
                <w:szCs w:val="24"/>
              </w:rPr>
            </w:pPr>
            <w:r w:rsidRPr="00C20422">
              <w:rPr>
                <w:rFonts w:ascii="Times New Roman" w:hAnsi="Times New Roman" w:cs="Times New Roman"/>
                <w:b/>
                <w:color w:val="auto"/>
                <w:sz w:val="24"/>
                <w:szCs w:val="24"/>
              </w:rPr>
              <w:t>Detail</w:t>
            </w:r>
          </w:p>
        </w:tc>
        <w:tc>
          <w:tcPr>
            <w:tcW w:w="1056" w:type="dxa"/>
            <w:shd w:val="clear" w:color="auto" w:fill="auto"/>
            <w:vAlign w:val="center"/>
          </w:tcPr>
          <w:p w14:paraId="0ED089ED" w14:textId="77777777" w:rsidR="00D97D55" w:rsidRPr="00C20422" w:rsidRDefault="00D97D55" w:rsidP="0045124A">
            <w:pPr>
              <w:spacing w:after="160" w:line="259" w:lineRule="auto"/>
              <w:jc w:val="center"/>
              <w:rPr>
                <w:rFonts w:ascii="Times New Roman" w:hAnsi="Times New Roman" w:cs="Times New Roman"/>
                <w:b/>
                <w:color w:val="auto"/>
                <w:sz w:val="24"/>
                <w:szCs w:val="24"/>
              </w:rPr>
            </w:pPr>
            <w:r w:rsidRPr="00C20422">
              <w:rPr>
                <w:rFonts w:ascii="Times New Roman" w:hAnsi="Times New Roman" w:cs="Times New Roman"/>
                <w:b/>
                <w:color w:val="auto"/>
                <w:sz w:val="24"/>
                <w:szCs w:val="24"/>
              </w:rPr>
              <w:t>Status</w:t>
            </w:r>
          </w:p>
        </w:tc>
        <w:tc>
          <w:tcPr>
            <w:tcW w:w="1660" w:type="dxa"/>
            <w:shd w:val="clear" w:color="auto" w:fill="auto"/>
            <w:vAlign w:val="center"/>
          </w:tcPr>
          <w:p w14:paraId="7147F275" w14:textId="77777777" w:rsidR="00D97D55" w:rsidRPr="00C20422" w:rsidRDefault="00D97D55" w:rsidP="0045124A">
            <w:pPr>
              <w:spacing w:after="160" w:line="259" w:lineRule="auto"/>
              <w:jc w:val="center"/>
              <w:rPr>
                <w:rFonts w:ascii="Times New Roman" w:hAnsi="Times New Roman" w:cs="Times New Roman"/>
                <w:b/>
                <w:color w:val="auto"/>
                <w:sz w:val="24"/>
                <w:szCs w:val="24"/>
              </w:rPr>
            </w:pPr>
            <w:r w:rsidRPr="00C20422">
              <w:rPr>
                <w:rFonts w:ascii="Times New Roman" w:hAnsi="Times New Roman" w:cs="Times New Roman"/>
                <w:b/>
                <w:color w:val="auto"/>
                <w:sz w:val="24"/>
                <w:szCs w:val="24"/>
              </w:rPr>
              <w:t>Date</w:t>
            </w:r>
          </w:p>
        </w:tc>
        <w:tc>
          <w:tcPr>
            <w:tcW w:w="1507" w:type="dxa"/>
            <w:shd w:val="clear" w:color="auto" w:fill="auto"/>
            <w:vAlign w:val="center"/>
          </w:tcPr>
          <w:p w14:paraId="702D5688" w14:textId="77777777" w:rsidR="00D97D55" w:rsidRPr="00C20422" w:rsidRDefault="00D97D55" w:rsidP="0045124A">
            <w:pPr>
              <w:spacing w:after="160" w:line="259" w:lineRule="auto"/>
              <w:jc w:val="center"/>
              <w:rPr>
                <w:rFonts w:ascii="Times New Roman" w:hAnsi="Times New Roman" w:cs="Times New Roman"/>
                <w:b/>
                <w:color w:val="auto"/>
                <w:sz w:val="24"/>
                <w:szCs w:val="24"/>
              </w:rPr>
            </w:pPr>
            <w:r w:rsidRPr="00C20422">
              <w:rPr>
                <w:rFonts w:ascii="Times New Roman" w:hAnsi="Times New Roman" w:cs="Times New Roman"/>
                <w:b/>
                <w:color w:val="auto"/>
                <w:sz w:val="24"/>
                <w:szCs w:val="24"/>
              </w:rPr>
              <w:t>Viewable</w:t>
            </w:r>
          </w:p>
        </w:tc>
        <w:tc>
          <w:tcPr>
            <w:tcW w:w="1449" w:type="dxa"/>
            <w:shd w:val="clear" w:color="auto" w:fill="auto"/>
            <w:vAlign w:val="center"/>
          </w:tcPr>
          <w:p w14:paraId="165D8C21" w14:textId="77777777" w:rsidR="00D97D55" w:rsidRPr="00C20422" w:rsidRDefault="00D97D55" w:rsidP="0045124A">
            <w:pPr>
              <w:spacing w:after="160" w:line="259" w:lineRule="auto"/>
              <w:jc w:val="center"/>
              <w:rPr>
                <w:rFonts w:ascii="Times New Roman" w:hAnsi="Times New Roman" w:cs="Times New Roman"/>
                <w:b/>
                <w:color w:val="auto"/>
                <w:sz w:val="24"/>
                <w:szCs w:val="24"/>
              </w:rPr>
            </w:pPr>
            <w:r w:rsidRPr="00C20422">
              <w:rPr>
                <w:rFonts w:ascii="Times New Roman" w:hAnsi="Times New Roman" w:cs="Times New Roman"/>
                <w:b/>
                <w:color w:val="auto"/>
                <w:sz w:val="24"/>
                <w:szCs w:val="24"/>
              </w:rPr>
              <w:t>Reviewer&amp; Responsible</w:t>
            </w:r>
          </w:p>
        </w:tc>
      </w:tr>
      <w:tr w:rsidR="00320DB1" w:rsidRPr="00C20422" w14:paraId="6B8A0F18" w14:textId="77777777" w:rsidTr="00320DB1">
        <w:trPr>
          <w:trHeight w:val="1358"/>
          <w:jc w:val="center"/>
        </w:trPr>
        <w:tc>
          <w:tcPr>
            <w:tcW w:w="2378" w:type="dxa"/>
            <w:shd w:val="clear" w:color="auto" w:fill="auto"/>
            <w:vAlign w:val="center"/>
          </w:tcPr>
          <w:p w14:paraId="26105EA9" w14:textId="4D8F1350" w:rsidR="00D97D55" w:rsidRPr="00320DB1" w:rsidRDefault="00320DB1" w:rsidP="003D3649">
            <w:pPr>
              <w:spacing w:after="160" w:line="259" w:lineRule="auto"/>
              <w:jc w:val="center"/>
              <w:rPr>
                <w:rFonts w:ascii="Times New Roman" w:hAnsi="Times New Roman" w:cs="Times New Roman"/>
                <w:bCs/>
                <w:color w:val="auto"/>
                <w:sz w:val="24"/>
                <w:szCs w:val="24"/>
              </w:rPr>
            </w:pPr>
            <w:r w:rsidRPr="00320DB1">
              <w:rPr>
                <w:rFonts w:ascii="Times New Roman" w:hAnsi="Times New Roman" w:cs="Times New Roman"/>
                <w:bCs/>
                <w:color w:val="auto"/>
                <w:sz w:val="24"/>
                <w:szCs w:val="24"/>
              </w:rPr>
              <w:t>Dental Clinic</w:t>
            </w:r>
            <w:r w:rsidR="00F26A11">
              <w:rPr>
                <w:rFonts w:ascii="Times New Roman" w:hAnsi="Times New Roman" w:cs="Times New Roman"/>
                <w:bCs/>
                <w:color w:val="auto"/>
                <w:sz w:val="24"/>
                <w:szCs w:val="24"/>
              </w:rPr>
              <w:t xml:space="preserve"> Services System</w:t>
            </w:r>
            <w:r w:rsidRPr="00320DB1">
              <w:rPr>
                <w:rFonts w:ascii="Times New Roman" w:hAnsi="Times New Roman" w:cs="Times New Roman"/>
                <w:bCs/>
                <w:color w:val="auto"/>
                <w:sz w:val="24"/>
                <w:szCs w:val="24"/>
              </w:rPr>
              <w:t>-</w:t>
            </w:r>
            <w:r w:rsidR="00F26A11">
              <w:rPr>
                <w:rFonts w:ascii="Times New Roman" w:hAnsi="Times New Roman" w:cs="Times New Roman"/>
                <w:bCs/>
                <w:color w:val="auto"/>
                <w:sz w:val="24"/>
                <w:szCs w:val="24"/>
              </w:rPr>
              <w:t>software design-</w:t>
            </w:r>
            <w:proofErr w:type="spellStart"/>
            <w:r w:rsidRPr="00320DB1">
              <w:rPr>
                <w:rFonts w:ascii="Times New Roman" w:hAnsi="Times New Roman" w:cs="Times New Roman"/>
                <w:bCs/>
                <w:color w:val="auto"/>
                <w:sz w:val="24"/>
                <w:szCs w:val="24"/>
              </w:rPr>
              <w:t>ver</w:t>
            </w:r>
            <w:proofErr w:type="spellEnd"/>
            <w:r w:rsidRPr="00320DB1">
              <w:rPr>
                <w:rFonts w:ascii="Times New Roman" w:hAnsi="Times New Roman" w:cs="Times New Roman"/>
                <w:bCs/>
                <w:color w:val="auto"/>
                <w:sz w:val="24"/>
                <w:szCs w:val="24"/>
              </w:rPr>
              <w:t xml:space="preserve"> 0.1</w:t>
            </w:r>
          </w:p>
        </w:tc>
        <w:tc>
          <w:tcPr>
            <w:tcW w:w="2137" w:type="dxa"/>
            <w:shd w:val="clear" w:color="auto" w:fill="auto"/>
            <w:vAlign w:val="center"/>
          </w:tcPr>
          <w:p w14:paraId="5D0C2ED1" w14:textId="4E74C3F0" w:rsidR="00D97D55" w:rsidRPr="00320DB1" w:rsidRDefault="00D97D55" w:rsidP="0045124A">
            <w:pPr>
              <w:spacing w:after="160" w:line="259" w:lineRule="auto"/>
              <w:jc w:val="center"/>
              <w:rPr>
                <w:rFonts w:ascii="Times New Roman" w:hAnsi="Times New Roman" w:cs="Times New Roman"/>
                <w:bCs/>
                <w:color w:val="auto"/>
                <w:sz w:val="24"/>
                <w:szCs w:val="24"/>
              </w:rPr>
            </w:pPr>
          </w:p>
        </w:tc>
        <w:tc>
          <w:tcPr>
            <w:tcW w:w="1056" w:type="dxa"/>
            <w:shd w:val="clear" w:color="auto" w:fill="auto"/>
            <w:vAlign w:val="center"/>
          </w:tcPr>
          <w:p w14:paraId="376CF552" w14:textId="10A4A2DA" w:rsidR="00D97D55" w:rsidRPr="00320DB1" w:rsidRDefault="00320DB1" w:rsidP="0045124A">
            <w:pPr>
              <w:spacing w:after="160" w:line="259" w:lineRule="auto"/>
              <w:jc w:val="center"/>
              <w:rPr>
                <w:rFonts w:ascii="Times New Roman" w:hAnsi="Times New Roman" w:cs="Times New Roman"/>
                <w:bCs/>
                <w:color w:val="auto"/>
                <w:sz w:val="24"/>
                <w:szCs w:val="24"/>
              </w:rPr>
            </w:pPr>
            <w:r w:rsidRPr="00320DB1">
              <w:rPr>
                <w:rFonts w:ascii="Times New Roman" w:hAnsi="Times New Roman" w:cs="Times New Roman"/>
                <w:bCs/>
                <w:color w:val="auto"/>
                <w:sz w:val="24"/>
                <w:szCs w:val="24"/>
              </w:rPr>
              <w:t>Draft</w:t>
            </w:r>
          </w:p>
        </w:tc>
        <w:tc>
          <w:tcPr>
            <w:tcW w:w="1660" w:type="dxa"/>
            <w:shd w:val="clear" w:color="auto" w:fill="auto"/>
            <w:vAlign w:val="center"/>
          </w:tcPr>
          <w:p w14:paraId="6A0C2C1E" w14:textId="708D9EBC" w:rsidR="00D97D55" w:rsidRPr="00320DB1" w:rsidRDefault="00320DB1" w:rsidP="0045124A">
            <w:pPr>
              <w:spacing w:after="160" w:line="259" w:lineRule="auto"/>
              <w:jc w:val="center"/>
              <w:rPr>
                <w:rFonts w:ascii="Times New Roman" w:hAnsi="Times New Roman" w:cs="Times New Roman"/>
                <w:bCs/>
                <w:color w:val="auto"/>
                <w:sz w:val="24"/>
                <w:szCs w:val="24"/>
              </w:rPr>
            </w:pPr>
            <w:r w:rsidRPr="00320DB1">
              <w:rPr>
                <w:rFonts w:ascii="Times New Roman" w:hAnsi="Times New Roman" w:cs="Times New Roman"/>
                <w:bCs/>
                <w:color w:val="auto"/>
                <w:sz w:val="24"/>
                <w:szCs w:val="24"/>
              </w:rPr>
              <w:t>04/06/2014</w:t>
            </w:r>
          </w:p>
        </w:tc>
        <w:tc>
          <w:tcPr>
            <w:tcW w:w="1507" w:type="dxa"/>
            <w:shd w:val="clear" w:color="auto" w:fill="auto"/>
            <w:vAlign w:val="center"/>
          </w:tcPr>
          <w:p w14:paraId="7005793A" w14:textId="6D0AE255" w:rsidR="00D97D55" w:rsidRPr="00320DB1" w:rsidRDefault="00320DB1" w:rsidP="0045124A">
            <w:pPr>
              <w:spacing w:after="160" w:line="259" w:lineRule="auto"/>
              <w:jc w:val="center"/>
              <w:rPr>
                <w:rFonts w:ascii="Times New Roman" w:hAnsi="Times New Roman" w:cs="Times New Roman"/>
                <w:bCs/>
                <w:color w:val="auto"/>
                <w:sz w:val="24"/>
                <w:szCs w:val="24"/>
              </w:rPr>
            </w:pPr>
            <w:r w:rsidRPr="00320DB1">
              <w:rPr>
                <w:rFonts w:ascii="Times New Roman" w:hAnsi="Times New Roman" w:cs="Times New Roman"/>
                <w:bCs/>
                <w:color w:val="auto"/>
                <w:sz w:val="24"/>
                <w:szCs w:val="24"/>
              </w:rPr>
              <w:t>04/06/2014</w:t>
            </w:r>
          </w:p>
        </w:tc>
        <w:tc>
          <w:tcPr>
            <w:tcW w:w="1449" w:type="dxa"/>
            <w:shd w:val="clear" w:color="auto" w:fill="auto"/>
            <w:vAlign w:val="center"/>
          </w:tcPr>
          <w:p w14:paraId="1D08895A" w14:textId="08B7DF92" w:rsidR="00D97D55" w:rsidRPr="00320DB1" w:rsidRDefault="00320DB1" w:rsidP="0045124A">
            <w:pPr>
              <w:spacing w:after="160" w:line="259" w:lineRule="auto"/>
              <w:jc w:val="center"/>
              <w:rPr>
                <w:rFonts w:ascii="Times New Roman" w:hAnsi="Times New Roman" w:cs="Times New Roman"/>
                <w:bCs/>
                <w:color w:val="auto"/>
                <w:sz w:val="24"/>
                <w:szCs w:val="24"/>
              </w:rPr>
            </w:pPr>
            <w:proofErr w:type="spellStart"/>
            <w:r>
              <w:rPr>
                <w:rFonts w:ascii="Times New Roman" w:hAnsi="Times New Roman" w:cs="Times New Roman"/>
                <w:bCs/>
                <w:color w:val="auto"/>
                <w:sz w:val="24"/>
                <w:szCs w:val="24"/>
              </w:rPr>
              <w:t>Kanokwan</w:t>
            </w:r>
            <w:proofErr w:type="spellEnd"/>
            <w:r>
              <w:rPr>
                <w:rFonts w:ascii="Times New Roman" w:hAnsi="Times New Roman" w:cs="Times New Roman"/>
                <w:bCs/>
                <w:color w:val="auto"/>
                <w:sz w:val="24"/>
                <w:szCs w:val="24"/>
              </w:rPr>
              <w:t xml:space="preserve"> &amp; </w:t>
            </w:r>
            <w:proofErr w:type="spellStart"/>
            <w:r>
              <w:rPr>
                <w:rFonts w:ascii="Times New Roman" w:hAnsi="Times New Roman" w:cs="Times New Roman"/>
                <w:bCs/>
                <w:color w:val="auto"/>
                <w:sz w:val="24"/>
                <w:szCs w:val="24"/>
              </w:rPr>
              <w:t>Worapun</w:t>
            </w:r>
            <w:proofErr w:type="spellEnd"/>
          </w:p>
        </w:tc>
      </w:tr>
      <w:tr w:rsidR="00320DB1" w:rsidRPr="00C20422" w14:paraId="3715E3DC" w14:textId="77777777" w:rsidTr="00320DB1">
        <w:trPr>
          <w:trHeight w:val="453"/>
          <w:jc w:val="center"/>
        </w:trPr>
        <w:tc>
          <w:tcPr>
            <w:tcW w:w="2378" w:type="dxa"/>
            <w:shd w:val="clear" w:color="auto" w:fill="auto"/>
            <w:vAlign w:val="center"/>
          </w:tcPr>
          <w:p w14:paraId="5F50A324" w14:textId="77777777" w:rsidR="00320DB1" w:rsidRPr="00C20422" w:rsidRDefault="00320DB1" w:rsidP="0045124A">
            <w:pPr>
              <w:spacing w:after="160" w:line="259" w:lineRule="auto"/>
              <w:jc w:val="center"/>
              <w:rPr>
                <w:rFonts w:ascii="Times New Roman" w:hAnsi="Times New Roman" w:cs="Times New Roman"/>
                <w:bCs/>
                <w:color w:val="auto"/>
                <w:szCs w:val="22"/>
              </w:rPr>
            </w:pPr>
          </w:p>
        </w:tc>
        <w:tc>
          <w:tcPr>
            <w:tcW w:w="2137" w:type="dxa"/>
            <w:shd w:val="clear" w:color="auto" w:fill="auto"/>
            <w:vAlign w:val="center"/>
          </w:tcPr>
          <w:p w14:paraId="338F92EA" w14:textId="77777777" w:rsidR="00320DB1" w:rsidRPr="00C20422" w:rsidRDefault="00320DB1" w:rsidP="0045124A">
            <w:pPr>
              <w:spacing w:after="160" w:line="259" w:lineRule="auto"/>
              <w:jc w:val="center"/>
              <w:rPr>
                <w:rFonts w:ascii="Times New Roman" w:hAnsi="Times New Roman" w:cs="Times New Roman"/>
                <w:bCs/>
                <w:color w:val="auto"/>
                <w:szCs w:val="22"/>
              </w:rPr>
            </w:pPr>
          </w:p>
        </w:tc>
        <w:tc>
          <w:tcPr>
            <w:tcW w:w="1056" w:type="dxa"/>
            <w:shd w:val="clear" w:color="auto" w:fill="auto"/>
            <w:vAlign w:val="center"/>
          </w:tcPr>
          <w:p w14:paraId="2603F7FF"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660" w:type="dxa"/>
            <w:shd w:val="clear" w:color="auto" w:fill="auto"/>
            <w:vAlign w:val="center"/>
          </w:tcPr>
          <w:p w14:paraId="014DB514"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507" w:type="dxa"/>
            <w:shd w:val="clear" w:color="auto" w:fill="auto"/>
            <w:vAlign w:val="center"/>
          </w:tcPr>
          <w:p w14:paraId="1D285FAA"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449" w:type="dxa"/>
            <w:shd w:val="clear" w:color="auto" w:fill="auto"/>
            <w:vAlign w:val="center"/>
          </w:tcPr>
          <w:p w14:paraId="30EAB45B"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r>
      <w:tr w:rsidR="00320DB1" w:rsidRPr="00C20422" w14:paraId="18DAA749" w14:textId="77777777" w:rsidTr="00320DB1">
        <w:trPr>
          <w:trHeight w:val="453"/>
          <w:jc w:val="center"/>
        </w:trPr>
        <w:tc>
          <w:tcPr>
            <w:tcW w:w="2378" w:type="dxa"/>
            <w:shd w:val="clear" w:color="auto" w:fill="auto"/>
            <w:vAlign w:val="center"/>
          </w:tcPr>
          <w:p w14:paraId="5DD3341E" w14:textId="77777777" w:rsidR="00320DB1" w:rsidRPr="00C20422" w:rsidRDefault="00320DB1" w:rsidP="0045124A">
            <w:pPr>
              <w:spacing w:after="160" w:line="259" w:lineRule="auto"/>
              <w:jc w:val="center"/>
              <w:rPr>
                <w:rFonts w:ascii="Times New Roman" w:hAnsi="Times New Roman" w:cs="Times New Roman"/>
                <w:bCs/>
                <w:color w:val="auto"/>
                <w:szCs w:val="22"/>
              </w:rPr>
            </w:pPr>
          </w:p>
        </w:tc>
        <w:tc>
          <w:tcPr>
            <w:tcW w:w="2137" w:type="dxa"/>
            <w:shd w:val="clear" w:color="auto" w:fill="auto"/>
            <w:vAlign w:val="center"/>
          </w:tcPr>
          <w:p w14:paraId="0A83461B" w14:textId="77777777" w:rsidR="00320DB1" w:rsidRPr="00C20422" w:rsidRDefault="00320DB1" w:rsidP="0045124A">
            <w:pPr>
              <w:spacing w:after="160" w:line="259" w:lineRule="auto"/>
              <w:jc w:val="center"/>
              <w:rPr>
                <w:rFonts w:ascii="Times New Roman" w:hAnsi="Times New Roman" w:cs="Times New Roman"/>
                <w:bCs/>
                <w:color w:val="auto"/>
                <w:szCs w:val="22"/>
              </w:rPr>
            </w:pPr>
          </w:p>
        </w:tc>
        <w:tc>
          <w:tcPr>
            <w:tcW w:w="1056" w:type="dxa"/>
            <w:shd w:val="clear" w:color="auto" w:fill="auto"/>
            <w:vAlign w:val="center"/>
          </w:tcPr>
          <w:p w14:paraId="6925402A"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660" w:type="dxa"/>
            <w:shd w:val="clear" w:color="auto" w:fill="auto"/>
            <w:vAlign w:val="center"/>
          </w:tcPr>
          <w:p w14:paraId="551B7A9A"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507" w:type="dxa"/>
            <w:shd w:val="clear" w:color="auto" w:fill="auto"/>
            <w:vAlign w:val="center"/>
          </w:tcPr>
          <w:p w14:paraId="1A3B3CA4"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449" w:type="dxa"/>
            <w:shd w:val="clear" w:color="auto" w:fill="auto"/>
            <w:vAlign w:val="center"/>
          </w:tcPr>
          <w:p w14:paraId="6D92191F"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r>
      <w:tr w:rsidR="00320DB1" w:rsidRPr="00C20422" w14:paraId="388C8FBA" w14:textId="77777777" w:rsidTr="00320DB1">
        <w:trPr>
          <w:trHeight w:val="453"/>
          <w:jc w:val="center"/>
        </w:trPr>
        <w:tc>
          <w:tcPr>
            <w:tcW w:w="2378" w:type="dxa"/>
            <w:shd w:val="clear" w:color="auto" w:fill="auto"/>
            <w:vAlign w:val="center"/>
          </w:tcPr>
          <w:p w14:paraId="17505A16" w14:textId="77777777" w:rsidR="00320DB1" w:rsidRPr="00C20422" w:rsidRDefault="00320DB1" w:rsidP="0045124A">
            <w:pPr>
              <w:spacing w:after="160" w:line="259" w:lineRule="auto"/>
              <w:jc w:val="center"/>
              <w:rPr>
                <w:rFonts w:ascii="Times New Roman" w:hAnsi="Times New Roman" w:cs="Times New Roman"/>
                <w:bCs/>
                <w:color w:val="auto"/>
                <w:szCs w:val="22"/>
              </w:rPr>
            </w:pPr>
          </w:p>
        </w:tc>
        <w:tc>
          <w:tcPr>
            <w:tcW w:w="2137" w:type="dxa"/>
            <w:shd w:val="clear" w:color="auto" w:fill="auto"/>
            <w:vAlign w:val="center"/>
          </w:tcPr>
          <w:p w14:paraId="009CCB2C" w14:textId="77777777" w:rsidR="00320DB1" w:rsidRPr="00C20422" w:rsidRDefault="00320DB1" w:rsidP="0045124A">
            <w:pPr>
              <w:spacing w:after="160" w:line="259" w:lineRule="auto"/>
              <w:jc w:val="center"/>
              <w:rPr>
                <w:rFonts w:ascii="Times New Roman" w:hAnsi="Times New Roman" w:cs="Times New Roman"/>
                <w:bCs/>
                <w:color w:val="auto"/>
                <w:szCs w:val="22"/>
              </w:rPr>
            </w:pPr>
          </w:p>
        </w:tc>
        <w:tc>
          <w:tcPr>
            <w:tcW w:w="1056" w:type="dxa"/>
            <w:shd w:val="clear" w:color="auto" w:fill="auto"/>
            <w:vAlign w:val="center"/>
          </w:tcPr>
          <w:p w14:paraId="1A2B0DE9"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660" w:type="dxa"/>
            <w:shd w:val="clear" w:color="auto" w:fill="auto"/>
            <w:vAlign w:val="center"/>
          </w:tcPr>
          <w:p w14:paraId="00C15C98"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507" w:type="dxa"/>
            <w:shd w:val="clear" w:color="auto" w:fill="auto"/>
            <w:vAlign w:val="center"/>
          </w:tcPr>
          <w:p w14:paraId="1509F3FF"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449" w:type="dxa"/>
            <w:shd w:val="clear" w:color="auto" w:fill="auto"/>
            <w:vAlign w:val="center"/>
          </w:tcPr>
          <w:p w14:paraId="39E24562"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r>
      <w:tr w:rsidR="00320DB1" w:rsidRPr="00C20422" w14:paraId="44E01FAC" w14:textId="77777777" w:rsidTr="00320DB1">
        <w:trPr>
          <w:trHeight w:val="427"/>
          <w:jc w:val="center"/>
        </w:trPr>
        <w:tc>
          <w:tcPr>
            <w:tcW w:w="2378" w:type="dxa"/>
            <w:shd w:val="clear" w:color="auto" w:fill="auto"/>
            <w:vAlign w:val="center"/>
          </w:tcPr>
          <w:p w14:paraId="0372A538" w14:textId="77777777" w:rsidR="00320DB1" w:rsidRPr="00C20422" w:rsidRDefault="00320DB1" w:rsidP="0045124A">
            <w:pPr>
              <w:spacing w:after="160" w:line="259" w:lineRule="auto"/>
              <w:jc w:val="center"/>
              <w:rPr>
                <w:rFonts w:ascii="Times New Roman" w:hAnsi="Times New Roman" w:cs="Times New Roman"/>
                <w:bCs/>
                <w:color w:val="auto"/>
                <w:szCs w:val="22"/>
              </w:rPr>
            </w:pPr>
          </w:p>
        </w:tc>
        <w:tc>
          <w:tcPr>
            <w:tcW w:w="2137" w:type="dxa"/>
            <w:shd w:val="clear" w:color="auto" w:fill="auto"/>
            <w:vAlign w:val="center"/>
          </w:tcPr>
          <w:p w14:paraId="6039163B" w14:textId="77777777" w:rsidR="00320DB1" w:rsidRPr="00C20422" w:rsidRDefault="00320DB1" w:rsidP="0045124A">
            <w:pPr>
              <w:spacing w:after="160" w:line="259" w:lineRule="auto"/>
              <w:jc w:val="center"/>
              <w:rPr>
                <w:rFonts w:ascii="Times New Roman" w:hAnsi="Times New Roman" w:cs="Times New Roman"/>
                <w:bCs/>
                <w:color w:val="auto"/>
                <w:szCs w:val="22"/>
              </w:rPr>
            </w:pPr>
          </w:p>
        </w:tc>
        <w:tc>
          <w:tcPr>
            <w:tcW w:w="1056" w:type="dxa"/>
            <w:shd w:val="clear" w:color="auto" w:fill="auto"/>
            <w:vAlign w:val="center"/>
          </w:tcPr>
          <w:p w14:paraId="0916BAD1"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660" w:type="dxa"/>
            <w:shd w:val="clear" w:color="auto" w:fill="auto"/>
            <w:vAlign w:val="center"/>
          </w:tcPr>
          <w:p w14:paraId="48098E2F"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507" w:type="dxa"/>
            <w:shd w:val="clear" w:color="auto" w:fill="auto"/>
            <w:vAlign w:val="center"/>
          </w:tcPr>
          <w:p w14:paraId="31A08C00"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449" w:type="dxa"/>
            <w:shd w:val="clear" w:color="auto" w:fill="auto"/>
            <w:vAlign w:val="center"/>
          </w:tcPr>
          <w:p w14:paraId="77279731"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r>
      <w:tr w:rsidR="00320DB1" w:rsidRPr="00C20422" w14:paraId="2EDA257C" w14:textId="77777777" w:rsidTr="00320DB1">
        <w:trPr>
          <w:trHeight w:val="453"/>
          <w:jc w:val="center"/>
        </w:trPr>
        <w:tc>
          <w:tcPr>
            <w:tcW w:w="2378" w:type="dxa"/>
            <w:shd w:val="clear" w:color="auto" w:fill="auto"/>
            <w:vAlign w:val="center"/>
          </w:tcPr>
          <w:p w14:paraId="652BE079" w14:textId="77777777" w:rsidR="00320DB1" w:rsidRPr="00C20422" w:rsidRDefault="00320DB1" w:rsidP="0045124A">
            <w:pPr>
              <w:spacing w:after="160" w:line="259" w:lineRule="auto"/>
              <w:jc w:val="center"/>
              <w:rPr>
                <w:rFonts w:ascii="Times New Roman" w:hAnsi="Times New Roman" w:cs="Times New Roman"/>
                <w:bCs/>
                <w:color w:val="auto"/>
                <w:szCs w:val="22"/>
              </w:rPr>
            </w:pPr>
          </w:p>
        </w:tc>
        <w:tc>
          <w:tcPr>
            <w:tcW w:w="2137" w:type="dxa"/>
            <w:shd w:val="clear" w:color="auto" w:fill="auto"/>
            <w:vAlign w:val="center"/>
          </w:tcPr>
          <w:p w14:paraId="5F4F7DBD" w14:textId="77777777" w:rsidR="00320DB1" w:rsidRPr="00C20422" w:rsidRDefault="00320DB1" w:rsidP="0045124A">
            <w:pPr>
              <w:spacing w:after="160" w:line="259" w:lineRule="auto"/>
              <w:jc w:val="center"/>
              <w:rPr>
                <w:rFonts w:ascii="Times New Roman" w:hAnsi="Times New Roman" w:cs="Times New Roman"/>
                <w:bCs/>
                <w:color w:val="auto"/>
                <w:szCs w:val="22"/>
              </w:rPr>
            </w:pPr>
          </w:p>
        </w:tc>
        <w:tc>
          <w:tcPr>
            <w:tcW w:w="1056" w:type="dxa"/>
            <w:shd w:val="clear" w:color="auto" w:fill="auto"/>
            <w:vAlign w:val="center"/>
          </w:tcPr>
          <w:p w14:paraId="07979833"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660" w:type="dxa"/>
            <w:shd w:val="clear" w:color="auto" w:fill="auto"/>
            <w:vAlign w:val="center"/>
          </w:tcPr>
          <w:p w14:paraId="5DB69C84"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507" w:type="dxa"/>
            <w:shd w:val="clear" w:color="auto" w:fill="auto"/>
            <w:vAlign w:val="center"/>
          </w:tcPr>
          <w:p w14:paraId="419F5270"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449" w:type="dxa"/>
            <w:shd w:val="clear" w:color="auto" w:fill="auto"/>
            <w:vAlign w:val="center"/>
          </w:tcPr>
          <w:p w14:paraId="182A6E67"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r>
      <w:tr w:rsidR="00320DB1" w:rsidRPr="00C20422" w14:paraId="55D0980F" w14:textId="77777777" w:rsidTr="00320DB1">
        <w:trPr>
          <w:trHeight w:val="453"/>
          <w:jc w:val="center"/>
        </w:trPr>
        <w:tc>
          <w:tcPr>
            <w:tcW w:w="2378" w:type="dxa"/>
            <w:shd w:val="clear" w:color="auto" w:fill="auto"/>
            <w:vAlign w:val="center"/>
          </w:tcPr>
          <w:p w14:paraId="01DCC524" w14:textId="77777777" w:rsidR="00320DB1" w:rsidRPr="00C20422" w:rsidRDefault="00320DB1" w:rsidP="0045124A">
            <w:pPr>
              <w:spacing w:after="160" w:line="259" w:lineRule="auto"/>
              <w:jc w:val="center"/>
              <w:rPr>
                <w:rFonts w:ascii="Times New Roman" w:hAnsi="Times New Roman" w:cs="Times New Roman"/>
                <w:bCs/>
                <w:color w:val="auto"/>
                <w:szCs w:val="22"/>
              </w:rPr>
            </w:pPr>
          </w:p>
        </w:tc>
        <w:tc>
          <w:tcPr>
            <w:tcW w:w="2137" w:type="dxa"/>
            <w:shd w:val="clear" w:color="auto" w:fill="auto"/>
            <w:vAlign w:val="center"/>
          </w:tcPr>
          <w:p w14:paraId="0D83A74F" w14:textId="77777777" w:rsidR="00320DB1" w:rsidRPr="00C20422" w:rsidRDefault="00320DB1" w:rsidP="0045124A">
            <w:pPr>
              <w:spacing w:after="160" w:line="259" w:lineRule="auto"/>
              <w:jc w:val="center"/>
              <w:rPr>
                <w:rFonts w:ascii="Times New Roman" w:hAnsi="Times New Roman" w:cs="Times New Roman"/>
                <w:bCs/>
                <w:color w:val="auto"/>
                <w:szCs w:val="22"/>
              </w:rPr>
            </w:pPr>
          </w:p>
        </w:tc>
        <w:tc>
          <w:tcPr>
            <w:tcW w:w="1056" w:type="dxa"/>
            <w:shd w:val="clear" w:color="auto" w:fill="auto"/>
            <w:vAlign w:val="center"/>
          </w:tcPr>
          <w:p w14:paraId="0EB64225"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660" w:type="dxa"/>
            <w:shd w:val="clear" w:color="auto" w:fill="auto"/>
            <w:vAlign w:val="center"/>
          </w:tcPr>
          <w:p w14:paraId="011431A7"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507" w:type="dxa"/>
            <w:shd w:val="clear" w:color="auto" w:fill="auto"/>
            <w:vAlign w:val="center"/>
          </w:tcPr>
          <w:p w14:paraId="7EC18D96"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449" w:type="dxa"/>
            <w:shd w:val="clear" w:color="auto" w:fill="auto"/>
            <w:vAlign w:val="center"/>
          </w:tcPr>
          <w:p w14:paraId="62619CFE"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r>
    </w:tbl>
    <w:p w14:paraId="3E6664D8" w14:textId="77777777" w:rsidR="00D97D55" w:rsidRPr="00C20422" w:rsidRDefault="00D97D55" w:rsidP="00D97D55">
      <w:pPr>
        <w:spacing w:after="160" w:line="259" w:lineRule="auto"/>
        <w:jc w:val="both"/>
        <w:rPr>
          <w:rFonts w:ascii="Times New Roman" w:hAnsi="Times New Roman" w:cs="Times New Roman"/>
          <w:b/>
          <w:color w:val="auto"/>
          <w:sz w:val="24"/>
          <w:szCs w:val="24"/>
        </w:rPr>
      </w:pPr>
    </w:p>
    <w:p w14:paraId="793793CC" w14:textId="77777777" w:rsidR="00D97D55" w:rsidRPr="00C20422" w:rsidRDefault="00D97D55" w:rsidP="00D97D55">
      <w:pPr>
        <w:spacing w:after="160" w:line="259" w:lineRule="auto"/>
        <w:jc w:val="both"/>
        <w:rPr>
          <w:rFonts w:ascii="Times New Roman" w:hAnsi="Times New Roman" w:cs="Times New Roman"/>
          <w:b/>
          <w:color w:val="auto"/>
          <w:sz w:val="24"/>
          <w:szCs w:val="24"/>
        </w:rPr>
      </w:pPr>
    </w:p>
    <w:p w14:paraId="642DF770" w14:textId="77777777" w:rsidR="00D97D55" w:rsidRPr="00C20422" w:rsidRDefault="00D97D55">
      <w:pPr>
        <w:rPr>
          <w:color w:val="auto"/>
        </w:rPr>
      </w:pPr>
    </w:p>
    <w:p w14:paraId="527A671E" w14:textId="77777777" w:rsidR="00D57804" w:rsidRPr="00C20422" w:rsidRDefault="00D57804">
      <w:pPr>
        <w:rPr>
          <w:color w:val="auto"/>
        </w:rPr>
      </w:pPr>
    </w:p>
    <w:p w14:paraId="3CD2C529" w14:textId="77777777" w:rsidR="00D57804" w:rsidRPr="00C20422" w:rsidRDefault="00D57804">
      <w:pPr>
        <w:rPr>
          <w:color w:val="auto"/>
        </w:rPr>
      </w:pPr>
    </w:p>
    <w:p w14:paraId="7CE298DF" w14:textId="77777777" w:rsidR="00D57804" w:rsidRPr="00C20422" w:rsidRDefault="00D57804">
      <w:pPr>
        <w:rPr>
          <w:color w:val="auto"/>
        </w:rPr>
      </w:pPr>
    </w:p>
    <w:p w14:paraId="1C0FA132" w14:textId="77777777" w:rsidR="00D57804" w:rsidRPr="00C20422" w:rsidRDefault="00D57804">
      <w:pPr>
        <w:rPr>
          <w:color w:val="auto"/>
        </w:rPr>
      </w:pPr>
    </w:p>
    <w:p w14:paraId="4E380E3B" w14:textId="77777777" w:rsidR="00D57804" w:rsidRPr="00C20422" w:rsidRDefault="00D57804">
      <w:pPr>
        <w:rPr>
          <w:color w:val="auto"/>
        </w:rPr>
      </w:pPr>
    </w:p>
    <w:p w14:paraId="5786BBBC" w14:textId="77777777" w:rsidR="00D57804" w:rsidRPr="00C20422" w:rsidRDefault="00D57804">
      <w:pPr>
        <w:rPr>
          <w:color w:val="auto"/>
        </w:rPr>
      </w:pPr>
    </w:p>
    <w:p w14:paraId="66DCEE04" w14:textId="77777777" w:rsidR="00D57804" w:rsidRDefault="00D57804">
      <w:pPr>
        <w:rPr>
          <w:color w:val="auto"/>
        </w:rPr>
      </w:pPr>
    </w:p>
    <w:p w14:paraId="33AFCD42" w14:textId="77777777" w:rsidR="00410472" w:rsidRDefault="00410472">
      <w:pPr>
        <w:rPr>
          <w:color w:val="auto"/>
        </w:rPr>
      </w:pPr>
    </w:p>
    <w:p w14:paraId="7A623EE5" w14:textId="77777777" w:rsidR="00410472" w:rsidRDefault="00410472">
      <w:pPr>
        <w:rPr>
          <w:color w:val="auto"/>
        </w:rPr>
      </w:pPr>
    </w:p>
    <w:p w14:paraId="2613D7A8" w14:textId="77777777" w:rsidR="00410472" w:rsidRDefault="00410472">
      <w:pPr>
        <w:rPr>
          <w:color w:val="auto"/>
        </w:rPr>
      </w:pPr>
    </w:p>
    <w:p w14:paraId="62451F05" w14:textId="77777777" w:rsidR="00410472" w:rsidRDefault="00410472">
      <w:pPr>
        <w:rPr>
          <w:color w:val="auto"/>
        </w:rPr>
      </w:pPr>
    </w:p>
    <w:p w14:paraId="10C3FE9A" w14:textId="77777777" w:rsidR="00410472" w:rsidRDefault="00410472">
      <w:pPr>
        <w:rPr>
          <w:color w:val="auto"/>
        </w:rPr>
      </w:pPr>
    </w:p>
    <w:p w14:paraId="4A0B101E" w14:textId="77777777" w:rsidR="00410472" w:rsidRDefault="00410472">
      <w:pPr>
        <w:rPr>
          <w:color w:val="auto"/>
        </w:rPr>
      </w:pPr>
    </w:p>
    <w:p w14:paraId="25763541" w14:textId="77777777" w:rsidR="00410472" w:rsidRDefault="00410472">
      <w:pPr>
        <w:rPr>
          <w:color w:val="auto"/>
        </w:rPr>
      </w:pPr>
    </w:p>
    <w:p w14:paraId="42E5B6BC" w14:textId="77777777" w:rsidR="00410472" w:rsidRPr="00C20422" w:rsidRDefault="00410472">
      <w:pPr>
        <w:rPr>
          <w:color w:val="auto"/>
        </w:rPr>
      </w:pPr>
    </w:p>
    <w:p w14:paraId="44A3FDAC" w14:textId="77777777" w:rsidR="00D57804" w:rsidRPr="00C20422" w:rsidRDefault="00D57804">
      <w:pPr>
        <w:rPr>
          <w:color w:val="auto"/>
        </w:rPr>
      </w:pPr>
    </w:p>
    <w:p w14:paraId="798DF061" w14:textId="09A59CEC" w:rsidR="00D57804" w:rsidRPr="00C20422" w:rsidRDefault="00D57804">
      <w:pPr>
        <w:rPr>
          <w:rFonts w:ascii="Times New Roman" w:hAnsi="Times New Roman" w:cs="Times New Roman"/>
          <w:b/>
          <w:bCs/>
          <w:color w:val="auto"/>
          <w:sz w:val="28"/>
          <w:szCs w:val="36"/>
        </w:rPr>
      </w:pPr>
    </w:p>
    <w:sdt>
      <w:sdtPr>
        <w:rPr>
          <w:rFonts w:ascii="Arial" w:eastAsia="Arial" w:hAnsi="Arial" w:cs="Arial"/>
          <w:b w:val="0"/>
          <w:bCs w:val="0"/>
          <w:color w:val="000000"/>
          <w:sz w:val="22"/>
          <w:lang w:eastAsia="en-US" w:bidi="th-TH"/>
        </w:rPr>
        <w:id w:val="-53162902"/>
        <w:docPartObj>
          <w:docPartGallery w:val="Table of Contents"/>
          <w:docPartUnique/>
        </w:docPartObj>
      </w:sdtPr>
      <w:sdtEndPr>
        <w:rPr>
          <w:noProof/>
        </w:rPr>
      </w:sdtEndPr>
      <w:sdtContent>
        <w:p w14:paraId="7D74F25D" w14:textId="4FCCC9EA" w:rsidR="0034109B" w:rsidRPr="000B44FC" w:rsidRDefault="0034109B">
          <w:pPr>
            <w:pStyle w:val="TOCHeading"/>
            <w:rPr>
              <w:rFonts w:ascii="Times" w:hAnsi="Times"/>
              <w:color w:val="auto"/>
              <w:sz w:val="36"/>
              <w:szCs w:val="36"/>
            </w:rPr>
          </w:pPr>
          <w:r w:rsidRPr="000B44FC">
            <w:rPr>
              <w:rFonts w:ascii="Times" w:hAnsi="Times"/>
              <w:color w:val="auto"/>
              <w:sz w:val="36"/>
              <w:szCs w:val="36"/>
            </w:rPr>
            <w:t>Table of Contents</w:t>
          </w:r>
        </w:p>
        <w:p w14:paraId="325E9D73" w14:textId="77777777" w:rsidR="007C4D10" w:rsidRDefault="0034109B">
          <w:pPr>
            <w:pStyle w:val="TOC1"/>
            <w:tabs>
              <w:tab w:val="right" w:leader="dot" w:pos="9016"/>
            </w:tabs>
            <w:rPr>
              <w:rFonts w:eastAsiaTheme="minorEastAsia" w:cstheme="minorBidi"/>
              <w:b w:val="0"/>
              <w:noProof/>
              <w:color w:val="auto"/>
              <w:sz w:val="24"/>
              <w:szCs w:val="24"/>
              <w:lang w:eastAsia="ja-JP" w:bidi="ar-SA"/>
            </w:rPr>
          </w:pPr>
          <w:r w:rsidRPr="000B44FC">
            <w:rPr>
              <w:rFonts w:ascii="Times" w:hAnsi="Times"/>
              <w:b w:val="0"/>
              <w:sz w:val="24"/>
              <w:szCs w:val="24"/>
            </w:rPr>
            <w:fldChar w:fldCharType="begin"/>
          </w:r>
          <w:r w:rsidRPr="000B44FC">
            <w:rPr>
              <w:rFonts w:ascii="Times" w:hAnsi="Times"/>
              <w:b w:val="0"/>
              <w:sz w:val="24"/>
              <w:szCs w:val="24"/>
            </w:rPr>
            <w:instrText xml:space="preserve"> TOC \o "1-3" </w:instrText>
          </w:r>
          <w:r w:rsidRPr="000B44FC">
            <w:rPr>
              <w:rFonts w:ascii="Times" w:hAnsi="Times"/>
              <w:b w:val="0"/>
              <w:sz w:val="24"/>
              <w:szCs w:val="24"/>
            </w:rPr>
            <w:fldChar w:fldCharType="separate"/>
          </w:r>
          <w:r w:rsidR="007C4D10" w:rsidRPr="006A6BCA">
            <w:rPr>
              <w:rFonts w:ascii="Times New Roman" w:hAnsi="Times New Roman" w:cs="Times New Roman"/>
              <w:noProof/>
            </w:rPr>
            <w:t>Chapter One: Introduction</w:t>
          </w:r>
          <w:r w:rsidR="007C4D10">
            <w:rPr>
              <w:noProof/>
            </w:rPr>
            <w:tab/>
          </w:r>
          <w:r w:rsidR="007C4D10">
            <w:rPr>
              <w:noProof/>
            </w:rPr>
            <w:fldChar w:fldCharType="begin"/>
          </w:r>
          <w:r w:rsidR="007C4D10">
            <w:rPr>
              <w:noProof/>
            </w:rPr>
            <w:instrText xml:space="preserve"> PAGEREF _Toc262503456 \h </w:instrText>
          </w:r>
          <w:r w:rsidR="007C4D10">
            <w:rPr>
              <w:noProof/>
            </w:rPr>
          </w:r>
          <w:r w:rsidR="007C4D10">
            <w:rPr>
              <w:noProof/>
            </w:rPr>
            <w:fldChar w:fldCharType="separate"/>
          </w:r>
          <w:r w:rsidR="007C4D10">
            <w:rPr>
              <w:noProof/>
            </w:rPr>
            <w:t>4</w:t>
          </w:r>
          <w:r w:rsidR="007C4D10">
            <w:rPr>
              <w:noProof/>
            </w:rPr>
            <w:fldChar w:fldCharType="end"/>
          </w:r>
        </w:p>
        <w:p w14:paraId="72CB1F4A" w14:textId="77777777" w:rsidR="007C4D10" w:rsidRDefault="007C4D10">
          <w:pPr>
            <w:pStyle w:val="TOC2"/>
            <w:tabs>
              <w:tab w:val="left" w:pos="625"/>
              <w:tab w:val="right" w:leader="dot" w:pos="9016"/>
            </w:tabs>
            <w:rPr>
              <w:rFonts w:eastAsiaTheme="minorEastAsia" w:cstheme="minorBidi"/>
              <w:i w:val="0"/>
              <w:noProof/>
              <w:color w:val="auto"/>
              <w:sz w:val="24"/>
              <w:szCs w:val="24"/>
              <w:lang w:eastAsia="ja-JP" w:bidi="ar-SA"/>
            </w:rPr>
          </w:pPr>
          <w:r w:rsidRPr="006A6BCA">
            <w:rPr>
              <w:rFonts w:ascii="Times New Roman" w:hAnsi="Times New Roman" w:cs="Times New Roman"/>
              <w:noProof/>
              <w:color w:val="auto"/>
            </w:rPr>
            <w:t>1.</w:t>
          </w:r>
          <w:r>
            <w:rPr>
              <w:rFonts w:eastAsiaTheme="minorEastAsia" w:cstheme="minorBidi"/>
              <w:i w:val="0"/>
              <w:noProof/>
              <w:color w:val="auto"/>
              <w:sz w:val="24"/>
              <w:szCs w:val="24"/>
              <w:lang w:eastAsia="ja-JP" w:bidi="ar-SA"/>
            </w:rPr>
            <w:tab/>
          </w:r>
          <w:r w:rsidRPr="006A6BCA">
            <w:rPr>
              <w:rFonts w:ascii="Times New Roman" w:hAnsi="Times New Roman" w:cs="Times New Roman"/>
              <w:noProof/>
              <w:color w:val="auto"/>
            </w:rPr>
            <w:t>Introduction</w:t>
          </w:r>
          <w:r>
            <w:rPr>
              <w:noProof/>
            </w:rPr>
            <w:tab/>
          </w:r>
          <w:r>
            <w:rPr>
              <w:noProof/>
            </w:rPr>
            <w:fldChar w:fldCharType="begin"/>
          </w:r>
          <w:r>
            <w:rPr>
              <w:noProof/>
            </w:rPr>
            <w:instrText xml:space="preserve"> PAGEREF _Toc262503457 \h </w:instrText>
          </w:r>
          <w:r>
            <w:rPr>
              <w:noProof/>
            </w:rPr>
          </w:r>
          <w:r>
            <w:rPr>
              <w:noProof/>
            </w:rPr>
            <w:fldChar w:fldCharType="separate"/>
          </w:r>
          <w:r>
            <w:rPr>
              <w:noProof/>
            </w:rPr>
            <w:t>4</w:t>
          </w:r>
          <w:r>
            <w:rPr>
              <w:noProof/>
            </w:rPr>
            <w:fldChar w:fldCharType="end"/>
          </w:r>
        </w:p>
        <w:p w14:paraId="757C43E7" w14:textId="77777777" w:rsidR="007C4D10" w:rsidRDefault="007C4D10">
          <w:pPr>
            <w:pStyle w:val="TOC3"/>
            <w:tabs>
              <w:tab w:val="right" w:leader="dot" w:pos="9016"/>
            </w:tabs>
            <w:rPr>
              <w:rFonts w:asciiTheme="minorHAnsi" w:eastAsiaTheme="minorEastAsia" w:hAnsiTheme="minorHAnsi" w:cstheme="minorBidi"/>
              <w:noProof/>
              <w:color w:val="auto"/>
              <w:sz w:val="24"/>
              <w:szCs w:val="24"/>
              <w:lang w:eastAsia="ja-JP" w:bidi="ar-SA"/>
            </w:rPr>
          </w:pPr>
          <w:r w:rsidRPr="006A6BCA">
            <w:rPr>
              <w:noProof/>
              <w:color w:val="auto"/>
            </w:rPr>
            <w:t>1.1 Objectives</w:t>
          </w:r>
          <w:r>
            <w:rPr>
              <w:noProof/>
            </w:rPr>
            <w:tab/>
          </w:r>
          <w:r>
            <w:rPr>
              <w:noProof/>
            </w:rPr>
            <w:fldChar w:fldCharType="begin"/>
          </w:r>
          <w:r>
            <w:rPr>
              <w:noProof/>
            </w:rPr>
            <w:instrText xml:space="preserve"> PAGEREF _Toc262503458 \h </w:instrText>
          </w:r>
          <w:r>
            <w:rPr>
              <w:noProof/>
            </w:rPr>
          </w:r>
          <w:r>
            <w:rPr>
              <w:noProof/>
            </w:rPr>
            <w:fldChar w:fldCharType="separate"/>
          </w:r>
          <w:r>
            <w:rPr>
              <w:noProof/>
            </w:rPr>
            <w:t>4</w:t>
          </w:r>
          <w:r>
            <w:rPr>
              <w:noProof/>
            </w:rPr>
            <w:fldChar w:fldCharType="end"/>
          </w:r>
        </w:p>
        <w:p w14:paraId="3B45F605" w14:textId="77777777" w:rsidR="007C4D10" w:rsidRDefault="007C4D10">
          <w:pPr>
            <w:pStyle w:val="TOC3"/>
            <w:tabs>
              <w:tab w:val="right" w:leader="dot" w:pos="9016"/>
            </w:tabs>
            <w:rPr>
              <w:rFonts w:asciiTheme="minorHAnsi" w:eastAsiaTheme="minorEastAsia" w:hAnsiTheme="minorHAnsi" w:cstheme="minorBidi"/>
              <w:noProof/>
              <w:color w:val="auto"/>
              <w:sz w:val="24"/>
              <w:szCs w:val="24"/>
              <w:lang w:eastAsia="ja-JP" w:bidi="ar-SA"/>
            </w:rPr>
          </w:pPr>
          <w:r w:rsidRPr="006A6BCA">
            <w:rPr>
              <w:noProof/>
              <w:color w:val="auto"/>
              <w:lang w:bidi="ar-SA"/>
            </w:rPr>
            <w:t>1.2 Project Scope</w:t>
          </w:r>
          <w:r>
            <w:rPr>
              <w:noProof/>
            </w:rPr>
            <w:tab/>
          </w:r>
          <w:r>
            <w:rPr>
              <w:noProof/>
            </w:rPr>
            <w:fldChar w:fldCharType="begin"/>
          </w:r>
          <w:r>
            <w:rPr>
              <w:noProof/>
            </w:rPr>
            <w:instrText xml:space="preserve"> PAGEREF _Toc262503459 \h </w:instrText>
          </w:r>
          <w:r>
            <w:rPr>
              <w:noProof/>
            </w:rPr>
          </w:r>
          <w:r>
            <w:rPr>
              <w:noProof/>
            </w:rPr>
            <w:fldChar w:fldCharType="separate"/>
          </w:r>
          <w:r>
            <w:rPr>
              <w:noProof/>
            </w:rPr>
            <w:t>4</w:t>
          </w:r>
          <w:r>
            <w:rPr>
              <w:noProof/>
            </w:rPr>
            <w:fldChar w:fldCharType="end"/>
          </w:r>
        </w:p>
        <w:p w14:paraId="05FBF676" w14:textId="77777777" w:rsidR="007C4D10" w:rsidRDefault="007C4D10">
          <w:pPr>
            <w:pStyle w:val="TOC1"/>
            <w:tabs>
              <w:tab w:val="right" w:leader="dot" w:pos="9016"/>
            </w:tabs>
            <w:rPr>
              <w:rFonts w:eastAsiaTheme="minorEastAsia" w:cstheme="minorBidi"/>
              <w:b w:val="0"/>
              <w:noProof/>
              <w:color w:val="auto"/>
              <w:sz w:val="24"/>
              <w:szCs w:val="24"/>
              <w:lang w:eastAsia="ja-JP" w:bidi="ar-SA"/>
            </w:rPr>
          </w:pPr>
          <w:r w:rsidRPr="006A6BCA">
            <w:rPr>
              <w:rFonts w:ascii="Times" w:eastAsiaTheme="minorHAnsi" w:hAnsi="Times"/>
              <w:noProof/>
              <w:lang w:bidi="ar-SA"/>
            </w:rPr>
            <w:t>Chapter Two: Overall Description</w:t>
          </w:r>
          <w:r>
            <w:rPr>
              <w:noProof/>
            </w:rPr>
            <w:tab/>
          </w:r>
          <w:r>
            <w:rPr>
              <w:noProof/>
            </w:rPr>
            <w:fldChar w:fldCharType="begin"/>
          </w:r>
          <w:r>
            <w:rPr>
              <w:noProof/>
            </w:rPr>
            <w:instrText xml:space="preserve"> PAGEREF _Toc262503460 \h </w:instrText>
          </w:r>
          <w:r>
            <w:rPr>
              <w:noProof/>
            </w:rPr>
          </w:r>
          <w:r>
            <w:rPr>
              <w:noProof/>
            </w:rPr>
            <w:fldChar w:fldCharType="separate"/>
          </w:r>
          <w:r>
            <w:rPr>
              <w:noProof/>
            </w:rPr>
            <w:t>6</w:t>
          </w:r>
          <w:r>
            <w:rPr>
              <w:noProof/>
            </w:rPr>
            <w:fldChar w:fldCharType="end"/>
          </w:r>
        </w:p>
        <w:p w14:paraId="2E2ABBC6" w14:textId="77777777" w:rsidR="007C4D10" w:rsidRDefault="007C4D10">
          <w:pPr>
            <w:pStyle w:val="TOC2"/>
            <w:tabs>
              <w:tab w:val="left" w:pos="625"/>
              <w:tab w:val="right" w:leader="dot" w:pos="9016"/>
            </w:tabs>
            <w:rPr>
              <w:rFonts w:eastAsiaTheme="minorEastAsia" w:cstheme="minorBidi"/>
              <w:i w:val="0"/>
              <w:noProof/>
              <w:color w:val="auto"/>
              <w:sz w:val="24"/>
              <w:szCs w:val="24"/>
              <w:lang w:eastAsia="ja-JP" w:bidi="ar-SA"/>
            </w:rPr>
          </w:pPr>
          <w:r w:rsidRPr="006A6BCA">
            <w:rPr>
              <w:rFonts w:ascii="Times" w:hAnsi="Times"/>
              <w:noProof/>
              <w:color w:val="auto"/>
              <w:lang w:bidi="ar-SA"/>
            </w:rPr>
            <w:t>2.</w:t>
          </w:r>
          <w:r>
            <w:rPr>
              <w:rFonts w:eastAsiaTheme="minorEastAsia" w:cstheme="minorBidi"/>
              <w:i w:val="0"/>
              <w:noProof/>
              <w:color w:val="auto"/>
              <w:sz w:val="24"/>
              <w:szCs w:val="24"/>
              <w:lang w:eastAsia="ja-JP" w:bidi="ar-SA"/>
            </w:rPr>
            <w:tab/>
          </w:r>
          <w:r w:rsidRPr="006A6BCA">
            <w:rPr>
              <w:rFonts w:ascii="Times" w:hAnsi="Times"/>
              <w:noProof/>
              <w:color w:val="auto"/>
              <w:lang w:bidi="ar-SA"/>
            </w:rPr>
            <w:t>Overall Description</w:t>
          </w:r>
          <w:r>
            <w:rPr>
              <w:noProof/>
            </w:rPr>
            <w:tab/>
          </w:r>
          <w:r>
            <w:rPr>
              <w:noProof/>
            </w:rPr>
            <w:fldChar w:fldCharType="begin"/>
          </w:r>
          <w:r>
            <w:rPr>
              <w:noProof/>
            </w:rPr>
            <w:instrText xml:space="preserve"> PAGEREF _Toc262503461 \h </w:instrText>
          </w:r>
          <w:r>
            <w:rPr>
              <w:noProof/>
            </w:rPr>
          </w:r>
          <w:r>
            <w:rPr>
              <w:noProof/>
            </w:rPr>
            <w:fldChar w:fldCharType="separate"/>
          </w:r>
          <w:r>
            <w:rPr>
              <w:noProof/>
            </w:rPr>
            <w:t>6</w:t>
          </w:r>
          <w:r>
            <w:rPr>
              <w:noProof/>
            </w:rPr>
            <w:fldChar w:fldCharType="end"/>
          </w:r>
        </w:p>
        <w:p w14:paraId="38726988" w14:textId="77777777" w:rsidR="007C4D10" w:rsidRDefault="007C4D10">
          <w:pPr>
            <w:pStyle w:val="TOC3"/>
            <w:tabs>
              <w:tab w:val="right" w:leader="dot" w:pos="9016"/>
            </w:tabs>
            <w:rPr>
              <w:rFonts w:asciiTheme="minorHAnsi" w:eastAsiaTheme="minorEastAsia" w:hAnsiTheme="minorHAnsi" w:cstheme="minorBidi"/>
              <w:noProof/>
              <w:color w:val="auto"/>
              <w:sz w:val="24"/>
              <w:szCs w:val="24"/>
              <w:lang w:eastAsia="ja-JP" w:bidi="ar-SA"/>
            </w:rPr>
          </w:pPr>
          <w:r w:rsidRPr="006A6BCA">
            <w:rPr>
              <w:noProof/>
              <w:color w:val="auto"/>
              <w:lang w:bidi="ar-SA"/>
            </w:rPr>
            <w:t>2.1 Product Perspective</w:t>
          </w:r>
          <w:r>
            <w:rPr>
              <w:noProof/>
            </w:rPr>
            <w:tab/>
          </w:r>
          <w:r>
            <w:rPr>
              <w:noProof/>
            </w:rPr>
            <w:fldChar w:fldCharType="begin"/>
          </w:r>
          <w:r>
            <w:rPr>
              <w:noProof/>
            </w:rPr>
            <w:instrText xml:space="preserve"> PAGEREF _Toc262503462 \h </w:instrText>
          </w:r>
          <w:r>
            <w:rPr>
              <w:noProof/>
            </w:rPr>
          </w:r>
          <w:r>
            <w:rPr>
              <w:noProof/>
            </w:rPr>
            <w:fldChar w:fldCharType="separate"/>
          </w:r>
          <w:r>
            <w:rPr>
              <w:noProof/>
            </w:rPr>
            <w:t>6</w:t>
          </w:r>
          <w:r>
            <w:rPr>
              <w:noProof/>
            </w:rPr>
            <w:fldChar w:fldCharType="end"/>
          </w:r>
        </w:p>
        <w:p w14:paraId="18474EA4" w14:textId="77777777" w:rsidR="007C4D10" w:rsidRDefault="007C4D10">
          <w:pPr>
            <w:pStyle w:val="TOC3"/>
            <w:tabs>
              <w:tab w:val="left" w:pos="874"/>
              <w:tab w:val="right" w:leader="dot" w:pos="9016"/>
            </w:tabs>
            <w:rPr>
              <w:rFonts w:asciiTheme="minorHAnsi" w:eastAsiaTheme="minorEastAsia" w:hAnsiTheme="minorHAnsi" w:cstheme="minorBidi"/>
              <w:noProof/>
              <w:color w:val="auto"/>
              <w:sz w:val="24"/>
              <w:szCs w:val="24"/>
              <w:lang w:eastAsia="ja-JP" w:bidi="ar-SA"/>
            </w:rPr>
          </w:pPr>
          <w:r w:rsidRPr="006A6BCA">
            <w:rPr>
              <w:noProof/>
              <w:color w:val="auto"/>
              <w:lang w:bidi="ar-SA"/>
            </w:rPr>
            <w:t>a.</w:t>
          </w:r>
          <w:r>
            <w:rPr>
              <w:rFonts w:asciiTheme="minorHAnsi" w:eastAsiaTheme="minorEastAsia" w:hAnsiTheme="minorHAnsi" w:cstheme="minorBidi"/>
              <w:noProof/>
              <w:color w:val="auto"/>
              <w:sz w:val="24"/>
              <w:szCs w:val="24"/>
              <w:lang w:eastAsia="ja-JP" w:bidi="ar-SA"/>
            </w:rPr>
            <w:tab/>
          </w:r>
          <w:r w:rsidRPr="006A6BCA">
            <w:rPr>
              <w:noProof/>
              <w:color w:val="auto"/>
              <w:lang w:bidi="ar-SA"/>
            </w:rPr>
            <w:t>Product Features</w:t>
          </w:r>
          <w:r>
            <w:rPr>
              <w:noProof/>
            </w:rPr>
            <w:tab/>
          </w:r>
          <w:r>
            <w:rPr>
              <w:noProof/>
            </w:rPr>
            <w:fldChar w:fldCharType="begin"/>
          </w:r>
          <w:r>
            <w:rPr>
              <w:noProof/>
            </w:rPr>
            <w:instrText xml:space="preserve"> PAGEREF _Toc262503463 \h </w:instrText>
          </w:r>
          <w:r>
            <w:rPr>
              <w:noProof/>
            </w:rPr>
          </w:r>
          <w:r>
            <w:rPr>
              <w:noProof/>
            </w:rPr>
            <w:fldChar w:fldCharType="separate"/>
          </w:r>
          <w:r>
            <w:rPr>
              <w:noProof/>
            </w:rPr>
            <w:t>6</w:t>
          </w:r>
          <w:r>
            <w:rPr>
              <w:noProof/>
            </w:rPr>
            <w:fldChar w:fldCharType="end"/>
          </w:r>
        </w:p>
        <w:p w14:paraId="02A0A0F4" w14:textId="77777777" w:rsidR="007C4D10" w:rsidRDefault="007C4D10">
          <w:pPr>
            <w:pStyle w:val="TOC3"/>
            <w:tabs>
              <w:tab w:val="right" w:leader="dot" w:pos="9016"/>
            </w:tabs>
            <w:rPr>
              <w:rFonts w:asciiTheme="minorHAnsi" w:eastAsiaTheme="minorEastAsia" w:hAnsiTheme="minorHAnsi" w:cstheme="minorBidi"/>
              <w:noProof/>
              <w:color w:val="auto"/>
              <w:sz w:val="24"/>
              <w:szCs w:val="24"/>
              <w:lang w:eastAsia="ja-JP" w:bidi="ar-SA"/>
            </w:rPr>
          </w:pPr>
          <w:r w:rsidRPr="006A6BCA">
            <w:rPr>
              <w:noProof/>
              <w:color w:val="auto"/>
              <w:lang w:bidi="ar-SA"/>
            </w:rPr>
            <w:t>2.3 Design and Implementation Constraints</w:t>
          </w:r>
          <w:r>
            <w:rPr>
              <w:noProof/>
            </w:rPr>
            <w:tab/>
          </w:r>
          <w:r>
            <w:rPr>
              <w:noProof/>
            </w:rPr>
            <w:fldChar w:fldCharType="begin"/>
          </w:r>
          <w:r>
            <w:rPr>
              <w:noProof/>
            </w:rPr>
            <w:instrText xml:space="preserve"> PAGEREF _Toc262503464 \h </w:instrText>
          </w:r>
          <w:r>
            <w:rPr>
              <w:noProof/>
            </w:rPr>
          </w:r>
          <w:r>
            <w:rPr>
              <w:noProof/>
            </w:rPr>
            <w:fldChar w:fldCharType="separate"/>
          </w:r>
          <w:r>
            <w:rPr>
              <w:noProof/>
            </w:rPr>
            <w:t>6</w:t>
          </w:r>
          <w:r>
            <w:rPr>
              <w:noProof/>
            </w:rPr>
            <w:fldChar w:fldCharType="end"/>
          </w:r>
        </w:p>
        <w:p w14:paraId="674B6D08" w14:textId="77777777" w:rsidR="007C4D10" w:rsidRDefault="007C4D10">
          <w:pPr>
            <w:pStyle w:val="TOC1"/>
            <w:tabs>
              <w:tab w:val="right" w:leader="dot" w:pos="9016"/>
            </w:tabs>
            <w:rPr>
              <w:rFonts w:eastAsiaTheme="minorEastAsia" w:cstheme="minorBidi"/>
              <w:b w:val="0"/>
              <w:noProof/>
              <w:color w:val="auto"/>
              <w:sz w:val="24"/>
              <w:szCs w:val="24"/>
              <w:lang w:eastAsia="ja-JP" w:bidi="ar-SA"/>
            </w:rPr>
          </w:pPr>
          <w:r w:rsidRPr="006A6BCA">
            <w:rPr>
              <w:rFonts w:ascii="Times" w:eastAsiaTheme="minorHAnsi" w:hAnsi="Times"/>
              <w:noProof/>
              <w:lang w:bidi="ar-SA"/>
            </w:rPr>
            <w:t>Chapter Three: System Architecture</w:t>
          </w:r>
          <w:r>
            <w:rPr>
              <w:noProof/>
            </w:rPr>
            <w:tab/>
          </w:r>
          <w:r>
            <w:rPr>
              <w:noProof/>
            </w:rPr>
            <w:fldChar w:fldCharType="begin"/>
          </w:r>
          <w:r>
            <w:rPr>
              <w:noProof/>
            </w:rPr>
            <w:instrText xml:space="preserve"> PAGEREF _Toc262503465 \h </w:instrText>
          </w:r>
          <w:r>
            <w:rPr>
              <w:noProof/>
            </w:rPr>
          </w:r>
          <w:r>
            <w:rPr>
              <w:noProof/>
            </w:rPr>
            <w:fldChar w:fldCharType="separate"/>
          </w:r>
          <w:r>
            <w:rPr>
              <w:noProof/>
            </w:rPr>
            <w:t>7</w:t>
          </w:r>
          <w:r>
            <w:rPr>
              <w:noProof/>
            </w:rPr>
            <w:fldChar w:fldCharType="end"/>
          </w:r>
        </w:p>
        <w:p w14:paraId="53A2B52F" w14:textId="77777777" w:rsidR="007C4D10" w:rsidRDefault="007C4D10">
          <w:pPr>
            <w:pStyle w:val="TOC2"/>
            <w:tabs>
              <w:tab w:val="right" w:leader="dot" w:pos="9016"/>
            </w:tabs>
            <w:rPr>
              <w:rFonts w:eastAsiaTheme="minorEastAsia" w:cstheme="minorBidi"/>
              <w:i w:val="0"/>
              <w:noProof/>
              <w:color w:val="auto"/>
              <w:sz w:val="24"/>
              <w:szCs w:val="24"/>
              <w:lang w:eastAsia="ja-JP" w:bidi="ar-SA"/>
            </w:rPr>
          </w:pPr>
          <w:r w:rsidRPr="006A6BCA">
            <w:rPr>
              <w:rFonts w:ascii="Times" w:hAnsi="Times"/>
              <w:noProof/>
              <w:color w:val="auto"/>
              <w:lang w:bidi="ar-SA"/>
            </w:rPr>
            <w:t>3. System Architecture</w:t>
          </w:r>
          <w:r>
            <w:rPr>
              <w:noProof/>
            </w:rPr>
            <w:tab/>
          </w:r>
          <w:r>
            <w:rPr>
              <w:noProof/>
            </w:rPr>
            <w:fldChar w:fldCharType="begin"/>
          </w:r>
          <w:r>
            <w:rPr>
              <w:noProof/>
            </w:rPr>
            <w:instrText xml:space="preserve"> PAGEREF _Toc262503466 \h </w:instrText>
          </w:r>
          <w:r>
            <w:rPr>
              <w:noProof/>
            </w:rPr>
          </w:r>
          <w:r>
            <w:rPr>
              <w:noProof/>
            </w:rPr>
            <w:fldChar w:fldCharType="separate"/>
          </w:r>
          <w:r>
            <w:rPr>
              <w:noProof/>
            </w:rPr>
            <w:t>7</w:t>
          </w:r>
          <w:r>
            <w:rPr>
              <w:noProof/>
            </w:rPr>
            <w:fldChar w:fldCharType="end"/>
          </w:r>
        </w:p>
        <w:p w14:paraId="240D9E6C" w14:textId="77777777" w:rsidR="007C4D10" w:rsidRDefault="007C4D10">
          <w:pPr>
            <w:pStyle w:val="TOC1"/>
            <w:tabs>
              <w:tab w:val="right" w:leader="dot" w:pos="9016"/>
            </w:tabs>
            <w:rPr>
              <w:rFonts w:eastAsiaTheme="minorEastAsia" w:cstheme="minorBidi"/>
              <w:b w:val="0"/>
              <w:noProof/>
              <w:color w:val="auto"/>
              <w:sz w:val="24"/>
              <w:szCs w:val="24"/>
              <w:lang w:eastAsia="ja-JP" w:bidi="ar-SA"/>
            </w:rPr>
          </w:pPr>
          <w:r w:rsidRPr="006A6BCA">
            <w:rPr>
              <w:rFonts w:ascii="Times" w:eastAsiaTheme="minorHAnsi" w:hAnsi="Times"/>
              <w:noProof/>
              <w:lang w:bidi="ar-SA"/>
            </w:rPr>
            <w:t>Chapter Four: Detail Design</w:t>
          </w:r>
          <w:r>
            <w:rPr>
              <w:noProof/>
            </w:rPr>
            <w:tab/>
          </w:r>
          <w:r>
            <w:rPr>
              <w:noProof/>
            </w:rPr>
            <w:fldChar w:fldCharType="begin"/>
          </w:r>
          <w:r>
            <w:rPr>
              <w:noProof/>
            </w:rPr>
            <w:instrText xml:space="preserve"> PAGEREF _Toc262503467 \h </w:instrText>
          </w:r>
          <w:r>
            <w:rPr>
              <w:noProof/>
            </w:rPr>
          </w:r>
          <w:r>
            <w:rPr>
              <w:noProof/>
            </w:rPr>
            <w:fldChar w:fldCharType="separate"/>
          </w:r>
          <w:r>
            <w:rPr>
              <w:noProof/>
            </w:rPr>
            <w:t>9</w:t>
          </w:r>
          <w:r>
            <w:rPr>
              <w:noProof/>
            </w:rPr>
            <w:fldChar w:fldCharType="end"/>
          </w:r>
        </w:p>
        <w:p w14:paraId="3983609D" w14:textId="77777777" w:rsidR="007C4D10" w:rsidRDefault="007C4D10">
          <w:pPr>
            <w:pStyle w:val="TOC2"/>
            <w:tabs>
              <w:tab w:val="right" w:leader="dot" w:pos="9016"/>
            </w:tabs>
            <w:rPr>
              <w:rFonts w:eastAsiaTheme="minorEastAsia" w:cstheme="minorBidi"/>
              <w:i w:val="0"/>
              <w:noProof/>
              <w:color w:val="auto"/>
              <w:sz w:val="24"/>
              <w:szCs w:val="24"/>
              <w:lang w:eastAsia="ja-JP" w:bidi="ar-SA"/>
            </w:rPr>
          </w:pPr>
          <w:r w:rsidRPr="006A6BCA">
            <w:rPr>
              <w:rFonts w:ascii="Times" w:hAnsi="Times" w:cs="Times"/>
              <w:noProof/>
              <w:color w:val="auto"/>
              <w:lang w:bidi="ar-SA"/>
            </w:rPr>
            <w:t xml:space="preserve">4. </w:t>
          </w:r>
          <w:r w:rsidRPr="006A6BCA">
            <w:rPr>
              <w:rFonts w:ascii="Times" w:hAnsi="Times"/>
              <w:noProof/>
              <w:color w:val="auto"/>
              <w:lang w:bidi="ar-SA"/>
            </w:rPr>
            <w:t>Detail Design</w:t>
          </w:r>
          <w:r>
            <w:rPr>
              <w:noProof/>
            </w:rPr>
            <w:tab/>
          </w:r>
          <w:r>
            <w:rPr>
              <w:noProof/>
            </w:rPr>
            <w:fldChar w:fldCharType="begin"/>
          </w:r>
          <w:r>
            <w:rPr>
              <w:noProof/>
            </w:rPr>
            <w:instrText xml:space="preserve"> PAGEREF _Toc262503468 \h </w:instrText>
          </w:r>
          <w:r>
            <w:rPr>
              <w:noProof/>
            </w:rPr>
          </w:r>
          <w:r>
            <w:rPr>
              <w:noProof/>
            </w:rPr>
            <w:fldChar w:fldCharType="separate"/>
          </w:r>
          <w:r>
            <w:rPr>
              <w:noProof/>
            </w:rPr>
            <w:t>9</w:t>
          </w:r>
          <w:r>
            <w:rPr>
              <w:noProof/>
            </w:rPr>
            <w:fldChar w:fldCharType="end"/>
          </w:r>
        </w:p>
        <w:p w14:paraId="001E368A" w14:textId="77777777" w:rsidR="007C4D10" w:rsidRDefault="007C4D10">
          <w:pPr>
            <w:pStyle w:val="TOC3"/>
            <w:tabs>
              <w:tab w:val="right" w:leader="dot" w:pos="9016"/>
            </w:tabs>
            <w:rPr>
              <w:rFonts w:asciiTheme="minorHAnsi" w:eastAsiaTheme="minorEastAsia" w:hAnsiTheme="minorHAnsi" w:cstheme="minorBidi"/>
              <w:noProof/>
              <w:color w:val="auto"/>
              <w:sz w:val="24"/>
              <w:szCs w:val="24"/>
              <w:lang w:eastAsia="ja-JP" w:bidi="ar-SA"/>
            </w:rPr>
          </w:pPr>
          <w:r w:rsidRPr="006A6BCA">
            <w:rPr>
              <w:rFonts w:eastAsiaTheme="minorHAnsi" w:cs="Times"/>
              <w:noProof/>
              <w:color w:val="auto"/>
              <w:lang w:bidi="ar-SA"/>
            </w:rPr>
            <w:t xml:space="preserve">4.1 </w:t>
          </w:r>
          <w:r w:rsidRPr="006A6BCA">
            <w:rPr>
              <w:noProof/>
              <w:color w:val="auto"/>
            </w:rPr>
            <w:t>Class diagram</w:t>
          </w:r>
          <w:r>
            <w:rPr>
              <w:noProof/>
            </w:rPr>
            <w:tab/>
          </w:r>
          <w:r>
            <w:rPr>
              <w:noProof/>
            </w:rPr>
            <w:fldChar w:fldCharType="begin"/>
          </w:r>
          <w:r>
            <w:rPr>
              <w:noProof/>
            </w:rPr>
            <w:instrText xml:space="preserve"> PAGEREF _Toc262503469 \h </w:instrText>
          </w:r>
          <w:r>
            <w:rPr>
              <w:noProof/>
            </w:rPr>
          </w:r>
          <w:r>
            <w:rPr>
              <w:noProof/>
            </w:rPr>
            <w:fldChar w:fldCharType="separate"/>
          </w:r>
          <w:r>
            <w:rPr>
              <w:noProof/>
            </w:rPr>
            <w:t>9</w:t>
          </w:r>
          <w:r>
            <w:rPr>
              <w:noProof/>
            </w:rPr>
            <w:fldChar w:fldCharType="end"/>
          </w:r>
        </w:p>
        <w:p w14:paraId="221EF4E5" w14:textId="77777777" w:rsidR="007C4D10" w:rsidRDefault="007C4D10">
          <w:pPr>
            <w:pStyle w:val="TOC1"/>
            <w:tabs>
              <w:tab w:val="right" w:leader="dot" w:pos="9016"/>
            </w:tabs>
            <w:rPr>
              <w:rFonts w:eastAsiaTheme="minorEastAsia" w:cstheme="minorBidi"/>
              <w:b w:val="0"/>
              <w:noProof/>
              <w:color w:val="auto"/>
              <w:sz w:val="24"/>
              <w:szCs w:val="24"/>
              <w:lang w:eastAsia="ja-JP" w:bidi="ar-SA"/>
            </w:rPr>
          </w:pPr>
          <w:r w:rsidRPr="006A6BCA">
            <w:rPr>
              <w:rFonts w:ascii="Times" w:eastAsiaTheme="minorHAnsi" w:hAnsi="Times"/>
              <w:noProof/>
              <w:lang w:bidi="ar-SA"/>
            </w:rPr>
            <w:t>Chapter Five: Sequence Diagram</w:t>
          </w:r>
          <w:r>
            <w:rPr>
              <w:noProof/>
            </w:rPr>
            <w:tab/>
          </w:r>
          <w:r>
            <w:rPr>
              <w:noProof/>
            </w:rPr>
            <w:fldChar w:fldCharType="begin"/>
          </w:r>
          <w:r>
            <w:rPr>
              <w:noProof/>
            </w:rPr>
            <w:instrText xml:space="preserve"> PAGEREF _Toc262503470 \h </w:instrText>
          </w:r>
          <w:r>
            <w:rPr>
              <w:noProof/>
            </w:rPr>
          </w:r>
          <w:r>
            <w:rPr>
              <w:noProof/>
            </w:rPr>
            <w:fldChar w:fldCharType="separate"/>
          </w:r>
          <w:r>
            <w:rPr>
              <w:noProof/>
            </w:rPr>
            <w:t>32</w:t>
          </w:r>
          <w:r>
            <w:rPr>
              <w:noProof/>
            </w:rPr>
            <w:fldChar w:fldCharType="end"/>
          </w:r>
        </w:p>
        <w:p w14:paraId="18A5C7D7" w14:textId="77777777" w:rsidR="007C4D10" w:rsidRDefault="007C4D10">
          <w:pPr>
            <w:pStyle w:val="TOC2"/>
            <w:tabs>
              <w:tab w:val="right" w:leader="dot" w:pos="9016"/>
            </w:tabs>
            <w:rPr>
              <w:rFonts w:eastAsiaTheme="minorEastAsia" w:cstheme="minorBidi"/>
              <w:i w:val="0"/>
              <w:noProof/>
              <w:color w:val="auto"/>
              <w:sz w:val="24"/>
              <w:szCs w:val="24"/>
              <w:lang w:eastAsia="ja-JP" w:bidi="ar-SA"/>
            </w:rPr>
          </w:pPr>
          <w:r w:rsidRPr="006A6BCA">
            <w:rPr>
              <w:rFonts w:ascii="Times" w:hAnsi="Times" w:cs="Times"/>
              <w:noProof/>
              <w:color w:val="auto"/>
              <w:lang w:bidi="ar-SA"/>
            </w:rPr>
            <w:t>5. Sequence Diagram</w:t>
          </w:r>
          <w:r>
            <w:rPr>
              <w:noProof/>
            </w:rPr>
            <w:tab/>
          </w:r>
          <w:r>
            <w:rPr>
              <w:noProof/>
            </w:rPr>
            <w:fldChar w:fldCharType="begin"/>
          </w:r>
          <w:r>
            <w:rPr>
              <w:noProof/>
            </w:rPr>
            <w:instrText xml:space="preserve"> PAGEREF _Toc262503471 \h </w:instrText>
          </w:r>
          <w:r>
            <w:rPr>
              <w:noProof/>
            </w:rPr>
          </w:r>
          <w:r>
            <w:rPr>
              <w:noProof/>
            </w:rPr>
            <w:fldChar w:fldCharType="separate"/>
          </w:r>
          <w:r>
            <w:rPr>
              <w:noProof/>
            </w:rPr>
            <w:t>32</w:t>
          </w:r>
          <w:r>
            <w:rPr>
              <w:noProof/>
            </w:rPr>
            <w:fldChar w:fldCharType="end"/>
          </w:r>
        </w:p>
        <w:p w14:paraId="56F1DE4C" w14:textId="77777777" w:rsidR="007C4D10" w:rsidRDefault="007C4D10">
          <w:pPr>
            <w:pStyle w:val="TOC1"/>
            <w:tabs>
              <w:tab w:val="right" w:leader="dot" w:pos="9016"/>
            </w:tabs>
            <w:rPr>
              <w:rFonts w:eastAsiaTheme="minorEastAsia" w:cstheme="minorBidi"/>
              <w:b w:val="0"/>
              <w:noProof/>
              <w:color w:val="auto"/>
              <w:sz w:val="24"/>
              <w:szCs w:val="24"/>
              <w:lang w:eastAsia="ja-JP" w:bidi="ar-SA"/>
            </w:rPr>
          </w:pPr>
          <w:r w:rsidRPr="006A6BCA">
            <w:rPr>
              <w:rFonts w:ascii="Times" w:eastAsiaTheme="minorHAnsi" w:hAnsi="Times"/>
              <w:noProof/>
              <w:lang w:bidi="ar-SA"/>
            </w:rPr>
            <w:t>Chapter Six: User Interface Design</w:t>
          </w:r>
          <w:r>
            <w:rPr>
              <w:noProof/>
            </w:rPr>
            <w:tab/>
          </w:r>
          <w:r>
            <w:rPr>
              <w:noProof/>
            </w:rPr>
            <w:fldChar w:fldCharType="begin"/>
          </w:r>
          <w:r>
            <w:rPr>
              <w:noProof/>
            </w:rPr>
            <w:instrText xml:space="preserve"> PAGEREF _Toc262503474 \h </w:instrText>
          </w:r>
          <w:r>
            <w:rPr>
              <w:noProof/>
            </w:rPr>
          </w:r>
          <w:r>
            <w:rPr>
              <w:noProof/>
            </w:rPr>
            <w:fldChar w:fldCharType="separate"/>
          </w:r>
          <w:r>
            <w:rPr>
              <w:noProof/>
            </w:rPr>
            <w:t>45</w:t>
          </w:r>
          <w:r>
            <w:rPr>
              <w:noProof/>
            </w:rPr>
            <w:fldChar w:fldCharType="end"/>
          </w:r>
        </w:p>
        <w:p w14:paraId="17E9EFBD" w14:textId="77777777" w:rsidR="007C4D10" w:rsidRDefault="007C4D10">
          <w:pPr>
            <w:pStyle w:val="TOC2"/>
            <w:tabs>
              <w:tab w:val="right" w:leader="dot" w:pos="9016"/>
            </w:tabs>
            <w:rPr>
              <w:rFonts w:eastAsiaTheme="minorEastAsia" w:cstheme="minorBidi"/>
              <w:i w:val="0"/>
              <w:noProof/>
              <w:color w:val="auto"/>
              <w:sz w:val="24"/>
              <w:szCs w:val="24"/>
              <w:lang w:eastAsia="ja-JP" w:bidi="ar-SA"/>
            </w:rPr>
          </w:pPr>
          <w:r w:rsidRPr="006A6BCA">
            <w:rPr>
              <w:rFonts w:ascii="Times" w:hAnsi="Times" w:cs="Times"/>
              <w:noProof/>
              <w:color w:val="auto"/>
              <w:lang w:bidi="ar-SA"/>
            </w:rPr>
            <w:t xml:space="preserve">6. </w:t>
          </w:r>
          <w:r w:rsidRPr="006A6BCA">
            <w:rPr>
              <w:rFonts w:ascii="Times" w:eastAsiaTheme="minorHAnsi" w:hAnsi="Times"/>
              <w:noProof/>
              <w:color w:val="auto"/>
              <w:lang w:bidi="ar-SA"/>
            </w:rPr>
            <w:t>User Interface Design</w:t>
          </w:r>
          <w:r>
            <w:rPr>
              <w:noProof/>
            </w:rPr>
            <w:tab/>
          </w:r>
          <w:r>
            <w:rPr>
              <w:noProof/>
            </w:rPr>
            <w:fldChar w:fldCharType="begin"/>
          </w:r>
          <w:r>
            <w:rPr>
              <w:noProof/>
            </w:rPr>
            <w:instrText xml:space="preserve"> PAGEREF _Toc262503475 \h </w:instrText>
          </w:r>
          <w:r>
            <w:rPr>
              <w:noProof/>
            </w:rPr>
          </w:r>
          <w:r>
            <w:rPr>
              <w:noProof/>
            </w:rPr>
            <w:fldChar w:fldCharType="separate"/>
          </w:r>
          <w:r>
            <w:rPr>
              <w:noProof/>
            </w:rPr>
            <w:t>45</w:t>
          </w:r>
          <w:r>
            <w:rPr>
              <w:noProof/>
            </w:rPr>
            <w:fldChar w:fldCharType="end"/>
          </w:r>
        </w:p>
        <w:p w14:paraId="0A82E681" w14:textId="5F80EB57" w:rsidR="0034109B" w:rsidRDefault="0034109B">
          <w:r w:rsidRPr="000B44FC">
            <w:rPr>
              <w:rFonts w:ascii="Times" w:hAnsi="Times"/>
              <w:b/>
              <w:sz w:val="24"/>
              <w:szCs w:val="24"/>
            </w:rPr>
            <w:fldChar w:fldCharType="end"/>
          </w:r>
        </w:p>
      </w:sdtContent>
    </w:sdt>
    <w:p w14:paraId="554BC162" w14:textId="77777777" w:rsidR="00D57804" w:rsidRPr="00C20422" w:rsidRDefault="00D57804">
      <w:pPr>
        <w:rPr>
          <w:rFonts w:ascii="Times New Roman" w:hAnsi="Times New Roman" w:cs="Times New Roman"/>
          <w:b/>
          <w:bCs/>
          <w:color w:val="auto"/>
          <w:sz w:val="28"/>
          <w:szCs w:val="36"/>
        </w:rPr>
      </w:pPr>
    </w:p>
    <w:p w14:paraId="5646A817" w14:textId="77777777" w:rsidR="00D57804" w:rsidRPr="00C20422" w:rsidRDefault="00D57804">
      <w:pPr>
        <w:rPr>
          <w:rFonts w:ascii="Times New Roman" w:hAnsi="Times New Roman" w:cs="Times New Roman"/>
          <w:b/>
          <w:bCs/>
          <w:color w:val="auto"/>
          <w:sz w:val="28"/>
          <w:szCs w:val="36"/>
        </w:rPr>
      </w:pPr>
    </w:p>
    <w:p w14:paraId="5752A5E2" w14:textId="77777777" w:rsidR="00101E59" w:rsidRDefault="00101E59" w:rsidP="00C20422">
      <w:pPr>
        <w:pStyle w:val="Heading1"/>
        <w:rPr>
          <w:rFonts w:ascii="Times New Roman" w:eastAsia="Arial" w:hAnsi="Times New Roman" w:cs="Times New Roman"/>
          <w:kern w:val="0"/>
          <w:sz w:val="28"/>
          <w:szCs w:val="36"/>
        </w:rPr>
      </w:pPr>
    </w:p>
    <w:p w14:paraId="7C8B5D35" w14:textId="77777777" w:rsidR="00E8141A" w:rsidRDefault="00E8141A" w:rsidP="00C20422">
      <w:pPr>
        <w:pStyle w:val="Heading1"/>
        <w:rPr>
          <w:rFonts w:ascii="Times New Roman" w:hAnsi="Times New Roman" w:cs="Times New Roman"/>
          <w:sz w:val="36"/>
          <w:szCs w:val="44"/>
        </w:rPr>
      </w:pPr>
    </w:p>
    <w:p w14:paraId="0983BCA2" w14:textId="77777777" w:rsidR="00E8141A" w:rsidRDefault="00E8141A" w:rsidP="00C20422">
      <w:pPr>
        <w:pStyle w:val="Heading1"/>
        <w:rPr>
          <w:rFonts w:ascii="Times New Roman" w:hAnsi="Times New Roman" w:cs="Times New Roman"/>
          <w:sz w:val="36"/>
          <w:szCs w:val="44"/>
        </w:rPr>
      </w:pPr>
    </w:p>
    <w:p w14:paraId="1DE8486D" w14:textId="77777777" w:rsidR="00E8141A" w:rsidRDefault="00E8141A" w:rsidP="00C20422">
      <w:pPr>
        <w:pStyle w:val="Heading1"/>
        <w:rPr>
          <w:rFonts w:ascii="Times New Roman" w:hAnsi="Times New Roman" w:cs="Times New Roman"/>
          <w:sz w:val="36"/>
          <w:szCs w:val="44"/>
        </w:rPr>
      </w:pPr>
    </w:p>
    <w:p w14:paraId="732F5290" w14:textId="77777777" w:rsidR="00E8141A" w:rsidRDefault="00E8141A" w:rsidP="00C20422">
      <w:pPr>
        <w:pStyle w:val="Heading1"/>
        <w:rPr>
          <w:rFonts w:ascii="Times New Roman" w:hAnsi="Times New Roman" w:cs="Times New Roman"/>
          <w:sz w:val="36"/>
          <w:szCs w:val="44"/>
        </w:rPr>
      </w:pPr>
    </w:p>
    <w:p w14:paraId="797F5DC3" w14:textId="77777777" w:rsidR="00E8141A" w:rsidRDefault="00E8141A" w:rsidP="00C20422">
      <w:pPr>
        <w:pStyle w:val="Heading1"/>
        <w:rPr>
          <w:rFonts w:ascii="Times New Roman" w:hAnsi="Times New Roman" w:cs="Times New Roman"/>
          <w:sz w:val="36"/>
          <w:szCs w:val="44"/>
        </w:rPr>
      </w:pPr>
    </w:p>
    <w:p w14:paraId="263D00FF" w14:textId="77777777" w:rsidR="00E8141A" w:rsidRDefault="00E8141A" w:rsidP="00C20422">
      <w:pPr>
        <w:pStyle w:val="Heading1"/>
        <w:rPr>
          <w:rFonts w:ascii="Times New Roman" w:hAnsi="Times New Roman" w:cs="Times New Roman"/>
          <w:sz w:val="36"/>
          <w:szCs w:val="44"/>
        </w:rPr>
      </w:pPr>
    </w:p>
    <w:p w14:paraId="710DA863" w14:textId="77777777" w:rsidR="00121DA9" w:rsidRDefault="00121DA9" w:rsidP="00C20422">
      <w:pPr>
        <w:pStyle w:val="Heading1"/>
        <w:rPr>
          <w:rFonts w:ascii="Times New Roman" w:hAnsi="Times New Roman" w:cs="Times New Roman"/>
          <w:sz w:val="36"/>
          <w:szCs w:val="44"/>
        </w:rPr>
      </w:pPr>
    </w:p>
    <w:p w14:paraId="4A905474" w14:textId="77777777" w:rsidR="000629D1" w:rsidRPr="00C20422" w:rsidRDefault="000629D1" w:rsidP="000629D1">
      <w:pPr>
        <w:pStyle w:val="Heading1"/>
        <w:rPr>
          <w:rFonts w:ascii="Times New Roman" w:hAnsi="Times New Roman" w:cs="Times New Roman"/>
          <w:b w:val="0"/>
          <w:bCs w:val="0"/>
          <w:sz w:val="36"/>
          <w:szCs w:val="44"/>
        </w:rPr>
      </w:pPr>
      <w:bookmarkStart w:id="0" w:name="_Toc260001441"/>
      <w:bookmarkStart w:id="1" w:name="_Toc262503456"/>
      <w:commentRangeStart w:id="2"/>
      <w:r w:rsidRPr="00C20422">
        <w:rPr>
          <w:rFonts w:ascii="Times New Roman" w:hAnsi="Times New Roman" w:cs="Times New Roman"/>
          <w:sz w:val="36"/>
          <w:szCs w:val="44"/>
        </w:rPr>
        <w:t>Chapter One: Introduction</w:t>
      </w:r>
      <w:bookmarkEnd w:id="0"/>
      <w:bookmarkEnd w:id="1"/>
      <w:commentRangeEnd w:id="2"/>
      <w:r w:rsidR="006E7142">
        <w:rPr>
          <w:rStyle w:val="CommentReference"/>
          <w:rFonts w:ascii="Arial" w:eastAsia="Arial" w:hAnsi="Arial" w:cs="Cordia New"/>
          <w:b w:val="0"/>
          <w:bCs w:val="0"/>
          <w:color w:val="000000"/>
          <w:kern w:val="0"/>
        </w:rPr>
        <w:commentReference w:id="2"/>
      </w:r>
    </w:p>
    <w:p w14:paraId="1E04C3A7" w14:textId="77777777" w:rsidR="000629D1" w:rsidRDefault="000629D1" w:rsidP="000629D1">
      <w:pPr>
        <w:pStyle w:val="Heading2"/>
        <w:numPr>
          <w:ilvl w:val="0"/>
          <w:numId w:val="27"/>
        </w:numPr>
        <w:rPr>
          <w:rFonts w:ascii="Times New Roman" w:hAnsi="Times New Roman" w:cs="Times New Roman"/>
          <w:color w:val="auto"/>
          <w:sz w:val="32"/>
          <w:szCs w:val="32"/>
        </w:rPr>
      </w:pPr>
      <w:bookmarkStart w:id="3" w:name="_Toc260001442"/>
      <w:bookmarkStart w:id="4" w:name="_Toc262503457"/>
      <w:r w:rsidRPr="00E31AE0">
        <w:rPr>
          <w:rFonts w:ascii="Times New Roman" w:hAnsi="Times New Roman" w:cs="Times New Roman"/>
          <w:color w:val="auto"/>
          <w:sz w:val="32"/>
          <w:szCs w:val="32"/>
        </w:rPr>
        <w:t>Introduction</w:t>
      </w:r>
      <w:bookmarkEnd w:id="3"/>
      <w:bookmarkEnd w:id="4"/>
    </w:p>
    <w:p w14:paraId="37D2AB85" w14:textId="77777777" w:rsidR="000629D1" w:rsidRPr="00DD40EF" w:rsidRDefault="000629D1" w:rsidP="000629D1">
      <w:pPr>
        <w:pStyle w:val="Heading3"/>
        <w:ind w:firstLine="720"/>
        <w:rPr>
          <w:rFonts w:ascii="Times" w:hAnsi="Times"/>
          <w:color w:val="auto"/>
          <w:sz w:val="28"/>
        </w:rPr>
      </w:pPr>
      <w:bookmarkStart w:id="5" w:name="_Toc260001443"/>
      <w:bookmarkStart w:id="6" w:name="_Toc262503458"/>
      <w:r w:rsidRPr="00DD40EF">
        <w:rPr>
          <w:rFonts w:ascii="Times" w:hAnsi="Times"/>
          <w:color w:val="auto"/>
          <w:sz w:val="28"/>
        </w:rPr>
        <w:t>1.1 Objectives</w:t>
      </w:r>
      <w:bookmarkEnd w:id="5"/>
      <w:bookmarkEnd w:id="6"/>
    </w:p>
    <w:p w14:paraId="280ADC98" w14:textId="77777777" w:rsidR="000629D1" w:rsidRDefault="000629D1" w:rsidP="000629D1">
      <w:pPr>
        <w:rPr>
          <w:rFonts w:ascii="Times New Roman" w:hAnsi="Times New Roman" w:cs="Times New Roman"/>
          <w:color w:val="auto"/>
        </w:rPr>
      </w:pPr>
      <w:r w:rsidRPr="00C20422">
        <w:rPr>
          <w:rFonts w:ascii="Times New Roman" w:hAnsi="Times New Roman" w:cs="Times New Roman"/>
          <w:color w:val="auto"/>
        </w:rPr>
        <w:t xml:space="preserve"> </w:t>
      </w:r>
      <w:r w:rsidRPr="00C20422">
        <w:rPr>
          <w:rFonts w:ascii="Times New Roman" w:hAnsi="Times New Roman" w:cs="Times New Roman"/>
          <w:color w:val="auto"/>
        </w:rPr>
        <w:tab/>
      </w:r>
    </w:p>
    <w:p w14:paraId="43BD6D70" w14:textId="70702BA0" w:rsidR="000629D1" w:rsidRPr="008F2987" w:rsidRDefault="000629D1" w:rsidP="000629D1">
      <w:pPr>
        <w:ind w:firstLine="720"/>
        <w:rPr>
          <w:rFonts w:ascii="Times" w:hAnsi="Times" w:cs="Ayuthaya"/>
          <w:sz w:val="24"/>
          <w:szCs w:val="24"/>
        </w:rPr>
      </w:pPr>
      <w:r w:rsidRPr="00222DE0">
        <w:rPr>
          <w:rFonts w:ascii="Times New Roman" w:hAnsi="Times New Roman" w:cs="Times New Roman"/>
          <w:color w:val="auto"/>
          <w:sz w:val="24"/>
          <w:szCs w:val="24"/>
        </w:rPr>
        <w:t>Dental clinic service system is a web application and mobile application, which support ios7. This application is support English language for the person who is the patient, the officer or the dentist of the dental clinic furthermore it allow visitor can use. This application will reduce officers’ work and do not waste patients’ time so, patient can find anything about dental clinic information or personal information and others from it. For the visitor who want to has a dental treatment from the clinic he/she can make an appointment to the dentist through the application and also the dentist can use it for checking patients’ schedule. The Dental clinic services system is gathered most of the services in the clinic into the web application and mobile application. When the application is grouping all the services together it will be uncomplicated for dental clinic user.</w:t>
      </w:r>
    </w:p>
    <w:p w14:paraId="551C40B2" w14:textId="77777777" w:rsidR="000629D1" w:rsidRDefault="000629D1" w:rsidP="000629D1">
      <w:pPr>
        <w:widowControl w:val="0"/>
        <w:autoSpaceDE w:val="0"/>
        <w:autoSpaceDN w:val="0"/>
        <w:adjustRightInd w:val="0"/>
        <w:spacing w:after="240" w:line="240" w:lineRule="auto"/>
        <w:rPr>
          <w:rFonts w:ascii="Times New Roman" w:eastAsiaTheme="minorHAnsi" w:hAnsi="Times New Roman" w:cs="Times New Roman"/>
          <w:color w:val="auto"/>
          <w:sz w:val="24"/>
          <w:szCs w:val="24"/>
          <w:lang w:bidi="ar-SA"/>
        </w:rPr>
      </w:pPr>
      <w:r w:rsidRPr="00410472">
        <w:rPr>
          <w:rFonts w:ascii="Times New Roman" w:hAnsi="Times New Roman" w:cs="Times New Roman"/>
          <w:color w:val="auto"/>
          <w:sz w:val="24"/>
          <w:szCs w:val="24"/>
        </w:rPr>
        <w:tab/>
      </w:r>
      <w:r w:rsidRPr="00410472">
        <w:rPr>
          <w:rFonts w:ascii="Times New Roman" w:eastAsiaTheme="minorHAnsi" w:hAnsi="Times New Roman" w:cs="Times New Roman"/>
          <w:color w:val="auto"/>
          <w:sz w:val="24"/>
          <w:szCs w:val="24"/>
          <w:lang w:bidi="ar-SA"/>
        </w:rPr>
        <w:t>This Software Requirement Specification has described in more detail of each requirement and each function that the system should have. The document includes the scope of project, product function, user characteristic, Functional Requirement, and Non-Functional Requirement.</w:t>
      </w:r>
    </w:p>
    <w:p w14:paraId="37EAD2CB" w14:textId="77777777" w:rsidR="000629D1" w:rsidRPr="00E34A91" w:rsidRDefault="000629D1" w:rsidP="000629D1">
      <w:pPr>
        <w:pStyle w:val="Heading3"/>
        <w:ind w:firstLine="720"/>
        <w:rPr>
          <w:rFonts w:ascii="Times" w:hAnsi="Times"/>
          <w:color w:val="auto"/>
          <w:sz w:val="28"/>
          <w:lang w:bidi="ar-SA"/>
        </w:rPr>
      </w:pPr>
      <w:bookmarkStart w:id="7" w:name="_Toc260001445"/>
      <w:bookmarkStart w:id="8" w:name="_Toc262503459"/>
      <w:r>
        <w:rPr>
          <w:rFonts w:ascii="Times" w:hAnsi="Times"/>
          <w:color w:val="auto"/>
          <w:sz w:val="28"/>
          <w:lang w:bidi="ar-SA"/>
        </w:rPr>
        <w:t>1.2</w:t>
      </w:r>
      <w:r w:rsidRPr="00E34A91">
        <w:rPr>
          <w:rFonts w:ascii="Times" w:hAnsi="Times"/>
          <w:color w:val="auto"/>
          <w:sz w:val="28"/>
          <w:lang w:bidi="ar-SA"/>
        </w:rPr>
        <w:t xml:space="preserve"> Project Scope</w:t>
      </w:r>
      <w:bookmarkEnd w:id="7"/>
      <w:bookmarkEnd w:id="8"/>
    </w:p>
    <w:p w14:paraId="46A57F53" w14:textId="77777777" w:rsidR="000629D1" w:rsidRDefault="000629D1" w:rsidP="000629D1">
      <w:pPr>
        <w:widowControl w:val="0"/>
        <w:autoSpaceDE w:val="0"/>
        <w:autoSpaceDN w:val="0"/>
        <w:adjustRightInd w:val="0"/>
        <w:spacing w:after="240" w:line="240" w:lineRule="auto"/>
        <w:ind w:firstLine="720"/>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The objective of this software requirement specification is to specify requirement to establish the application that:</w:t>
      </w:r>
    </w:p>
    <w:p w14:paraId="56127B3A" w14:textId="77777777" w:rsidR="000629D1" w:rsidRPr="00B10C88" w:rsidRDefault="000629D1" w:rsidP="000629D1">
      <w:pPr>
        <w:pStyle w:val="ListParagraph"/>
        <w:widowControl w:val="0"/>
        <w:numPr>
          <w:ilvl w:val="0"/>
          <w:numId w:val="28"/>
        </w:numPr>
        <w:autoSpaceDE w:val="0"/>
        <w:autoSpaceDN w:val="0"/>
        <w:adjustRightInd w:val="0"/>
        <w:spacing w:after="240" w:line="240" w:lineRule="auto"/>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 xml:space="preserve">Dental clinic services system is application on web and mobile. </w:t>
      </w:r>
    </w:p>
    <w:p w14:paraId="1E0E4560" w14:textId="77777777" w:rsidR="000629D1" w:rsidRPr="00B10C88" w:rsidRDefault="000629D1" w:rsidP="000629D1">
      <w:pPr>
        <w:pStyle w:val="ListParagraph"/>
        <w:widowControl w:val="0"/>
        <w:numPr>
          <w:ilvl w:val="0"/>
          <w:numId w:val="28"/>
        </w:numPr>
        <w:tabs>
          <w:tab w:val="left" w:pos="220"/>
          <w:tab w:val="left" w:pos="720"/>
        </w:tabs>
        <w:autoSpaceDE w:val="0"/>
        <w:autoSpaceDN w:val="0"/>
        <w:adjustRightInd w:val="0"/>
        <w:spacing w:after="240" w:line="240" w:lineRule="auto"/>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 xml:space="preserve">Dental clinic services system </w:t>
      </w:r>
      <w:r>
        <w:rPr>
          <w:rFonts w:ascii="Times New Roman" w:eastAsiaTheme="minorHAnsi" w:hAnsi="Times New Roman" w:cs="Times New Roman"/>
          <w:color w:val="auto"/>
          <w:sz w:val="24"/>
          <w:szCs w:val="24"/>
          <w:lang w:bidi="ar-SA"/>
        </w:rPr>
        <w:t xml:space="preserve">on Mobile is </w:t>
      </w:r>
      <w:proofErr w:type="spellStart"/>
      <w:r>
        <w:rPr>
          <w:rFonts w:ascii="Times New Roman" w:eastAsiaTheme="minorHAnsi" w:hAnsi="Times New Roman" w:cs="Times New Roman"/>
          <w:color w:val="auto"/>
          <w:sz w:val="24"/>
          <w:szCs w:val="24"/>
          <w:lang w:bidi="ar-SA"/>
        </w:rPr>
        <w:t>ios</w:t>
      </w:r>
      <w:proofErr w:type="spellEnd"/>
      <w:r w:rsidRPr="00B10C88">
        <w:rPr>
          <w:rFonts w:ascii="Times New Roman" w:eastAsiaTheme="minorHAnsi" w:hAnsi="Times New Roman" w:cs="Times New Roman"/>
          <w:color w:val="auto"/>
          <w:sz w:val="24"/>
          <w:szCs w:val="24"/>
          <w:lang w:bidi="ar-SA"/>
        </w:rPr>
        <w:t xml:space="preserve"> application. </w:t>
      </w:r>
    </w:p>
    <w:p w14:paraId="24883D88" w14:textId="77777777" w:rsidR="000629D1" w:rsidRPr="00B10C88" w:rsidRDefault="000629D1" w:rsidP="000629D1">
      <w:pPr>
        <w:pStyle w:val="ListParagraph"/>
        <w:widowControl w:val="0"/>
        <w:numPr>
          <w:ilvl w:val="0"/>
          <w:numId w:val="28"/>
        </w:numPr>
        <w:tabs>
          <w:tab w:val="left" w:pos="220"/>
          <w:tab w:val="left" w:pos="720"/>
        </w:tabs>
        <w:autoSpaceDE w:val="0"/>
        <w:autoSpaceDN w:val="0"/>
        <w:adjustRightInd w:val="0"/>
        <w:spacing w:after="240" w:line="240" w:lineRule="auto"/>
        <w:rPr>
          <w:rFonts w:ascii="Times" w:eastAsiaTheme="minorHAnsi" w:hAnsi="Times" w:cs="Times"/>
          <w:color w:val="auto"/>
          <w:sz w:val="24"/>
          <w:szCs w:val="24"/>
          <w:lang w:bidi="ar-SA"/>
        </w:rPr>
      </w:pPr>
      <w:r>
        <w:rPr>
          <w:rFonts w:ascii="Times New Roman" w:eastAsiaTheme="minorHAnsi" w:hAnsi="Times New Roman" w:cs="Times New Roman"/>
          <w:color w:val="auto"/>
          <w:sz w:val="24"/>
          <w:szCs w:val="24"/>
          <w:lang w:bidi="ar-SA"/>
        </w:rPr>
        <w:t>Dental clinic services system supports English language.</w:t>
      </w:r>
    </w:p>
    <w:p w14:paraId="19AD5317" w14:textId="77777777" w:rsidR="000629D1" w:rsidRPr="00B10C88" w:rsidRDefault="000629D1" w:rsidP="000629D1">
      <w:pPr>
        <w:pStyle w:val="ListParagraph"/>
        <w:widowControl w:val="0"/>
        <w:numPr>
          <w:ilvl w:val="0"/>
          <w:numId w:val="28"/>
        </w:numPr>
        <w:tabs>
          <w:tab w:val="left" w:pos="220"/>
          <w:tab w:val="left" w:pos="720"/>
        </w:tabs>
        <w:autoSpaceDE w:val="0"/>
        <w:autoSpaceDN w:val="0"/>
        <w:adjustRightInd w:val="0"/>
        <w:spacing w:after="240" w:line="240" w:lineRule="auto"/>
        <w:rPr>
          <w:rFonts w:ascii="Times" w:eastAsiaTheme="minorHAnsi" w:hAnsi="Times" w:cs="Times"/>
          <w:color w:val="auto"/>
          <w:sz w:val="24"/>
          <w:szCs w:val="24"/>
          <w:lang w:bidi="ar-SA"/>
        </w:rPr>
      </w:pPr>
      <w:r>
        <w:rPr>
          <w:rFonts w:ascii="Times New Roman" w:eastAsiaTheme="minorHAnsi" w:hAnsi="Times New Roman" w:cs="Times New Roman"/>
          <w:color w:val="auto"/>
          <w:sz w:val="24"/>
          <w:szCs w:val="24"/>
          <w:lang w:bidi="ar-SA"/>
        </w:rPr>
        <w:t>Dental clinic services system provides for dental clinics’ patient, officer and dentist.</w:t>
      </w:r>
    </w:p>
    <w:p w14:paraId="2959542D" w14:textId="77777777" w:rsidR="000629D1" w:rsidRPr="005412E0" w:rsidRDefault="000629D1" w:rsidP="000629D1">
      <w:pPr>
        <w:pStyle w:val="ListParagraph"/>
        <w:widowControl w:val="0"/>
        <w:numPr>
          <w:ilvl w:val="0"/>
          <w:numId w:val="28"/>
        </w:numPr>
        <w:tabs>
          <w:tab w:val="left" w:pos="220"/>
          <w:tab w:val="left" w:pos="720"/>
        </w:tabs>
        <w:autoSpaceDE w:val="0"/>
        <w:autoSpaceDN w:val="0"/>
        <w:adjustRightInd w:val="0"/>
        <w:spacing w:after="240" w:line="240" w:lineRule="auto"/>
        <w:rPr>
          <w:rFonts w:ascii="Times" w:hAnsi="Times"/>
          <w:color w:val="auto"/>
          <w:sz w:val="28"/>
          <w:lang w:bidi="ar-SA"/>
        </w:rPr>
      </w:pPr>
      <w:r>
        <w:rPr>
          <w:rFonts w:ascii="Times New Roman" w:eastAsiaTheme="minorHAnsi" w:hAnsi="Times New Roman" w:cs="Times New Roman"/>
          <w:color w:val="auto"/>
          <w:sz w:val="24"/>
          <w:szCs w:val="24"/>
          <w:lang w:bidi="ar-SA"/>
        </w:rPr>
        <w:t xml:space="preserve">Dental clinic services system provides </w:t>
      </w:r>
      <w:bookmarkStart w:id="9" w:name="_Toc260001450"/>
      <w:r>
        <w:rPr>
          <w:rFonts w:ascii="Times New Roman" w:eastAsiaTheme="minorHAnsi" w:hAnsi="Times New Roman" w:cs="Times New Roman"/>
          <w:color w:val="auto"/>
          <w:sz w:val="24"/>
          <w:szCs w:val="24"/>
          <w:lang w:bidi="ar-SA"/>
        </w:rPr>
        <w:t>the appointment of patient and dentist in the website and application.</w:t>
      </w:r>
    </w:p>
    <w:p w14:paraId="62FF0C60" w14:textId="77777777" w:rsidR="000629D1" w:rsidRPr="005412E0" w:rsidRDefault="000629D1" w:rsidP="000629D1">
      <w:pPr>
        <w:pStyle w:val="ListParagraph"/>
        <w:widowControl w:val="0"/>
        <w:numPr>
          <w:ilvl w:val="0"/>
          <w:numId w:val="28"/>
        </w:numPr>
        <w:tabs>
          <w:tab w:val="left" w:pos="220"/>
          <w:tab w:val="left" w:pos="720"/>
        </w:tabs>
        <w:autoSpaceDE w:val="0"/>
        <w:autoSpaceDN w:val="0"/>
        <w:adjustRightInd w:val="0"/>
        <w:spacing w:after="240" w:line="240" w:lineRule="auto"/>
        <w:rPr>
          <w:rFonts w:ascii="Times" w:hAnsi="Times"/>
          <w:color w:val="auto"/>
          <w:sz w:val="28"/>
          <w:lang w:bidi="ar-SA"/>
        </w:rPr>
      </w:pPr>
      <w:r>
        <w:rPr>
          <w:rFonts w:ascii="Times New Roman" w:eastAsiaTheme="minorHAnsi" w:hAnsi="Times New Roman" w:cs="Times New Roman"/>
          <w:color w:val="auto"/>
          <w:sz w:val="24"/>
          <w:szCs w:val="24"/>
          <w:lang w:bidi="ar-SA"/>
        </w:rPr>
        <w:t>Dental clinic services system provides the user ID for patient and dentist by dental clinic officer.</w:t>
      </w:r>
    </w:p>
    <w:p w14:paraId="6D8AAA65" w14:textId="77777777" w:rsidR="000629D1" w:rsidRPr="005412E0" w:rsidRDefault="000629D1" w:rsidP="000629D1">
      <w:pPr>
        <w:pStyle w:val="ListParagraph"/>
        <w:widowControl w:val="0"/>
        <w:tabs>
          <w:tab w:val="left" w:pos="220"/>
          <w:tab w:val="left" w:pos="720"/>
        </w:tabs>
        <w:autoSpaceDE w:val="0"/>
        <w:autoSpaceDN w:val="0"/>
        <w:adjustRightInd w:val="0"/>
        <w:spacing w:after="240" w:line="240" w:lineRule="auto"/>
        <w:rPr>
          <w:rFonts w:ascii="Times" w:hAnsi="Times"/>
          <w:color w:val="auto"/>
          <w:sz w:val="28"/>
          <w:lang w:bidi="ar-SA"/>
        </w:rPr>
      </w:pPr>
    </w:p>
    <w:p w14:paraId="7BB7D7A1" w14:textId="77777777" w:rsidR="000629D1" w:rsidRPr="005412E0" w:rsidRDefault="000629D1" w:rsidP="000629D1">
      <w:pPr>
        <w:pStyle w:val="ListParagraph"/>
        <w:widowControl w:val="0"/>
        <w:tabs>
          <w:tab w:val="left" w:pos="220"/>
          <w:tab w:val="left" w:pos="720"/>
        </w:tabs>
        <w:autoSpaceDE w:val="0"/>
        <w:autoSpaceDN w:val="0"/>
        <w:adjustRightInd w:val="0"/>
        <w:spacing w:after="240" w:line="240" w:lineRule="auto"/>
        <w:rPr>
          <w:rFonts w:ascii="Times" w:hAnsi="Times"/>
          <w:b/>
          <w:color w:val="auto"/>
          <w:sz w:val="28"/>
          <w:lang w:bidi="ar-SA"/>
        </w:rPr>
      </w:pPr>
      <w:r w:rsidRPr="005412E0">
        <w:rPr>
          <w:rFonts w:ascii="Times" w:hAnsi="Times"/>
          <w:b/>
          <w:color w:val="auto"/>
          <w:sz w:val="28"/>
          <w:lang w:bidi="ar-SA"/>
        </w:rPr>
        <w:t>1.3 User Classes and Characteristics</w:t>
      </w:r>
      <w:bookmarkEnd w:id="9"/>
    </w:p>
    <w:p w14:paraId="56D82DE7" w14:textId="77777777" w:rsidR="000629D1" w:rsidRPr="00CD5425" w:rsidRDefault="000629D1" w:rsidP="000629D1">
      <w:pPr>
        <w:widowControl w:val="0"/>
        <w:autoSpaceDE w:val="0"/>
        <w:autoSpaceDN w:val="0"/>
        <w:adjustRightInd w:val="0"/>
        <w:spacing w:after="240" w:line="240" w:lineRule="auto"/>
        <w:ind w:firstLine="720"/>
        <w:rPr>
          <w:rFonts w:ascii="Times" w:eastAsiaTheme="minorHAnsi" w:hAnsi="Times" w:cs="Times"/>
          <w:color w:val="auto"/>
          <w:sz w:val="24"/>
          <w:szCs w:val="24"/>
          <w:lang w:bidi="ar-SA"/>
        </w:rPr>
      </w:pPr>
      <w:r>
        <w:rPr>
          <w:rFonts w:ascii="Times New Roman" w:eastAsiaTheme="minorHAnsi" w:hAnsi="Times New Roman" w:cs="Times New Roman"/>
          <w:color w:val="auto"/>
          <w:sz w:val="24"/>
          <w:szCs w:val="24"/>
          <w:lang w:bidi="ar-SA"/>
        </w:rPr>
        <w:t>The system divided users into 3</w:t>
      </w:r>
      <w:r w:rsidRPr="00CD5425">
        <w:rPr>
          <w:rFonts w:ascii="Times New Roman" w:eastAsiaTheme="minorHAnsi" w:hAnsi="Times New Roman" w:cs="Times New Roman"/>
          <w:color w:val="auto"/>
          <w:sz w:val="24"/>
          <w:szCs w:val="24"/>
          <w:lang w:bidi="ar-SA"/>
        </w:rPr>
        <w:t xml:space="preserve"> groups. Information and characteristics of each group are listed below.</w:t>
      </w:r>
    </w:p>
    <w:p w14:paraId="3E65DED8" w14:textId="77777777" w:rsidR="000629D1" w:rsidRDefault="000629D1" w:rsidP="000629D1">
      <w:pPr>
        <w:pStyle w:val="ListParagraph"/>
        <w:widowControl w:val="0"/>
        <w:numPr>
          <w:ilvl w:val="0"/>
          <w:numId w:val="25"/>
        </w:numPr>
        <w:autoSpaceDE w:val="0"/>
        <w:autoSpaceDN w:val="0"/>
        <w:adjustRightInd w:val="0"/>
        <w:spacing w:after="240" w:line="240" w:lineRule="auto"/>
        <w:rPr>
          <w:rFonts w:ascii="Times" w:eastAsiaTheme="minorHAnsi" w:hAnsi="Times" w:cs="Times"/>
          <w:b/>
          <w:color w:val="auto"/>
          <w:sz w:val="24"/>
          <w:szCs w:val="24"/>
          <w:lang w:bidi="ar-SA"/>
        </w:rPr>
      </w:pPr>
      <w:r>
        <w:rPr>
          <w:rFonts w:ascii="Times" w:eastAsiaTheme="minorHAnsi" w:hAnsi="Times" w:cs="Times"/>
          <w:b/>
          <w:color w:val="auto"/>
          <w:sz w:val="24"/>
          <w:szCs w:val="24"/>
          <w:lang w:bidi="ar-SA"/>
        </w:rPr>
        <w:t>Patient</w:t>
      </w:r>
    </w:p>
    <w:p w14:paraId="6522DBD5" w14:textId="77777777" w:rsidR="000629D1" w:rsidRDefault="000629D1" w:rsidP="000629D1">
      <w:pPr>
        <w:widowControl w:val="0"/>
        <w:autoSpaceDE w:val="0"/>
        <w:autoSpaceDN w:val="0"/>
        <w:adjustRightInd w:val="0"/>
        <w:spacing w:after="240" w:line="240" w:lineRule="auto"/>
        <w:ind w:firstLine="360"/>
        <w:rPr>
          <w:rFonts w:ascii="Times" w:eastAsiaTheme="minorHAnsi" w:hAnsi="Times" w:cs="Times"/>
          <w:color w:val="auto"/>
          <w:sz w:val="24"/>
          <w:szCs w:val="24"/>
          <w:lang w:bidi="ar-SA"/>
        </w:rPr>
      </w:pPr>
      <w:r w:rsidRPr="00CD5425">
        <w:rPr>
          <w:rFonts w:ascii="Times New Roman" w:eastAsiaTheme="minorHAnsi" w:hAnsi="Times New Roman" w:cs="Times New Roman"/>
          <w:color w:val="auto"/>
          <w:sz w:val="24"/>
          <w:szCs w:val="24"/>
          <w:lang w:bidi="ar-SA"/>
        </w:rPr>
        <w:t xml:space="preserve">This group of person who already register for the system that receives </w:t>
      </w:r>
      <w:proofErr w:type="spellStart"/>
      <w:r w:rsidRPr="00CD5425">
        <w:rPr>
          <w:rFonts w:ascii="Times New Roman" w:eastAsiaTheme="minorHAnsi" w:hAnsi="Times New Roman" w:cs="Times New Roman"/>
          <w:color w:val="auto"/>
          <w:sz w:val="24"/>
          <w:szCs w:val="24"/>
          <w:lang w:bidi="ar-SA"/>
        </w:rPr>
        <w:t>patientID</w:t>
      </w:r>
      <w:proofErr w:type="spellEnd"/>
      <w:r w:rsidRPr="00CD5425">
        <w:rPr>
          <w:rFonts w:ascii="Times New Roman" w:eastAsiaTheme="minorHAnsi" w:hAnsi="Times New Roman" w:cs="Times New Roman"/>
          <w:color w:val="auto"/>
          <w:sz w:val="24"/>
          <w:szCs w:val="24"/>
          <w:lang w:bidi="ar-SA"/>
        </w:rPr>
        <w:t xml:space="preserve"> from the </w:t>
      </w:r>
      <w:r w:rsidRPr="00CD5425">
        <w:rPr>
          <w:rFonts w:ascii="Times New Roman" w:eastAsiaTheme="minorHAnsi" w:hAnsi="Times New Roman" w:cs="Times New Roman"/>
          <w:color w:val="auto"/>
          <w:sz w:val="24"/>
          <w:szCs w:val="24"/>
          <w:lang w:bidi="ar-SA"/>
        </w:rPr>
        <w:lastRenderedPageBreak/>
        <w:t xml:space="preserve">dental clinic, they can use the application both in web application and mobile application. Patient uses </w:t>
      </w:r>
      <w:proofErr w:type="spellStart"/>
      <w:r w:rsidRPr="00CD5425">
        <w:rPr>
          <w:rFonts w:ascii="Times New Roman" w:eastAsiaTheme="minorHAnsi" w:hAnsi="Times New Roman" w:cs="Times New Roman"/>
          <w:color w:val="auto"/>
          <w:sz w:val="24"/>
          <w:szCs w:val="24"/>
          <w:lang w:bidi="ar-SA"/>
        </w:rPr>
        <w:t>patientID</w:t>
      </w:r>
      <w:proofErr w:type="spellEnd"/>
      <w:r w:rsidRPr="00CD5425">
        <w:rPr>
          <w:rFonts w:ascii="Times New Roman" w:eastAsiaTheme="minorHAnsi" w:hAnsi="Times New Roman" w:cs="Times New Roman"/>
          <w:color w:val="auto"/>
          <w:sz w:val="24"/>
          <w:szCs w:val="24"/>
          <w:lang w:bidi="ar-SA"/>
        </w:rPr>
        <w:t xml:space="preserve"> to login.</w:t>
      </w:r>
      <w:r>
        <w:rPr>
          <w:rFonts w:ascii="Times New Roman" w:eastAsiaTheme="minorHAnsi" w:hAnsi="Times New Roman" w:cs="Times New Roman"/>
          <w:color w:val="auto"/>
          <w:sz w:val="24"/>
          <w:szCs w:val="24"/>
          <w:lang w:bidi="ar-SA"/>
        </w:rPr>
        <w:t xml:space="preserve"> </w:t>
      </w:r>
      <w:r w:rsidRPr="00CD5425">
        <w:rPr>
          <w:rFonts w:ascii="Times New Roman" w:eastAsiaTheme="minorHAnsi" w:hAnsi="Times New Roman" w:cs="Times New Roman"/>
          <w:color w:val="auto"/>
          <w:sz w:val="24"/>
          <w:szCs w:val="24"/>
          <w:lang w:bidi="ar-SA"/>
        </w:rPr>
        <w:t>The patient is able to:</w:t>
      </w:r>
    </w:p>
    <w:p w14:paraId="055872A5" w14:textId="77777777" w:rsidR="000629D1" w:rsidRPr="00B2583E"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sidRPr="00B2583E">
        <w:rPr>
          <w:rFonts w:ascii="Times" w:eastAsiaTheme="minorHAnsi" w:hAnsi="Times" w:cs="Times"/>
          <w:color w:val="auto"/>
          <w:sz w:val="24"/>
          <w:szCs w:val="24"/>
          <w:lang w:bidi="ar-SA"/>
        </w:rPr>
        <w:t xml:space="preserve">Patient can receive the </w:t>
      </w:r>
      <w:proofErr w:type="spellStart"/>
      <w:r w:rsidRPr="00B2583E">
        <w:rPr>
          <w:rFonts w:ascii="Times" w:eastAsiaTheme="minorHAnsi" w:hAnsi="Times" w:cs="Times"/>
          <w:color w:val="auto"/>
          <w:sz w:val="24"/>
          <w:szCs w:val="24"/>
          <w:lang w:bidi="ar-SA"/>
        </w:rPr>
        <w:t>pateintID</w:t>
      </w:r>
      <w:proofErr w:type="spellEnd"/>
      <w:r w:rsidRPr="00B2583E">
        <w:rPr>
          <w:rFonts w:ascii="Times" w:eastAsiaTheme="minorHAnsi" w:hAnsi="Times" w:cs="Times"/>
          <w:color w:val="auto"/>
          <w:sz w:val="24"/>
          <w:szCs w:val="24"/>
          <w:lang w:bidi="ar-SA"/>
        </w:rPr>
        <w:t xml:space="preserve"> from the dental clinic</w:t>
      </w:r>
    </w:p>
    <w:p w14:paraId="2D32C583"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Patient can login to the website and the mobile application</w:t>
      </w:r>
    </w:p>
    <w:p w14:paraId="0FCFF475"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Patient can logout from the website and mobile application</w:t>
      </w:r>
    </w:p>
    <w:p w14:paraId="37E1D305"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Patient can view his/her appointment in the patient schedule</w:t>
      </w:r>
    </w:p>
    <w:p w14:paraId="6D69283A"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Patient can view all appointment in the dental clinic schedule</w:t>
      </w:r>
    </w:p>
    <w:p w14:paraId="763928DC" w14:textId="77777777" w:rsidR="000629D1" w:rsidRPr="00B2583E" w:rsidRDefault="000629D1" w:rsidP="000629D1">
      <w:pPr>
        <w:pStyle w:val="ListParagraph"/>
        <w:widowControl w:val="0"/>
        <w:numPr>
          <w:ilvl w:val="0"/>
          <w:numId w:val="25"/>
        </w:numPr>
        <w:autoSpaceDE w:val="0"/>
        <w:autoSpaceDN w:val="0"/>
        <w:adjustRightInd w:val="0"/>
        <w:spacing w:after="240" w:line="240" w:lineRule="auto"/>
        <w:rPr>
          <w:rFonts w:ascii="Times" w:eastAsiaTheme="minorHAnsi" w:hAnsi="Times" w:cs="Times"/>
          <w:b/>
          <w:color w:val="auto"/>
          <w:sz w:val="24"/>
          <w:szCs w:val="24"/>
          <w:lang w:bidi="ar-SA"/>
        </w:rPr>
      </w:pPr>
      <w:r w:rsidRPr="00B2583E">
        <w:rPr>
          <w:rFonts w:ascii="Times" w:eastAsiaTheme="minorHAnsi" w:hAnsi="Times" w:cs="Times"/>
          <w:b/>
          <w:color w:val="auto"/>
          <w:sz w:val="24"/>
          <w:szCs w:val="24"/>
          <w:lang w:bidi="ar-SA"/>
        </w:rPr>
        <w:t>Officer</w:t>
      </w:r>
    </w:p>
    <w:p w14:paraId="09E1806D" w14:textId="77777777" w:rsidR="000629D1" w:rsidRDefault="000629D1" w:rsidP="000629D1">
      <w:pPr>
        <w:widowControl w:val="0"/>
        <w:tabs>
          <w:tab w:val="left" w:pos="220"/>
          <w:tab w:val="left" w:pos="720"/>
        </w:tabs>
        <w:autoSpaceDE w:val="0"/>
        <w:autoSpaceDN w:val="0"/>
        <w:adjustRightInd w:val="0"/>
        <w:spacing w:after="240" w:line="240" w:lineRule="auto"/>
        <w:rPr>
          <w:rFonts w:ascii="Times New Roman" w:eastAsiaTheme="minorHAnsi" w:hAnsi="Times New Roman" w:cs="Times New Roman"/>
          <w:color w:val="auto"/>
          <w:sz w:val="24"/>
          <w:szCs w:val="24"/>
          <w:lang w:bidi="ar-SA"/>
        </w:rPr>
      </w:pPr>
      <w:r>
        <w:rPr>
          <w:rFonts w:ascii="Times New Roman" w:eastAsiaTheme="minorHAnsi" w:hAnsi="Times New Roman" w:cs="Times New Roman"/>
          <w:color w:val="auto"/>
          <w:sz w:val="24"/>
          <w:szCs w:val="24"/>
          <w:lang w:bidi="ar-SA"/>
        </w:rPr>
        <w:tab/>
      </w:r>
      <w:r w:rsidRPr="007C6002">
        <w:rPr>
          <w:rFonts w:ascii="Times New Roman" w:eastAsiaTheme="minorHAnsi" w:hAnsi="Times New Roman" w:cs="Times New Roman"/>
          <w:color w:val="auto"/>
          <w:sz w:val="24"/>
          <w:szCs w:val="24"/>
          <w:lang w:bidi="ar-SA"/>
        </w:rPr>
        <w:t xml:space="preserve">This group of person who has the highest privilege in the system. So they gain the management function for maintaining the system. </w:t>
      </w:r>
      <w:r>
        <w:rPr>
          <w:rFonts w:ascii="Times New Roman" w:eastAsiaTheme="minorHAnsi" w:hAnsi="Times New Roman" w:cs="Times New Roman"/>
          <w:color w:val="auto"/>
          <w:sz w:val="24"/>
          <w:szCs w:val="24"/>
          <w:lang w:bidi="ar-SA"/>
        </w:rPr>
        <w:t>Officer</w:t>
      </w:r>
      <w:r w:rsidRPr="007C6002">
        <w:rPr>
          <w:rFonts w:ascii="Times New Roman" w:eastAsiaTheme="minorHAnsi" w:hAnsi="Times New Roman" w:cs="Times New Roman"/>
          <w:color w:val="auto"/>
          <w:sz w:val="24"/>
          <w:szCs w:val="24"/>
          <w:lang w:bidi="ar-SA"/>
        </w:rPr>
        <w:t xml:space="preserve"> is able to:</w:t>
      </w:r>
    </w:p>
    <w:p w14:paraId="2B089CDB"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 xml:space="preserve">Officer can login to the website by using </w:t>
      </w:r>
      <w:proofErr w:type="spellStart"/>
      <w:r>
        <w:rPr>
          <w:rFonts w:ascii="Times" w:eastAsiaTheme="minorHAnsi" w:hAnsi="Times" w:cs="Times"/>
          <w:color w:val="auto"/>
          <w:sz w:val="24"/>
          <w:szCs w:val="24"/>
          <w:lang w:bidi="ar-SA"/>
        </w:rPr>
        <w:t>officerID</w:t>
      </w:r>
      <w:proofErr w:type="spellEnd"/>
    </w:p>
    <w:p w14:paraId="04764D70" w14:textId="77777777" w:rsidR="000629D1" w:rsidRPr="00B12B7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 xml:space="preserve">Officer can logout from the website </w:t>
      </w:r>
    </w:p>
    <w:p w14:paraId="498566ED" w14:textId="77777777" w:rsidR="000629D1" w:rsidRPr="007C6002"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 xml:space="preserve">Officer can provide the </w:t>
      </w:r>
      <w:proofErr w:type="spellStart"/>
      <w:r>
        <w:rPr>
          <w:rFonts w:ascii="Times" w:eastAsiaTheme="minorHAnsi" w:hAnsi="Times" w:cs="Times"/>
          <w:color w:val="auto"/>
          <w:sz w:val="24"/>
          <w:szCs w:val="24"/>
          <w:lang w:bidi="ar-SA"/>
        </w:rPr>
        <w:t>pateintID</w:t>
      </w:r>
      <w:proofErr w:type="spellEnd"/>
      <w:r>
        <w:rPr>
          <w:rFonts w:ascii="Times" w:eastAsiaTheme="minorHAnsi" w:hAnsi="Times" w:cs="Times"/>
          <w:color w:val="auto"/>
          <w:sz w:val="24"/>
          <w:szCs w:val="24"/>
          <w:lang w:bidi="ar-SA"/>
        </w:rPr>
        <w:t xml:space="preserve">, </w:t>
      </w:r>
      <w:proofErr w:type="spellStart"/>
      <w:r>
        <w:rPr>
          <w:rFonts w:ascii="Times" w:eastAsiaTheme="minorHAnsi" w:hAnsi="Times" w:cs="Times"/>
          <w:color w:val="auto"/>
          <w:sz w:val="24"/>
          <w:szCs w:val="24"/>
          <w:lang w:bidi="ar-SA"/>
        </w:rPr>
        <w:t>dentistID</w:t>
      </w:r>
      <w:proofErr w:type="spellEnd"/>
      <w:r>
        <w:rPr>
          <w:rFonts w:ascii="Times" w:eastAsiaTheme="minorHAnsi" w:hAnsi="Times" w:cs="Times"/>
          <w:color w:val="auto"/>
          <w:sz w:val="24"/>
          <w:szCs w:val="24"/>
          <w:lang w:bidi="ar-SA"/>
        </w:rPr>
        <w:t xml:space="preserve"> to both users</w:t>
      </w:r>
    </w:p>
    <w:p w14:paraId="1DCA7681"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Officer can add appointment into the dental clinic schedule</w:t>
      </w:r>
    </w:p>
    <w:p w14:paraId="7B30F59F"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Officer can edit appointment in the dental clinic schedule</w:t>
      </w:r>
    </w:p>
    <w:p w14:paraId="204BCEE6"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Officer can delete appointment in the dental clinic schedule</w:t>
      </w:r>
    </w:p>
    <w:p w14:paraId="174D0408" w14:textId="77777777" w:rsidR="000629D1" w:rsidRPr="00B2583E" w:rsidRDefault="000629D1" w:rsidP="000629D1">
      <w:pPr>
        <w:pStyle w:val="ListParagraph"/>
        <w:widowControl w:val="0"/>
        <w:numPr>
          <w:ilvl w:val="0"/>
          <w:numId w:val="25"/>
        </w:numPr>
        <w:autoSpaceDE w:val="0"/>
        <w:autoSpaceDN w:val="0"/>
        <w:adjustRightInd w:val="0"/>
        <w:spacing w:after="240" w:line="240" w:lineRule="auto"/>
        <w:rPr>
          <w:rFonts w:ascii="Times" w:eastAsiaTheme="minorHAnsi" w:hAnsi="Times" w:cs="Times"/>
          <w:b/>
          <w:color w:val="auto"/>
          <w:sz w:val="24"/>
          <w:szCs w:val="24"/>
          <w:lang w:bidi="ar-SA"/>
        </w:rPr>
      </w:pPr>
      <w:r>
        <w:rPr>
          <w:rFonts w:ascii="Times" w:eastAsiaTheme="minorHAnsi" w:hAnsi="Times" w:cs="Times"/>
          <w:b/>
          <w:color w:val="auto"/>
          <w:sz w:val="24"/>
          <w:szCs w:val="24"/>
          <w:lang w:bidi="ar-SA"/>
        </w:rPr>
        <w:t>Dentist</w:t>
      </w:r>
    </w:p>
    <w:p w14:paraId="00A05C69" w14:textId="77777777" w:rsidR="000629D1" w:rsidRDefault="000629D1" w:rsidP="000629D1">
      <w:pPr>
        <w:widowControl w:val="0"/>
        <w:tabs>
          <w:tab w:val="left" w:pos="220"/>
          <w:tab w:val="left" w:pos="720"/>
        </w:tabs>
        <w:autoSpaceDE w:val="0"/>
        <w:autoSpaceDN w:val="0"/>
        <w:adjustRightInd w:val="0"/>
        <w:spacing w:after="240" w:line="240" w:lineRule="auto"/>
        <w:rPr>
          <w:rFonts w:ascii="Times New Roman" w:eastAsiaTheme="minorHAnsi" w:hAnsi="Times New Roman" w:cs="Times New Roman"/>
          <w:color w:val="auto"/>
          <w:sz w:val="24"/>
          <w:szCs w:val="24"/>
          <w:lang w:bidi="ar-SA"/>
        </w:rPr>
      </w:pPr>
      <w:r>
        <w:rPr>
          <w:rFonts w:ascii="Times New Roman" w:eastAsiaTheme="minorHAnsi" w:hAnsi="Times New Roman" w:cs="Times New Roman"/>
          <w:color w:val="auto"/>
          <w:sz w:val="24"/>
          <w:szCs w:val="24"/>
          <w:lang w:bidi="ar-SA"/>
        </w:rPr>
        <w:tab/>
      </w:r>
      <w:r w:rsidRPr="007C6002">
        <w:rPr>
          <w:rFonts w:ascii="Times New Roman" w:eastAsiaTheme="minorHAnsi" w:hAnsi="Times New Roman" w:cs="Times New Roman"/>
          <w:color w:val="auto"/>
          <w:sz w:val="24"/>
          <w:szCs w:val="24"/>
          <w:lang w:bidi="ar-SA"/>
        </w:rPr>
        <w:t xml:space="preserve">This group of person who has the highest privilege in the system. So they gain the management function for maintaining the system. </w:t>
      </w:r>
      <w:r>
        <w:rPr>
          <w:rFonts w:ascii="Times New Roman" w:eastAsiaTheme="minorHAnsi" w:hAnsi="Times New Roman" w:cs="Times New Roman"/>
          <w:color w:val="auto"/>
          <w:sz w:val="24"/>
          <w:szCs w:val="24"/>
          <w:lang w:bidi="ar-SA"/>
        </w:rPr>
        <w:t>Dentist</w:t>
      </w:r>
      <w:r w:rsidRPr="007C6002">
        <w:rPr>
          <w:rFonts w:ascii="Times New Roman" w:eastAsiaTheme="minorHAnsi" w:hAnsi="Times New Roman" w:cs="Times New Roman"/>
          <w:color w:val="auto"/>
          <w:sz w:val="24"/>
          <w:szCs w:val="24"/>
          <w:lang w:bidi="ar-SA"/>
        </w:rPr>
        <w:t xml:space="preserve"> is able to:</w:t>
      </w:r>
    </w:p>
    <w:p w14:paraId="2305CFC9"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 xml:space="preserve">Dentist can login to the website by using </w:t>
      </w:r>
      <w:proofErr w:type="spellStart"/>
      <w:r>
        <w:rPr>
          <w:rFonts w:ascii="Times" w:eastAsiaTheme="minorHAnsi" w:hAnsi="Times" w:cs="Times"/>
          <w:color w:val="auto"/>
          <w:sz w:val="24"/>
          <w:szCs w:val="24"/>
          <w:lang w:bidi="ar-SA"/>
        </w:rPr>
        <w:t>dentistID</w:t>
      </w:r>
      <w:proofErr w:type="spellEnd"/>
    </w:p>
    <w:p w14:paraId="310108DF" w14:textId="77777777" w:rsidR="000629D1" w:rsidRPr="00B12B7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 xml:space="preserve">Dentist can logout from the website </w:t>
      </w:r>
    </w:p>
    <w:p w14:paraId="0FBE107E"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Dentist can view his/her appointment in the dentist schedule</w:t>
      </w:r>
    </w:p>
    <w:p w14:paraId="098B79D2"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Dentist can view all appointment in the dental clinic schedule</w:t>
      </w:r>
    </w:p>
    <w:p w14:paraId="46CD266C" w14:textId="77777777" w:rsidR="000629D1" w:rsidRPr="00700BFD" w:rsidRDefault="000629D1" w:rsidP="000629D1">
      <w:pPr>
        <w:widowControl w:val="0"/>
        <w:tabs>
          <w:tab w:val="left" w:pos="220"/>
          <w:tab w:val="left" w:pos="720"/>
        </w:tabs>
        <w:autoSpaceDE w:val="0"/>
        <w:autoSpaceDN w:val="0"/>
        <w:adjustRightInd w:val="0"/>
        <w:spacing w:after="240" w:line="240" w:lineRule="auto"/>
        <w:rPr>
          <w:rFonts w:ascii="Times" w:eastAsiaTheme="minorHAnsi" w:hAnsi="Times" w:cs="Times"/>
          <w:b/>
          <w:color w:val="auto"/>
          <w:sz w:val="28"/>
          <w:lang w:bidi="ar-SA"/>
        </w:rPr>
      </w:pPr>
      <w:r w:rsidRPr="007C6002">
        <w:rPr>
          <w:rFonts w:ascii="Times" w:eastAsiaTheme="minorHAnsi" w:hAnsi="Times" w:cs="Times"/>
          <w:b/>
          <w:color w:val="auto"/>
          <w:sz w:val="28"/>
          <w:lang w:bidi="ar-SA"/>
        </w:rPr>
        <w:tab/>
      </w:r>
      <w:r>
        <w:rPr>
          <w:rFonts w:ascii="Times" w:eastAsiaTheme="minorHAnsi" w:hAnsi="Times" w:cs="Times"/>
          <w:b/>
          <w:color w:val="auto"/>
          <w:sz w:val="28"/>
          <w:lang w:bidi="ar-SA"/>
        </w:rPr>
        <w:tab/>
      </w:r>
      <w:bookmarkStart w:id="10" w:name="_Toc260001451"/>
      <w:r>
        <w:rPr>
          <w:rFonts w:ascii="Times" w:hAnsi="Times"/>
          <w:b/>
          <w:color w:val="auto"/>
          <w:sz w:val="28"/>
          <w:lang w:bidi="ar-SA"/>
        </w:rPr>
        <w:t>1</w:t>
      </w:r>
      <w:r w:rsidRPr="00700BFD">
        <w:rPr>
          <w:rFonts w:ascii="Times" w:hAnsi="Times"/>
          <w:b/>
          <w:color w:val="auto"/>
          <w:sz w:val="28"/>
          <w:lang w:bidi="ar-SA"/>
        </w:rPr>
        <w:t>.4 Operation Environment</w:t>
      </w:r>
      <w:bookmarkEnd w:id="10"/>
    </w:p>
    <w:p w14:paraId="4747D71C" w14:textId="77777777" w:rsidR="000629D1" w:rsidRDefault="000629D1" w:rsidP="000629D1">
      <w:pPr>
        <w:widowControl w:val="0"/>
        <w:tabs>
          <w:tab w:val="left" w:pos="220"/>
          <w:tab w:val="left" w:pos="720"/>
        </w:tabs>
        <w:autoSpaceDE w:val="0"/>
        <w:autoSpaceDN w:val="0"/>
        <w:adjustRightInd w:val="0"/>
        <w:spacing w:after="240" w:line="240" w:lineRule="auto"/>
        <w:ind w:left="360"/>
        <w:rPr>
          <w:rFonts w:ascii="Times" w:eastAsiaTheme="minorHAnsi" w:hAnsi="Times" w:cs="Times"/>
          <w:color w:val="auto"/>
          <w:sz w:val="24"/>
          <w:szCs w:val="24"/>
          <w:lang w:bidi="ar-SA"/>
        </w:rPr>
      </w:pPr>
      <w:r>
        <w:rPr>
          <w:rFonts w:ascii="Times" w:eastAsiaTheme="minorHAnsi" w:hAnsi="Times" w:cs="Times"/>
          <w:color w:val="auto"/>
          <w:sz w:val="24"/>
          <w:szCs w:val="24"/>
          <w:lang w:bidi="ar-SA"/>
        </w:rPr>
        <w:tab/>
        <w:t xml:space="preserve">Dental clinic services system use web services technology and </w:t>
      </w:r>
      <w:proofErr w:type="spellStart"/>
      <w:r>
        <w:rPr>
          <w:rFonts w:ascii="Times" w:eastAsiaTheme="minorHAnsi" w:hAnsi="Times" w:cs="Times"/>
          <w:color w:val="auto"/>
          <w:sz w:val="24"/>
          <w:szCs w:val="24"/>
          <w:lang w:bidi="ar-SA"/>
        </w:rPr>
        <w:t>ios</w:t>
      </w:r>
      <w:proofErr w:type="spellEnd"/>
      <w:r>
        <w:rPr>
          <w:rFonts w:ascii="Times" w:eastAsiaTheme="minorHAnsi" w:hAnsi="Times" w:cs="Times"/>
          <w:color w:val="auto"/>
          <w:sz w:val="24"/>
          <w:szCs w:val="24"/>
          <w:lang w:bidi="ar-SA"/>
        </w:rPr>
        <w:t xml:space="preserve"> technology. All the characters must have the Internet connection. For patient must have smartphone which supports </w:t>
      </w:r>
      <w:proofErr w:type="spellStart"/>
      <w:r>
        <w:rPr>
          <w:rFonts w:ascii="Times" w:eastAsiaTheme="minorHAnsi" w:hAnsi="Times" w:cs="Times"/>
          <w:color w:val="auto"/>
          <w:sz w:val="24"/>
          <w:szCs w:val="24"/>
          <w:lang w:bidi="ar-SA"/>
        </w:rPr>
        <w:t>ios</w:t>
      </w:r>
      <w:proofErr w:type="spellEnd"/>
      <w:r>
        <w:rPr>
          <w:rFonts w:ascii="Times" w:eastAsiaTheme="minorHAnsi" w:hAnsi="Times" w:cs="Times"/>
          <w:color w:val="auto"/>
          <w:sz w:val="24"/>
          <w:szCs w:val="24"/>
          <w:lang w:bidi="ar-SA"/>
        </w:rPr>
        <w:t xml:space="preserve"> operation version 7.</w:t>
      </w:r>
    </w:p>
    <w:p w14:paraId="2A143579" w14:textId="77777777" w:rsidR="000629D1" w:rsidRPr="00B10C88" w:rsidRDefault="000629D1" w:rsidP="000629D1">
      <w:pPr>
        <w:widowControl w:val="0"/>
        <w:tabs>
          <w:tab w:val="left" w:pos="220"/>
          <w:tab w:val="left" w:pos="720"/>
        </w:tabs>
        <w:autoSpaceDE w:val="0"/>
        <w:autoSpaceDN w:val="0"/>
        <w:adjustRightInd w:val="0"/>
        <w:spacing w:after="240" w:line="240" w:lineRule="auto"/>
        <w:ind w:left="360"/>
        <w:rPr>
          <w:rFonts w:ascii="Times" w:eastAsiaTheme="minorHAnsi" w:hAnsi="Times" w:cs="Times"/>
          <w:color w:val="auto"/>
          <w:sz w:val="24"/>
          <w:szCs w:val="24"/>
          <w:lang w:bidi="ar-SA"/>
        </w:rPr>
      </w:pPr>
      <w:r>
        <w:rPr>
          <w:rFonts w:ascii="Times" w:eastAsiaTheme="minorHAnsi" w:hAnsi="Times" w:cs="Times"/>
          <w:color w:val="auto"/>
          <w:sz w:val="24"/>
          <w:szCs w:val="24"/>
          <w:lang w:bidi="ar-SA"/>
        </w:rPr>
        <w:tab/>
      </w:r>
      <w:r>
        <w:rPr>
          <w:rFonts w:ascii="Times" w:eastAsiaTheme="minorHAnsi" w:hAnsi="Times" w:cs="Times"/>
          <w:b/>
          <w:color w:val="auto"/>
          <w:sz w:val="28"/>
          <w:lang w:bidi="ar-SA"/>
        </w:rPr>
        <w:t xml:space="preserve">1.5 </w:t>
      </w:r>
      <w:r w:rsidRPr="00B10C88">
        <w:rPr>
          <w:rFonts w:ascii="Times" w:eastAsiaTheme="minorHAnsi" w:hAnsi="Times" w:cs="Times"/>
          <w:b/>
          <w:color w:val="auto"/>
          <w:sz w:val="28"/>
          <w:lang w:bidi="ar-SA"/>
        </w:rPr>
        <w:t>Acronyms and Definitions Acronym</w:t>
      </w:r>
      <w:r>
        <w:rPr>
          <w:rFonts w:ascii="Times" w:eastAsiaTheme="minorHAnsi" w:hAnsi="Times" w:cs="Times"/>
          <w:b/>
          <w:color w:val="auto"/>
          <w:sz w:val="28"/>
          <w:lang w:bidi="ar-SA"/>
        </w:rPr>
        <w:t>s</w:t>
      </w:r>
    </w:p>
    <w:p w14:paraId="645436CD" w14:textId="77777777" w:rsidR="000629D1" w:rsidRDefault="000629D1" w:rsidP="000629D1">
      <w:pPr>
        <w:widowControl w:val="0"/>
        <w:numPr>
          <w:ilvl w:val="5"/>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700BFD">
        <w:rPr>
          <w:rFonts w:ascii="Times" w:eastAsiaTheme="minorHAnsi" w:hAnsi="Times" w:cs="Times"/>
          <w:color w:val="auto"/>
          <w:sz w:val="24"/>
          <w:szCs w:val="24"/>
          <w:lang w:bidi="ar-SA"/>
        </w:rPr>
        <w:t>DCSS =Dental clinic services system</w:t>
      </w:r>
    </w:p>
    <w:p w14:paraId="0DC73A21" w14:textId="77777777" w:rsidR="000629D1" w:rsidRPr="00700BFD" w:rsidRDefault="000629D1" w:rsidP="000629D1">
      <w:pPr>
        <w:widowControl w:val="0"/>
        <w:numPr>
          <w:ilvl w:val="5"/>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700BFD">
        <w:rPr>
          <w:rFonts w:ascii="Times New Roman" w:eastAsiaTheme="minorHAnsi" w:hAnsi="Times New Roman" w:cs="Times New Roman"/>
          <w:color w:val="auto"/>
          <w:sz w:val="24"/>
          <w:szCs w:val="24"/>
          <w:lang w:bidi="ar-SA"/>
        </w:rPr>
        <w:t>PMP = Project Management Plan </w:t>
      </w:r>
    </w:p>
    <w:p w14:paraId="2F0DCDCB" w14:textId="77777777" w:rsidR="000629D1" w:rsidRPr="00B10C88" w:rsidRDefault="000629D1" w:rsidP="000629D1">
      <w:pPr>
        <w:widowControl w:val="0"/>
        <w:numPr>
          <w:ilvl w:val="1"/>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SDD = Software Design Document</w:t>
      </w:r>
    </w:p>
    <w:p w14:paraId="3F9CBB5D" w14:textId="77777777" w:rsidR="000629D1" w:rsidRPr="00B10C88" w:rsidRDefault="000629D1" w:rsidP="000629D1">
      <w:pPr>
        <w:widowControl w:val="0"/>
        <w:numPr>
          <w:ilvl w:val="1"/>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 xml:space="preserve">SRS = Software </w:t>
      </w:r>
      <w:proofErr w:type="spellStart"/>
      <w:r w:rsidRPr="00B10C88">
        <w:rPr>
          <w:rFonts w:ascii="Times New Roman" w:eastAsiaTheme="minorHAnsi" w:hAnsi="Times New Roman" w:cs="Times New Roman"/>
          <w:color w:val="auto"/>
          <w:sz w:val="24"/>
          <w:szCs w:val="24"/>
          <w:lang w:bidi="ar-SA"/>
        </w:rPr>
        <w:t>Requirment</w:t>
      </w:r>
      <w:proofErr w:type="spellEnd"/>
      <w:r w:rsidRPr="00B10C88">
        <w:rPr>
          <w:rFonts w:ascii="Times New Roman" w:eastAsiaTheme="minorHAnsi" w:hAnsi="Times New Roman" w:cs="Times New Roman"/>
          <w:color w:val="auto"/>
          <w:sz w:val="24"/>
          <w:szCs w:val="24"/>
          <w:lang w:bidi="ar-SA"/>
        </w:rPr>
        <w:t xml:space="preserve"> Specification </w:t>
      </w:r>
    </w:p>
    <w:p w14:paraId="7ACCB7B9" w14:textId="77777777" w:rsidR="000629D1" w:rsidRPr="00B10C88" w:rsidRDefault="000629D1" w:rsidP="000629D1">
      <w:pPr>
        <w:widowControl w:val="0"/>
        <w:numPr>
          <w:ilvl w:val="1"/>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 xml:space="preserve">URS = User Requirement Specification </w:t>
      </w:r>
    </w:p>
    <w:p w14:paraId="1AB1255A" w14:textId="77777777" w:rsidR="000629D1" w:rsidRPr="00B10C88" w:rsidRDefault="000629D1" w:rsidP="000629D1">
      <w:pPr>
        <w:widowControl w:val="0"/>
        <w:numPr>
          <w:ilvl w:val="1"/>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 xml:space="preserve">SRS = Software Requirement Specification </w:t>
      </w:r>
    </w:p>
    <w:p w14:paraId="18F2ABF7" w14:textId="77777777" w:rsidR="000629D1" w:rsidRPr="00B10C88" w:rsidRDefault="000629D1" w:rsidP="000629D1">
      <w:pPr>
        <w:widowControl w:val="0"/>
        <w:numPr>
          <w:ilvl w:val="1"/>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lastRenderedPageBreak/>
        <w:t>UC = Use Case </w:t>
      </w:r>
    </w:p>
    <w:p w14:paraId="30BBD409" w14:textId="77777777" w:rsidR="000629D1" w:rsidRPr="00B10C88" w:rsidRDefault="000629D1" w:rsidP="000629D1">
      <w:pPr>
        <w:widowControl w:val="0"/>
        <w:numPr>
          <w:ilvl w:val="1"/>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 xml:space="preserve">AD = Activity Diagram </w:t>
      </w:r>
    </w:p>
    <w:p w14:paraId="30C224AD" w14:textId="77777777" w:rsidR="000629D1" w:rsidRPr="00B10C88" w:rsidRDefault="000629D1" w:rsidP="000629D1">
      <w:pPr>
        <w:widowControl w:val="0"/>
        <w:autoSpaceDE w:val="0"/>
        <w:autoSpaceDN w:val="0"/>
        <w:adjustRightInd w:val="0"/>
        <w:spacing w:after="240" w:line="240" w:lineRule="auto"/>
        <w:rPr>
          <w:rFonts w:ascii="Times New Roman" w:eastAsiaTheme="minorHAnsi" w:hAnsi="Times New Roman" w:cs="Times New Roman"/>
          <w:color w:val="auto"/>
          <w:sz w:val="24"/>
          <w:szCs w:val="24"/>
          <w:lang w:bidi="ar-SA"/>
        </w:rPr>
      </w:pPr>
    </w:p>
    <w:p w14:paraId="2305DEA9" w14:textId="77777777" w:rsidR="000629D1" w:rsidRPr="00B10C88" w:rsidRDefault="000629D1"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333BBCC2" w14:textId="77777777" w:rsidR="000629D1" w:rsidRPr="00E34A91" w:rsidRDefault="000629D1" w:rsidP="000629D1">
      <w:pPr>
        <w:pStyle w:val="Heading1"/>
        <w:rPr>
          <w:rFonts w:ascii="Times" w:eastAsiaTheme="minorHAnsi" w:hAnsi="Times"/>
          <w:sz w:val="36"/>
          <w:szCs w:val="36"/>
          <w:lang w:bidi="ar-SA"/>
        </w:rPr>
      </w:pPr>
      <w:bookmarkStart w:id="11" w:name="_Toc260001446"/>
      <w:bookmarkStart w:id="12" w:name="_Toc262503460"/>
      <w:commentRangeStart w:id="13"/>
      <w:r w:rsidRPr="00E34A91">
        <w:rPr>
          <w:rFonts w:ascii="Times" w:eastAsiaTheme="minorHAnsi" w:hAnsi="Times"/>
          <w:sz w:val="36"/>
          <w:szCs w:val="36"/>
          <w:lang w:bidi="ar-SA"/>
        </w:rPr>
        <w:t>Chapter Two: Overall Description</w:t>
      </w:r>
      <w:bookmarkEnd w:id="11"/>
      <w:bookmarkEnd w:id="12"/>
      <w:commentRangeEnd w:id="13"/>
      <w:r w:rsidR="006E7142">
        <w:rPr>
          <w:rStyle w:val="CommentReference"/>
          <w:rFonts w:ascii="Arial" w:eastAsia="Arial" w:hAnsi="Arial" w:cs="Cordia New"/>
          <w:b w:val="0"/>
          <w:bCs w:val="0"/>
          <w:color w:val="000000"/>
          <w:kern w:val="0"/>
        </w:rPr>
        <w:commentReference w:id="13"/>
      </w:r>
    </w:p>
    <w:p w14:paraId="15C51D45" w14:textId="77777777" w:rsidR="000629D1" w:rsidRDefault="000629D1" w:rsidP="000629D1">
      <w:pPr>
        <w:pStyle w:val="Heading2"/>
        <w:numPr>
          <w:ilvl w:val="0"/>
          <w:numId w:val="27"/>
        </w:numPr>
        <w:rPr>
          <w:rFonts w:ascii="Times" w:hAnsi="Times"/>
          <w:color w:val="auto"/>
          <w:sz w:val="32"/>
          <w:szCs w:val="32"/>
          <w:lang w:bidi="ar-SA"/>
        </w:rPr>
      </w:pPr>
      <w:bookmarkStart w:id="14" w:name="_Toc260001447"/>
      <w:bookmarkStart w:id="15" w:name="_Toc262503461"/>
      <w:r w:rsidRPr="00E34A91">
        <w:rPr>
          <w:rFonts w:ascii="Times" w:hAnsi="Times"/>
          <w:color w:val="auto"/>
          <w:sz w:val="32"/>
          <w:szCs w:val="32"/>
          <w:lang w:bidi="ar-SA"/>
        </w:rPr>
        <w:t>Overall Description</w:t>
      </w:r>
      <w:bookmarkEnd w:id="14"/>
      <w:bookmarkEnd w:id="15"/>
    </w:p>
    <w:p w14:paraId="46009BC9" w14:textId="77777777" w:rsidR="000629D1" w:rsidRPr="00E34A91" w:rsidRDefault="000629D1" w:rsidP="000629D1">
      <w:pPr>
        <w:pStyle w:val="ListParagraph"/>
      </w:pPr>
    </w:p>
    <w:p w14:paraId="20653EF2" w14:textId="77777777" w:rsidR="000629D1" w:rsidRPr="00E34A91" w:rsidRDefault="000629D1" w:rsidP="000629D1">
      <w:pPr>
        <w:pStyle w:val="Heading3"/>
        <w:rPr>
          <w:rFonts w:ascii="Times" w:hAnsi="Times"/>
          <w:color w:val="auto"/>
          <w:sz w:val="28"/>
          <w:lang w:bidi="ar-SA"/>
        </w:rPr>
      </w:pPr>
      <w:r w:rsidRPr="00E31AE0">
        <w:rPr>
          <w:sz w:val="38"/>
          <w:szCs w:val="38"/>
          <w:lang w:bidi="ar-SA"/>
        </w:rPr>
        <w:t xml:space="preserve"> </w:t>
      </w:r>
      <w:r w:rsidRPr="00E34A91">
        <w:rPr>
          <w:rFonts w:ascii="Times" w:hAnsi="Times"/>
          <w:color w:val="auto"/>
          <w:sz w:val="28"/>
          <w:lang w:bidi="ar-SA"/>
        </w:rPr>
        <w:tab/>
      </w:r>
      <w:bookmarkStart w:id="16" w:name="_Toc260001448"/>
      <w:bookmarkStart w:id="17" w:name="_Toc262503462"/>
      <w:r w:rsidRPr="00E34A91">
        <w:rPr>
          <w:rFonts w:ascii="Times" w:hAnsi="Times"/>
          <w:color w:val="auto"/>
          <w:sz w:val="28"/>
          <w:lang w:bidi="ar-SA"/>
        </w:rPr>
        <w:t>2.1 Product Perspective</w:t>
      </w:r>
      <w:bookmarkEnd w:id="16"/>
      <w:bookmarkEnd w:id="17"/>
    </w:p>
    <w:p w14:paraId="672C83FB" w14:textId="77777777" w:rsidR="000629D1" w:rsidRDefault="000629D1" w:rsidP="000629D1">
      <w:pPr>
        <w:widowControl w:val="0"/>
        <w:autoSpaceDE w:val="0"/>
        <w:autoSpaceDN w:val="0"/>
        <w:adjustRightInd w:val="0"/>
        <w:spacing w:after="240" w:line="240" w:lineRule="auto"/>
        <w:ind w:firstLine="720"/>
        <w:rPr>
          <w:rFonts w:ascii="Times New Roman" w:eastAsiaTheme="minorHAnsi" w:hAnsi="Times New Roman" w:cs="Times New Roman"/>
          <w:color w:val="auto"/>
          <w:sz w:val="24"/>
          <w:szCs w:val="24"/>
          <w:lang w:bidi="ar-SA"/>
        </w:rPr>
      </w:pPr>
      <w:r w:rsidRPr="003D2684">
        <w:rPr>
          <w:rFonts w:ascii="Times New Roman" w:eastAsiaTheme="minorHAnsi" w:hAnsi="Times New Roman" w:cs="Times New Roman"/>
          <w:color w:val="auto"/>
          <w:sz w:val="24"/>
          <w:szCs w:val="24"/>
          <w:lang w:bidi="ar-SA"/>
        </w:rPr>
        <w:t xml:space="preserve">The Dental clinic services system is a mobile application base on </w:t>
      </w:r>
      <w:proofErr w:type="spellStart"/>
      <w:r w:rsidRPr="003D2684">
        <w:rPr>
          <w:rFonts w:ascii="Times New Roman" w:eastAsiaTheme="minorHAnsi" w:hAnsi="Times New Roman" w:cs="Times New Roman"/>
          <w:color w:val="auto"/>
          <w:sz w:val="24"/>
          <w:szCs w:val="24"/>
          <w:lang w:bidi="ar-SA"/>
        </w:rPr>
        <w:t>ios</w:t>
      </w:r>
      <w:proofErr w:type="spellEnd"/>
      <w:r w:rsidRPr="003D2684">
        <w:rPr>
          <w:rFonts w:ascii="Times New Roman" w:eastAsiaTheme="minorHAnsi" w:hAnsi="Times New Roman" w:cs="Times New Roman"/>
          <w:color w:val="auto"/>
          <w:sz w:val="24"/>
          <w:szCs w:val="24"/>
          <w:lang w:bidi="ar-SA"/>
        </w:rPr>
        <w:t xml:space="preserve"> and a web application. So this application helps users save their time to has a contact with the dental clinic by providing features such as First, making an appointment by your own. Second, unnecessary to contain appointment card by using the </w:t>
      </w:r>
      <w:proofErr w:type="spellStart"/>
      <w:proofErr w:type="gramStart"/>
      <w:r w:rsidRPr="003D2684">
        <w:rPr>
          <w:rFonts w:ascii="Times New Roman" w:eastAsiaTheme="minorHAnsi" w:hAnsi="Times New Roman" w:cs="Times New Roman"/>
          <w:color w:val="auto"/>
          <w:sz w:val="24"/>
          <w:szCs w:val="24"/>
          <w:lang w:bidi="ar-SA"/>
        </w:rPr>
        <w:t>qr</w:t>
      </w:r>
      <w:proofErr w:type="spellEnd"/>
      <w:proofErr w:type="gramEnd"/>
      <w:r w:rsidRPr="003D2684">
        <w:rPr>
          <w:rFonts w:ascii="Times New Roman" w:eastAsiaTheme="minorHAnsi" w:hAnsi="Times New Roman" w:cs="Times New Roman"/>
          <w:color w:val="auto"/>
          <w:sz w:val="24"/>
          <w:szCs w:val="24"/>
          <w:lang w:bidi="ar-SA"/>
        </w:rPr>
        <w:t xml:space="preserve"> code which that provide by the officer of the clinic for the first time registered. Third, reduce officers’ work that is does not to call to any patient about the appointment. This application is grouping most of dental clinics' services into one application.</w:t>
      </w:r>
    </w:p>
    <w:p w14:paraId="31D02B9F" w14:textId="77777777" w:rsidR="000629D1" w:rsidRDefault="000629D1" w:rsidP="000629D1">
      <w:pPr>
        <w:pStyle w:val="Heading3"/>
        <w:numPr>
          <w:ilvl w:val="1"/>
          <w:numId w:val="27"/>
        </w:numPr>
        <w:ind w:left="1140" w:hanging="420"/>
        <w:rPr>
          <w:rFonts w:ascii="Times" w:hAnsi="Times"/>
          <w:color w:val="auto"/>
          <w:sz w:val="28"/>
          <w:lang w:bidi="ar-SA"/>
        </w:rPr>
      </w:pPr>
      <w:bookmarkStart w:id="18" w:name="_Toc260001449"/>
      <w:bookmarkStart w:id="19" w:name="_Toc262503463"/>
      <w:r w:rsidRPr="00E34A91">
        <w:rPr>
          <w:rFonts w:ascii="Times" w:hAnsi="Times"/>
          <w:color w:val="auto"/>
          <w:sz w:val="28"/>
          <w:lang w:bidi="ar-SA"/>
        </w:rPr>
        <w:t>Product Features</w:t>
      </w:r>
      <w:bookmarkEnd w:id="18"/>
      <w:bookmarkEnd w:id="19"/>
    </w:p>
    <w:p w14:paraId="1A263AC5" w14:textId="77777777" w:rsidR="000629D1" w:rsidRPr="00A13462" w:rsidRDefault="000629D1" w:rsidP="000629D1">
      <w:pPr>
        <w:ind w:firstLine="720"/>
        <w:rPr>
          <w:rFonts w:ascii="Times" w:hAnsi="Times"/>
          <w:sz w:val="24"/>
          <w:szCs w:val="24"/>
        </w:rPr>
      </w:pPr>
      <w:r w:rsidRPr="00A13462">
        <w:rPr>
          <w:rFonts w:ascii="Times" w:hAnsi="Times"/>
          <w:sz w:val="24"/>
          <w:szCs w:val="24"/>
        </w:rPr>
        <w:t>The dental clinic services system is divided the feature into six features. Each of features will create a step by a step suit by priority. The following list is a description of each part in more detail.</w:t>
      </w:r>
    </w:p>
    <w:p w14:paraId="47A96066" w14:textId="77777777" w:rsidR="000629D1" w:rsidRPr="00E34A91" w:rsidRDefault="000629D1" w:rsidP="000629D1">
      <w:pPr>
        <w:pStyle w:val="Heading3"/>
        <w:ind w:firstLine="720"/>
        <w:rPr>
          <w:rFonts w:ascii="Times" w:hAnsi="Times"/>
          <w:color w:val="auto"/>
          <w:sz w:val="28"/>
          <w:lang w:bidi="ar-SA"/>
        </w:rPr>
      </w:pPr>
      <w:bookmarkStart w:id="20" w:name="_Toc260001452"/>
      <w:bookmarkStart w:id="21" w:name="_Toc262503464"/>
      <w:r>
        <w:rPr>
          <w:rFonts w:ascii="Times" w:hAnsi="Times"/>
          <w:color w:val="auto"/>
          <w:sz w:val="28"/>
          <w:lang w:bidi="ar-SA"/>
        </w:rPr>
        <w:t>2.3</w:t>
      </w:r>
      <w:r w:rsidRPr="00E34A91">
        <w:rPr>
          <w:rFonts w:ascii="Times" w:hAnsi="Times"/>
          <w:color w:val="auto"/>
          <w:sz w:val="28"/>
          <w:lang w:bidi="ar-SA"/>
        </w:rPr>
        <w:t xml:space="preserve"> Design and Implementation Constraints</w:t>
      </w:r>
      <w:bookmarkEnd w:id="20"/>
      <w:bookmarkEnd w:id="21"/>
    </w:p>
    <w:p w14:paraId="47E3F1CF" w14:textId="77777777" w:rsidR="000629D1" w:rsidRPr="007C6002" w:rsidRDefault="000629D1" w:rsidP="000629D1">
      <w:pPr>
        <w:widowControl w:val="0"/>
        <w:autoSpaceDE w:val="0"/>
        <w:autoSpaceDN w:val="0"/>
        <w:adjustRightInd w:val="0"/>
        <w:spacing w:after="240" w:line="240" w:lineRule="auto"/>
        <w:rPr>
          <w:rFonts w:ascii="Times" w:eastAsiaTheme="minorHAnsi" w:hAnsi="Times" w:cs="Times"/>
          <w:color w:val="auto"/>
          <w:sz w:val="24"/>
          <w:szCs w:val="24"/>
          <w:lang w:bidi="ar-SA"/>
        </w:rPr>
      </w:pPr>
      <w:r w:rsidRPr="007C6002">
        <w:rPr>
          <w:rFonts w:ascii="Times" w:eastAsiaTheme="minorHAnsi" w:hAnsi="Times" w:cs="Times"/>
          <w:color w:val="auto"/>
          <w:sz w:val="24"/>
          <w:szCs w:val="24"/>
          <w:lang w:bidi="ar-SA"/>
        </w:rPr>
        <w:t>List of project constraints:</w:t>
      </w:r>
    </w:p>
    <w:p w14:paraId="0EC07A5A" w14:textId="77777777" w:rsidR="000629D1" w:rsidRPr="007C6002" w:rsidRDefault="000629D1" w:rsidP="000629D1">
      <w:pPr>
        <w:widowControl w:val="0"/>
        <w:numPr>
          <w:ilvl w:val="0"/>
          <w:numId w:val="29"/>
        </w:numPr>
        <w:tabs>
          <w:tab w:val="left" w:pos="220"/>
          <w:tab w:val="left" w:pos="720"/>
        </w:tabs>
        <w:autoSpaceDE w:val="0"/>
        <w:autoSpaceDN w:val="0"/>
        <w:adjustRightInd w:val="0"/>
        <w:spacing w:after="240" w:line="240" w:lineRule="auto"/>
        <w:rPr>
          <w:rFonts w:ascii="Times" w:eastAsiaTheme="minorHAnsi" w:hAnsi="Times" w:cs="Times"/>
          <w:color w:val="auto"/>
          <w:sz w:val="24"/>
          <w:szCs w:val="24"/>
          <w:lang w:bidi="ar-SA"/>
        </w:rPr>
      </w:pPr>
      <w:r w:rsidRPr="007C6002">
        <w:rPr>
          <w:rFonts w:ascii="Times New Roman" w:eastAsiaTheme="minorHAnsi" w:hAnsi="Times New Roman" w:cs="Times New Roman"/>
          <w:color w:val="auto"/>
          <w:sz w:val="24"/>
          <w:szCs w:val="24"/>
          <w:lang w:bidi="ar-SA"/>
        </w:rPr>
        <w:t xml:space="preserve"> The application work on only </w:t>
      </w:r>
      <w:proofErr w:type="spellStart"/>
      <w:r>
        <w:rPr>
          <w:rFonts w:ascii="Times New Roman" w:eastAsiaTheme="minorHAnsi" w:hAnsi="Times New Roman" w:cs="Times New Roman"/>
          <w:color w:val="auto"/>
          <w:sz w:val="24"/>
          <w:szCs w:val="24"/>
          <w:lang w:bidi="ar-SA"/>
        </w:rPr>
        <w:t>ios</w:t>
      </w:r>
      <w:proofErr w:type="spellEnd"/>
      <w:r>
        <w:rPr>
          <w:rFonts w:ascii="Times New Roman" w:eastAsiaTheme="minorHAnsi" w:hAnsi="Times New Roman" w:cs="Times New Roman"/>
          <w:color w:val="auto"/>
          <w:sz w:val="24"/>
          <w:szCs w:val="24"/>
          <w:lang w:bidi="ar-SA"/>
        </w:rPr>
        <w:t xml:space="preserve"> </w:t>
      </w:r>
      <w:r w:rsidRPr="007C6002">
        <w:rPr>
          <w:rFonts w:ascii="Times New Roman" w:eastAsiaTheme="minorHAnsi" w:hAnsi="Times New Roman" w:cs="Times New Roman"/>
          <w:color w:val="auto"/>
          <w:sz w:val="24"/>
          <w:szCs w:val="24"/>
          <w:lang w:bidi="ar-SA"/>
        </w:rPr>
        <w:t>version</w:t>
      </w:r>
      <w:r>
        <w:rPr>
          <w:rFonts w:ascii="Times New Roman" w:eastAsiaTheme="minorHAnsi" w:hAnsi="Times New Roman" w:cs="Times New Roman"/>
          <w:color w:val="auto"/>
          <w:sz w:val="24"/>
          <w:szCs w:val="24"/>
          <w:lang w:bidi="ar-SA"/>
        </w:rPr>
        <w:t xml:space="preserve">7 </w:t>
      </w:r>
      <w:r w:rsidRPr="007C6002">
        <w:rPr>
          <w:rFonts w:ascii="Times New Roman" w:eastAsiaTheme="minorHAnsi" w:hAnsi="Times New Roman" w:cs="Times New Roman"/>
          <w:color w:val="auto"/>
          <w:sz w:val="24"/>
          <w:szCs w:val="24"/>
          <w:lang w:bidi="ar-SA"/>
        </w:rPr>
        <w:t xml:space="preserve"> </w:t>
      </w:r>
    </w:p>
    <w:p w14:paraId="0922949B" w14:textId="77777777" w:rsidR="000629D1" w:rsidRPr="00700BFD" w:rsidRDefault="000629D1" w:rsidP="000629D1">
      <w:pPr>
        <w:widowControl w:val="0"/>
        <w:numPr>
          <w:ilvl w:val="0"/>
          <w:numId w:val="29"/>
        </w:numPr>
        <w:tabs>
          <w:tab w:val="left" w:pos="220"/>
          <w:tab w:val="left" w:pos="720"/>
        </w:tabs>
        <w:autoSpaceDE w:val="0"/>
        <w:autoSpaceDN w:val="0"/>
        <w:adjustRightInd w:val="0"/>
        <w:spacing w:after="240" w:line="240" w:lineRule="auto"/>
        <w:rPr>
          <w:rFonts w:ascii="Times" w:eastAsiaTheme="minorHAnsi" w:hAnsi="Times" w:cs="Times"/>
          <w:color w:val="auto"/>
          <w:sz w:val="24"/>
          <w:szCs w:val="24"/>
          <w:lang w:bidi="ar-SA"/>
        </w:rPr>
      </w:pPr>
      <w:r w:rsidRPr="007C6002">
        <w:rPr>
          <w:rFonts w:ascii="Times New Roman" w:eastAsiaTheme="minorHAnsi" w:hAnsi="Times New Roman" w:cs="Times New Roman"/>
          <w:color w:val="auto"/>
          <w:sz w:val="24"/>
          <w:szCs w:val="24"/>
          <w:lang w:bidi="ar-SA"/>
        </w:rPr>
        <w:t>The application is requi</w:t>
      </w:r>
      <w:r>
        <w:rPr>
          <w:rFonts w:ascii="Times New Roman" w:eastAsiaTheme="minorHAnsi" w:hAnsi="Times New Roman" w:cs="Times New Roman"/>
          <w:color w:val="auto"/>
          <w:sz w:val="24"/>
          <w:szCs w:val="24"/>
          <w:lang w:bidi="ar-SA"/>
        </w:rPr>
        <w:t>res the Internet connection.</w:t>
      </w:r>
    </w:p>
    <w:p w14:paraId="0EABC3D8" w14:textId="77777777" w:rsidR="000629D1" w:rsidRPr="00700BFD" w:rsidRDefault="000629D1" w:rsidP="000629D1">
      <w:pPr>
        <w:widowControl w:val="0"/>
        <w:numPr>
          <w:ilvl w:val="0"/>
          <w:numId w:val="29"/>
        </w:numPr>
        <w:tabs>
          <w:tab w:val="left" w:pos="220"/>
          <w:tab w:val="left" w:pos="720"/>
        </w:tabs>
        <w:autoSpaceDE w:val="0"/>
        <w:autoSpaceDN w:val="0"/>
        <w:adjustRightInd w:val="0"/>
        <w:spacing w:after="240" w:line="240" w:lineRule="auto"/>
        <w:rPr>
          <w:rFonts w:ascii="Times" w:eastAsiaTheme="minorHAnsi" w:hAnsi="Times" w:cs="Times"/>
          <w:color w:val="auto"/>
          <w:sz w:val="24"/>
          <w:szCs w:val="24"/>
          <w:lang w:bidi="ar-SA"/>
        </w:rPr>
      </w:pPr>
      <w:r w:rsidRPr="00700BFD">
        <w:rPr>
          <w:rFonts w:ascii="Times New Roman" w:eastAsiaTheme="minorHAnsi" w:hAnsi="Times New Roman" w:cs="Times New Roman"/>
          <w:color w:val="auto"/>
          <w:sz w:val="24"/>
          <w:szCs w:val="24"/>
          <w:lang w:bidi="ar-SA"/>
        </w:rPr>
        <w:t>The application provides to user who is already registering in the system and also who is not.</w:t>
      </w:r>
    </w:p>
    <w:p w14:paraId="6E84FE85" w14:textId="77777777" w:rsidR="000629D1" w:rsidRDefault="000629D1" w:rsidP="000629D1">
      <w:pPr>
        <w:pStyle w:val="ListParagraph"/>
        <w:widowControl w:val="0"/>
        <w:autoSpaceDE w:val="0"/>
        <w:autoSpaceDN w:val="0"/>
        <w:adjustRightInd w:val="0"/>
        <w:spacing w:line="240" w:lineRule="auto"/>
        <w:rPr>
          <w:rFonts w:ascii="Times" w:eastAsiaTheme="minorHAnsi" w:hAnsi="Times" w:cs="Times"/>
          <w:color w:val="auto"/>
          <w:sz w:val="24"/>
          <w:szCs w:val="24"/>
          <w:lang w:bidi="ar-SA"/>
        </w:rPr>
      </w:pPr>
    </w:p>
    <w:p w14:paraId="7F253856" w14:textId="77777777" w:rsidR="000629D1" w:rsidRDefault="000629D1" w:rsidP="000629D1">
      <w:pPr>
        <w:pStyle w:val="ListParagraph"/>
        <w:widowControl w:val="0"/>
        <w:autoSpaceDE w:val="0"/>
        <w:autoSpaceDN w:val="0"/>
        <w:adjustRightInd w:val="0"/>
        <w:spacing w:line="240" w:lineRule="auto"/>
        <w:rPr>
          <w:rFonts w:ascii="Times" w:eastAsiaTheme="minorHAnsi" w:hAnsi="Times" w:cs="Times"/>
          <w:color w:val="auto"/>
          <w:sz w:val="24"/>
          <w:szCs w:val="24"/>
          <w:lang w:bidi="ar-SA"/>
        </w:rPr>
      </w:pPr>
    </w:p>
    <w:p w14:paraId="51EF3D8B" w14:textId="77777777" w:rsidR="000629D1" w:rsidRDefault="000629D1" w:rsidP="000629D1">
      <w:pPr>
        <w:pStyle w:val="ListParagraph"/>
        <w:widowControl w:val="0"/>
        <w:autoSpaceDE w:val="0"/>
        <w:autoSpaceDN w:val="0"/>
        <w:adjustRightInd w:val="0"/>
        <w:spacing w:line="240" w:lineRule="auto"/>
        <w:rPr>
          <w:rFonts w:ascii="Times" w:eastAsiaTheme="minorHAnsi" w:hAnsi="Times" w:cs="Times"/>
          <w:color w:val="auto"/>
          <w:sz w:val="24"/>
          <w:szCs w:val="24"/>
          <w:lang w:bidi="ar-SA"/>
        </w:rPr>
      </w:pPr>
    </w:p>
    <w:p w14:paraId="6218D28A" w14:textId="77777777" w:rsidR="000629D1" w:rsidRDefault="000629D1" w:rsidP="000629D1">
      <w:pPr>
        <w:pStyle w:val="ListParagraph"/>
        <w:widowControl w:val="0"/>
        <w:autoSpaceDE w:val="0"/>
        <w:autoSpaceDN w:val="0"/>
        <w:adjustRightInd w:val="0"/>
        <w:spacing w:line="240" w:lineRule="auto"/>
        <w:rPr>
          <w:rFonts w:ascii="Times" w:eastAsiaTheme="minorHAnsi" w:hAnsi="Times" w:cs="Times"/>
          <w:color w:val="auto"/>
          <w:sz w:val="24"/>
          <w:szCs w:val="24"/>
          <w:lang w:bidi="ar-SA"/>
        </w:rPr>
      </w:pPr>
    </w:p>
    <w:p w14:paraId="6D51D830" w14:textId="77777777" w:rsidR="000629D1" w:rsidRDefault="000629D1" w:rsidP="000629D1">
      <w:pPr>
        <w:pStyle w:val="ListParagraph"/>
        <w:widowControl w:val="0"/>
        <w:autoSpaceDE w:val="0"/>
        <w:autoSpaceDN w:val="0"/>
        <w:adjustRightInd w:val="0"/>
        <w:spacing w:line="240" w:lineRule="auto"/>
        <w:rPr>
          <w:rFonts w:ascii="Times" w:eastAsiaTheme="minorHAnsi" w:hAnsi="Times" w:cs="Times"/>
          <w:color w:val="auto"/>
          <w:sz w:val="24"/>
          <w:szCs w:val="24"/>
          <w:lang w:bidi="ar-SA"/>
        </w:rPr>
      </w:pPr>
    </w:p>
    <w:p w14:paraId="77DFA464" w14:textId="77777777" w:rsidR="000629D1" w:rsidRDefault="000629D1" w:rsidP="000629D1">
      <w:pPr>
        <w:pStyle w:val="ListParagraph"/>
        <w:widowControl w:val="0"/>
        <w:autoSpaceDE w:val="0"/>
        <w:autoSpaceDN w:val="0"/>
        <w:adjustRightInd w:val="0"/>
        <w:spacing w:line="240" w:lineRule="auto"/>
        <w:rPr>
          <w:rFonts w:ascii="Times" w:eastAsiaTheme="minorHAnsi" w:hAnsi="Times" w:cs="Times"/>
          <w:color w:val="auto"/>
          <w:sz w:val="24"/>
          <w:szCs w:val="24"/>
          <w:lang w:bidi="ar-SA"/>
        </w:rPr>
      </w:pPr>
    </w:p>
    <w:p w14:paraId="59B29360" w14:textId="77777777" w:rsidR="000629D1" w:rsidRDefault="000629D1" w:rsidP="000629D1">
      <w:pPr>
        <w:pStyle w:val="ListParagraph"/>
        <w:widowControl w:val="0"/>
        <w:autoSpaceDE w:val="0"/>
        <w:autoSpaceDN w:val="0"/>
        <w:adjustRightInd w:val="0"/>
        <w:spacing w:line="240" w:lineRule="auto"/>
        <w:rPr>
          <w:rFonts w:ascii="Times" w:eastAsiaTheme="minorHAnsi" w:hAnsi="Times" w:cs="Times"/>
          <w:color w:val="auto"/>
          <w:sz w:val="24"/>
          <w:szCs w:val="24"/>
          <w:lang w:bidi="ar-SA"/>
        </w:rPr>
      </w:pPr>
    </w:p>
    <w:p w14:paraId="32CCBE3D" w14:textId="77777777" w:rsidR="000629D1" w:rsidRDefault="000629D1" w:rsidP="000629D1">
      <w:pPr>
        <w:pStyle w:val="ListParagraph"/>
        <w:widowControl w:val="0"/>
        <w:autoSpaceDE w:val="0"/>
        <w:autoSpaceDN w:val="0"/>
        <w:adjustRightInd w:val="0"/>
        <w:spacing w:line="240" w:lineRule="auto"/>
        <w:rPr>
          <w:rFonts w:ascii="Times" w:eastAsiaTheme="minorHAnsi" w:hAnsi="Times" w:cs="Times"/>
          <w:color w:val="auto"/>
          <w:sz w:val="24"/>
          <w:szCs w:val="24"/>
          <w:lang w:bidi="ar-SA"/>
        </w:rPr>
      </w:pPr>
    </w:p>
    <w:p w14:paraId="73AB075E" w14:textId="77777777" w:rsidR="000629D1" w:rsidRPr="00700BFD" w:rsidRDefault="000629D1" w:rsidP="000629D1">
      <w:pPr>
        <w:pStyle w:val="ListParagraph"/>
        <w:widowControl w:val="0"/>
        <w:autoSpaceDE w:val="0"/>
        <w:autoSpaceDN w:val="0"/>
        <w:adjustRightInd w:val="0"/>
        <w:spacing w:line="240" w:lineRule="auto"/>
        <w:rPr>
          <w:rFonts w:ascii="Times" w:eastAsiaTheme="minorHAnsi" w:hAnsi="Times" w:cs="Times"/>
          <w:color w:val="auto"/>
          <w:sz w:val="24"/>
          <w:szCs w:val="24"/>
          <w:lang w:bidi="ar-SA"/>
        </w:rPr>
      </w:pPr>
    </w:p>
    <w:p w14:paraId="03469FDB" w14:textId="77777777" w:rsidR="000629D1" w:rsidRDefault="000629D1" w:rsidP="000629D1">
      <w:pPr>
        <w:pStyle w:val="Heading1"/>
        <w:rPr>
          <w:rFonts w:ascii="Times" w:eastAsiaTheme="minorHAnsi" w:hAnsi="Times"/>
          <w:sz w:val="36"/>
          <w:szCs w:val="36"/>
          <w:lang w:bidi="ar-SA"/>
        </w:rPr>
      </w:pPr>
    </w:p>
    <w:p w14:paraId="476F4E07" w14:textId="77777777" w:rsidR="000629D1" w:rsidRDefault="000629D1" w:rsidP="000629D1">
      <w:pPr>
        <w:pStyle w:val="Heading1"/>
        <w:rPr>
          <w:rFonts w:ascii="Times" w:eastAsiaTheme="minorHAnsi" w:hAnsi="Times"/>
          <w:sz w:val="36"/>
          <w:szCs w:val="36"/>
          <w:lang w:bidi="ar-SA"/>
        </w:rPr>
      </w:pPr>
    </w:p>
    <w:p w14:paraId="1411489A" w14:textId="77777777" w:rsidR="000629D1" w:rsidRDefault="000629D1" w:rsidP="000629D1">
      <w:pPr>
        <w:pStyle w:val="Heading1"/>
        <w:rPr>
          <w:rFonts w:ascii="Times" w:eastAsiaTheme="minorHAnsi" w:hAnsi="Times"/>
          <w:sz w:val="36"/>
          <w:szCs w:val="36"/>
          <w:lang w:bidi="ar-SA"/>
        </w:rPr>
      </w:pPr>
    </w:p>
    <w:p w14:paraId="7CC69833" w14:textId="77777777" w:rsidR="000629D1" w:rsidRDefault="000629D1" w:rsidP="000666EB">
      <w:pPr>
        <w:pStyle w:val="Heading1"/>
        <w:rPr>
          <w:rFonts w:ascii="Times" w:eastAsiaTheme="minorHAnsi" w:hAnsi="Times"/>
          <w:sz w:val="36"/>
          <w:szCs w:val="36"/>
          <w:lang w:bidi="ar-SA"/>
        </w:rPr>
      </w:pPr>
    </w:p>
    <w:p w14:paraId="3F2E9EFD" w14:textId="28A57D2B" w:rsidR="00E903AC" w:rsidRPr="000666EB" w:rsidRDefault="00E903AC" w:rsidP="000666EB">
      <w:pPr>
        <w:pStyle w:val="Heading1"/>
        <w:rPr>
          <w:rFonts w:ascii="Times" w:eastAsiaTheme="minorHAnsi" w:hAnsi="Times"/>
          <w:sz w:val="36"/>
          <w:szCs w:val="36"/>
          <w:lang w:bidi="ar-SA"/>
        </w:rPr>
      </w:pPr>
      <w:bookmarkStart w:id="22" w:name="_Toc262503465"/>
      <w:r w:rsidRPr="000666EB">
        <w:rPr>
          <w:rFonts w:ascii="Times" w:eastAsiaTheme="minorHAnsi" w:hAnsi="Times"/>
          <w:sz w:val="36"/>
          <w:szCs w:val="36"/>
          <w:lang w:bidi="ar-SA"/>
        </w:rPr>
        <w:t xml:space="preserve">Chapter Three: </w:t>
      </w:r>
      <w:r w:rsidR="00F26A11">
        <w:rPr>
          <w:rFonts w:ascii="Times" w:eastAsiaTheme="minorHAnsi" w:hAnsi="Times"/>
          <w:sz w:val="36"/>
          <w:szCs w:val="36"/>
          <w:lang w:bidi="ar-SA"/>
        </w:rPr>
        <w:t>System Architecture</w:t>
      </w:r>
      <w:bookmarkEnd w:id="22"/>
    </w:p>
    <w:p w14:paraId="1C5EA96D" w14:textId="77777777" w:rsidR="00EF4B17" w:rsidRDefault="00E903AC" w:rsidP="00E34A91">
      <w:pPr>
        <w:pStyle w:val="Heading2"/>
        <w:rPr>
          <w:rFonts w:ascii="Times" w:hAnsi="Times"/>
          <w:color w:val="auto"/>
          <w:sz w:val="32"/>
          <w:szCs w:val="32"/>
          <w:lang w:bidi="ar-SA"/>
        </w:rPr>
        <w:sectPr w:rsidR="00EF4B17" w:rsidSect="00FB7C6B">
          <w:footerReference w:type="default" r:id="rId10"/>
          <w:pgSz w:w="11906" w:h="16838"/>
          <w:pgMar w:top="1440" w:right="1440" w:bottom="1440" w:left="1440" w:header="708" w:footer="708" w:gutter="0"/>
          <w:cols w:space="708"/>
          <w:docGrid w:linePitch="360"/>
        </w:sectPr>
      </w:pPr>
      <w:bookmarkStart w:id="23" w:name="_Toc262503466"/>
      <w:r w:rsidRPr="00E34A91">
        <w:rPr>
          <w:rFonts w:ascii="Times" w:hAnsi="Times"/>
          <w:color w:val="auto"/>
          <w:sz w:val="32"/>
          <w:szCs w:val="32"/>
          <w:lang w:bidi="ar-SA"/>
        </w:rPr>
        <w:t xml:space="preserve">3. </w:t>
      </w:r>
      <w:r w:rsidR="00EF4B17">
        <w:rPr>
          <w:rFonts w:ascii="Times" w:hAnsi="Times"/>
          <w:color w:val="auto"/>
          <w:sz w:val="32"/>
          <w:szCs w:val="32"/>
          <w:lang w:bidi="ar-SA"/>
        </w:rPr>
        <w:t>System Architecture</w:t>
      </w:r>
      <w:bookmarkEnd w:id="23"/>
    </w:p>
    <w:p w14:paraId="6DEC23F6" w14:textId="3A81B08B" w:rsidR="00EF4B17" w:rsidRDefault="00EF4B17" w:rsidP="00E34A91">
      <w:pPr>
        <w:pStyle w:val="Heading2"/>
        <w:rPr>
          <w:rFonts w:ascii="Times" w:hAnsi="Times"/>
          <w:color w:val="auto"/>
          <w:sz w:val="32"/>
          <w:szCs w:val="32"/>
          <w:lang w:bidi="ar-SA"/>
        </w:rPr>
        <w:sectPr w:rsidR="00EF4B17" w:rsidSect="00FB7C6B">
          <w:pgSz w:w="11906" w:h="16838"/>
          <w:pgMar w:top="1440" w:right="1440" w:bottom="1440" w:left="1440" w:header="708" w:footer="708" w:gutter="0"/>
          <w:cols w:space="708"/>
          <w:docGrid w:linePitch="360"/>
        </w:sectPr>
      </w:pPr>
    </w:p>
    <w:p w14:paraId="3AE48D3A" w14:textId="00743DDF" w:rsidR="00222DE0" w:rsidRPr="00E34A91" w:rsidRDefault="00222DE0" w:rsidP="00E34A91">
      <w:pPr>
        <w:pStyle w:val="Heading1"/>
        <w:rPr>
          <w:rFonts w:ascii="Times" w:eastAsiaTheme="minorHAnsi" w:hAnsi="Times"/>
          <w:sz w:val="36"/>
          <w:szCs w:val="36"/>
          <w:lang w:bidi="ar-SA"/>
        </w:rPr>
      </w:pPr>
      <w:bookmarkStart w:id="24" w:name="_Toc262503467"/>
      <w:r w:rsidRPr="00E34A91">
        <w:rPr>
          <w:rFonts w:ascii="Times" w:eastAsiaTheme="minorHAnsi" w:hAnsi="Times"/>
          <w:sz w:val="36"/>
          <w:szCs w:val="36"/>
          <w:lang w:bidi="ar-SA"/>
        </w:rPr>
        <w:lastRenderedPageBreak/>
        <w:t xml:space="preserve">Chapter Four: </w:t>
      </w:r>
      <w:r w:rsidR="00F26A11">
        <w:rPr>
          <w:rFonts w:ascii="Times" w:eastAsiaTheme="minorHAnsi" w:hAnsi="Times"/>
          <w:sz w:val="36"/>
          <w:szCs w:val="36"/>
          <w:lang w:bidi="ar-SA"/>
        </w:rPr>
        <w:t>Detail Design</w:t>
      </w:r>
      <w:bookmarkEnd w:id="24"/>
    </w:p>
    <w:p w14:paraId="52552471" w14:textId="24F0E1A6" w:rsidR="00222DE0" w:rsidRPr="00E34A91" w:rsidRDefault="00222DE0" w:rsidP="00E34A91">
      <w:pPr>
        <w:pStyle w:val="Heading2"/>
        <w:rPr>
          <w:rFonts w:ascii="Times" w:hAnsi="Times" w:cs="Times"/>
          <w:color w:val="auto"/>
          <w:sz w:val="32"/>
          <w:szCs w:val="32"/>
          <w:lang w:bidi="ar-SA"/>
        </w:rPr>
      </w:pPr>
      <w:bookmarkStart w:id="25" w:name="_Toc262503468"/>
      <w:commentRangeStart w:id="26"/>
      <w:r w:rsidRPr="00E34A91">
        <w:rPr>
          <w:rFonts w:ascii="Times" w:hAnsi="Times" w:cs="Times"/>
          <w:color w:val="auto"/>
          <w:sz w:val="32"/>
          <w:szCs w:val="32"/>
          <w:lang w:bidi="ar-SA"/>
        </w:rPr>
        <w:t xml:space="preserve">4. </w:t>
      </w:r>
      <w:r w:rsidR="00F26A11">
        <w:rPr>
          <w:rFonts w:ascii="Times" w:hAnsi="Times"/>
          <w:color w:val="auto"/>
          <w:sz w:val="32"/>
          <w:szCs w:val="32"/>
          <w:lang w:bidi="ar-SA"/>
        </w:rPr>
        <w:t>Detail Design</w:t>
      </w:r>
      <w:bookmarkEnd w:id="25"/>
      <w:commentRangeEnd w:id="26"/>
      <w:r w:rsidR="006E7142">
        <w:rPr>
          <w:rStyle w:val="CommentReference"/>
          <w:rFonts w:ascii="Arial" w:eastAsia="Arial" w:hAnsi="Arial" w:cs="Cordia New"/>
          <w:b w:val="0"/>
          <w:bCs w:val="0"/>
          <w:color w:val="000000"/>
        </w:rPr>
        <w:commentReference w:id="26"/>
      </w:r>
    </w:p>
    <w:p w14:paraId="2763F551" w14:textId="00D4B161" w:rsidR="00222DE0" w:rsidRPr="00E34A91" w:rsidRDefault="00222DE0" w:rsidP="00EF4B17">
      <w:pPr>
        <w:pStyle w:val="Heading3"/>
        <w:ind w:firstLine="720"/>
        <w:rPr>
          <w:rFonts w:ascii="Times" w:eastAsiaTheme="minorHAnsi" w:hAnsi="Times" w:cs="Times"/>
          <w:color w:val="auto"/>
          <w:sz w:val="28"/>
          <w:lang w:bidi="ar-SA"/>
        </w:rPr>
      </w:pPr>
      <w:bookmarkStart w:id="27" w:name="_Toc262503469"/>
      <w:r w:rsidRPr="00E34A91">
        <w:rPr>
          <w:rFonts w:ascii="Times" w:eastAsiaTheme="minorHAnsi" w:hAnsi="Times" w:cs="Times"/>
          <w:color w:val="auto"/>
          <w:sz w:val="28"/>
          <w:lang w:bidi="ar-SA"/>
        </w:rPr>
        <w:t xml:space="preserve">4.1 </w:t>
      </w:r>
      <w:commentRangeStart w:id="28"/>
      <w:r w:rsidR="00F26A11">
        <w:rPr>
          <w:rFonts w:ascii="Times" w:hAnsi="Times"/>
          <w:color w:val="auto"/>
          <w:sz w:val="28"/>
        </w:rPr>
        <w:t>Class diagram</w:t>
      </w:r>
      <w:bookmarkEnd w:id="27"/>
      <w:commentRangeEnd w:id="28"/>
      <w:r w:rsidR="006E7142">
        <w:rPr>
          <w:rStyle w:val="CommentReference"/>
          <w:rFonts w:ascii="Arial" w:eastAsia="Arial" w:hAnsi="Arial" w:cs="Cordia New"/>
          <w:b w:val="0"/>
          <w:bCs w:val="0"/>
          <w:color w:val="000000"/>
        </w:rPr>
        <w:commentReference w:id="28"/>
      </w:r>
    </w:p>
    <w:p w14:paraId="7DA643A5" w14:textId="7AA598FF" w:rsidR="00F93D42" w:rsidRDefault="00EF4B17" w:rsidP="003756EC">
      <w:pPr>
        <w:rPr>
          <w:rFonts w:ascii="Times New Roman" w:hAnsi="Times New Roman" w:cs="Times New Roman"/>
        </w:rPr>
      </w:pPr>
      <w:r w:rsidRPr="00EF4B17">
        <w:rPr>
          <w:rFonts w:ascii="Times New Roman" w:hAnsi="Times New Roman" w:cs="Times New Roman"/>
          <w:noProof/>
          <w:lang w:eastAsia="ko-KR"/>
        </w:rPr>
        <w:drawing>
          <wp:anchor distT="0" distB="0" distL="114300" distR="114300" simplePos="0" relativeHeight="251658240" behindDoc="0" locked="0" layoutInCell="1" allowOverlap="1" wp14:anchorId="2D7043AC" wp14:editId="7B85CCCF">
            <wp:simplePos x="0" y="0"/>
            <wp:positionH relativeFrom="column">
              <wp:posOffset>914400</wp:posOffset>
            </wp:positionH>
            <wp:positionV relativeFrom="paragraph">
              <wp:posOffset>118745</wp:posOffset>
            </wp:positionV>
            <wp:extent cx="8028448" cy="4275716"/>
            <wp:effectExtent l="0" t="0" r="0" b="0"/>
            <wp:wrapNone/>
            <wp:docPr id="1" name="Picture 1" descr="Macintosh HD:Users:baitarn:vpworkspace:dental:dental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aitarn:vpworkspace:dental:dental class di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28448" cy="4275716"/>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76645E9A" w14:textId="77777777" w:rsidR="00F93D42" w:rsidRDefault="00F93D42" w:rsidP="003756EC">
      <w:pPr>
        <w:rPr>
          <w:rFonts w:ascii="Times New Roman" w:hAnsi="Times New Roman" w:cs="Times New Roman"/>
        </w:rPr>
      </w:pPr>
    </w:p>
    <w:p w14:paraId="20ADAB2F" w14:textId="77777777" w:rsidR="00EF4B17" w:rsidRDefault="00EF4B17" w:rsidP="003756EC">
      <w:pPr>
        <w:rPr>
          <w:rFonts w:ascii="Times New Roman" w:hAnsi="Times New Roman" w:cs="Times New Roman"/>
        </w:rPr>
      </w:pPr>
    </w:p>
    <w:p w14:paraId="0BD6B606" w14:textId="77777777" w:rsidR="00301D0E" w:rsidRDefault="00301D0E" w:rsidP="003756EC">
      <w:pPr>
        <w:rPr>
          <w:rFonts w:ascii="Times New Roman" w:hAnsi="Times New Roman" w:cs="Times New Roman"/>
        </w:rPr>
        <w:sectPr w:rsidR="00301D0E" w:rsidSect="00EF4B17">
          <w:pgSz w:w="16838" w:h="11906" w:orient="landscape"/>
          <w:pgMar w:top="1440" w:right="1440" w:bottom="1440" w:left="1440" w:header="708" w:footer="708" w:gutter="0"/>
          <w:cols w:space="708"/>
          <w:docGrid w:linePitch="360"/>
        </w:sectPr>
      </w:pPr>
    </w:p>
    <w:p w14:paraId="5EF96E48" w14:textId="77777777" w:rsidR="00A252B3" w:rsidRDefault="00CB3787" w:rsidP="00F93D42">
      <w:pPr>
        <w:widowControl w:val="0"/>
        <w:autoSpaceDE w:val="0"/>
        <w:autoSpaceDN w:val="0"/>
        <w:adjustRightInd w:val="0"/>
        <w:spacing w:after="240" w:line="240" w:lineRule="auto"/>
        <w:rPr>
          <w:rStyle w:val="Heading2Char"/>
          <w:rFonts w:ascii="Times" w:hAnsi="Times"/>
          <w:color w:val="auto"/>
          <w:sz w:val="28"/>
          <w:szCs w:val="28"/>
        </w:rPr>
      </w:pPr>
      <w:r w:rsidRPr="000B44FC">
        <w:rPr>
          <w:rStyle w:val="Heading2Char"/>
          <w:rFonts w:ascii="Times" w:hAnsi="Times"/>
          <w:color w:val="auto"/>
          <w:sz w:val="28"/>
          <w:szCs w:val="28"/>
        </w:rPr>
        <w:lastRenderedPageBreak/>
        <w:t>4.2</w:t>
      </w:r>
      <w:r w:rsidR="00F93D42" w:rsidRPr="000B44FC">
        <w:rPr>
          <w:rStyle w:val="Heading2Char"/>
          <w:rFonts w:ascii="Times" w:hAnsi="Times"/>
          <w:color w:val="auto"/>
          <w:sz w:val="28"/>
          <w:szCs w:val="28"/>
        </w:rPr>
        <w:t xml:space="preserve"> </w:t>
      </w:r>
      <w:r w:rsidR="00A252B3">
        <w:rPr>
          <w:rStyle w:val="Heading2Char"/>
          <w:rFonts w:ascii="Times" w:hAnsi="Times"/>
          <w:color w:val="auto"/>
          <w:sz w:val="28"/>
          <w:szCs w:val="28"/>
        </w:rPr>
        <w:t>Class Diagram Description</w:t>
      </w:r>
    </w:p>
    <w:p w14:paraId="3E7D8D6C" w14:textId="73F75B7C" w:rsidR="00F65DBF" w:rsidRDefault="00F65DBF" w:rsidP="00F65DBF">
      <w:pPr>
        <w:ind w:firstLine="720"/>
        <w:rPr>
          <w:rStyle w:val="Heading2Char"/>
          <w:rFonts w:ascii="Times" w:hAnsi="Times"/>
          <w:color w:val="auto"/>
          <w:sz w:val="24"/>
          <w:szCs w:val="24"/>
        </w:rPr>
      </w:pPr>
      <w:r>
        <w:rPr>
          <w:rStyle w:val="Heading2Char"/>
          <w:rFonts w:ascii="Times" w:hAnsi="Times"/>
          <w:color w:val="auto"/>
          <w:sz w:val="24"/>
          <w:szCs w:val="24"/>
        </w:rPr>
        <w:t>CD-01,</w:t>
      </w:r>
      <w:r w:rsidR="005064EC">
        <w:rPr>
          <w:rStyle w:val="Heading2Char"/>
          <w:rFonts w:ascii="Times" w:hAnsi="Times"/>
          <w:color w:val="auto"/>
          <w:sz w:val="24"/>
          <w:szCs w:val="24"/>
        </w:rPr>
        <w:t xml:space="preserve"> </w:t>
      </w:r>
      <w:r>
        <w:rPr>
          <w:rStyle w:val="Heading2Char"/>
          <w:rFonts w:ascii="Times" w:hAnsi="Times"/>
          <w:color w:val="auto"/>
          <w:sz w:val="24"/>
          <w:szCs w:val="24"/>
        </w:rPr>
        <w:t>URS</w:t>
      </w:r>
    </w:p>
    <w:p w14:paraId="71A74F2F" w14:textId="72B70B72" w:rsidR="00F65DBF" w:rsidRPr="00F65DBF" w:rsidRDefault="00F65DBF" w:rsidP="00F65DBF">
      <w:pPr>
        <w:rPr>
          <w:rFonts w:ascii="Times" w:eastAsiaTheme="minorHAnsi" w:hAnsi="Times" w:cs="Times"/>
          <w:b/>
          <w:color w:val="auto"/>
          <w:sz w:val="24"/>
          <w:szCs w:val="24"/>
          <w:lang w:bidi="ar-SA"/>
        </w:rPr>
      </w:pPr>
      <w:r>
        <w:rPr>
          <w:rStyle w:val="Heading2Char"/>
          <w:rFonts w:ascii="Times" w:hAnsi="Times"/>
          <w:color w:val="auto"/>
          <w:sz w:val="24"/>
          <w:szCs w:val="24"/>
        </w:rPr>
        <w:tab/>
        <w:t>Class name: Patient</w:t>
      </w:r>
    </w:p>
    <w:p w14:paraId="02990D17" w14:textId="1DC267A0" w:rsidR="00A252B3" w:rsidRDefault="00F107BC" w:rsidP="00F65DBF">
      <w:pPr>
        <w:widowControl w:val="0"/>
        <w:autoSpaceDE w:val="0"/>
        <w:autoSpaceDN w:val="0"/>
        <w:adjustRightInd w:val="0"/>
        <w:spacing w:after="240" w:line="240" w:lineRule="auto"/>
        <w:rPr>
          <w:rStyle w:val="Heading2Char"/>
          <w:rFonts w:ascii="Times" w:hAnsi="Times"/>
          <w:color w:val="auto"/>
          <w:sz w:val="28"/>
          <w:szCs w:val="28"/>
        </w:rPr>
      </w:pPr>
      <w:r>
        <w:rPr>
          <w:rFonts w:ascii="Times" w:eastAsiaTheme="majorEastAsia" w:hAnsi="Times" w:cstheme="majorBidi"/>
          <w:b/>
          <w:bCs/>
          <w:noProof/>
          <w:color w:val="auto"/>
          <w:sz w:val="28"/>
          <w:lang w:eastAsia="ko-KR"/>
        </w:rPr>
        <w:drawing>
          <wp:anchor distT="0" distB="0" distL="114300" distR="114300" simplePos="0" relativeHeight="251679744" behindDoc="0" locked="0" layoutInCell="1" allowOverlap="1" wp14:anchorId="2578041C" wp14:editId="26354E2E">
            <wp:simplePos x="0" y="0"/>
            <wp:positionH relativeFrom="column">
              <wp:posOffset>1600200</wp:posOffset>
            </wp:positionH>
            <wp:positionV relativeFrom="paragraph">
              <wp:posOffset>151765</wp:posOffset>
            </wp:positionV>
            <wp:extent cx="2489200" cy="23622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jpg"/>
                    <pic:cNvPicPr/>
                  </pic:nvPicPr>
                  <pic:blipFill>
                    <a:blip r:embed="rId12">
                      <a:extLst>
                        <a:ext uri="{28A0092B-C50C-407E-A947-70E740481C1C}">
                          <a14:useLocalDpi xmlns:a14="http://schemas.microsoft.com/office/drawing/2010/main" val="0"/>
                        </a:ext>
                      </a:extLst>
                    </a:blip>
                    <a:stretch>
                      <a:fillRect/>
                    </a:stretch>
                  </pic:blipFill>
                  <pic:spPr>
                    <a:xfrm>
                      <a:off x="0" y="0"/>
                      <a:ext cx="2489200" cy="23622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289F19B0" w14:textId="230EC045" w:rsidR="00F93D42" w:rsidRDefault="00A252B3" w:rsidP="00F65DBF">
      <w:pPr>
        <w:jc w:val="center"/>
        <w:rPr>
          <w:rStyle w:val="Heading2Char"/>
          <w:rFonts w:ascii="Times" w:hAnsi="Times"/>
          <w:color w:val="auto"/>
          <w:sz w:val="28"/>
          <w:szCs w:val="28"/>
        </w:rPr>
      </w:pPr>
      <w:r>
        <w:rPr>
          <w:rStyle w:val="Heading2Char"/>
          <w:rFonts w:ascii="Times" w:hAnsi="Times"/>
          <w:color w:val="auto"/>
          <w:sz w:val="28"/>
          <w:szCs w:val="28"/>
        </w:rPr>
        <w:tab/>
      </w:r>
    </w:p>
    <w:p w14:paraId="07F2ECB7" w14:textId="77777777" w:rsidR="00F65DBF" w:rsidRDefault="00F65DBF" w:rsidP="00F65DBF">
      <w:pPr>
        <w:jc w:val="center"/>
        <w:rPr>
          <w:rStyle w:val="Heading2Char"/>
          <w:rFonts w:ascii="Times" w:hAnsi="Times"/>
          <w:color w:val="auto"/>
          <w:sz w:val="28"/>
          <w:szCs w:val="28"/>
        </w:rPr>
      </w:pPr>
    </w:p>
    <w:p w14:paraId="0D6FCD33" w14:textId="77777777" w:rsidR="00F65DBF" w:rsidRDefault="00F65DBF" w:rsidP="00F65DBF">
      <w:pPr>
        <w:jc w:val="center"/>
        <w:rPr>
          <w:rStyle w:val="Heading2Char"/>
          <w:rFonts w:ascii="Times" w:hAnsi="Times"/>
          <w:color w:val="auto"/>
          <w:sz w:val="28"/>
          <w:szCs w:val="28"/>
        </w:rPr>
      </w:pPr>
    </w:p>
    <w:p w14:paraId="151FD128" w14:textId="77777777" w:rsidR="00F65DBF" w:rsidRDefault="00F65DBF" w:rsidP="00F65DBF">
      <w:pPr>
        <w:jc w:val="center"/>
        <w:rPr>
          <w:rStyle w:val="Heading2Char"/>
          <w:rFonts w:ascii="Times" w:hAnsi="Times"/>
          <w:color w:val="auto"/>
          <w:sz w:val="28"/>
          <w:szCs w:val="28"/>
        </w:rPr>
      </w:pPr>
    </w:p>
    <w:p w14:paraId="00A7A4C8" w14:textId="77777777" w:rsidR="00F65DBF" w:rsidRDefault="00F65DBF" w:rsidP="00F65DBF">
      <w:pPr>
        <w:jc w:val="center"/>
        <w:rPr>
          <w:rStyle w:val="Heading2Char"/>
          <w:rFonts w:ascii="Times" w:hAnsi="Times"/>
          <w:color w:val="auto"/>
          <w:sz w:val="28"/>
          <w:szCs w:val="28"/>
        </w:rPr>
      </w:pPr>
    </w:p>
    <w:p w14:paraId="3A693771" w14:textId="77777777" w:rsidR="00F65DBF" w:rsidRDefault="00F65DBF" w:rsidP="00F65DBF">
      <w:pPr>
        <w:jc w:val="center"/>
        <w:rPr>
          <w:rStyle w:val="Heading2Char"/>
          <w:rFonts w:ascii="Times" w:hAnsi="Times"/>
          <w:color w:val="auto"/>
          <w:sz w:val="28"/>
          <w:szCs w:val="28"/>
        </w:rPr>
      </w:pPr>
    </w:p>
    <w:p w14:paraId="7180B906" w14:textId="77777777" w:rsidR="00F65DBF" w:rsidRDefault="00F65DBF" w:rsidP="00F65DBF">
      <w:pPr>
        <w:jc w:val="center"/>
        <w:rPr>
          <w:rStyle w:val="Heading2Char"/>
          <w:rFonts w:ascii="Times" w:hAnsi="Times"/>
          <w:color w:val="auto"/>
          <w:sz w:val="28"/>
          <w:szCs w:val="28"/>
        </w:rPr>
      </w:pPr>
    </w:p>
    <w:p w14:paraId="724711B7" w14:textId="77777777" w:rsidR="00F65DBF" w:rsidRDefault="00F65DBF" w:rsidP="00F65DBF">
      <w:pPr>
        <w:jc w:val="center"/>
        <w:rPr>
          <w:rStyle w:val="Heading2Char"/>
          <w:rFonts w:ascii="Times" w:hAnsi="Times"/>
          <w:color w:val="auto"/>
          <w:sz w:val="28"/>
          <w:szCs w:val="28"/>
        </w:rPr>
      </w:pPr>
    </w:p>
    <w:p w14:paraId="2F1AAED4" w14:textId="77777777" w:rsidR="00CD512E" w:rsidRDefault="00CD512E" w:rsidP="00F65DBF">
      <w:pPr>
        <w:jc w:val="center"/>
        <w:rPr>
          <w:rStyle w:val="Heading2Char"/>
          <w:rFonts w:ascii="Times" w:hAnsi="Times"/>
          <w:color w:val="auto"/>
          <w:sz w:val="28"/>
          <w:szCs w:val="28"/>
        </w:rPr>
      </w:pPr>
    </w:p>
    <w:p w14:paraId="180F2074" w14:textId="175CB326" w:rsidR="00CD512E" w:rsidRPr="00CD512E" w:rsidRDefault="00CD512E" w:rsidP="00CD512E">
      <w:pPr>
        <w:rPr>
          <w:rStyle w:val="Heading2Char"/>
          <w:rFonts w:ascii="Times" w:hAnsi="Times"/>
          <w:color w:val="auto"/>
          <w:sz w:val="24"/>
          <w:szCs w:val="24"/>
        </w:rPr>
      </w:pPr>
      <w:r w:rsidRPr="00CD512E">
        <w:rPr>
          <w:rStyle w:val="Heading2Char"/>
          <w:rFonts w:ascii="Times" w:hAnsi="Times"/>
          <w:color w:val="auto"/>
          <w:sz w:val="24"/>
          <w:szCs w:val="24"/>
        </w:rPr>
        <w:t>Property</w:t>
      </w:r>
    </w:p>
    <w:p w14:paraId="2B7F811C" w14:textId="77777777" w:rsidR="00F65DBF" w:rsidRDefault="00F65DBF" w:rsidP="00F65DBF">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36"/>
        <w:gridCol w:w="1814"/>
        <w:gridCol w:w="3272"/>
        <w:gridCol w:w="2994"/>
      </w:tblGrid>
      <w:tr w:rsidR="00CD512E" w:rsidRPr="00CD512E" w14:paraId="5DB8589D" w14:textId="77777777" w:rsidTr="005064EC">
        <w:trPr>
          <w:trHeight w:val="191"/>
        </w:trPr>
        <w:tc>
          <w:tcPr>
            <w:tcW w:w="959" w:type="dxa"/>
            <w:shd w:val="clear" w:color="auto" w:fill="D9D9D9"/>
          </w:tcPr>
          <w:p w14:paraId="4DC8603C" w14:textId="7846AFDF" w:rsidR="00CD512E" w:rsidRPr="00CD512E" w:rsidRDefault="00CD512E" w:rsidP="00962BB8">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1B20C99F" w14:textId="4AD5F885" w:rsidR="00CD512E" w:rsidRPr="00CD512E" w:rsidRDefault="00CD512E" w:rsidP="00962BB8">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1465A5B7" w14:textId="6BE44EFC" w:rsidR="00CD512E" w:rsidRPr="00CD512E" w:rsidRDefault="00CD512E" w:rsidP="00962BB8">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53E39AD9" w14:textId="2967F66E" w:rsidR="00CD512E" w:rsidRPr="00CD512E" w:rsidRDefault="00CD512E" w:rsidP="00962BB8">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CD512E" w14:paraId="165C8C3C" w14:textId="77777777" w:rsidTr="005064EC">
        <w:tc>
          <w:tcPr>
            <w:tcW w:w="959" w:type="dxa"/>
          </w:tcPr>
          <w:p w14:paraId="042C5A74" w14:textId="0E0D9637" w:rsidR="00CD512E" w:rsidRPr="005064EC" w:rsidRDefault="00CD512E"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1843" w:type="dxa"/>
          </w:tcPr>
          <w:p w14:paraId="3496B855" w14:textId="0AE4A2A9" w:rsidR="00CD512E" w:rsidRPr="005064EC" w:rsidRDefault="00CD512E"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spellStart"/>
            <w:r w:rsidRPr="005064EC">
              <w:rPr>
                <w:rStyle w:val="Heading2Char"/>
                <w:rFonts w:ascii="Times" w:hAnsi="Times"/>
                <w:b w:val="0"/>
                <w:color w:val="auto"/>
                <w:sz w:val="24"/>
                <w:szCs w:val="24"/>
              </w:rPr>
              <w:t>patientID</w:t>
            </w:r>
            <w:proofErr w:type="spellEnd"/>
          </w:p>
        </w:tc>
        <w:tc>
          <w:tcPr>
            <w:tcW w:w="3358" w:type="dxa"/>
          </w:tcPr>
          <w:p w14:paraId="2E1C0A61" w14:textId="062E8263" w:rsidR="00CD512E" w:rsidRPr="005064EC" w:rsidRDefault="005064EC" w:rsidP="003F327A">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commentRangeStart w:id="29"/>
            <w:del w:id="30" w:author="rimi park" w:date="2014-05-24T13:17:00Z">
              <w:r w:rsidRPr="005064EC" w:rsidDel="00976B37">
                <w:rPr>
                  <w:rFonts w:ascii="Times New Roman" w:eastAsiaTheme="minorHAnsi" w:hAnsi="Times New Roman" w:cs="Times New Roman"/>
                  <w:color w:val="auto"/>
                  <w:sz w:val="24"/>
                  <w:szCs w:val="24"/>
                  <w:lang w:bidi="ar-SA"/>
                </w:rPr>
                <w:delText xml:space="preserve">Declare variable for </w:delText>
              </w:r>
            </w:del>
            <w:commentRangeEnd w:id="29"/>
            <w:r w:rsidR="00976B37">
              <w:rPr>
                <w:rStyle w:val="CommentReference"/>
                <w:rFonts w:cs="Cordia New"/>
              </w:rPr>
              <w:commentReference w:id="29"/>
            </w:r>
            <w:ins w:id="31" w:author="rimi park" w:date="2014-05-24T13:17:00Z">
              <w:r w:rsidR="00976B37">
                <w:rPr>
                  <w:rFonts w:ascii="Times New Roman" w:eastAsiaTheme="minorHAnsi" w:hAnsi="Times New Roman" w:cs="Times New Roman"/>
                  <w:color w:val="auto"/>
                  <w:sz w:val="24"/>
                  <w:szCs w:val="24"/>
                  <w:lang w:bidi="ar-SA"/>
                </w:rPr>
                <w:t>I</w:t>
              </w:r>
            </w:ins>
            <w:del w:id="32" w:author="rimi park" w:date="2014-05-24T13:17:00Z">
              <w:r w:rsidRPr="005064EC" w:rsidDel="00976B37">
                <w:rPr>
                  <w:rFonts w:ascii="Times New Roman" w:eastAsiaTheme="minorHAnsi" w:hAnsi="Times New Roman" w:cs="Times New Roman"/>
                  <w:color w:val="auto"/>
                  <w:sz w:val="24"/>
                  <w:szCs w:val="24"/>
                  <w:lang w:bidi="ar-SA"/>
                </w:rPr>
                <w:delText>i</w:delText>
              </w:r>
            </w:del>
            <w:r w:rsidRPr="005064EC">
              <w:rPr>
                <w:rFonts w:ascii="Times New Roman" w:eastAsiaTheme="minorHAnsi" w:hAnsi="Times New Roman" w:cs="Times New Roman"/>
                <w:color w:val="auto"/>
                <w:sz w:val="24"/>
                <w:szCs w:val="24"/>
                <w:lang w:bidi="ar-SA"/>
              </w:rPr>
              <w:t xml:space="preserve">dentify the </w:t>
            </w:r>
            <w:proofErr w:type="spellStart"/>
            <w:r w:rsidRPr="005064EC">
              <w:rPr>
                <w:rFonts w:ascii="Times New Roman" w:eastAsiaTheme="minorHAnsi" w:hAnsi="Times New Roman" w:cs="Times New Roman"/>
                <w:color w:val="auto"/>
                <w:sz w:val="24"/>
                <w:szCs w:val="24"/>
                <w:lang w:bidi="ar-SA"/>
              </w:rPr>
              <w:t>patientID</w:t>
            </w:r>
            <w:proofErr w:type="spellEnd"/>
            <w:r w:rsidRPr="005064EC">
              <w:rPr>
                <w:rFonts w:ascii="Times New Roman" w:eastAsiaTheme="minorHAnsi" w:hAnsi="Times New Roman" w:cs="Times New Roman"/>
                <w:color w:val="auto"/>
                <w:sz w:val="24"/>
                <w:szCs w:val="24"/>
                <w:lang w:bidi="ar-SA"/>
              </w:rPr>
              <w:t xml:space="preserve"> that </w:t>
            </w:r>
            <w:ins w:id="33" w:author="rimi park" w:date="2014-05-24T13:10:00Z">
              <w:r w:rsidR="003F327A">
                <w:rPr>
                  <w:rFonts w:ascii="Times New Roman" w:eastAsiaTheme="minorHAnsi" w:hAnsi="Times New Roman" w:cs="Times New Roman"/>
                  <w:color w:val="auto"/>
                  <w:sz w:val="24"/>
                  <w:szCs w:val="24"/>
                  <w:lang w:bidi="ar-SA"/>
                </w:rPr>
                <w:t xml:space="preserve">is </w:t>
              </w:r>
            </w:ins>
            <w:r w:rsidRPr="005064EC">
              <w:rPr>
                <w:rFonts w:ascii="Times New Roman" w:eastAsiaTheme="minorHAnsi" w:hAnsi="Times New Roman" w:cs="Times New Roman"/>
                <w:color w:val="auto"/>
                <w:sz w:val="24"/>
                <w:szCs w:val="24"/>
                <w:lang w:bidi="ar-SA"/>
              </w:rPr>
              <w:t>store</w:t>
            </w:r>
            <w:ins w:id="34" w:author="rimi park" w:date="2014-05-24T13:10:00Z">
              <w:r w:rsidR="003F327A">
                <w:rPr>
                  <w:rFonts w:ascii="Times New Roman" w:eastAsiaTheme="minorHAnsi" w:hAnsi="Times New Roman" w:cs="Times New Roman"/>
                  <w:color w:val="auto"/>
                  <w:sz w:val="24"/>
                  <w:szCs w:val="24"/>
                  <w:lang w:bidi="ar-SA"/>
                </w:rPr>
                <w:t>d</w:t>
              </w:r>
            </w:ins>
            <w:r w:rsidRPr="005064EC">
              <w:rPr>
                <w:rFonts w:ascii="Times New Roman" w:eastAsiaTheme="minorHAnsi" w:hAnsi="Times New Roman" w:cs="Times New Roman"/>
                <w:color w:val="auto"/>
                <w:sz w:val="24"/>
                <w:szCs w:val="24"/>
                <w:lang w:bidi="ar-SA"/>
              </w:rPr>
              <w:t xml:space="preserve"> in the database.</w:t>
            </w:r>
          </w:p>
        </w:tc>
        <w:tc>
          <w:tcPr>
            <w:tcW w:w="3082" w:type="dxa"/>
          </w:tcPr>
          <w:p w14:paraId="152A6475" w14:textId="57DB01D8" w:rsidR="00CD512E"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commentRangeStart w:id="35"/>
            <w:proofErr w:type="spellStart"/>
            <w:r w:rsidRPr="005064EC">
              <w:rPr>
                <w:rStyle w:val="Heading2Char"/>
                <w:rFonts w:ascii="Times" w:hAnsi="Times"/>
                <w:b w:val="0"/>
                <w:color w:val="auto"/>
                <w:sz w:val="24"/>
                <w:szCs w:val="24"/>
              </w:rPr>
              <w:t>varchar</w:t>
            </w:r>
            <w:commentRangeEnd w:id="35"/>
            <w:proofErr w:type="spellEnd"/>
            <w:r w:rsidR="003F327A">
              <w:rPr>
                <w:rStyle w:val="CommentReference"/>
                <w:rFonts w:cs="Cordia New"/>
              </w:rPr>
              <w:commentReference w:id="35"/>
            </w:r>
          </w:p>
        </w:tc>
      </w:tr>
      <w:tr w:rsidR="005064EC" w14:paraId="594CA709" w14:textId="77777777" w:rsidTr="005064EC">
        <w:tc>
          <w:tcPr>
            <w:tcW w:w="959" w:type="dxa"/>
          </w:tcPr>
          <w:p w14:paraId="777CA852" w14:textId="30B70E96"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1843" w:type="dxa"/>
          </w:tcPr>
          <w:p w14:paraId="0452396B" w14:textId="542D9A9D"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spellStart"/>
            <w:r w:rsidRPr="005064EC">
              <w:rPr>
                <w:rStyle w:val="Heading2Char"/>
                <w:rFonts w:ascii="Times" w:hAnsi="Times"/>
                <w:b w:val="0"/>
                <w:color w:val="auto"/>
                <w:sz w:val="24"/>
                <w:szCs w:val="24"/>
              </w:rPr>
              <w:t>firstname</w:t>
            </w:r>
            <w:proofErr w:type="spellEnd"/>
          </w:p>
        </w:tc>
        <w:tc>
          <w:tcPr>
            <w:tcW w:w="3358" w:type="dxa"/>
          </w:tcPr>
          <w:p w14:paraId="0D7A24B1" w14:textId="16DB0829" w:rsidR="005064EC" w:rsidRPr="005064EC" w:rsidRDefault="005064EC" w:rsidP="00CD512E">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 xml:space="preserve">patients’ </w:t>
            </w:r>
            <w:proofErr w:type="spellStart"/>
            <w:r>
              <w:rPr>
                <w:rFonts w:ascii="Times New Roman" w:eastAsiaTheme="minorHAnsi" w:hAnsi="Times New Roman" w:cs="Times New Roman"/>
                <w:color w:val="auto"/>
                <w:sz w:val="24"/>
                <w:szCs w:val="24"/>
                <w:lang w:bidi="ar-SA"/>
              </w:rPr>
              <w:t>firstname</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61717970" w14:textId="138EB2A6"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5064EC" w14:paraId="11417A4C" w14:textId="77777777" w:rsidTr="005064EC">
        <w:tc>
          <w:tcPr>
            <w:tcW w:w="959" w:type="dxa"/>
          </w:tcPr>
          <w:p w14:paraId="6CB0ECF1" w14:textId="74915D36"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3</w:t>
            </w:r>
          </w:p>
        </w:tc>
        <w:tc>
          <w:tcPr>
            <w:tcW w:w="1843" w:type="dxa"/>
          </w:tcPr>
          <w:p w14:paraId="5A7ED03C" w14:textId="07B1E997"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$surname</w:t>
            </w:r>
          </w:p>
        </w:tc>
        <w:tc>
          <w:tcPr>
            <w:tcW w:w="3358" w:type="dxa"/>
          </w:tcPr>
          <w:p w14:paraId="7CC32029" w14:textId="0FE035DF" w:rsidR="005064EC" w:rsidRPr="005064EC" w:rsidRDefault="005064EC" w:rsidP="00CD512E">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patients’ surname</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4E078335" w14:textId="786EC1A3"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5064EC" w14:paraId="711CC88D" w14:textId="77777777" w:rsidTr="005064EC">
        <w:tc>
          <w:tcPr>
            <w:tcW w:w="959" w:type="dxa"/>
          </w:tcPr>
          <w:p w14:paraId="17FD7A9F" w14:textId="4F5AFAD4"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4</w:t>
            </w:r>
          </w:p>
        </w:tc>
        <w:tc>
          <w:tcPr>
            <w:tcW w:w="1843" w:type="dxa"/>
          </w:tcPr>
          <w:p w14:paraId="7255E466" w14:textId="705580F6"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$age</w:t>
            </w:r>
          </w:p>
        </w:tc>
        <w:tc>
          <w:tcPr>
            <w:tcW w:w="3358" w:type="dxa"/>
          </w:tcPr>
          <w:p w14:paraId="282D4607" w14:textId="2F9335D5" w:rsidR="005064EC" w:rsidRPr="005064EC" w:rsidRDefault="005064EC" w:rsidP="00CD512E">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patients’ age</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64281790" w14:textId="157F5EAC" w:rsidR="005064EC" w:rsidRPr="005064EC" w:rsidRDefault="005064EC" w:rsidP="00CD512E">
            <w:pPr>
              <w:rPr>
                <w:rStyle w:val="Heading2Char"/>
                <w:rFonts w:ascii="Times" w:hAnsi="Times"/>
                <w:b w:val="0"/>
                <w:color w:val="auto"/>
                <w:sz w:val="24"/>
                <w:szCs w:val="24"/>
              </w:rPr>
            </w:pPr>
            <w:r>
              <w:rPr>
                <w:rStyle w:val="Heading2Char"/>
                <w:rFonts w:ascii="Times" w:hAnsi="Times"/>
                <w:b w:val="0"/>
                <w:color w:val="auto"/>
                <w:sz w:val="24"/>
                <w:szCs w:val="24"/>
              </w:rPr>
              <w:t xml:space="preserve">Type: </w:t>
            </w:r>
            <w:proofErr w:type="spellStart"/>
            <w:r>
              <w:rPr>
                <w:rStyle w:val="Heading2Char"/>
                <w:rFonts w:ascii="Times" w:hAnsi="Times"/>
                <w:b w:val="0"/>
                <w:color w:val="auto"/>
                <w:sz w:val="24"/>
                <w:szCs w:val="24"/>
              </w:rPr>
              <w:t>int</w:t>
            </w:r>
            <w:proofErr w:type="spellEnd"/>
          </w:p>
        </w:tc>
      </w:tr>
      <w:tr w:rsidR="005064EC" w14:paraId="6370F5D1" w14:textId="1D331AD3" w:rsidTr="005064EC">
        <w:tblPrEx>
          <w:tblLook w:val="0000" w:firstRow="0" w:lastRow="0" w:firstColumn="0" w:lastColumn="0" w:noHBand="0" w:noVBand="0"/>
        </w:tblPrEx>
        <w:trPr>
          <w:trHeight w:val="313"/>
        </w:trPr>
        <w:tc>
          <w:tcPr>
            <w:tcW w:w="959" w:type="dxa"/>
          </w:tcPr>
          <w:p w14:paraId="2E1B2BED" w14:textId="2922698A"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5</w:t>
            </w:r>
          </w:p>
        </w:tc>
        <w:tc>
          <w:tcPr>
            <w:tcW w:w="1843" w:type="dxa"/>
          </w:tcPr>
          <w:p w14:paraId="0995AFDB" w14:textId="28378BB5"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$gender</w:t>
            </w:r>
          </w:p>
        </w:tc>
        <w:tc>
          <w:tcPr>
            <w:tcW w:w="3358" w:type="dxa"/>
          </w:tcPr>
          <w:p w14:paraId="4D75789D" w14:textId="385CF22D" w:rsidR="005064EC" w:rsidRPr="005064EC" w:rsidRDefault="005064EC" w:rsidP="00CD512E">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 xml:space="preserve">patients’ gender </w:t>
            </w:r>
            <w:r w:rsidRPr="005064EC">
              <w:rPr>
                <w:rFonts w:ascii="Times New Roman" w:eastAsiaTheme="minorHAnsi" w:hAnsi="Times New Roman" w:cs="Times New Roman"/>
                <w:color w:val="auto"/>
                <w:sz w:val="24"/>
                <w:szCs w:val="24"/>
                <w:lang w:bidi="ar-SA"/>
              </w:rPr>
              <w:t>that store in the database.</w:t>
            </w:r>
          </w:p>
        </w:tc>
        <w:tc>
          <w:tcPr>
            <w:tcW w:w="3082" w:type="dxa"/>
          </w:tcPr>
          <w:p w14:paraId="4C98DAD5" w14:textId="6FFDC63E"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5064EC" w14:paraId="4252C04C" w14:textId="77777777" w:rsidTr="005064EC">
        <w:tblPrEx>
          <w:tblLook w:val="0000" w:firstRow="0" w:lastRow="0" w:firstColumn="0" w:lastColumn="0" w:noHBand="0" w:noVBand="0"/>
        </w:tblPrEx>
        <w:trPr>
          <w:trHeight w:val="340"/>
        </w:trPr>
        <w:tc>
          <w:tcPr>
            <w:tcW w:w="959" w:type="dxa"/>
          </w:tcPr>
          <w:p w14:paraId="0406F1ED" w14:textId="75F7578C"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6</w:t>
            </w:r>
          </w:p>
        </w:tc>
        <w:tc>
          <w:tcPr>
            <w:tcW w:w="1843" w:type="dxa"/>
          </w:tcPr>
          <w:p w14:paraId="197BB4FE" w14:textId="2CE689ED"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$address</w:t>
            </w:r>
          </w:p>
        </w:tc>
        <w:tc>
          <w:tcPr>
            <w:tcW w:w="3358" w:type="dxa"/>
          </w:tcPr>
          <w:p w14:paraId="39DB27FA" w14:textId="3C63DB2E" w:rsidR="005064EC" w:rsidRPr="005064EC" w:rsidRDefault="005064EC" w:rsidP="00CD512E">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patient’s address</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27996209" w14:textId="0E7FCE2C"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5064EC" w14:paraId="186FAD4F" w14:textId="77777777" w:rsidTr="005064EC">
        <w:tblPrEx>
          <w:tblLook w:val="0000" w:firstRow="0" w:lastRow="0" w:firstColumn="0" w:lastColumn="0" w:noHBand="0" w:noVBand="0"/>
        </w:tblPrEx>
        <w:trPr>
          <w:trHeight w:val="340"/>
        </w:trPr>
        <w:tc>
          <w:tcPr>
            <w:tcW w:w="959" w:type="dxa"/>
          </w:tcPr>
          <w:p w14:paraId="3227D59C" w14:textId="23460A83"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7</w:t>
            </w:r>
          </w:p>
        </w:tc>
        <w:tc>
          <w:tcPr>
            <w:tcW w:w="1843" w:type="dxa"/>
          </w:tcPr>
          <w:p w14:paraId="3D3A89D4" w14:textId="39CE0DC5"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spellStart"/>
            <w:r w:rsidRPr="005064EC">
              <w:rPr>
                <w:rStyle w:val="Heading2Char"/>
                <w:rFonts w:ascii="Times" w:hAnsi="Times"/>
                <w:b w:val="0"/>
                <w:color w:val="auto"/>
                <w:sz w:val="24"/>
                <w:szCs w:val="24"/>
              </w:rPr>
              <w:t>tel</w:t>
            </w:r>
            <w:proofErr w:type="spellEnd"/>
          </w:p>
        </w:tc>
        <w:tc>
          <w:tcPr>
            <w:tcW w:w="3358" w:type="dxa"/>
          </w:tcPr>
          <w:p w14:paraId="09C660C9" w14:textId="719BF75B" w:rsidR="005064EC" w:rsidRPr="005064EC" w:rsidRDefault="005064EC" w:rsidP="00CD512E">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 xml:space="preserve">patients’ </w:t>
            </w:r>
            <w:proofErr w:type="spellStart"/>
            <w:r>
              <w:rPr>
                <w:rFonts w:ascii="Times New Roman" w:eastAsiaTheme="minorHAnsi" w:hAnsi="Times New Roman" w:cs="Times New Roman"/>
                <w:color w:val="auto"/>
                <w:sz w:val="24"/>
                <w:szCs w:val="24"/>
                <w:lang w:bidi="ar-SA"/>
              </w:rPr>
              <w:t>tel</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1A7BBF89" w14:textId="74F551B9"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5064EC" w14:paraId="1ABF7D17" w14:textId="77777777" w:rsidTr="005064EC">
        <w:tblPrEx>
          <w:tblLook w:val="0000" w:firstRow="0" w:lastRow="0" w:firstColumn="0" w:lastColumn="0" w:noHBand="0" w:noVBand="0"/>
        </w:tblPrEx>
        <w:trPr>
          <w:trHeight w:val="243"/>
        </w:trPr>
        <w:tc>
          <w:tcPr>
            <w:tcW w:w="959" w:type="dxa"/>
          </w:tcPr>
          <w:p w14:paraId="59C4DF2F" w14:textId="30F302E7"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8</w:t>
            </w:r>
          </w:p>
        </w:tc>
        <w:tc>
          <w:tcPr>
            <w:tcW w:w="1843" w:type="dxa"/>
          </w:tcPr>
          <w:p w14:paraId="70B2F77F" w14:textId="75C32491"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$email</w:t>
            </w:r>
          </w:p>
        </w:tc>
        <w:tc>
          <w:tcPr>
            <w:tcW w:w="3358" w:type="dxa"/>
          </w:tcPr>
          <w:p w14:paraId="1CCDB2C8" w14:textId="055AEE0F" w:rsidR="005064EC" w:rsidRPr="005064EC" w:rsidRDefault="005064EC" w:rsidP="00CD512E">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proofErr w:type="spellStart"/>
            <w:r>
              <w:rPr>
                <w:rFonts w:ascii="Times New Roman" w:eastAsiaTheme="minorHAnsi" w:hAnsi="Times New Roman" w:cs="Times New Roman"/>
                <w:color w:val="auto"/>
                <w:sz w:val="24"/>
                <w:szCs w:val="24"/>
                <w:lang w:bidi="ar-SA"/>
              </w:rPr>
              <w:t>patients’email</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1A506F03" w14:textId="66210B6A"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5064EC" w14:paraId="6920C495" w14:textId="77777777" w:rsidTr="005064EC">
        <w:tblPrEx>
          <w:tblLook w:val="0000" w:firstRow="0" w:lastRow="0" w:firstColumn="0" w:lastColumn="0" w:noHBand="0" w:noVBand="0"/>
        </w:tblPrEx>
        <w:trPr>
          <w:trHeight w:val="300"/>
        </w:trPr>
        <w:tc>
          <w:tcPr>
            <w:tcW w:w="959" w:type="dxa"/>
          </w:tcPr>
          <w:p w14:paraId="37F4C14A" w14:textId="77777777" w:rsidR="005064EC" w:rsidRDefault="005064EC" w:rsidP="005064EC">
            <w:pPr>
              <w:ind w:left="108"/>
              <w:jc w:val="center"/>
              <w:rPr>
                <w:rStyle w:val="Heading2Char"/>
                <w:rFonts w:ascii="Times" w:hAnsi="Times"/>
                <w:b w:val="0"/>
                <w:color w:val="auto"/>
                <w:sz w:val="24"/>
                <w:szCs w:val="24"/>
              </w:rPr>
            </w:pPr>
          </w:p>
          <w:p w14:paraId="787BFBAC" w14:textId="5A5EC7E9"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9</w:t>
            </w:r>
          </w:p>
        </w:tc>
        <w:tc>
          <w:tcPr>
            <w:tcW w:w="1843" w:type="dxa"/>
          </w:tcPr>
          <w:p w14:paraId="4772FC94" w14:textId="0FC22A18"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$treatment</w:t>
            </w:r>
          </w:p>
        </w:tc>
        <w:tc>
          <w:tcPr>
            <w:tcW w:w="3358" w:type="dxa"/>
          </w:tcPr>
          <w:p w14:paraId="2150A6CA" w14:textId="33A0B962" w:rsidR="005064EC" w:rsidRPr="005064EC" w:rsidRDefault="005064EC" w:rsidP="00CD512E">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patients’ dental treatment</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2E1B51E0" w14:textId="457401FE"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bl>
    <w:p w14:paraId="15AC313E" w14:textId="09E9C529" w:rsidR="00CD512E" w:rsidRPr="00CD512E" w:rsidRDefault="00CD512E" w:rsidP="00CD512E">
      <w:pPr>
        <w:rPr>
          <w:rStyle w:val="Heading2Char"/>
          <w:rFonts w:ascii="Times" w:hAnsi="Times"/>
          <w:color w:val="auto"/>
          <w:sz w:val="24"/>
          <w:szCs w:val="24"/>
        </w:rPr>
      </w:pPr>
      <w:r w:rsidRPr="00CD512E">
        <w:rPr>
          <w:rStyle w:val="Heading2Char"/>
          <w:rFonts w:ascii="Times" w:hAnsi="Times"/>
          <w:color w:val="auto"/>
          <w:sz w:val="24"/>
          <w:szCs w:val="24"/>
        </w:rPr>
        <w:t>Method</w:t>
      </w:r>
    </w:p>
    <w:p w14:paraId="3DFFA1ED" w14:textId="77777777" w:rsidR="00CD512E" w:rsidRDefault="00F65DBF" w:rsidP="00F65DBF">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906"/>
        <w:gridCol w:w="2122"/>
        <w:gridCol w:w="3136"/>
        <w:gridCol w:w="2852"/>
      </w:tblGrid>
      <w:tr w:rsidR="005064EC" w:rsidRPr="00CD512E" w14:paraId="69C8EE80" w14:textId="77777777" w:rsidTr="005064EC">
        <w:trPr>
          <w:trHeight w:val="191"/>
        </w:trPr>
        <w:tc>
          <w:tcPr>
            <w:tcW w:w="959" w:type="dxa"/>
            <w:shd w:val="clear" w:color="auto" w:fill="D9D9D9"/>
          </w:tcPr>
          <w:p w14:paraId="470FFD66" w14:textId="77777777" w:rsidR="005064EC" w:rsidRPr="00CD512E" w:rsidRDefault="005064EC" w:rsidP="00962BB8">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4B791782" w14:textId="77777777" w:rsidR="005064EC" w:rsidRPr="00CD512E" w:rsidRDefault="005064EC" w:rsidP="00962BB8">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7F87ADD0" w14:textId="77777777" w:rsidR="005064EC" w:rsidRPr="00CD512E" w:rsidRDefault="005064EC" w:rsidP="00962BB8">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132411BB" w14:textId="77777777" w:rsidR="005064EC" w:rsidRPr="00CD512E" w:rsidRDefault="005064EC" w:rsidP="00962BB8">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5064EC" w:rsidRPr="005064EC" w14:paraId="25109A1C" w14:textId="77777777" w:rsidTr="005064EC">
        <w:tc>
          <w:tcPr>
            <w:tcW w:w="959" w:type="dxa"/>
          </w:tcPr>
          <w:p w14:paraId="5C728DD9" w14:textId="77777777"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1843" w:type="dxa"/>
          </w:tcPr>
          <w:p w14:paraId="31B8A682" w14:textId="47A366B2" w:rsidR="005064EC" w:rsidRPr="005064EC" w:rsidRDefault="005064EC" w:rsidP="005064EC">
            <w:pPr>
              <w:rPr>
                <w:rStyle w:val="Heading2Char"/>
                <w:rFonts w:ascii="Times" w:hAnsi="Times"/>
                <w:b w:val="0"/>
                <w:color w:val="auto"/>
                <w:sz w:val="24"/>
                <w:szCs w:val="24"/>
              </w:rPr>
            </w:pPr>
            <w:proofErr w:type="spellStart"/>
            <w:r>
              <w:rPr>
                <w:rStyle w:val="Heading2Char"/>
                <w:rFonts w:ascii="Times" w:hAnsi="Times"/>
                <w:b w:val="0"/>
                <w:color w:val="auto"/>
                <w:sz w:val="24"/>
                <w:szCs w:val="24"/>
              </w:rPr>
              <w:t>connectDatabse</w:t>
            </w:r>
            <w:proofErr w:type="spellEnd"/>
            <w:r>
              <w:rPr>
                <w:rStyle w:val="Heading2Char"/>
                <w:rFonts w:ascii="Times" w:hAnsi="Times"/>
                <w:b w:val="0"/>
                <w:color w:val="auto"/>
                <w:sz w:val="24"/>
                <w:szCs w:val="24"/>
              </w:rPr>
              <w:t>()</w:t>
            </w:r>
          </w:p>
        </w:tc>
        <w:tc>
          <w:tcPr>
            <w:tcW w:w="3358" w:type="dxa"/>
          </w:tcPr>
          <w:p w14:paraId="13D8998D" w14:textId="53F6BDBD" w:rsidR="005064EC" w:rsidRPr="005064EC" w:rsidRDefault="005064EC" w:rsidP="005064EC">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commentRangeStart w:id="36"/>
            <w:del w:id="37" w:author="rimi park" w:date="2014-05-24T13:19:00Z">
              <w:r w:rsidDel="00976B37">
                <w:rPr>
                  <w:rFonts w:ascii="Times New Roman" w:hAnsi="Times New Roman" w:cs="Times New Roman"/>
                </w:rPr>
                <w:delText xml:space="preserve">Method uses to </w:delText>
              </w:r>
              <w:commentRangeEnd w:id="36"/>
              <w:r w:rsidR="003F327A" w:rsidDel="00976B37">
                <w:rPr>
                  <w:rStyle w:val="CommentReference"/>
                  <w:rFonts w:cs="Cordia New"/>
                </w:rPr>
                <w:commentReference w:id="36"/>
              </w:r>
            </w:del>
            <w:proofErr w:type="gramStart"/>
            <w:r>
              <w:rPr>
                <w:rFonts w:ascii="Times New Roman" w:hAnsi="Times New Roman" w:cs="Times New Roman"/>
              </w:rPr>
              <w:t>connect</w:t>
            </w:r>
            <w:proofErr w:type="gramEnd"/>
            <w:r>
              <w:rPr>
                <w:rFonts w:ascii="Times New Roman" w:hAnsi="Times New Roman" w:cs="Times New Roman"/>
              </w:rPr>
              <w:t xml:space="preserve"> with the dental clinic database.</w:t>
            </w:r>
          </w:p>
        </w:tc>
        <w:tc>
          <w:tcPr>
            <w:tcW w:w="3082" w:type="dxa"/>
          </w:tcPr>
          <w:p w14:paraId="77878545" w14:textId="63E66CE3" w:rsidR="005064EC" w:rsidRPr="005064EC" w:rsidRDefault="005064EC" w:rsidP="005064E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5064EC" w:rsidRPr="005064EC" w14:paraId="6702B24D" w14:textId="77777777" w:rsidTr="005064EC">
        <w:tc>
          <w:tcPr>
            <w:tcW w:w="959" w:type="dxa"/>
          </w:tcPr>
          <w:p w14:paraId="08F4E956" w14:textId="77777777"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1843" w:type="dxa"/>
          </w:tcPr>
          <w:p w14:paraId="36A82E75" w14:textId="6B2F18B7" w:rsidR="005064EC" w:rsidRPr="005064EC" w:rsidRDefault="005064EC" w:rsidP="005064EC">
            <w:pPr>
              <w:rPr>
                <w:rStyle w:val="Heading2Char"/>
                <w:rFonts w:ascii="Times" w:hAnsi="Times"/>
                <w:b w:val="0"/>
                <w:color w:val="auto"/>
                <w:sz w:val="24"/>
                <w:szCs w:val="24"/>
              </w:rPr>
            </w:pPr>
            <w:commentRangeStart w:id="38"/>
            <w:proofErr w:type="spellStart"/>
            <w:r>
              <w:rPr>
                <w:rStyle w:val="Heading2Char"/>
                <w:rFonts w:ascii="Times" w:hAnsi="Times"/>
                <w:b w:val="0"/>
                <w:color w:val="auto"/>
                <w:sz w:val="24"/>
                <w:szCs w:val="24"/>
              </w:rPr>
              <w:t>queryDatabase</w:t>
            </w:r>
            <w:proofErr w:type="spellEnd"/>
            <w:r>
              <w:rPr>
                <w:rStyle w:val="Heading2Char"/>
                <w:rFonts w:ascii="Times" w:hAnsi="Times"/>
                <w:b w:val="0"/>
                <w:color w:val="auto"/>
                <w:sz w:val="24"/>
                <w:szCs w:val="24"/>
              </w:rPr>
              <w:t>()</w:t>
            </w:r>
            <w:commentRangeEnd w:id="38"/>
            <w:r w:rsidR="003F327A">
              <w:rPr>
                <w:rStyle w:val="CommentReference"/>
                <w:rFonts w:cs="Cordia New"/>
              </w:rPr>
              <w:commentReference w:id="38"/>
            </w:r>
          </w:p>
        </w:tc>
        <w:tc>
          <w:tcPr>
            <w:tcW w:w="3358" w:type="dxa"/>
          </w:tcPr>
          <w:p w14:paraId="6D0B0A67" w14:textId="4C0E89FC" w:rsidR="005064EC" w:rsidRPr="005064EC" w:rsidRDefault="005064EC" w:rsidP="005064EC">
            <w:pPr>
              <w:rPr>
                <w:rStyle w:val="Heading2Char"/>
                <w:rFonts w:ascii="Times" w:hAnsi="Times"/>
                <w:b w:val="0"/>
                <w:color w:val="auto"/>
                <w:sz w:val="24"/>
                <w:szCs w:val="24"/>
              </w:rPr>
            </w:pPr>
            <w:r>
              <w:rPr>
                <w:rFonts w:ascii="Times New Roman" w:hAnsi="Times New Roman" w:cs="Times New Roman"/>
              </w:rPr>
              <w:t>Method uses to query the data from the dental clinic database.</w:t>
            </w:r>
          </w:p>
        </w:tc>
        <w:tc>
          <w:tcPr>
            <w:tcW w:w="3082" w:type="dxa"/>
          </w:tcPr>
          <w:p w14:paraId="5B9B11B2" w14:textId="157CE8B0" w:rsidR="005064EC" w:rsidRPr="005064EC" w:rsidRDefault="005064EC" w:rsidP="005064E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46598B22" w14:textId="3FD08809" w:rsidR="00F65DBF" w:rsidRDefault="00F65DBF" w:rsidP="00F65DBF">
      <w:pPr>
        <w:rPr>
          <w:rStyle w:val="Heading2Char"/>
          <w:rFonts w:ascii="Times" w:hAnsi="Times"/>
          <w:color w:val="auto"/>
          <w:sz w:val="28"/>
          <w:szCs w:val="28"/>
        </w:rPr>
      </w:pPr>
    </w:p>
    <w:p w14:paraId="67205197" w14:textId="77777777" w:rsidR="00CD512E" w:rsidRDefault="00CD512E" w:rsidP="00CD512E">
      <w:pPr>
        <w:tabs>
          <w:tab w:val="left" w:pos="3862"/>
        </w:tabs>
        <w:rPr>
          <w:rStyle w:val="Heading2Char"/>
          <w:rFonts w:ascii="Times" w:hAnsi="Times"/>
          <w:color w:val="auto"/>
          <w:sz w:val="28"/>
          <w:szCs w:val="28"/>
        </w:rPr>
      </w:pPr>
    </w:p>
    <w:p w14:paraId="1E5336A0" w14:textId="77777777" w:rsidR="005C50CE" w:rsidRDefault="005C50CE" w:rsidP="00F65DBF">
      <w:pPr>
        <w:ind w:firstLine="720"/>
        <w:rPr>
          <w:rStyle w:val="Heading2Char"/>
          <w:rFonts w:ascii="Times" w:hAnsi="Times"/>
          <w:color w:val="auto"/>
          <w:sz w:val="24"/>
          <w:szCs w:val="24"/>
        </w:rPr>
      </w:pPr>
    </w:p>
    <w:p w14:paraId="79634887" w14:textId="77777777" w:rsidR="005C50CE" w:rsidRDefault="005C50CE" w:rsidP="00F65DBF">
      <w:pPr>
        <w:ind w:firstLine="720"/>
        <w:rPr>
          <w:rStyle w:val="Heading2Char"/>
          <w:rFonts w:ascii="Times" w:hAnsi="Times"/>
          <w:color w:val="auto"/>
          <w:sz w:val="24"/>
          <w:szCs w:val="24"/>
        </w:rPr>
      </w:pPr>
    </w:p>
    <w:p w14:paraId="70E249EB" w14:textId="77777777" w:rsidR="005C50CE" w:rsidRDefault="005C50CE" w:rsidP="00F65DBF">
      <w:pPr>
        <w:ind w:firstLine="720"/>
        <w:rPr>
          <w:rStyle w:val="Heading2Char"/>
          <w:rFonts w:ascii="Times" w:hAnsi="Times"/>
          <w:color w:val="auto"/>
          <w:sz w:val="24"/>
          <w:szCs w:val="24"/>
        </w:rPr>
      </w:pPr>
    </w:p>
    <w:p w14:paraId="343AA559" w14:textId="77777777" w:rsidR="005C50CE" w:rsidRDefault="005C50CE" w:rsidP="00F65DBF">
      <w:pPr>
        <w:ind w:firstLine="720"/>
        <w:rPr>
          <w:rStyle w:val="Heading2Char"/>
          <w:rFonts w:ascii="Times" w:hAnsi="Times"/>
          <w:color w:val="auto"/>
          <w:sz w:val="24"/>
          <w:szCs w:val="24"/>
        </w:rPr>
      </w:pPr>
    </w:p>
    <w:p w14:paraId="48E60D3D" w14:textId="77777777" w:rsidR="005C50CE" w:rsidRDefault="005C50CE" w:rsidP="00F65DBF">
      <w:pPr>
        <w:ind w:firstLine="720"/>
        <w:rPr>
          <w:rStyle w:val="Heading2Char"/>
          <w:rFonts w:ascii="Times" w:hAnsi="Times"/>
          <w:color w:val="auto"/>
          <w:sz w:val="24"/>
          <w:szCs w:val="24"/>
        </w:rPr>
      </w:pPr>
    </w:p>
    <w:p w14:paraId="3C96C90F" w14:textId="77777777" w:rsidR="005C50CE" w:rsidRDefault="005C50CE" w:rsidP="00F65DBF">
      <w:pPr>
        <w:ind w:firstLine="720"/>
        <w:rPr>
          <w:rStyle w:val="Heading2Char"/>
          <w:rFonts w:ascii="Times" w:hAnsi="Times"/>
          <w:color w:val="auto"/>
          <w:sz w:val="24"/>
          <w:szCs w:val="24"/>
        </w:rPr>
      </w:pPr>
    </w:p>
    <w:p w14:paraId="7FAC0D80" w14:textId="77777777" w:rsidR="005C50CE" w:rsidRDefault="005C50CE" w:rsidP="00F65DBF">
      <w:pPr>
        <w:ind w:firstLine="720"/>
        <w:rPr>
          <w:rStyle w:val="Heading2Char"/>
          <w:rFonts w:ascii="Times" w:hAnsi="Times"/>
          <w:color w:val="auto"/>
          <w:sz w:val="24"/>
          <w:szCs w:val="24"/>
        </w:rPr>
      </w:pPr>
    </w:p>
    <w:p w14:paraId="068EEB87" w14:textId="77777777" w:rsidR="005C50CE" w:rsidRDefault="005C50CE" w:rsidP="00F65DBF">
      <w:pPr>
        <w:ind w:firstLine="720"/>
        <w:rPr>
          <w:rStyle w:val="Heading2Char"/>
          <w:rFonts w:ascii="Times" w:hAnsi="Times"/>
          <w:color w:val="auto"/>
          <w:sz w:val="24"/>
          <w:szCs w:val="24"/>
        </w:rPr>
      </w:pPr>
    </w:p>
    <w:p w14:paraId="33EE4F9E" w14:textId="77777777" w:rsidR="005C50CE" w:rsidRDefault="005C50CE" w:rsidP="00F65DBF">
      <w:pPr>
        <w:ind w:firstLine="720"/>
        <w:rPr>
          <w:rStyle w:val="Heading2Char"/>
          <w:rFonts w:ascii="Times" w:hAnsi="Times"/>
          <w:color w:val="auto"/>
          <w:sz w:val="24"/>
          <w:szCs w:val="24"/>
        </w:rPr>
      </w:pPr>
    </w:p>
    <w:p w14:paraId="5871355E" w14:textId="77777777" w:rsidR="005C50CE" w:rsidRDefault="005C50CE" w:rsidP="00F65DBF">
      <w:pPr>
        <w:ind w:firstLine="720"/>
        <w:rPr>
          <w:rStyle w:val="Heading2Char"/>
          <w:rFonts w:ascii="Times" w:hAnsi="Times"/>
          <w:color w:val="auto"/>
          <w:sz w:val="24"/>
          <w:szCs w:val="24"/>
        </w:rPr>
      </w:pPr>
    </w:p>
    <w:p w14:paraId="0A19303E" w14:textId="77777777" w:rsidR="005C50CE" w:rsidRDefault="005C50CE" w:rsidP="00F65DBF">
      <w:pPr>
        <w:ind w:firstLine="720"/>
        <w:rPr>
          <w:rStyle w:val="Heading2Char"/>
          <w:rFonts w:ascii="Times" w:hAnsi="Times"/>
          <w:color w:val="auto"/>
          <w:sz w:val="24"/>
          <w:szCs w:val="24"/>
        </w:rPr>
      </w:pPr>
    </w:p>
    <w:p w14:paraId="035C6CE1" w14:textId="77777777" w:rsidR="005C50CE" w:rsidRDefault="005C50CE" w:rsidP="00F65DBF">
      <w:pPr>
        <w:ind w:firstLine="720"/>
        <w:rPr>
          <w:rStyle w:val="Heading2Char"/>
          <w:rFonts w:ascii="Times" w:hAnsi="Times"/>
          <w:color w:val="auto"/>
          <w:sz w:val="24"/>
          <w:szCs w:val="24"/>
        </w:rPr>
      </w:pPr>
    </w:p>
    <w:p w14:paraId="0BC9A99E" w14:textId="77777777" w:rsidR="005C50CE" w:rsidRDefault="005C50CE" w:rsidP="00F65DBF">
      <w:pPr>
        <w:ind w:firstLine="720"/>
        <w:rPr>
          <w:rStyle w:val="Heading2Char"/>
          <w:rFonts w:ascii="Times" w:hAnsi="Times"/>
          <w:color w:val="auto"/>
          <w:sz w:val="24"/>
          <w:szCs w:val="24"/>
        </w:rPr>
      </w:pPr>
    </w:p>
    <w:p w14:paraId="527CB683" w14:textId="77777777" w:rsidR="005C50CE" w:rsidRDefault="005C50CE" w:rsidP="00F65DBF">
      <w:pPr>
        <w:ind w:firstLine="720"/>
        <w:rPr>
          <w:rStyle w:val="Heading2Char"/>
          <w:rFonts w:ascii="Times" w:hAnsi="Times"/>
          <w:color w:val="auto"/>
          <w:sz w:val="24"/>
          <w:szCs w:val="24"/>
        </w:rPr>
      </w:pPr>
    </w:p>
    <w:p w14:paraId="1572AE90" w14:textId="77777777" w:rsidR="005C50CE" w:rsidRDefault="005C50CE" w:rsidP="00F65DBF">
      <w:pPr>
        <w:ind w:firstLine="720"/>
        <w:rPr>
          <w:rStyle w:val="Heading2Char"/>
          <w:rFonts w:ascii="Times" w:hAnsi="Times"/>
          <w:color w:val="auto"/>
          <w:sz w:val="24"/>
          <w:szCs w:val="24"/>
        </w:rPr>
      </w:pPr>
    </w:p>
    <w:p w14:paraId="6B9F7E29" w14:textId="77777777" w:rsidR="005C50CE" w:rsidRDefault="005C50CE" w:rsidP="00F65DBF">
      <w:pPr>
        <w:ind w:firstLine="720"/>
        <w:rPr>
          <w:rStyle w:val="Heading2Char"/>
          <w:rFonts w:ascii="Times" w:hAnsi="Times"/>
          <w:color w:val="auto"/>
          <w:sz w:val="24"/>
          <w:szCs w:val="24"/>
        </w:rPr>
      </w:pPr>
    </w:p>
    <w:p w14:paraId="60B7DF68" w14:textId="77777777" w:rsidR="005C50CE" w:rsidRDefault="005C50CE" w:rsidP="00F65DBF">
      <w:pPr>
        <w:ind w:firstLine="720"/>
        <w:rPr>
          <w:rStyle w:val="Heading2Char"/>
          <w:rFonts w:ascii="Times" w:hAnsi="Times"/>
          <w:color w:val="auto"/>
          <w:sz w:val="24"/>
          <w:szCs w:val="24"/>
        </w:rPr>
      </w:pPr>
    </w:p>
    <w:p w14:paraId="09028402" w14:textId="77777777" w:rsidR="005C50CE" w:rsidRDefault="005C50CE" w:rsidP="00F65DBF">
      <w:pPr>
        <w:ind w:firstLine="720"/>
        <w:rPr>
          <w:rStyle w:val="Heading2Char"/>
          <w:rFonts w:ascii="Times" w:hAnsi="Times"/>
          <w:color w:val="auto"/>
          <w:sz w:val="24"/>
          <w:szCs w:val="24"/>
        </w:rPr>
      </w:pPr>
    </w:p>
    <w:p w14:paraId="408EF16E" w14:textId="77777777" w:rsidR="005C50CE" w:rsidRDefault="005C50CE" w:rsidP="00F65DBF">
      <w:pPr>
        <w:ind w:firstLine="720"/>
        <w:rPr>
          <w:rStyle w:val="Heading2Char"/>
          <w:rFonts w:ascii="Times" w:hAnsi="Times"/>
          <w:color w:val="auto"/>
          <w:sz w:val="24"/>
          <w:szCs w:val="24"/>
        </w:rPr>
      </w:pPr>
    </w:p>
    <w:p w14:paraId="46D0E559" w14:textId="77777777" w:rsidR="005C50CE" w:rsidRDefault="005C50CE" w:rsidP="00F65DBF">
      <w:pPr>
        <w:ind w:firstLine="720"/>
        <w:rPr>
          <w:rStyle w:val="Heading2Char"/>
          <w:rFonts w:ascii="Times" w:hAnsi="Times"/>
          <w:color w:val="auto"/>
          <w:sz w:val="24"/>
          <w:szCs w:val="24"/>
        </w:rPr>
      </w:pPr>
    </w:p>
    <w:p w14:paraId="56FB5FBF" w14:textId="77777777" w:rsidR="005C50CE" w:rsidRDefault="005C50CE" w:rsidP="00F65DBF">
      <w:pPr>
        <w:ind w:firstLine="720"/>
        <w:rPr>
          <w:rStyle w:val="Heading2Char"/>
          <w:rFonts w:ascii="Times" w:hAnsi="Times"/>
          <w:color w:val="auto"/>
          <w:sz w:val="24"/>
          <w:szCs w:val="24"/>
        </w:rPr>
      </w:pPr>
    </w:p>
    <w:p w14:paraId="0495091E" w14:textId="77777777" w:rsidR="005C50CE" w:rsidRDefault="005C50CE" w:rsidP="00F65DBF">
      <w:pPr>
        <w:ind w:firstLine="720"/>
        <w:rPr>
          <w:rStyle w:val="Heading2Char"/>
          <w:rFonts w:ascii="Times" w:hAnsi="Times"/>
          <w:color w:val="auto"/>
          <w:sz w:val="24"/>
          <w:szCs w:val="24"/>
        </w:rPr>
      </w:pPr>
    </w:p>
    <w:p w14:paraId="648B787F" w14:textId="77777777" w:rsidR="005C50CE" w:rsidRDefault="005C50CE" w:rsidP="00F65DBF">
      <w:pPr>
        <w:ind w:firstLine="720"/>
        <w:rPr>
          <w:rStyle w:val="Heading2Char"/>
          <w:rFonts w:ascii="Times" w:hAnsi="Times"/>
          <w:color w:val="auto"/>
          <w:sz w:val="24"/>
          <w:szCs w:val="24"/>
        </w:rPr>
      </w:pPr>
    </w:p>
    <w:p w14:paraId="559A8D9B" w14:textId="77777777" w:rsidR="005C50CE" w:rsidRDefault="005C50CE" w:rsidP="00F65DBF">
      <w:pPr>
        <w:ind w:firstLine="720"/>
        <w:rPr>
          <w:rStyle w:val="Heading2Char"/>
          <w:rFonts w:ascii="Times" w:hAnsi="Times"/>
          <w:color w:val="auto"/>
          <w:sz w:val="24"/>
          <w:szCs w:val="24"/>
        </w:rPr>
      </w:pPr>
    </w:p>
    <w:p w14:paraId="25375B9C" w14:textId="77777777" w:rsidR="005C50CE" w:rsidRDefault="005C50CE" w:rsidP="00F65DBF">
      <w:pPr>
        <w:ind w:firstLine="720"/>
        <w:rPr>
          <w:rStyle w:val="Heading2Char"/>
          <w:rFonts w:ascii="Times" w:hAnsi="Times"/>
          <w:color w:val="auto"/>
          <w:sz w:val="24"/>
          <w:szCs w:val="24"/>
        </w:rPr>
      </w:pPr>
    </w:p>
    <w:p w14:paraId="57C24384" w14:textId="77777777" w:rsidR="005C50CE" w:rsidRDefault="005C50CE" w:rsidP="00F65DBF">
      <w:pPr>
        <w:ind w:firstLine="720"/>
        <w:rPr>
          <w:rStyle w:val="Heading2Char"/>
          <w:rFonts w:ascii="Times" w:hAnsi="Times"/>
          <w:color w:val="auto"/>
          <w:sz w:val="24"/>
          <w:szCs w:val="24"/>
        </w:rPr>
      </w:pPr>
    </w:p>
    <w:p w14:paraId="52A5029B" w14:textId="77777777" w:rsidR="005C50CE" w:rsidRDefault="005C50CE" w:rsidP="00F65DBF">
      <w:pPr>
        <w:ind w:firstLine="720"/>
        <w:rPr>
          <w:rStyle w:val="Heading2Char"/>
          <w:rFonts w:ascii="Times" w:hAnsi="Times"/>
          <w:color w:val="auto"/>
          <w:sz w:val="24"/>
          <w:szCs w:val="24"/>
        </w:rPr>
      </w:pPr>
    </w:p>
    <w:p w14:paraId="1F61E47B" w14:textId="77777777" w:rsidR="005C50CE" w:rsidRDefault="005C50CE" w:rsidP="00F65DBF">
      <w:pPr>
        <w:ind w:firstLine="720"/>
        <w:rPr>
          <w:rStyle w:val="Heading2Char"/>
          <w:rFonts w:ascii="Times" w:hAnsi="Times"/>
          <w:color w:val="auto"/>
          <w:sz w:val="24"/>
          <w:szCs w:val="24"/>
        </w:rPr>
      </w:pPr>
    </w:p>
    <w:p w14:paraId="0986F2F1" w14:textId="77777777" w:rsidR="005C50CE" w:rsidRDefault="005C50CE" w:rsidP="00F65DBF">
      <w:pPr>
        <w:ind w:firstLine="720"/>
        <w:rPr>
          <w:rStyle w:val="Heading2Char"/>
          <w:rFonts w:ascii="Times" w:hAnsi="Times"/>
          <w:color w:val="auto"/>
          <w:sz w:val="24"/>
          <w:szCs w:val="24"/>
        </w:rPr>
      </w:pPr>
    </w:p>
    <w:p w14:paraId="1922BA21" w14:textId="77777777" w:rsidR="005C50CE" w:rsidRDefault="005C50CE" w:rsidP="00F65DBF">
      <w:pPr>
        <w:ind w:firstLine="720"/>
        <w:rPr>
          <w:rStyle w:val="Heading2Char"/>
          <w:rFonts w:ascii="Times" w:hAnsi="Times"/>
          <w:color w:val="auto"/>
          <w:sz w:val="24"/>
          <w:szCs w:val="24"/>
        </w:rPr>
      </w:pPr>
    </w:p>
    <w:p w14:paraId="644B4EC4" w14:textId="77777777" w:rsidR="005C50CE" w:rsidRDefault="005C50CE" w:rsidP="00F65DBF">
      <w:pPr>
        <w:ind w:firstLine="720"/>
        <w:rPr>
          <w:rStyle w:val="Heading2Char"/>
          <w:rFonts w:ascii="Times" w:hAnsi="Times"/>
          <w:color w:val="auto"/>
          <w:sz w:val="24"/>
          <w:szCs w:val="24"/>
        </w:rPr>
      </w:pPr>
    </w:p>
    <w:p w14:paraId="381999AF" w14:textId="77777777" w:rsidR="005C50CE" w:rsidRDefault="005C50CE" w:rsidP="00F65DBF">
      <w:pPr>
        <w:ind w:firstLine="720"/>
        <w:rPr>
          <w:rStyle w:val="Heading2Char"/>
          <w:rFonts w:ascii="Times" w:hAnsi="Times"/>
          <w:color w:val="auto"/>
          <w:sz w:val="24"/>
          <w:szCs w:val="24"/>
        </w:rPr>
      </w:pPr>
    </w:p>
    <w:p w14:paraId="4929984E" w14:textId="77777777" w:rsidR="005C50CE" w:rsidRDefault="005C50CE" w:rsidP="00F65DBF">
      <w:pPr>
        <w:ind w:firstLine="720"/>
        <w:rPr>
          <w:rStyle w:val="Heading2Char"/>
          <w:rFonts w:ascii="Times" w:hAnsi="Times"/>
          <w:color w:val="auto"/>
          <w:sz w:val="24"/>
          <w:szCs w:val="24"/>
        </w:rPr>
      </w:pPr>
    </w:p>
    <w:p w14:paraId="5A2979A2" w14:textId="77777777" w:rsidR="005C50CE" w:rsidRDefault="005C50CE" w:rsidP="00F65DBF">
      <w:pPr>
        <w:ind w:firstLine="720"/>
        <w:rPr>
          <w:rStyle w:val="Heading2Char"/>
          <w:rFonts w:ascii="Times" w:hAnsi="Times"/>
          <w:color w:val="auto"/>
          <w:sz w:val="24"/>
          <w:szCs w:val="24"/>
        </w:rPr>
      </w:pPr>
    </w:p>
    <w:p w14:paraId="5588CABD" w14:textId="7454FD52" w:rsidR="00F65DBF" w:rsidRDefault="00F65DBF" w:rsidP="00F65DBF">
      <w:pPr>
        <w:ind w:firstLine="720"/>
        <w:rPr>
          <w:rStyle w:val="Heading2Char"/>
          <w:rFonts w:ascii="Times" w:hAnsi="Times"/>
          <w:color w:val="auto"/>
          <w:sz w:val="24"/>
          <w:szCs w:val="24"/>
        </w:rPr>
      </w:pPr>
      <w:r>
        <w:rPr>
          <w:rStyle w:val="Heading2Char"/>
          <w:rFonts w:ascii="Times" w:hAnsi="Times"/>
          <w:color w:val="auto"/>
          <w:sz w:val="24"/>
          <w:szCs w:val="24"/>
        </w:rPr>
        <w:t>CD-02,</w:t>
      </w:r>
      <w:r w:rsidR="005064EC">
        <w:rPr>
          <w:rStyle w:val="Heading2Char"/>
          <w:rFonts w:ascii="Times" w:hAnsi="Times"/>
          <w:color w:val="auto"/>
          <w:sz w:val="24"/>
          <w:szCs w:val="24"/>
        </w:rPr>
        <w:t xml:space="preserve"> </w:t>
      </w:r>
      <w:r>
        <w:rPr>
          <w:rStyle w:val="Heading2Char"/>
          <w:rFonts w:ascii="Times" w:hAnsi="Times"/>
          <w:color w:val="auto"/>
          <w:sz w:val="24"/>
          <w:szCs w:val="24"/>
        </w:rPr>
        <w:t>URS</w:t>
      </w:r>
    </w:p>
    <w:p w14:paraId="73789B66" w14:textId="11688E60" w:rsidR="00F65DBF" w:rsidRDefault="00F65DBF" w:rsidP="00F65DBF">
      <w:pPr>
        <w:rPr>
          <w:rStyle w:val="Heading2Char"/>
          <w:rFonts w:ascii="Times" w:hAnsi="Times"/>
          <w:color w:val="auto"/>
          <w:sz w:val="24"/>
          <w:szCs w:val="24"/>
        </w:rPr>
      </w:pPr>
      <w:r>
        <w:rPr>
          <w:rStyle w:val="Heading2Char"/>
          <w:rFonts w:ascii="Times" w:hAnsi="Times"/>
          <w:color w:val="auto"/>
          <w:sz w:val="24"/>
          <w:szCs w:val="24"/>
        </w:rPr>
        <w:tab/>
        <w:t xml:space="preserve">Class name: </w:t>
      </w:r>
      <w:commentRangeStart w:id="39"/>
      <w:proofErr w:type="spellStart"/>
      <w:r>
        <w:rPr>
          <w:rStyle w:val="Heading2Char"/>
          <w:rFonts w:ascii="Times" w:hAnsi="Times"/>
          <w:color w:val="auto"/>
          <w:sz w:val="24"/>
          <w:szCs w:val="24"/>
        </w:rPr>
        <w:t>Patie</w:t>
      </w:r>
      <w:r w:rsidR="00301D0E">
        <w:rPr>
          <w:rStyle w:val="Heading2Char"/>
          <w:rFonts w:ascii="Times" w:hAnsi="Times"/>
          <w:color w:val="auto"/>
          <w:sz w:val="24"/>
          <w:szCs w:val="24"/>
        </w:rPr>
        <w:t>nt_</w:t>
      </w:r>
      <w:r>
        <w:rPr>
          <w:rStyle w:val="Heading2Char"/>
          <w:rFonts w:ascii="Times" w:hAnsi="Times"/>
          <w:color w:val="auto"/>
          <w:sz w:val="24"/>
          <w:szCs w:val="24"/>
        </w:rPr>
        <w:t>Model</w:t>
      </w:r>
      <w:commentRangeEnd w:id="39"/>
      <w:proofErr w:type="spellEnd"/>
      <w:r w:rsidR="003F327A">
        <w:rPr>
          <w:rStyle w:val="CommentReference"/>
          <w:rFonts w:cs="Cordia New"/>
        </w:rPr>
        <w:commentReference w:id="39"/>
      </w:r>
    </w:p>
    <w:p w14:paraId="57682CE5" w14:textId="4E325521" w:rsidR="00F65DBF" w:rsidRDefault="007B7A06" w:rsidP="00F65DBF">
      <w:pPr>
        <w:rPr>
          <w:rStyle w:val="Heading2Char"/>
          <w:rFonts w:ascii="Times" w:hAnsi="Times"/>
          <w:color w:val="auto"/>
          <w:sz w:val="24"/>
          <w:szCs w:val="24"/>
        </w:rPr>
      </w:pPr>
      <w:r>
        <w:rPr>
          <w:rFonts w:ascii="Times" w:eastAsiaTheme="majorEastAsia" w:hAnsi="Times" w:cstheme="majorBidi"/>
          <w:b/>
          <w:bCs/>
          <w:noProof/>
          <w:color w:val="auto"/>
          <w:sz w:val="24"/>
          <w:szCs w:val="24"/>
          <w:lang w:eastAsia="ko-KR"/>
        </w:rPr>
        <w:drawing>
          <wp:anchor distT="0" distB="0" distL="114300" distR="114300" simplePos="0" relativeHeight="251684864" behindDoc="0" locked="0" layoutInCell="1" allowOverlap="1" wp14:anchorId="136DC1D6" wp14:editId="562E5019">
            <wp:simplePos x="0" y="0"/>
            <wp:positionH relativeFrom="column">
              <wp:posOffset>1371600</wp:posOffset>
            </wp:positionH>
            <wp:positionV relativeFrom="paragraph">
              <wp:posOffset>167005</wp:posOffset>
            </wp:positionV>
            <wp:extent cx="2794000" cy="16002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Model.jpg"/>
                    <pic:cNvPicPr/>
                  </pic:nvPicPr>
                  <pic:blipFill>
                    <a:blip r:embed="rId13">
                      <a:extLst>
                        <a:ext uri="{28A0092B-C50C-407E-A947-70E740481C1C}">
                          <a14:useLocalDpi xmlns:a14="http://schemas.microsoft.com/office/drawing/2010/main" val="0"/>
                        </a:ext>
                      </a:extLst>
                    </a:blip>
                    <a:stretch>
                      <a:fillRect/>
                    </a:stretch>
                  </pic:blipFill>
                  <pic:spPr>
                    <a:xfrm>
                      <a:off x="0" y="0"/>
                      <a:ext cx="2794000" cy="1600200"/>
                    </a:xfrm>
                    <a:prstGeom prst="rect">
                      <a:avLst/>
                    </a:prstGeom>
                  </pic:spPr>
                </pic:pic>
              </a:graphicData>
            </a:graphic>
            <wp14:sizeRelH relativeFrom="page">
              <wp14:pctWidth>0</wp14:pctWidth>
            </wp14:sizeRelH>
            <wp14:sizeRelV relativeFrom="page">
              <wp14:pctHeight>0</wp14:pctHeight>
            </wp14:sizeRelV>
          </wp:anchor>
        </w:drawing>
      </w:r>
    </w:p>
    <w:p w14:paraId="528F3F88" w14:textId="30D749AE" w:rsidR="00F65DBF" w:rsidRDefault="00F65DBF" w:rsidP="00F65DBF">
      <w:pPr>
        <w:rPr>
          <w:rStyle w:val="Heading2Char"/>
          <w:rFonts w:ascii="Times" w:hAnsi="Times"/>
          <w:color w:val="auto"/>
          <w:sz w:val="24"/>
          <w:szCs w:val="24"/>
        </w:rPr>
      </w:pPr>
    </w:p>
    <w:p w14:paraId="5C85254A" w14:textId="77777777" w:rsidR="00F65DBF" w:rsidRDefault="00F65DBF" w:rsidP="00F65DBF">
      <w:pPr>
        <w:rPr>
          <w:rStyle w:val="Heading2Char"/>
          <w:rFonts w:ascii="Times" w:hAnsi="Times"/>
          <w:color w:val="auto"/>
          <w:sz w:val="24"/>
          <w:szCs w:val="24"/>
        </w:rPr>
      </w:pPr>
    </w:p>
    <w:p w14:paraId="7AF45C66" w14:textId="77777777" w:rsidR="00F65DBF" w:rsidRDefault="00F65DBF" w:rsidP="00F65DBF">
      <w:pPr>
        <w:rPr>
          <w:rStyle w:val="Heading2Char"/>
          <w:rFonts w:ascii="Times" w:hAnsi="Times"/>
          <w:color w:val="auto"/>
          <w:sz w:val="24"/>
          <w:szCs w:val="24"/>
        </w:rPr>
      </w:pPr>
    </w:p>
    <w:p w14:paraId="0B89B111" w14:textId="77777777" w:rsidR="00F65DBF" w:rsidRDefault="00F65DBF" w:rsidP="00F65DBF">
      <w:pPr>
        <w:rPr>
          <w:rStyle w:val="Heading2Char"/>
          <w:rFonts w:ascii="Times" w:hAnsi="Times"/>
          <w:color w:val="auto"/>
          <w:sz w:val="24"/>
          <w:szCs w:val="24"/>
        </w:rPr>
      </w:pPr>
    </w:p>
    <w:p w14:paraId="3C5A7DF7" w14:textId="77777777" w:rsidR="00F65DBF" w:rsidRDefault="00F65DBF" w:rsidP="00F65DBF">
      <w:pPr>
        <w:rPr>
          <w:rStyle w:val="Heading2Char"/>
          <w:rFonts w:ascii="Times" w:hAnsi="Times"/>
          <w:color w:val="auto"/>
          <w:sz w:val="24"/>
          <w:szCs w:val="24"/>
        </w:rPr>
      </w:pPr>
    </w:p>
    <w:p w14:paraId="6D1C48DF" w14:textId="77777777" w:rsidR="00943012" w:rsidRDefault="00943012" w:rsidP="00F65DBF">
      <w:pPr>
        <w:rPr>
          <w:rStyle w:val="Heading2Char"/>
          <w:rFonts w:ascii="Times" w:hAnsi="Times"/>
          <w:color w:val="auto"/>
          <w:sz w:val="24"/>
          <w:szCs w:val="24"/>
        </w:rPr>
      </w:pPr>
    </w:p>
    <w:p w14:paraId="0C2B084A" w14:textId="77777777" w:rsidR="007B7A06" w:rsidRDefault="007B7A06" w:rsidP="00943012">
      <w:pPr>
        <w:rPr>
          <w:rStyle w:val="Heading2Char"/>
          <w:rFonts w:ascii="Times" w:hAnsi="Times"/>
          <w:color w:val="auto"/>
          <w:sz w:val="24"/>
          <w:szCs w:val="24"/>
        </w:rPr>
      </w:pPr>
    </w:p>
    <w:p w14:paraId="69E9AFA9" w14:textId="77777777" w:rsidR="007B7A06" w:rsidRDefault="007B7A06" w:rsidP="00943012">
      <w:pPr>
        <w:rPr>
          <w:rStyle w:val="Heading2Char"/>
          <w:rFonts w:ascii="Times" w:hAnsi="Times"/>
          <w:color w:val="auto"/>
          <w:sz w:val="24"/>
          <w:szCs w:val="24"/>
        </w:rPr>
      </w:pPr>
    </w:p>
    <w:p w14:paraId="4504C9C0" w14:textId="77777777" w:rsidR="007B7A06" w:rsidRDefault="007B7A06" w:rsidP="00943012">
      <w:pPr>
        <w:rPr>
          <w:rStyle w:val="Heading2Char"/>
          <w:rFonts w:ascii="Times" w:hAnsi="Times"/>
          <w:color w:val="auto"/>
          <w:sz w:val="24"/>
          <w:szCs w:val="24"/>
        </w:rPr>
      </w:pPr>
    </w:p>
    <w:p w14:paraId="223941DA"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Property</w:t>
      </w:r>
    </w:p>
    <w:p w14:paraId="09A00B69" w14:textId="77777777" w:rsidR="00943012" w:rsidRDefault="00943012" w:rsidP="00943012">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39"/>
        <w:gridCol w:w="1801"/>
        <w:gridCol w:w="3277"/>
        <w:gridCol w:w="2999"/>
      </w:tblGrid>
      <w:tr w:rsidR="00943012" w:rsidRPr="00CD512E" w14:paraId="62152597" w14:textId="77777777" w:rsidTr="00943012">
        <w:trPr>
          <w:trHeight w:val="191"/>
        </w:trPr>
        <w:tc>
          <w:tcPr>
            <w:tcW w:w="959" w:type="dxa"/>
            <w:shd w:val="clear" w:color="auto" w:fill="D9D9D9"/>
          </w:tcPr>
          <w:p w14:paraId="5BE26BFF" w14:textId="77777777" w:rsidR="00943012" w:rsidRPr="00CD512E" w:rsidRDefault="00943012" w:rsidP="00962BB8">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1855FFF6" w14:textId="77777777" w:rsidR="00943012" w:rsidRPr="00CD512E" w:rsidRDefault="00943012" w:rsidP="00962BB8">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3649508B" w14:textId="77777777" w:rsidR="00943012" w:rsidRPr="00CD512E" w:rsidRDefault="00943012" w:rsidP="00962BB8">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35A3A59C" w14:textId="77777777" w:rsidR="00943012" w:rsidRPr="00CD512E" w:rsidRDefault="00943012" w:rsidP="00962BB8">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943012" w14:paraId="3567AB8B" w14:textId="77777777" w:rsidTr="00943012">
        <w:tc>
          <w:tcPr>
            <w:tcW w:w="959" w:type="dxa"/>
          </w:tcPr>
          <w:p w14:paraId="604FFC7A" w14:textId="4BACB9C5" w:rsidR="00943012" w:rsidRPr="005064EC" w:rsidRDefault="00943012" w:rsidP="00943012">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1843" w:type="dxa"/>
          </w:tcPr>
          <w:p w14:paraId="7795C05D" w14:textId="3C5F8558" w:rsidR="00943012" w:rsidRPr="005064EC" w:rsidRDefault="00943012" w:rsidP="00943012">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3358" w:type="dxa"/>
          </w:tcPr>
          <w:p w14:paraId="4701AD24" w14:textId="378B6573" w:rsidR="00943012" w:rsidRPr="005064EC" w:rsidRDefault="00943012" w:rsidP="00943012">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w:t>
            </w:r>
          </w:p>
        </w:tc>
        <w:tc>
          <w:tcPr>
            <w:tcW w:w="3082" w:type="dxa"/>
          </w:tcPr>
          <w:p w14:paraId="265C1393" w14:textId="79BFB681" w:rsidR="00943012" w:rsidRPr="005064EC" w:rsidRDefault="00943012" w:rsidP="00943012">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543F504F" w14:textId="77777777" w:rsidR="00943012" w:rsidRDefault="00943012" w:rsidP="00943012">
      <w:pPr>
        <w:rPr>
          <w:rStyle w:val="Heading2Char"/>
          <w:rFonts w:ascii="Times" w:hAnsi="Times"/>
          <w:color w:val="auto"/>
          <w:sz w:val="24"/>
          <w:szCs w:val="24"/>
        </w:rPr>
      </w:pPr>
    </w:p>
    <w:p w14:paraId="7C605B35"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Method</w:t>
      </w:r>
    </w:p>
    <w:p w14:paraId="17980973" w14:textId="77777777" w:rsidR="00943012" w:rsidRDefault="00943012" w:rsidP="00943012">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951"/>
        <w:gridCol w:w="8"/>
        <w:gridCol w:w="2829"/>
        <w:gridCol w:w="2769"/>
        <w:gridCol w:w="2459"/>
      </w:tblGrid>
      <w:tr w:rsidR="00943012" w:rsidRPr="00CD512E" w14:paraId="50808176" w14:textId="77777777" w:rsidTr="00C6319A">
        <w:trPr>
          <w:trHeight w:val="191"/>
        </w:trPr>
        <w:tc>
          <w:tcPr>
            <w:tcW w:w="985" w:type="dxa"/>
            <w:shd w:val="clear" w:color="auto" w:fill="D9D9D9"/>
          </w:tcPr>
          <w:p w14:paraId="3EAF4ABB" w14:textId="77777777" w:rsidR="00943012" w:rsidRPr="00CD512E" w:rsidRDefault="00943012" w:rsidP="00962BB8">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837" w:type="dxa"/>
            <w:gridSpan w:val="2"/>
            <w:shd w:val="clear" w:color="auto" w:fill="D9D9D9"/>
          </w:tcPr>
          <w:p w14:paraId="65D2CC7C" w14:textId="77777777" w:rsidR="00943012" w:rsidRPr="00CD512E" w:rsidRDefault="00943012" w:rsidP="00962BB8">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861" w:type="dxa"/>
            <w:shd w:val="clear" w:color="auto" w:fill="D9D9D9"/>
          </w:tcPr>
          <w:p w14:paraId="62FBA81B" w14:textId="77777777" w:rsidR="00943012" w:rsidRPr="00CD512E" w:rsidRDefault="00943012" w:rsidP="00962BB8">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559" w:type="dxa"/>
            <w:shd w:val="clear" w:color="auto" w:fill="D9D9D9"/>
          </w:tcPr>
          <w:p w14:paraId="6B6D05B3" w14:textId="77777777" w:rsidR="00943012" w:rsidRPr="00CD512E" w:rsidRDefault="00943012" w:rsidP="00962BB8">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943012" w:rsidRPr="005064EC" w14:paraId="21FDBA57" w14:textId="77777777" w:rsidTr="00C6319A">
        <w:tc>
          <w:tcPr>
            <w:tcW w:w="985" w:type="dxa"/>
          </w:tcPr>
          <w:p w14:paraId="6CF3792F" w14:textId="77777777" w:rsidR="00943012" w:rsidRPr="005064EC" w:rsidRDefault="00943012" w:rsidP="00967A1D">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2837" w:type="dxa"/>
            <w:gridSpan w:val="2"/>
          </w:tcPr>
          <w:p w14:paraId="537D00CD" w14:textId="71D83B8B" w:rsidR="00943012" w:rsidRPr="005064EC" w:rsidRDefault="007B7A06" w:rsidP="00967A1D">
            <w:pPr>
              <w:rPr>
                <w:rStyle w:val="Heading2Char"/>
                <w:rFonts w:ascii="Times" w:hAnsi="Times"/>
                <w:b w:val="0"/>
                <w:color w:val="auto"/>
                <w:sz w:val="24"/>
                <w:szCs w:val="24"/>
              </w:rPr>
            </w:pPr>
            <w:r>
              <w:rPr>
                <w:rStyle w:val="Heading2Char"/>
                <w:rFonts w:ascii="Times" w:hAnsi="Times"/>
                <w:b w:val="0"/>
                <w:color w:val="auto"/>
                <w:sz w:val="24"/>
                <w:szCs w:val="24"/>
              </w:rPr>
              <w:t>login</w:t>
            </w:r>
            <w:r w:rsidR="00943012">
              <w:rPr>
                <w:rStyle w:val="Heading2Char"/>
                <w:rFonts w:ascii="Times" w:hAnsi="Times"/>
                <w:b w:val="0"/>
                <w:color w:val="auto"/>
                <w:sz w:val="24"/>
                <w:szCs w:val="24"/>
              </w:rPr>
              <w:t>()</w:t>
            </w:r>
          </w:p>
        </w:tc>
        <w:tc>
          <w:tcPr>
            <w:tcW w:w="2861" w:type="dxa"/>
          </w:tcPr>
          <w:p w14:paraId="7D9494B5" w14:textId="03F1E1CD" w:rsidR="00943012" w:rsidRPr="006E6011" w:rsidRDefault="00943012" w:rsidP="00967A1D">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6E6011">
              <w:rPr>
                <w:rFonts w:ascii="Times New Roman" w:hAnsi="Times New Roman" w:cs="Times New Roman"/>
                <w:sz w:val="24"/>
                <w:szCs w:val="24"/>
              </w:rPr>
              <w:t xml:space="preserve">Method uses to </w:t>
            </w:r>
            <w:r w:rsidR="007B7A06">
              <w:rPr>
                <w:rFonts w:ascii="Times New Roman" w:hAnsi="Times New Roman" w:cs="Times New Roman"/>
                <w:sz w:val="24"/>
                <w:szCs w:val="24"/>
              </w:rPr>
              <w:t>login for patient.</w:t>
            </w:r>
          </w:p>
        </w:tc>
        <w:tc>
          <w:tcPr>
            <w:tcW w:w="2559" w:type="dxa"/>
          </w:tcPr>
          <w:p w14:paraId="4819D499" w14:textId="77777777" w:rsidR="00943012" w:rsidRPr="005064EC" w:rsidRDefault="00943012" w:rsidP="00967A1D">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943012" w:rsidRPr="005064EC" w14:paraId="6B090151" w14:textId="77777777" w:rsidTr="00C6319A">
        <w:tc>
          <w:tcPr>
            <w:tcW w:w="985" w:type="dxa"/>
          </w:tcPr>
          <w:p w14:paraId="1DE25D65" w14:textId="77777777" w:rsidR="00943012" w:rsidRPr="005064EC" w:rsidRDefault="00943012" w:rsidP="00967A1D">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2837" w:type="dxa"/>
            <w:gridSpan w:val="2"/>
          </w:tcPr>
          <w:p w14:paraId="1025B19A" w14:textId="7572B45F" w:rsidR="00943012" w:rsidRPr="005064EC" w:rsidRDefault="007B7A06" w:rsidP="00967A1D">
            <w:pPr>
              <w:rPr>
                <w:rStyle w:val="Heading2Char"/>
                <w:rFonts w:ascii="Times" w:hAnsi="Times"/>
                <w:b w:val="0"/>
                <w:color w:val="auto"/>
                <w:sz w:val="24"/>
                <w:szCs w:val="24"/>
              </w:rPr>
            </w:pPr>
            <w:r>
              <w:rPr>
                <w:rStyle w:val="Heading2Char"/>
                <w:rFonts w:ascii="Times" w:hAnsi="Times"/>
                <w:b w:val="0"/>
                <w:color w:val="auto"/>
                <w:sz w:val="24"/>
                <w:szCs w:val="24"/>
              </w:rPr>
              <w:t>logout</w:t>
            </w:r>
            <w:r w:rsidR="00943012">
              <w:rPr>
                <w:rStyle w:val="Heading2Char"/>
                <w:rFonts w:ascii="Times" w:hAnsi="Times"/>
                <w:b w:val="0"/>
                <w:color w:val="auto"/>
                <w:sz w:val="24"/>
                <w:szCs w:val="24"/>
              </w:rPr>
              <w:t>()</w:t>
            </w:r>
          </w:p>
        </w:tc>
        <w:tc>
          <w:tcPr>
            <w:tcW w:w="2861" w:type="dxa"/>
          </w:tcPr>
          <w:p w14:paraId="111B267B" w14:textId="45ED4BEF" w:rsidR="00943012" w:rsidRPr="006E6011" w:rsidRDefault="007B7A06" w:rsidP="00967A1D">
            <w:pPr>
              <w:rPr>
                <w:rStyle w:val="Heading2Char"/>
                <w:rFonts w:ascii="Times" w:hAnsi="Times"/>
                <w:b w:val="0"/>
                <w:color w:val="auto"/>
                <w:sz w:val="24"/>
                <w:szCs w:val="24"/>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logout for patient.</w:t>
            </w:r>
          </w:p>
        </w:tc>
        <w:tc>
          <w:tcPr>
            <w:tcW w:w="2559" w:type="dxa"/>
          </w:tcPr>
          <w:p w14:paraId="59A005BD" w14:textId="77777777" w:rsidR="00943012" w:rsidRPr="005064EC" w:rsidRDefault="00943012" w:rsidP="00967A1D">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7B7A06" w14:paraId="358DF122" w14:textId="1CACC8B5" w:rsidTr="00C6319A">
        <w:tblPrEx>
          <w:tblLook w:val="0000" w:firstRow="0" w:lastRow="0" w:firstColumn="0" w:lastColumn="0" w:noHBand="0" w:noVBand="0"/>
        </w:tblPrEx>
        <w:trPr>
          <w:trHeight w:val="752"/>
        </w:trPr>
        <w:tc>
          <w:tcPr>
            <w:tcW w:w="985" w:type="dxa"/>
          </w:tcPr>
          <w:p w14:paraId="429A53CF" w14:textId="0E2847A8" w:rsidR="007B7A06" w:rsidRPr="003C7AC3" w:rsidRDefault="007B7A06" w:rsidP="00967A1D">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3</w:t>
            </w:r>
          </w:p>
        </w:tc>
        <w:tc>
          <w:tcPr>
            <w:tcW w:w="2837" w:type="dxa"/>
            <w:gridSpan w:val="2"/>
          </w:tcPr>
          <w:p w14:paraId="36786D06" w14:textId="3CC4AA11" w:rsidR="007B7A06" w:rsidRPr="003C7AC3" w:rsidRDefault="007B7A06" w:rsidP="00967A1D">
            <w:pPr>
              <w:rPr>
                <w:rStyle w:val="Heading2Char"/>
                <w:rFonts w:ascii="Times" w:hAnsi="Times"/>
                <w:b w:val="0"/>
                <w:color w:val="auto"/>
                <w:sz w:val="24"/>
                <w:szCs w:val="24"/>
              </w:rPr>
            </w:pPr>
            <w:r>
              <w:rPr>
                <w:rStyle w:val="Heading2Char"/>
                <w:rFonts w:ascii="Times" w:hAnsi="Times"/>
                <w:b w:val="0"/>
                <w:color w:val="auto"/>
                <w:sz w:val="24"/>
                <w:szCs w:val="24"/>
              </w:rPr>
              <w:t>v</w:t>
            </w:r>
            <w:r w:rsidRPr="003C7AC3">
              <w:rPr>
                <w:rStyle w:val="Heading2Char"/>
                <w:rFonts w:ascii="Times" w:hAnsi="Times"/>
                <w:b w:val="0"/>
                <w:color w:val="auto"/>
                <w:sz w:val="24"/>
                <w:szCs w:val="24"/>
              </w:rPr>
              <w:t>iew()</w:t>
            </w:r>
          </w:p>
        </w:tc>
        <w:tc>
          <w:tcPr>
            <w:tcW w:w="2861" w:type="dxa"/>
          </w:tcPr>
          <w:p w14:paraId="697A9AA6" w14:textId="73EEF311" w:rsidR="007B7A06" w:rsidRPr="003C7AC3" w:rsidRDefault="007B7A06" w:rsidP="00967A1D">
            <w:pPr>
              <w:spacing w:after="200"/>
              <w:jc w:val="both"/>
              <w:rPr>
                <w:rStyle w:val="Heading2Char"/>
                <w:rFonts w:ascii="Times" w:hAnsi="Times"/>
                <w:b w:val="0"/>
                <w:color w:val="auto"/>
                <w:sz w:val="24"/>
                <w:szCs w:val="24"/>
              </w:rPr>
            </w:pPr>
            <w:r w:rsidRPr="003C7AC3">
              <w:rPr>
                <w:rStyle w:val="Heading2Char"/>
                <w:rFonts w:ascii="Times" w:hAnsi="Times"/>
                <w:b w:val="0"/>
                <w:color w:val="auto"/>
                <w:sz w:val="24"/>
                <w:szCs w:val="24"/>
              </w:rPr>
              <w:t>Method uses to view any page which allow for patient</w:t>
            </w:r>
          </w:p>
        </w:tc>
        <w:tc>
          <w:tcPr>
            <w:tcW w:w="2559" w:type="dxa"/>
          </w:tcPr>
          <w:p w14:paraId="2B9C94DB" w14:textId="30EFC106" w:rsidR="007B7A06" w:rsidRPr="003C7AC3" w:rsidRDefault="007B7A06" w:rsidP="00967A1D">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943012" w14:paraId="09021904" w14:textId="099AB5D6" w:rsidTr="00C6319A">
        <w:tblPrEx>
          <w:tblLook w:val="0000" w:firstRow="0" w:lastRow="0" w:firstColumn="0" w:lastColumn="0" w:noHBand="0" w:noVBand="0"/>
        </w:tblPrEx>
        <w:trPr>
          <w:trHeight w:val="400"/>
        </w:trPr>
        <w:tc>
          <w:tcPr>
            <w:tcW w:w="985" w:type="dxa"/>
          </w:tcPr>
          <w:p w14:paraId="21F9D8E2" w14:textId="6C04B895" w:rsidR="00943012" w:rsidRPr="003C7AC3" w:rsidRDefault="003C7AC3" w:rsidP="00967A1D">
            <w:pPr>
              <w:ind w:left="108"/>
              <w:jc w:val="center"/>
              <w:rPr>
                <w:rStyle w:val="Heading2Char"/>
                <w:rFonts w:ascii="Times" w:hAnsi="Times"/>
                <w:b w:val="0"/>
                <w:color w:val="auto"/>
                <w:sz w:val="24"/>
                <w:szCs w:val="24"/>
              </w:rPr>
            </w:pPr>
            <w:r w:rsidRPr="003C7AC3">
              <w:rPr>
                <w:rStyle w:val="Heading2Char"/>
                <w:rFonts w:ascii="Times" w:hAnsi="Times"/>
                <w:b w:val="0"/>
                <w:color w:val="auto"/>
                <w:sz w:val="24"/>
                <w:szCs w:val="24"/>
              </w:rPr>
              <w:t>4</w:t>
            </w:r>
          </w:p>
        </w:tc>
        <w:tc>
          <w:tcPr>
            <w:tcW w:w="2837" w:type="dxa"/>
            <w:gridSpan w:val="2"/>
          </w:tcPr>
          <w:p w14:paraId="1101D3D5" w14:textId="757C2AA1" w:rsidR="00943012" w:rsidRPr="003C7AC3" w:rsidRDefault="007B7A06" w:rsidP="00967A1D">
            <w:pPr>
              <w:rPr>
                <w:rStyle w:val="Heading2Char"/>
                <w:rFonts w:ascii="Times" w:hAnsi="Times"/>
                <w:b w:val="0"/>
                <w:color w:val="auto"/>
                <w:sz w:val="24"/>
                <w:szCs w:val="24"/>
              </w:rPr>
            </w:pPr>
            <w:commentRangeStart w:id="40"/>
            <w:proofErr w:type="spellStart"/>
            <w:r>
              <w:rPr>
                <w:rStyle w:val="Heading2Char"/>
                <w:rFonts w:ascii="Times" w:hAnsi="Times"/>
                <w:b w:val="0"/>
                <w:color w:val="auto"/>
                <w:sz w:val="24"/>
                <w:szCs w:val="24"/>
              </w:rPr>
              <w:t>getPatientByID</w:t>
            </w:r>
            <w:proofErr w:type="spellEnd"/>
            <w:r w:rsidR="003C7AC3" w:rsidRPr="003C7AC3">
              <w:rPr>
                <w:rStyle w:val="Heading2Char"/>
                <w:rFonts w:ascii="Times" w:hAnsi="Times"/>
                <w:b w:val="0"/>
                <w:color w:val="auto"/>
                <w:sz w:val="24"/>
                <w:szCs w:val="24"/>
              </w:rPr>
              <w:t>()</w:t>
            </w:r>
            <w:commentRangeEnd w:id="40"/>
            <w:r w:rsidR="006E7142">
              <w:rPr>
                <w:rStyle w:val="CommentReference"/>
                <w:rFonts w:cs="Cordia New"/>
              </w:rPr>
              <w:commentReference w:id="40"/>
            </w:r>
          </w:p>
        </w:tc>
        <w:tc>
          <w:tcPr>
            <w:tcW w:w="2861" w:type="dxa"/>
          </w:tcPr>
          <w:p w14:paraId="331CA7CE" w14:textId="087A0EAD" w:rsidR="00943012" w:rsidRPr="003C7AC3" w:rsidRDefault="003C7AC3" w:rsidP="00967A1D">
            <w:pPr>
              <w:rPr>
                <w:rStyle w:val="Heading2Char"/>
                <w:rFonts w:ascii="Times" w:hAnsi="Times"/>
                <w:b w:val="0"/>
                <w:color w:val="auto"/>
                <w:sz w:val="24"/>
                <w:szCs w:val="24"/>
              </w:rPr>
            </w:pPr>
            <w:r w:rsidRPr="003C7AC3">
              <w:rPr>
                <w:rStyle w:val="Heading2Char"/>
                <w:rFonts w:ascii="Times" w:hAnsi="Times"/>
                <w:b w:val="0"/>
                <w:color w:val="auto"/>
                <w:sz w:val="24"/>
                <w:szCs w:val="24"/>
              </w:rPr>
              <w:t xml:space="preserve">Method uses to </w:t>
            </w:r>
            <w:r w:rsidR="007B7A06">
              <w:rPr>
                <w:rStyle w:val="Heading2Char"/>
                <w:rFonts w:ascii="Times" w:hAnsi="Times"/>
                <w:b w:val="0"/>
                <w:color w:val="auto"/>
                <w:sz w:val="24"/>
                <w:szCs w:val="24"/>
              </w:rPr>
              <w:t>get patient by using patients’ id.</w:t>
            </w:r>
          </w:p>
        </w:tc>
        <w:tc>
          <w:tcPr>
            <w:tcW w:w="2559" w:type="dxa"/>
          </w:tcPr>
          <w:p w14:paraId="0F3E81F3" w14:textId="3A97E172" w:rsidR="00943012" w:rsidRPr="003C7AC3" w:rsidRDefault="003C7AC3" w:rsidP="00967A1D">
            <w:pPr>
              <w:ind w:left="108"/>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453729" w14:paraId="5EA2212B" w14:textId="1CD5CC5E" w:rsidTr="00C6319A">
        <w:tblPrEx>
          <w:tblLook w:val="0000" w:firstRow="0" w:lastRow="0" w:firstColumn="0" w:lastColumn="0" w:noHBand="0" w:noVBand="0"/>
        </w:tblPrEx>
        <w:trPr>
          <w:trHeight w:val="600"/>
        </w:trPr>
        <w:tc>
          <w:tcPr>
            <w:tcW w:w="985" w:type="dxa"/>
          </w:tcPr>
          <w:p w14:paraId="4D555B73" w14:textId="46A76046" w:rsidR="00453729" w:rsidRDefault="00453729" w:rsidP="00967A1D">
            <w:pPr>
              <w:ind w:left="108"/>
              <w:jc w:val="center"/>
              <w:rPr>
                <w:rStyle w:val="Heading2Char"/>
                <w:rFonts w:ascii="Times" w:hAnsi="Times"/>
                <w:color w:val="auto"/>
                <w:sz w:val="24"/>
                <w:szCs w:val="24"/>
              </w:rPr>
            </w:pPr>
            <w:r>
              <w:rPr>
                <w:rStyle w:val="Heading2Char"/>
                <w:rFonts w:ascii="Times" w:hAnsi="Times"/>
                <w:b w:val="0"/>
                <w:color w:val="auto"/>
                <w:sz w:val="24"/>
                <w:szCs w:val="24"/>
              </w:rPr>
              <w:t>5</w:t>
            </w:r>
          </w:p>
        </w:tc>
        <w:tc>
          <w:tcPr>
            <w:tcW w:w="2837" w:type="dxa"/>
            <w:gridSpan w:val="2"/>
          </w:tcPr>
          <w:p w14:paraId="30A5CBAB" w14:textId="688B3127" w:rsidR="00453729" w:rsidRDefault="007B7A06" w:rsidP="00967A1D">
            <w:pPr>
              <w:rPr>
                <w:rStyle w:val="Heading2Char"/>
                <w:rFonts w:ascii="Times" w:hAnsi="Times"/>
                <w:color w:val="auto"/>
                <w:sz w:val="24"/>
                <w:szCs w:val="24"/>
              </w:rPr>
            </w:pPr>
            <w:proofErr w:type="spellStart"/>
            <w:r>
              <w:rPr>
                <w:rStyle w:val="Heading2Char"/>
                <w:rFonts w:ascii="Times" w:hAnsi="Times"/>
                <w:b w:val="0"/>
                <w:color w:val="auto"/>
                <w:sz w:val="24"/>
                <w:szCs w:val="24"/>
              </w:rPr>
              <w:t>editPatientByID</w:t>
            </w:r>
            <w:proofErr w:type="spellEnd"/>
            <w:r w:rsidR="00453729">
              <w:rPr>
                <w:rStyle w:val="Heading2Char"/>
                <w:rFonts w:ascii="Times" w:hAnsi="Times"/>
                <w:b w:val="0"/>
                <w:color w:val="auto"/>
                <w:sz w:val="24"/>
                <w:szCs w:val="24"/>
              </w:rPr>
              <w:t>()</w:t>
            </w:r>
          </w:p>
        </w:tc>
        <w:tc>
          <w:tcPr>
            <w:tcW w:w="2861" w:type="dxa"/>
          </w:tcPr>
          <w:p w14:paraId="03FEF12B" w14:textId="58733B84" w:rsidR="00453729" w:rsidRDefault="00453729" w:rsidP="00967A1D">
            <w:pPr>
              <w:rPr>
                <w:rStyle w:val="Heading2Char"/>
                <w:rFonts w:ascii="Times" w:hAnsi="Times"/>
                <w:color w:val="auto"/>
                <w:sz w:val="24"/>
                <w:szCs w:val="24"/>
              </w:rPr>
            </w:pPr>
            <w:r>
              <w:rPr>
                <w:rStyle w:val="Heading2Char"/>
                <w:rFonts w:ascii="Times" w:hAnsi="Times"/>
                <w:b w:val="0"/>
                <w:color w:val="auto"/>
                <w:sz w:val="24"/>
                <w:szCs w:val="24"/>
              </w:rPr>
              <w:t xml:space="preserve">Method uses to </w:t>
            </w:r>
            <w:r w:rsidR="007B7A06">
              <w:rPr>
                <w:rStyle w:val="Heading2Char"/>
                <w:rFonts w:ascii="Times" w:hAnsi="Times"/>
                <w:b w:val="0"/>
                <w:color w:val="auto"/>
                <w:sz w:val="24"/>
                <w:szCs w:val="24"/>
              </w:rPr>
              <w:t>edit patient information by using patients’ id.</w:t>
            </w:r>
          </w:p>
        </w:tc>
        <w:tc>
          <w:tcPr>
            <w:tcW w:w="2559" w:type="dxa"/>
          </w:tcPr>
          <w:p w14:paraId="510DFAAE" w14:textId="1461E565" w:rsidR="00453729" w:rsidRDefault="00453729" w:rsidP="00967A1D">
            <w:pPr>
              <w:jc w:val="center"/>
              <w:rPr>
                <w:rStyle w:val="Heading2Char"/>
                <w:rFonts w:ascii="Times" w:hAnsi="Times"/>
                <w:color w:val="auto"/>
                <w:sz w:val="24"/>
                <w:szCs w:val="24"/>
              </w:rPr>
            </w:pPr>
            <w:r>
              <w:rPr>
                <w:rStyle w:val="Heading2Char"/>
                <w:rFonts w:ascii="Times" w:hAnsi="Times"/>
                <w:b w:val="0"/>
                <w:color w:val="auto"/>
                <w:sz w:val="24"/>
                <w:szCs w:val="24"/>
              </w:rPr>
              <w:t>-</w:t>
            </w:r>
          </w:p>
        </w:tc>
      </w:tr>
      <w:tr w:rsidR="00967A1D" w14:paraId="28A73429" w14:textId="714D0C00" w:rsidTr="000918A3">
        <w:tblPrEx>
          <w:tblLook w:val="0000" w:firstRow="0" w:lastRow="0" w:firstColumn="0" w:lastColumn="0" w:noHBand="0" w:noVBand="0"/>
        </w:tblPrEx>
        <w:trPr>
          <w:trHeight w:val="93"/>
        </w:trPr>
        <w:tc>
          <w:tcPr>
            <w:tcW w:w="993" w:type="dxa"/>
            <w:gridSpan w:val="2"/>
          </w:tcPr>
          <w:p w14:paraId="69B039D3" w14:textId="47406672" w:rsidR="00967A1D" w:rsidRPr="00967A1D" w:rsidRDefault="00967A1D" w:rsidP="00967A1D">
            <w:pPr>
              <w:ind w:left="108"/>
              <w:jc w:val="center"/>
              <w:rPr>
                <w:rStyle w:val="Heading2Char"/>
                <w:rFonts w:ascii="Times" w:hAnsi="Times" w:cs="Ayuthaya"/>
                <w:b w:val="0"/>
                <w:color w:val="auto"/>
                <w:sz w:val="24"/>
                <w:szCs w:val="24"/>
              </w:rPr>
            </w:pPr>
            <w:r w:rsidRPr="00967A1D">
              <w:rPr>
                <w:rStyle w:val="Heading2Char"/>
                <w:rFonts w:ascii="Times" w:hAnsi="Times" w:cs="Ayuthaya"/>
                <w:b w:val="0"/>
                <w:color w:val="auto"/>
                <w:sz w:val="24"/>
                <w:szCs w:val="24"/>
              </w:rPr>
              <w:t>6</w:t>
            </w:r>
          </w:p>
        </w:tc>
        <w:tc>
          <w:tcPr>
            <w:tcW w:w="2829" w:type="dxa"/>
          </w:tcPr>
          <w:p w14:paraId="1F4B6C0B" w14:textId="0CA70127" w:rsidR="00967A1D" w:rsidRPr="00967A1D" w:rsidRDefault="00967A1D" w:rsidP="00967A1D">
            <w:pPr>
              <w:rPr>
                <w:rStyle w:val="Heading2Char"/>
                <w:rFonts w:ascii="Times" w:hAnsi="Times"/>
                <w:b w:val="0"/>
                <w:color w:val="auto"/>
                <w:sz w:val="24"/>
                <w:szCs w:val="24"/>
              </w:rPr>
            </w:pPr>
            <w:proofErr w:type="spellStart"/>
            <w:r w:rsidRPr="00967A1D">
              <w:rPr>
                <w:rStyle w:val="Heading2Char"/>
                <w:rFonts w:ascii="Times" w:hAnsi="Times"/>
                <w:b w:val="0"/>
                <w:color w:val="auto"/>
                <w:sz w:val="24"/>
                <w:szCs w:val="24"/>
              </w:rPr>
              <w:t>deletePatientByID</w:t>
            </w:r>
            <w:proofErr w:type="spellEnd"/>
            <w:r w:rsidRPr="00967A1D">
              <w:rPr>
                <w:rStyle w:val="Heading2Char"/>
                <w:rFonts w:ascii="Times" w:hAnsi="Times"/>
                <w:b w:val="0"/>
                <w:color w:val="auto"/>
                <w:sz w:val="24"/>
                <w:szCs w:val="24"/>
              </w:rPr>
              <w:t>()</w:t>
            </w:r>
          </w:p>
        </w:tc>
        <w:tc>
          <w:tcPr>
            <w:tcW w:w="2861" w:type="dxa"/>
          </w:tcPr>
          <w:p w14:paraId="3BAF2263" w14:textId="7C2A2734" w:rsidR="00967A1D" w:rsidRPr="00967A1D" w:rsidRDefault="00967A1D" w:rsidP="00967A1D">
            <w:pPr>
              <w:rPr>
                <w:rStyle w:val="Heading2Char"/>
                <w:rFonts w:ascii="Times" w:hAnsi="Times" w:cs="Ayuthaya"/>
                <w:b w:val="0"/>
                <w:color w:val="auto"/>
                <w:sz w:val="24"/>
                <w:szCs w:val="24"/>
              </w:rPr>
            </w:pPr>
            <w:r w:rsidRPr="00967A1D">
              <w:rPr>
                <w:rStyle w:val="Heading2Char"/>
                <w:rFonts w:ascii="Times" w:hAnsi="Times"/>
                <w:b w:val="0"/>
                <w:color w:val="auto"/>
                <w:sz w:val="24"/>
                <w:szCs w:val="24"/>
              </w:rPr>
              <w:t xml:space="preserve">Method uses to delete </w:t>
            </w:r>
            <w:r w:rsidRPr="00967A1D">
              <w:rPr>
                <w:rStyle w:val="Heading2Char"/>
                <w:rFonts w:ascii="Times" w:hAnsi="Times" w:cs="Ayuthaya"/>
                <w:b w:val="0"/>
                <w:color w:val="auto"/>
                <w:sz w:val="24"/>
                <w:szCs w:val="24"/>
              </w:rPr>
              <w:t>patient by using patients’ id.</w:t>
            </w:r>
          </w:p>
        </w:tc>
        <w:tc>
          <w:tcPr>
            <w:tcW w:w="2559" w:type="dxa"/>
          </w:tcPr>
          <w:p w14:paraId="33D248DF" w14:textId="782EEBD3" w:rsidR="00967A1D" w:rsidRPr="00967A1D" w:rsidRDefault="00967A1D" w:rsidP="00967A1D">
            <w:pPr>
              <w:ind w:left="108"/>
              <w:jc w:val="center"/>
              <w:rPr>
                <w:rStyle w:val="Heading2Char"/>
                <w:rFonts w:ascii="Times" w:hAnsi="Times"/>
                <w:b w:val="0"/>
                <w:color w:val="auto"/>
                <w:sz w:val="24"/>
                <w:szCs w:val="24"/>
              </w:rPr>
            </w:pPr>
            <w:r w:rsidRPr="00967A1D">
              <w:rPr>
                <w:rStyle w:val="Heading2Char"/>
                <w:rFonts w:ascii="Times" w:hAnsi="Times"/>
                <w:b w:val="0"/>
                <w:color w:val="auto"/>
                <w:sz w:val="24"/>
                <w:szCs w:val="24"/>
              </w:rPr>
              <w:t>-</w:t>
            </w:r>
          </w:p>
        </w:tc>
      </w:tr>
      <w:tr w:rsidR="00967A1D" w14:paraId="4052E5A3" w14:textId="77777777" w:rsidTr="000918A3">
        <w:tblPrEx>
          <w:tblLook w:val="0000" w:firstRow="0" w:lastRow="0" w:firstColumn="0" w:lastColumn="0" w:noHBand="0" w:noVBand="0"/>
        </w:tblPrEx>
        <w:trPr>
          <w:trHeight w:val="166"/>
        </w:trPr>
        <w:tc>
          <w:tcPr>
            <w:tcW w:w="993" w:type="dxa"/>
            <w:gridSpan w:val="2"/>
          </w:tcPr>
          <w:p w14:paraId="31338102" w14:textId="3B19FA42" w:rsidR="00967A1D" w:rsidRPr="00967A1D" w:rsidRDefault="00967A1D" w:rsidP="00967A1D">
            <w:pPr>
              <w:ind w:left="108"/>
              <w:jc w:val="center"/>
              <w:rPr>
                <w:rStyle w:val="Heading2Char"/>
                <w:rFonts w:ascii="Times" w:hAnsi="Times"/>
                <w:b w:val="0"/>
                <w:color w:val="auto"/>
                <w:sz w:val="24"/>
                <w:szCs w:val="24"/>
              </w:rPr>
            </w:pPr>
            <w:r w:rsidRPr="00967A1D">
              <w:rPr>
                <w:rStyle w:val="Heading2Char"/>
                <w:rFonts w:ascii="Times" w:hAnsi="Times"/>
                <w:b w:val="0"/>
                <w:color w:val="auto"/>
                <w:sz w:val="24"/>
                <w:szCs w:val="24"/>
              </w:rPr>
              <w:t>7</w:t>
            </w:r>
          </w:p>
        </w:tc>
        <w:tc>
          <w:tcPr>
            <w:tcW w:w="2829" w:type="dxa"/>
          </w:tcPr>
          <w:p w14:paraId="1FE903A5" w14:textId="6EA29283" w:rsidR="00967A1D" w:rsidRPr="00967A1D" w:rsidRDefault="00967A1D" w:rsidP="00967A1D">
            <w:pPr>
              <w:rPr>
                <w:rStyle w:val="Heading2Char"/>
                <w:rFonts w:ascii="Times" w:hAnsi="Times"/>
                <w:b w:val="0"/>
                <w:color w:val="auto"/>
                <w:sz w:val="24"/>
                <w:szCs w:val="24"/>
              </w:rPr>
            </w:pPr>
            <w:proofErr w:type="spellStart"/>
            <w:r w:rsidRPr="00967A1D">
              <w:rPr>
                <w:rStyle w:val="Heading2Char"/>
                <w:rFonts w:ascii="Times" w:hAnsi="Times"/>
                <w:b w:val="0"/>
                <w:color w:val="auto"/>
                <w:sz w:val="24"/>
                <w:szCs w:val="24"/>
              </w:rPr>
              <w:t>makePatientAppointment</w:t>
            </w:r>
            <w:proofErr w:type="spellEnd"/>
            <w:r w:rsidRPr="00967A1D">
              <w:rPr>
                <w:rStyle w:val="Heading2Char"/>
                <w:rFonts w:ascii="Times" w:hAnsi="Times"/>
                <w:b w:val="0"/>
                <w:color w:val="auto"/>
                <w:sz w:val="24"/>
                <w:szCs w:val="24"/>
              </w:rPr>
              <w:t>()</w:t>
            </w:r>
          </w:p>
        </w:tc>
        <w:tc>
          <w:tcPr>
            <w:tcW w:w="2861" w:type="dxa"/>
          </w:tcPr>
          <w:p w14:paraId="493D8338" w14:textId="6DDB91F0" w:rsidR="00967A1D" w:rsidRPr="00967A1D" w:rsidRDefault="00967A1D" w:rsidP="00967A1D">
            <w:pPr>
              <w:rPr>
                <w:rStyle w:val="Heading2Char"/>
                <w:rFonts w:ascii="Times" w:hAnsi="Times"/>
                <w:b w:val="0"/>
                <w:color w:val="auto"/>
                <w:sz w:val="24"/>
                <w:szCs w:val="24"/>
              </w:rPr>
            </w:pPr>
            <w:r w:rsidRPr="00967A1D">
              <w:rPr>
                <w:rStyle w:val="Heading2Char"/>
                <w:rFonts w:ascii="Times" w:hAnsi="Times"/>
                <w:b w:val="0"/>
                <w:color w:val="auto"/>
                <w:sz w:val="24"/>
                <w:szCs w:val="24"/>
              </w:rPr>
              <w:t>Method uses to make new patient appointment.</w:t>
            </w:r>
          </w:p>
        </w:tc>
        <w:tc>
          <w:tcPr>
            <w:tcW w:w="2559" w:type="dxa"/>
          </w:tcPr>
          <w:p w14:paraId="57DFD09C" w14:textId="1B7AA930" w:rsidR="00967A1D" w:rsidRPr="00967A1D" w:rsidRDefault="00967A1D" w:rsidP="00967A1D">
            <w:pPr>
              <w:ind w:left="108"/>
              <w:jc w:val="center"/>
              <w:rPr>
                <w:rStyle w:val="Heading2Char"/>
                <w:rFonts w:ascii="Times" w:hAnsi="Times"/>
                <w:b w:val="0"/>
                <w:color w:val="auto"/>
                <w:sz w:val="24"/>
                <w:szCs w:val="24"/>
              </w:rPr>
            </w:pPr>
            <w:r w:rsidRPr="00967A1D">
              <w:rPr>
                <w:rStyle w:val="Heading2Char"/>
                <w:rFonts w:ascii="Times" w:hAnsi="Times"/>
                <w:b w:val="0"/>
                <w:color w:val="auto"/>
                <w:sz w:val="24"/>
                <w:szCs w:val="24"/>
              </w:rPr>
              <w:t>-</w:t>
            </w:r>
          </w:p>
        </w:tc>
      </w:tr>
    </w:tbl>
    <w:p w14:paraId="042C208F" w14:textId="77777777" w:rsidR="005C50CE" w:rsidRDefault="005C50CE" w:rsidP="005C50CE">
      <w:pPr>
        <w:ind w:firstLine="720"/>
        <w:rPr>
          <w:rStyle w:val="Heading2Char"/>
          <w:rFonts w:ascii="Times" w:hAnsi="Times"/>
          <w:color w:val="auto"/>
          <w:sz w:val="24"/>
          <w:szCs w:val="24"/>
        </w:rPr>
      </w:pPr>
    </w:p>
    <w:p w14:paraId="2BE9C639" w14:textId="77777777" w:rsidR="005C50CE" w:rsidRDefault="005C50CE" w:rsidP="005C50CE">
      <w:pPr>
        <w:ind w:firstLine="720"/>
        <w:rPr>
          <w:rStyle w:val="Heading2Char"/>
          <w:rFonts w:ascii="Times" w:hAnsi="Times"/>
          <w:color w:val="auto"/>
          <w:sz w:val="24"/>
          <w:szCs w:val="24"/>
        </w:rPr>
      </w:pPr>
    </w:p>
    <w:p w14:paraId="42663BFE" w14:textId="77777777" w:rsidR="005C50CE" w:rsidRDefault="005C50CE" w:rsidP="005C50CE">
      <w:pPr>
        <w:ind w:firstLine="720"/>
        <w:rPr>
          <w:rStyle w:val="Heading2Char"/>
          <w:rFonts w:ascii="Times" w:hAnsi="Times"/>
          <w:color w:val="auto"/>
          <w:sz w:val="24"/>
          <w:szCs w:val="24"/>
        </w:rPr>
      </w:pPr>
    </w:p>
    <w:p w14:paraId="67185D75" w14:textId="77777777" w:rsidR="005C50CE" w:rsidRDefault="005C50CE" w:rsidP="005C50CE">
      <w:pPr>
        <w:ind w:firstLine="720"/>
        <w:rPr>
          <w:rStyle w:val="Heading2Char"/>
          <w:rFonts w:ascii="Times" w:hAnsi="Times"/>
          <w:color w:val="auto"/>
          <w:sz w:val="24"/>
          <w:szCs w:val="24"/>
        </w:rPr>
      </w:pPr>
    </w:p>
    <w:p w14:paraId="2CC637B5" w14:textId="77777777" w:rsidR="005C50CE" w:rsidRDefault="005C50CE" w:rsidP="005C50CE">
      <w:pPr>
        <w:ind w:firstLine="720"/>
        <w:rPr>
          <w:rStyle w:val="Heading2Char"/>
          <w:rFonts w:ascii="Times" w:hAnsi="Times"/>
          <w:color w:val="auto"/>
          <w:sz w:val="24"/>
          <w:szCs w:val="24"/>
        </w:rPr>
      </w:pPr>
    </w:p>
    <w:p w14:paraId="16259201" w14:textId="77777777" w:rsidR="00C6319A" w:rsidRDefault="00C6319A" w:rsidP="00C6319A">
      <w:pPr>
        <w:rPr>
          <w:rStyle w:val="Heading2Char"/>
          <w:rFonts w:ascii="Times" w:hAnsi="Times"/>
          <w:color w:val="auto"/>
          <w:sz w:val="24"/>
          <w:szCs w:val="24"/>
        </w:rPr>
      </w:pPr>
    </w:p>
    <w:p w14:paraId="7D0C0B31" w14:textId="27DF7229" w:rsidR="00F65DBF" w:rsidRDefault="00F65DBF" w:rsidP="00C6319A">
      <w:pPr>
        <w:ind w:firstLine="720"/>
        <w:rPr>
          <w:rStyle w:val="Heading2Char"/>
          <w:rFonts w:ascii="Times" w:hAnsi="Times"/>
          <w:color w:val="auto"/>
          <w:sz w:val="24"/>
          <w:szCs w:val="24"/>
        </w:rPr>
      </w:pPr>
      <w:r>
        <w:rPr>
          <w:rStyle w:val="Heading2Char"/>
          <w:rFonts w:ascii="Times" w:hAnsi="Times"/>
          <w:color w:val="auto"/>
          <w:sz w:val="24"/>
          <w:szCs w:val="24"/>
        </w:rPr>
        <w:t>CD-03</w:t>
      </w:r>
      <w:proofErr w:type="gramStart"/>
      <w:r>
        <w:rPr>
          <w:rStyle w:val="Heading2Char"/>
          <w:rFonts w:ascii="Times" w:hAnsi="Times"/>
          <w:color w:val="auto"/>
          <w:sz w:val="24"/>
          <w:szCs w:val="24"/>
        </w:rPr>
        <w:t>,URS</w:t>
      </w:r>
      <w:proofErr w:type="gramEnd"/>
    </w:p>
    <w:p w14:paraId="52164F96" w14:textId="5F217E20" w:rsidR="00F65DBF" w:rsidRDefault="00F65DBF" w:rsidP="00F65DBF">
      <w:pPr>
        <w:rPr>
          <w:rStyle w:val="Heading2Char"/>
          <w:rFonts w:ascii="Times" w:hAnsi="Times"/>
          <w:color w:val="auto"/>
          <w:sz w:val="24"/>
          <w:szCs w:val="24"/>
        </w:rPr>
      </w:pPr>
      <w:r>
        <w:rPr>
          <w:rStyle w:val="Heading2Char"/>
          <w:rFonts w:ascii="Times" w:hAnsi="Times"/>
          <w:color w:val="auto"/>
          <w:sz w:val="24"/>
          <w:szCs w:val="24"/>
        </w:rPr>
        <w:tab/>
        <w:t xml:space="preserve">Class name: </w:t>
      </w:r>
      <w:proofErr w:type="spellStart"/>
      <w:r>
        <w:rPr>
          <w:rStyle w:val="Heading2Char"/>
          <w:rFonts w:ascii="Times" w:hAnsi="Times"/>
          <w:color w:val="auto"/>
          <w:sz w:val="24"/>
          <w:szCs w:val="24"/>
        </w:rPr>
        <w:t>Patient_Controller</w:t>
      </w:r>
      <w:proofErr w:type="spellEnd"/>
    </w:p>
    <w:p w14:paraId="665E87A2" w14:textId="41E2AB4D" w:rsidR="00771E58" w:rsidRDefault="00C6319A" w:rsidP="00F65DBF">
      <w:pPr>
        <w:rPr>
          <w:rStyle w:val="Heading2Char"/>
          <w:rFonts w:ascii="Times" w:hAnsi="Times"/>
          <w:color w:val="auto"/>
          <w:sz w:val="24"/>
          <w:szCs w:val="24"/>
        </w:rPr>
      </w:pPr>
      <w:r>
        <w:rPr>
          <w:rFonts w:ascii="Times" w:eastAsiaTheme="majorEastAsia" w:hAnsi="Times" w:cstheme="majorBidi"/>
          <w:b/>
          <w:bCs/>
          <w:noProof/>
          <w:color w:val="auto"/>
          <w:sz w:val="24"/>
          <w:szCs w:val="24"/>
          <w:lang w:eastAsia="ko-KR"/>
        </w:rPr>
        <w:drawing>
          <wp:anchor distT="0" distB="0" distL="114300" distR="114300" simplePos="0" relativeHeight="251685888" behindDoc="0" locked="0" layoutInCell="1" allowOverlap="1" wp14:anchorId="44800FD9" wp14:editId="2FD26D9C">
            <wp:simplePos x="0" y="0"/>
            <wp:positionH relativeFrom="column">
              <wp:posOffset>1600200</wp:posOffset>
            </wp:positionH>
            <wp:positionV relativeFrom="paragraph">
              <wp:posOffset>167005</wp:posOffset>
            </wp:positionV>
            <wp:extent cx="2362200" cy="14732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Controller.jpg"/>
                    <pic:cNvPicPr/>
                  </pic:nvPicPr>
                  <pic:blipFill>
                    <a:blip r:embed="rId14">
                      <a:extLst>
                        <a:ext uri="{28A0092B-C50C-407E-A947-70E740481C1C}">
                          <a14:useLocalDpi xmlns:a14="http://schemas.microsoft.com/office/drawing/2010/main" val="0"/>
                        </a:ext>
                      </a:extLst>
                    </a:blip>
                    <a:stretch>
                      <a:fillRect/>
                    </a:stretch>
                  </pic:blipFill>
                  <pic:spPr>
                    <a:xfrm>
                      <a:off x="0" y="0"/>
                      <a:ext cx="2362200" cy="1473200"/>
                    </a:xfrm>
                    <a:prstGeom prst="rect">
                      <a:avLst/>
                    </a:prstGeom>
                  </pic:spPr>
                </pic:pic>
              </a:graphicData>
            </a:graphic>
            <wp14:sizeRelH relativeFrom="page">
              <wp14:pctWidth>0</wp14:pctWidth>
            </wp14:sizeRelH>
            <wp14:sizeRelV relativeFrom="page">
              <wp14:pctHeight>0</wp14:pctHeight>
            </wp14:sizeRelV>
          </wp:anchor>
        </w:drawing>
      </w:r>
    </w:p>
    <w:p w14:paraId="53863102" w14:textId="34A89180" w:rsidR="00771E58" w:rsidRDefault="00771E58" w:rsidP="00F65DBF">
      <w:pPr>
        <w:rPr>
          <w:rStyle w:val="Heading2Char"/>
          <w:rFonts w:ascii="Times" w:hAnsi="Times"/>
          <w:color w:val="auto"/>
          <w:sz w:val="24"/>
          <w:szCs w:val="24"/>
        </w:rPr>
      </w:pPr>
    </w:p>
    <w:p w14:paraId="5E130DCA" w14:textId="77777777" w:rsidR="00771E58" w:rsidRDefault="00771E58" w:rsidP="00F65DBF">
      <w:pPr>
        <w:rPr>
          <w:rStyle w:val="Heading2Char"/>
          <w:rFonts w:ascii="Times" w:hAnsi="Times"/>
          <w:color w:val="auto"/>
          <w:sz w:val="24"/>
          <w:szCs w:val="24"/>
        </w:rPr>
      </w:pPr>
    </w:p>
    <w:p w14:paraId="1C04E616" w14:textId="77777777" w:rsidR="00771E58" w:rsidRDefault="00771E58" w:rsidP="00F65DBF">
      <w:pPr>
        <w:rPr>
          <w:rStyle w:val="Heading2Char"/>
          <w:rFonts w:ascii="Times" w:hAnsi="Times"/>
          <w:color w:val="auto"/>
          <w:sz w:val="24"/>
          <w:szCs w:val="24"/>
        </w:rPr>
      </w:pPr>
    </w:p>
    <w:p w14:paraId="02FB9C75" w14:textId="77777777" w:rsidR="00771E58" w:rsidRDefault="00771E58" w:rsidP="00F65DBF">
      <w:pPr>
        <w:rPr>
          <w:rStyle w:val="Heading2Char"/>
          <w:rFonts w:ascii="Times" w:hAnsi="Times"/>
          <w:color w:val="auto"/>
          <w:sz w:val="24"/>
          <w:szCs w:val="24"/>
        </w:rPr>
      </w:pPr>
    </w:p>
    <w:p w14:paraId="09ADEC67" w14:textId="77777777" w:rsidR="00771E58" w:rsidRDefault="00771E58" w:rsidP="00F65DBF">
      <w:pPr>
        <w:rPr>
          <w:rStyle w:val="Heading2Char"/>
          <w:rFonts w:ascii="Times" w:hAnsi="Times"/>
          <w:color w:val="auto"/>
          <w:sz w:val="24"/>
          <w:szCs w:val="24"/>
        </w:rPr>
      </w:pPr>
    </w:p>
    <w:p w14:paraId="7052F23A" w14:textId="77777777" w:rsidR="00771E58" w:rsidRDefault="00771E58" w:rsidP="00F65DBF">
      <w:pPr>
        <w:rPr>
          <w:rStyle w:val="Heading2Char"/>
          <w:rFonts w:ascii="Times" w:hAnsi="Times"/>
          <w:color w:val="auto"/>
          <w:sz w:val="24"/>
          <w:szCs w:val="24"/>
        </w:rPr>
      </w:pPr>
    </w:p>
    <w:p w14:paraId="39237E7E" w14:textId="77777777" w:rsidR="00771E58" w:rsidRDefault="00771E58" w:rsidP="00F65DBF">
      <w:pPr>
        <w:rPr>
          <w:rStyle w:val="Heading2Char"/>
          <w:rFonts w:ascii="Times" w:hAnsi="Times"/>
          <w:color w:val="auto"/>
          <w:sz w:val="24"/>
          <w:szCs w:val="24"/>
        </w:rPr>
      </w:pPr>
    </w:p>
    <w:p w14:paraId="21B873D4" w14:textId="77777777" w:rsidR="00771E58" w:rsidRDefault="00771E58" w:rsidP="00F65DBF">
      <w:pPr>
        <w:rPr>
          <w:rStyle w:val="Heading2Char"/>
          <w:rFonts w:ascii="Times" w:hAnsi="Times"/>
          <w:color w:val="auto"/>
          <w:sz w:val="24"/>
          <w:szCs w:val="24"/>
        </w:rPr>
      </w:pPr>
    </w:p>
    <w:p w14:paraId="0D303907" w14:textId="77777777" w:rsidR="004E3864" w:rsidRPr="00CD512E" w:rsidRDefault="004E3864" w:rsidP="004E3864">
      <w:pPr>
        <w:rPr>
          <w:rStyle w:val="Heading2Char"/>
          <w:rFonts w:ascii="Times" w:hAnsi="Times"/>
          <w:color w:val="auto"/>
          <w:sz w:val="24"/>
          <w:szCs w:val="24"/>
        </w:rPr>
      </w:pPr>
      <w:r w:rsidRPr="00CD512E">
        <w:rPr>
          <w:rStyle w:val="Heading2Char"/>
          <w:rFonts w:ascii="Times" w:hAnsi="Times"/>
          <w:color w:val="auto"/>
          <w:sz w:val="24"/>
          <w:szCs w:val="24"/>
        </w:rPr>
        <w:t>Property</w:t>
      </w:r>
    </w:p>
    <w:p w14:paraId="0E087B2B" w14:textId="77777777" w:rsidR="004E3864" w:rsidRDefault="004E3864" w:rsidP="004E3864">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39"/>
        <w:gridCol w:w="1801"/>
        <w:gridCol w:w="3277"/>
        <w:gridCol w:w="2999"/>
      </w:tblGrid>
      <w:tr w:rsidR="004E3864" w:rsidRPr="00CD512E" w14:paraId="7E8DCF00" w14:textId="77777777" w:rsidTr="005C50CE">
        <w:trPr>
          <w:trHeight w:val="191"/>
        </w:trPr>
        <w:tc>
          <w:tcPr>
            <w:tcW w:w="959" w:type="dxa"/>
            <w:shd w:val="clear" w:color="auto" w:fill="D9D9D9"/>
          </w:tcPr>
          <w:p w14:paraId="7669C7E1" w14:textId="77777777" w:rsidR="004E3864" w:rsidRPr="00CD512E" w:rsidRDefault="004E3864" w:rsidP="002555EE">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532609D5" w14:textId="77777777" w:rsidR="004E3864" w:rsidRPr="00CD512E" w:rsidRDefault="004E3864" w:rsidP="002555EE">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75541D66" w14:textId="77777777" w:rsidR="004E3864" w:rsidRPr="00CD512E" w:rsidRDefault="004E3864" w:rsidP="002555EE">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36F8B6E9" w14:textId="77777777" w:rsidR="004E3864" w:rsidRPr="00CD512E" w:rsidRDefault="004E3864" w:rsidP="002555EE">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4E3864" w14:paraId="240E5E89" w14:textId="77777777" w:rsidTr="005C50CE">
        <w:tc>
          <w:tcPr>
            <w:tcW w:w="959" w:type="dxa"/>
          </w:tcPr>
          <w:p w14:paraId="214B2258" w14:textId="77777777" w:rsidR="004E3864" w:rsidRPr="005064EC" w:rsidRDefault="004E3864"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1843" w:type="dxa"/>
          </w:tcPr>
          <w:p w14:paraId="5A7160CF" w14:textId="77777777" w:rsidR="004E3864" w:rsidRPr="005064EC" w:rsidRDefault="004E3864"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3358" w:type="dxa"/>
          </w:tcPr>
          <w:p w14:paraId="4A9BD30B" w14:textId="77777777" w:rsidR="004E3864" w:rsidRPr="005064EC" w:rsidRDefault="004E3864" w:rsidP="005C50CE">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w:t>
            </w:r>
          </w:p>
        </w:tc>
        <w:tc>
          <w:tcPr>
            <w:tcW w:w="3082" w:type="dxa"/>
          </w:tcPr>
          <w:p w14:paraId="56FC31C6" w14:textId="77777777" w:rsidR="004E3864" w:rsidRPr="005064EC" w:rsidRDefault="004E3864"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564D6CEF" w14:textId="77777777" w:rsidR="004E3864" w:rsidRDefault="004E3864" w:rsidP="004E3864">
      <w:pPr>
        <w:rPr>
          <w:rStyle w:val="Heading2Char"/>
          <w:rFonts w:ascii="Times" w:hAnsi="Times"/>
          <w:color w:val="auto"/>
          <w:sz w:val="24"/>
          <w:szCs w:val="24"/>
        </w:rPr>
      </w:pPr>
    </w:p>
    <w:p w14:paraId="7358EB62" w14:textId="77777777" w:rsidR="004E3864" w:rsidRPr="00CD512E" w:rsidRDefault="004E3864" w:rsidP="004E3864">
      <w:pPr>
        <w:rPr>
          <w:rStyle w:val="Heading2Char"/>
          <w:rFonts w:ascii="Times" w:hAnsi="Times"/>
          <w:color w:val="auto"/>
          <w:sz w:val="24"/>
          <w:szCs w:val="24"/>
        </w:rPr>
      </w:pPr>
      <w:r w:rsidRPr="00CD512E">
        <w:rPr>
          <w:rStyle w:val="Heading2Char"/>
          <w:rFonts w:ascii="Times" w:hAnsi="Times"/>
          <w:color w:val="auto"/>
          <w:sz w:val="24"/>
          <w:szCs w:val="24"/>
        </w:rPr>
        <w:t>Method</w:t>
      </w:r>
    </w:p>
    <w:p w14:paraId="354AF148" w14:textId="77777777" w:rsidR="004E3864" w:rsidRDefault="004E3864" w:rsidP="004E3864">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892"/>
        <w:gridCol w:w="3238"/>
        <w:gridCol w:w="2605"/>
        <w:gridCol w:w="2281"/>
      </w:tblGrid>
      <w:tr w:rsidR="004E3864" w:rsidRPr="00CD512E" w14:paraId="49FCAFD1" w14:textId="77777777" w:rsidTr="000918A3">
        <w:trPr>
          <w:trHeight w:val="191"/>
        </w:trPr>
        <w:tc>
          <w:tcPr>
            <w:tcW w:w="987" w:type="dxa"/>
            <w:shd w:val="clear" w:color="auto" w:fill="D9D9D9"/>
          </w:tcPr>
          <w:p w14:paraId="1717398A" w14:textId="77777777" w:rsidR="004E3864" w:rsidRPr="00CD512E" w:rsidRDefault="004E3864" w:rsidP="002555EE">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829" w:type="dxa"/>
            <w:shd w:val="clear" w:color="auto" w:fill="D9D9D9"/>
          </w:tcPr>
          <w:p w14:paraId="71072990" w14:textId="77777777" w:rsidR="004E3864" w:rsidRPr="00CD512E" w:rsidRDefault="004E3864" w:rsidP="002555EE">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864" w:type="dxa"/>
            <w:shd w:val="clear" w:color="auto" w:fill="D9D9D9"/>
          </w:tcPr>
          <w:p w14:paraId="3AD26FA0" w14:textId="77777777" w:rsidR="004E3864" w:rsidRPr="00CD512E" w:rsidRDefault="004E3864" w:rsidP="002555EE">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562" w:type="dxa"/>
            <w:shd w:val="clear" w:color="auto" w:fill="D9D9D9"/>
          </w:tcPr>
          <w:p w14:paraId="36111FC6" w14:textId="77777777" w:rsidR="004E3864" w:rsidRPr="00CD512E" w:rsidRDefault="004E3864" w:rsidP="002555EE">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C6319A" w:rsidRPr="005064EC" w14:paraId="4DB3778A" w14:textId="77777777" w:rsidTr="000918A3">
        <w:tc>
          <w:tcPr>
            <w:tcW w:w="987" w:type="dxa"/>
          </w:tcPr>
          <w:p w14:paraId="7DF1CA4D" w14:textId="77777777" w:rsidR="00C6319A" w:rsidRPr="005064EC" w:rsidRDefault="00C6319A" w:rsidP="005C50CE">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2829" w:type="dxa"/>
          </w:tcPr>
          <w:p w14:paraId="3FEAE2F6" w14:textId="2E3FE224" w:rsidR="00C6319A" w:rsidRPr="005064EC" w:rsidRDefault="00C6319A" w:rsidP="005C50CE">
            <w:pPr>
              <w:rPr>
                <w:rStyle w:val="Heading2Char"/>
                <w:rFonts w:ascii="Times" w:hAnsi="Times"/>
                <w:b w:val="0"/>
                <w:color w:val="auto"/>
                <w:sz w:val="24"/>
                <w:szCs w:val="24"/>
              </w:rPr>
            </w:pPr>
            <w:r>
              <w:rPr>
                <w:rStyle w:val="Heading2Char"/>
                <w:rFonts w:ascii="Times" w:hAnsi="Times"/>
                <w:b w:val="0"/>
                <w:color w:val="auto"/>
                <w:sz w:val="24"/>
                <w:szCs w:val="24"/>
              </w:rPr>
              <w:t>login()</w:t>
            </w:r>
          </w:p>
        </w:tc>
        <w:tc>
          <w:tcPr>
            <w:tcW w:w="2864" w:type="dxa"/>
          </w:tcPr>
          <w:p w14:paraId="3111BBEE" w14:textId="3BF05919" w:rsidR="00C6319A" w:rsidRPr="006E6011" w:rsidRDefault="00C6319A" w:rsidP="000918A3">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commentRangeStart w:id="41"/>
            <w:r w:rsidRPr="006E6011">
              <w:rPr>
                <w:rFonts w:ascii="Times New Roman" w:hAnsi="Times New Roman" w:cs="Times New Roman"/>
                <w:sz w:val="24"/>
                <w:szCs w:val="24"/>
              </w:rPr>
              <w:t xml:space="preserve">Method uses to </w:t>
            </w:r>
            <w:r>
              <w:rPr>
                <w:rFonts w:ascii="Times New Roman" w:hAnsi="Times New Roman" w:cs="Times New Roman"/>
                <w:sz w:val="24"/>
                <w:szCs w:val="24"/>
              </w:rPr>
              <w:t>login for patient.</w:t>
            </w:r>
            <w:commentRangeEnd w:id="41"/>
            <w:r w:rsidR="003F327A">
              <w:rPr>
                <w:rStyle w:val="CommentReference"/>
                <w:rFonts w:cs="Cordia New"/>
              </w:rPr>
              <w:commentReference w:id="41"/>
            </w:r>
          </w:p>
        </w:tc>
        <w:tc>
          <w:tcPr>
            <w:tcW w:w="2562" w:type="dxa"/>
          </w:tcPr>
          <w:p w14:paraId="106354A8" w14:textId="4F044A7A" w:rsidR="00C6319A" w:rsidRPr="005064EC" w:rsidRDefault="00C6319A"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C6319A" w:rsidRPr="005064EC" w14:paraId="2058457C" w14:textId="77777777" w:rsidTr="000918A3">
        <w:tc>
          <w:tcPr>
            <w:tcW w:w="987" w:type="dxa"/>
          </w:tcPr>
          <w:p w14:paraId="78FDC00C" w14:textId="77777777" w:rsidR="00C6319A" w:rsidRPr="005064EC" w:rsidRDefault="00C6319A" w:rsidP="005C50CE">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2829" w:type="dxa"/>
          </w:tcPr>
          <w:p w14:paraId="39BD812C" w14:textId="7DBF3DF6" w:rsidR="00C6319A" w:rsidRPr="005064EC" w:rsidRDefault="00C6319A" w:rsidP="005C50CE">
            <w:pPr>
              <w:rPr>
                <w:rStyle w:val="Heading2Char"/>
                <w:rFonts w:ascii="Times" w:hAnsi="Times"/>
                <w:b w:val="0"/>
                <w:color w:val="auto"/>
                <w:sz w:val="24"/>
                <w:szCs w:val="24"/>
              </w:rPr>
            </w:pPr>
            <w:r>
              <w:rPr>
                <w:rStyle w:val="Heading2Char"/>
                <w:rFonts w:ascii="Times" w:hAnsi="Times"/>
                <w:b w:val="0"/>
                <w:color w:val="auto"/>
                <w:sz w:val="24"/>
                <w:szCs w:val="24"/>
              </w:rPr>
              <w:t>logout()</w:t>
            </w:r>
          </w:p>
        </w:tc>
        <w:tc>
          <w:tcPr>
            <w:tcW w:w="2864" w:type="dxa"/>
          </w:tcPr>
          <w:p w14:paraId="361155B8" w14:textId="51D35A0F" w:rsidR="00C6319A" w:rsidRPr="006E6011" w:rsidRDefault="00C6319A" w:rsidP="000918A3">
            <w:pPr>
              <w:rPr>
                <w:rStyle w:val="Heading2Char"/>
                <w:rFonts w:ascii="Times" w:hAnsi="Times"/>
                <w:b w:val="0"/>
                <w:color w:val="auto"/>
                <w:sz w:val="24"/>
                <w:szCs w:val="24"/>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logout for patient.</w:t>
            </w:r>
          </w:p>
        </w:tc>
        <w:tc>
          <w:tcPr>
            <w:tcW w:w="2562" w:type="dxa"/>
          </w:tcPr>
          <w:p w14:paraId="52123A6D" w14:textId="1F0920E3" w:rsidR="00C6319A" w:rsidRPr="005064EC" w:rsidRDefault="00C6319A"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C6319A" w14:paraId="414E6CCF" w14:textId="77777777" w:rsidTr="000918A3">
        <w:tblPrEx>
          <w:tblLook w:val="0000" w:firstRow="0" w:lastRow="0" w:firstColumn="0" w:lastColumn="0" w:noHBand="0" w:noVBand="0"/>
        </w:tblPrEx>
        <w:trPr>
          <w:trHeight w:val="600"/>
        </w:trPr>
        <w:tc>
          <w:tcPr>
            <w:tcW w:w="987" w:type="dxa"/>
          </w:tcPr>
          <w:p w14:paraId="756E705F" w14:textId="77777777" w:rsidR="00C6319A" w:rsidRPr="003C7AC3" w:rsidRDefault="00C6319A" w:rsidP="005C50CE">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3</w:t>
            </w:r>
          </w:p>
        </w:tc>
        <w:tc>
          <w:tcPr>
            <w:tcW w:w="2829" w:type="dxa"/>
          </w:tcPr>
          <w:p w14:paraId="4C6EEDD0" w14:textId="3C3F7949" w:rsidR="00C6319A" w:rsidRPr="003C7AC3" w:rsidRDefault="00C6319A" w:rsidP="005C50CE">
            <w:pPr>
              <w:rPr>
                <w:rStyle w:val="Heading2Char"/>
                <w:rFonts w:ascii="Times" w:hAnsi="Times"/>
                <w:b w:val="0"/>
                <w:color w:val="auto"/>
                <w:sz w:val="24"/>
                <w:szCs w:val="24"/>
              </w:rPr>
            </w:pPr>
            <w:r>
              <w:rPr>
                <w:rStyle w:val="Heading2Char"/>
                <w:rFonts w:ascii="Times" w:hAnsi="Times"/>
                <w:b w:val="0"/>
                <w:color w:val="auto"/>
                <w:sz w:val="24"/>
                <w:szCs w:val="24"/>
              </w:rPr>
              <w:t>v</w:t>
            </w:r>
            <w:r w:rsidRPr="003C7AC3">
              <w:rPr>
                <w:rStyle w:val="Heading2Char"/>
                <w:rFonts w:ascii="Times" w:hAnsi="Times"/>
                <w:b w:val="0"/>
                <w:color w:val="auto"/>
                <w:sz w:val="24"/>
                <w:szCs w:val="24"/>
              </w:rPr>
              <w:t>iew()</w:t>
            </w:r>
          </w:p>
        </w:tc>
        <w:tc>
          <w:tcPr>
            <w:tcW w:w="2864" w:type="dxa"/>
          </w:tcPr>
          <w:p w14:paraId="56A618EE" w14:textId="69B29770" w:rsidR="00C6319A" w:rsidRPr="003C7AC3" w:rsidRDefault="00C6319A" w:rsidP="000918A3">
            <w:pPr>
              <w:spacing w:after="200"/>
              <w:rPr>
                <w:rStyle w:val="Heading2Char"/>
                <w:rFonts w:ascii="Times" w:hAnsi="Times"/>
                <w:b w:val="0"/>
                <w:color w:val="auto"/>
                <w:sz w:val="24"/>
                <w:szCs w:val="24"/>
              </w:rPr>
            </w:pPr>
            <w:r w:rsidRPr="003C7AC3">
              <w:rPr>
                <w:rStyle w:val="Heading2Char"/>
                <w:rFonts w:ascii="Times" w:hAnsi="Times"/>
                <w:b w:val="0"/>
                <w:color w:val="auto"/>
                <w:sz w:val="24"/>
                <w:szCs w:val="24"/>
              </w:rPr>
              <w:t>Method uses to view any page which allow for patient</w:t>
            </w:r>
          </w:p>
        </w:tc>
        <w:tc>
          <w:tcPr>
            <w:tcW w:w="2562" w:type="dxa"/>
          </w:tcPr>
          <w:p w14:paraId="427944BA" w14:textId="0368A58B" w:rsidR="00C6319A" w:rsidRPr="003C7AC3" w:rsidRDefault="00C6319A" w:rsidP="005C50CE">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4E3864" w14:paraId="75BF11A3" w14:textId="77777777" w:rsidTr="000918A3">
        <w:tblPrEx>
          <w:tblLook w:val="0000" w:firstRow="0" w:lastRow="0" w:firstColumn="0" w:lastColumn="0" w:noHBand="0" w:noVBand="0"/>
        </w:tblPrEx>
        <w:trPr>
          <w:trHeight w:val="134"/>
        </w:trPr>
        <w:tc>
          <w:tcPr>
            <w:tcW w:w="987" w:type="dxa"/>
          </w:tcPr>
          <w:p w14:paraId="32202D09" w14:textId="73531854" w:rsidR="004E3864" w:rsidRPr="003C7AC3" w:rsidRDefault="005C50CE" w:rsidP="005C50CE">
            <w:pPr>
              <w:jc w:val="center"/>
              <w:rPr>
                <w:rStyle w:val="Heading2Char"/>
                <w:rFonts w:ascii="Times" w:hAnsi="Times"/>
                <w:b w:val="0"/>
                <w:color w:val="auto"/>
                <w:sz w:val="24"/>
                <w:szCs w:val="24"/>
              </w:rPr>
            </w:pPr>
            <w:r>
              <w:rPr>
                <w:rStyle w:val="Heading2Char"/>
                <w:rFonts w:ascii="Times" w:hAnsi="Times"/>
                <w:b w:val="0"/>
                <w:color w:val="auto"/>
                <w:sz w:val="24"/>
                <w:szCs w:val="24"/>
              </w:rPr>
              <w:t>4</w:t>
            </w:r>
          </w:p>
        </w:tc>
        <w:tc>
          <w:tcPr>
            <w:tcW w:w="2829" w:type="dxa"/>
          </w:tcPr>
          <w:p w14:paraId="176C83CB" w14:textId="34BD7384" w:rsidR="004E3864" w:rsidRPr="003C7AC3" w:rsidRDefault="00C6319A" w:rsidP="005C50CE">
            <w:pPr>
              <w:rPr>
                <w:rStyle w:val="Heading2Char"/>
                <w:rFonts w:ascii="Times" w:hAnsi="Times"/>
                <w:b w:val="0"/>
                <w:color w:val="auto"/>
                <w:sz w:val="24"/>
                <w:szCs w:val="24"/>
              </w:rPr>
            </w:pPr>
            <w:r>
              <w:rPr>
                <w:rStyle w:val="Heading2Char"/>
                <w:rFonts w:ascii="Times" w:hAnsi="Times"/>
                <w:b w:val="0"/>
                <w:color w:val="auto"/>
                <w:sz w:val="24"/>
                <w:szCs w:val="24"/>
              </w:rPr>
              <w:t>edit</w:t>
            </w:r>
            <w:r w:rsidR="005C50CE">
              <w:rPr>
                <w:rStyle w:val="Heading2Char"/>
                <w:rFonts w:ascii="Times" w:hAnsi="Times"/>
                <w:b w:val="0"/>
                <w:color w:val="auto"/>
                <w:sz w:val="24"/>
                <w:szCs w:val="24"/>
              </w:rPr>
              <w:t>()</w:t>
            </w:r>
          </w:p>
        </w:tc>
        <w:tc>
          <w:tcPr>
            <w:tcW w:w="2864" w:type="dxa"/>
          </w:tcPr>
          <w:p w14:paraId="3908CE33" w14:textId="63055A1B" w:rsidR="004E3864" w:rsidRDefault="005C50CE" w:rsidP="005C50CE">
            <w:pPr>
              <w:jc w:val="both"/>
              <w:rPr>
                <w:rStyle w:val="Heading2Char"/>
                <w:rFonts w:ascii="Times" w:hAnsi="Times"/>
                <w:b w:val="0"/>
                <w:color w:val="auto"/>
                <w:sz w:val="24"/>
                <w:szCs w:val="24"/>
              </w:rPr>
            </w:pPr>
            <w:r>
              <w:rPr>
                <w:rStyle w:val="Heading2Char"/>
                <w:rFonts w:ascii="Times" w:hAnsi="Times"/>
                <w:b w:val="0"/>
                <w:color w:val="auto"/>
                <w:sz w:val="24"/>
                <w:szCs w:val="24"/>
              </w:rPr>
              <w:t>Method uses to edit patient personal information into the datab</w:t>
            </w:r>
            <w:r w:rsidR="00C6319A">
              <w:rPr>
                <w:rStyle w:val="Heading2Char"/>
                <w:rFonts w:ascii="Times" w:hAnsi="Times"/>
                <w:b w:val="0"/>
                <w:color w:val="auto"/>
                <w:sz w:val="24"/>
                <w:szCs w:val="24"/>
              </w:rPr>
              <w:t>a</w:t>
            </w:r>
            <w:r>
              <w:rPr>
                <w:rStyle w:val="Heading2Char"/>
                <w:rFonts w:ascii="Times" w:hAnsi="Times"/>
                <w:b w:val="0"/>
                <w:color w:val="auto"/>
                <w:sz w:val="24"/>
                <w:szCs w:val="24"/>
              </w:rPr>
              <w:t>se.</w:t>
            </w:r>
          </w:p>
        </w:tc>
        <w:tc>
          <w:tcPr>
            <w:tcW w:w="2562" w:type="dxa"/>
          </w:tcPr>
          <w:p w14:paraId="21DB50FF" w14:textId="77777777" w:rsidR="004E3864" w:rsidRPr="003C7AC3" w:rsidRDefault="004E3864" w:rsidP="005C50CE">
            <w:pPr>
              <w:jc w:val="center"/>
              <w:rPr>
                <w:rStyle w:val="Heading2Char"/>
                <w:rFonts w:ascii="Times" w:hAnsi="Times"/>
                <w:b w:val="0"/>
                <w:color w:val="auto"/>
                <w:sz w:val="24"/>
                <w:szCs w:val="24"/>
              </w:rPr>
            </w:pPr>
          </w:p>
        </w:tc>
      </w:tr>
      <w:tr w:rsidR="004E3864" w14:paraId="678A164C" w14:textId="77777777" w:rsidTr="000918A3">
        <w:tblPrEx>
          <w:tblLook w:val="0000" w:firstRow="0" w:lastRow="0" w:firstColumn="0" w:lastColumn="0" w:noHBand="0" w:noVBand="0"/>
        </w:tblPrEx>
        <w:trPr>
          <w:trHeight w:val="134"/>
        </w:trPr>
        <w:tc>
          <w:tcPr>
            <w:tcW w:w="987" w:type="dxa"/>
          </w:tcPr>
          <w:p w14:paraId="73A724A7" w14:textId="5F18BCD6" w:rsidR="004E3864" w:rsidRPr="003C7AC3" w:rsidRDefault="004E3864" w:rsidP="005C50CE">
            <w:pPr>
              <w:jc w:val="center"/>
              <w:rPr>
                <w:rStyle w:val="Heading2Char"/>
                <w:rFonts w:ascii="Times" w:hAnsi="Times"/>
                <w:b w:val="0"/>
                <w:color w:val="auto"/>
                <w:sz w:val="24"/>
                <w:szCs w:val="24"/>
              </w:rPr>
            </w:pPr>
            <w:r>
              <w:rPr>
                <w:rStyle w:val="Heading2Char"/>
                <w:rFonts w:ascii="Times" w:hAnsi="Times"/>
                <w:b w:val="0"/>
                <w:color w:val="auto"/>
                <w:sz w:val="24"/>
                <w:szCs w:val="24"/>
              </w:rPr>
              <w:t>5</w:t>
            </w:r>
          </w:p>
        </w:tc>
        <w:tc>
          <w:tcPr>
            <w:tcW w:w="2829" w:type="dxa"/>
          </w:tcPr>
          <w:p w14:paraId="6E360A15" w14:textId="361315CC" w:rsidR="004E3864" w:rsidRPr="003C7AC3" w:rsidRDefault="000918A3" w:rsidP="005C50CE">
            <w:pPr>
              <w:rPr>
                <w:rStyle w:val="Heading2Char"/>
                <w:rFonts w:ascii="Times" w:hAnsi="Times"/>
                <w:b w:val="0"/>
                <w:color w:val="auto"/>
                <w:sz w:val="24"/>
                <w:szCs w:val="24"/>
              </w:rPr>
            </w:pPr>
            <w:r>
              <w:rPr>
                <w:rStyle w:val="Heading2Char"/>
                <w:rFonts w:ascii="Times" w:hAnsi="Times"/>
                <w:b w:val="0"/>
                <w:color w:val="auto"/>
                <w:sz w:val="24"/>
                <w:szCs w:val="24"/>
              </w:rPr>
              <w:t>delete</w:t>
            </w:r>
            <w:r w:rsidR="004E3864">
              <w:rPr>
                <w:rStyle w:val="Heading2Char"/>
                <w:rFonts w:ascii="Times" w:hAnsi="Times"/>
                <w:b w:val="0"/>
                <w:color w:val="auto"/>
                <w:sz w:val="24"/>
                <w:szCs w:val="24"/>
              </w:rPr>
              <w:t>()</w:t>
            </w:r>
          </w:p>
        </w:tc>
        <w:tc>
          <w:tcPr>
            <w:tcW w:w="2864" w:type="dxa"/>
          </w:tcPr>
          <w:p w14:paraId="2A2DCBBB" w14:textId="16309257" w:rsidR="004E3864" w:rsidRDefault="005C50CE" w:rsidP="000918A3">
            <w:pPr>
              <w:rPr>
                <w:rStyle w:val="Heading2Char"/>
                <w:rFonts w:ascii="Times" w:hAnsi="Times"/>
                <w:b w:val="0"/>
                <w:color w:val="auto"/>
                <w:sz w:val="24"/>
                <w:szCs w:val="24"/>
              </w:rPr>
            </w:pPr>
            <w:r>
              <w:rPr>
                <w:rStyle w:val="Heading2Char"/>
                <w:rFonts w:ascii="Times" w:hAnsi="Times"/>
                <w:b w:val="0"/>
                <w:color w:val="auto"/>
                <w:sz w:val="24"/>
                <w:szCs w:val="24"/>
              </w:rPr>
              <w:t>Method</w:t>
            </w:r>
            <w:r w:rsidR="000918A3">
              <w:rPr>
                <w:rStyle w:val="Heading2Char"/>
                <w:rFonts w:ascii="Times" w:hAnsi="Times"/>
                <w:b w:val="0"/>
                <w:color w:val="auto"/>
                <w:sz w:val="24"/>
                <w:szCs w:val="24"/>
              </w:rPr>
              <w:t xml:space="preserve"> uses to delete patient form the database.</w:t>
            </w:r>
          </w:p>
        </w:tc>
        <w:tc>
          <w:tcPr>
            <w:tcW w:w="2562" w:type="dxa"/>
          </w:tcPr>
          <w:p w14:paraId="39ED8167" w14:textId="238730B2" w:rsidR="004E3864" w:rsidRPr="003C7AC3" w:rsidRDefault="004E3864"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0918A3" w14:paraId="1CC2ADDA" w14:textId="77777777" w:rsidTr="000918A3">
        <w:tblPrEx>
          <w:tblLook w:val="0000" w:firstRow="0" w:lastRow="0" w:firstColumn="0" w:lastColumn="0" w:noHBand="0" w:noVBand="0"/>
        </w:tblPrEx>
        <w:trPr>
          <w:trHeight w:val="400"/>
        </w:trPr>
        <w:tc>
          <w:tcPr>
            <w:tcW w:w="987" w:type="dxa"/>
          </w:tcPr>
          <w:p w14:paraId="78B127D9" w14:textId="04A91DBB" w:rsidR="000918A3" w:rsidRPr="003C7AC3" w:rsidRDefault="000918A3" w:rsidP="005C50CE">
            <w:pPr>
              <w:ind w:left="108"/>
              <w:jc w:val="center"/>
              <w:rPr>
                <w:rStyle w:val="Heading2Char"/>
                <w:rFonts w:ascii="Times" w:hAnsi="Times"/>
                <w:b w:val="0"/>
                <w:color w:val="auto"/>
                <w:sz w:val="24"/>
                <w:szCs w:val="24"/>
              </w:rPr>
            </w:pPr>
            <w:r>
              <w:rPr>
                <w:rStyle w:val="Heading2Char"/>
                <w:rFonts w:ascii="Times" w:hAnsi="Times"/>
                <w:b w:val="0"/>
                <w:color w:val="auto"/>
                <w:sz w:val="24"/>
                <w:szCs w:val="24"/>
              </w:rPr>
              <w:lastRenderedPageBreak/>
              <w:t>6</w:t>
            </w:r>
          </w:p>
        </w:tc>
        <w:tc>
          <w:tcPr>
            <w:tcW w:w="2829" w:type="dxa"/>
          </w:tcPr>
          <w:p w14:paraId="3F52AA31" w14:textId="7A07E97B" w:rsidR="000918A3" w:rsidRPr="003C7AC3" w:rsidRDefault="000918A3" w:rsidP="005C50CE">
            <w:pPr>
              <w:rPr>
                <w:rStyle w:val="Heading2Char"/>
                <w:rFonts w:ascii="Times" w:hAnsi="Times"/>
                <w:b w:val="0"/>
                <w:color w:val="auto"/>
                <w:sz w:val="24"/>
                <w:szCs w:val="24"/>
              </w:rPr>
            </w:pPr>
            <w:commentRangeStart w:id="42"/>
            <w:proofErr w:type="spellStart"/>
            <w:r w:rsidRPr="00967A1D">
              <w:rPr>
                <w:rStyle w:val="Heading2Char"/>
                <w:rFonts w:ascii="Times" w:hAnsi="Times"/>
                <w:b w:val="0"/>
                <w:color w:val="auto"/>
                <w:sz w:val="24"/>
                <w:szCs w:val="24"/>
              </w:rPr>
              <w:t>makePatientAppointment</w:t>
            </w:r>
            <w:proofErr w:type="spellEnd"/>
            <w:r w:rsidRPr="00967A1D">
              <w:rPr>
                <w:rStyle w:val="Heading2Char"/>
                <w:rFonts w:ascii="Times" w:hAnsi="Times"/>
                <w:b w:val="0"/>
                <w:color w:val="auto"/>
                <w:sz w:val="24"/>
                <w:szCs w:val="24"/>
              </w:rPr>
              <w:t>()</w:t>
            </w:r>
            <w:commentRangeEnd w:id="42"/>
            <w:r w:rsidR="003F327A">
              <w:rPr>
                <w:rStyle w:val="CommentReference"/>
                <w:rFonts w:cs="Cordia New"/>
              </w:rPr>
              <w:commentReference w:id="42"/>
            </w:r>
          </w:p>
        </w:tc>
        <w:tc>
          <w:tcPr>
            <w:tcW w:w="2864" w:type="dxa"/>
          </w:tcPr>
          <w:p w14:paraId="6157E51A" w14:textId="1EDAF532" w:rsidR="000918A3" w:rsidRPr="003C7AC3" w:rsidRDefault="000918A3" w:rsidP="005C50CE">
            <w:pPr>
              <w:rPr>
                <w:rStyle w:val="Heading2Char"/>
                <w:rFonts w:ascii="Times" w:hAnsi="Times"/>
                <w:b w:val="0"/>
                <w:color w:val="auto"/>
                <w:sz w:val="24"/>
                <w:szCs w:val="24"/>
              </w:rPr>
            </w:pPr>
            <w:r w:rsidRPr="00967A1D">
              <w:rPr>
                <w:rStyle w:val="Heading2Char"/>
                <w:rFonts w:ascii="Times" w:hAnsi="Times"/>
                <w:b w:val="0"/>
                <w:color w:val="auto"/>
                <w:sz w:val="24"/>
                <w:szCs w:val="24"/>
              </w:rPr>
              <w:t>Method uses to make new patient appointment.</w:t>
            </w:r>
          </w:p>
        </w:tc>
        <w:tc>
          <w:tcPr>
            <w:tcW w:w="2562" w:type="dxa"/>
          </w:tcPr>
          <w:p w14:paraId="03FD0558" w14:textId="1F7ACD80" w:rsidR="000918A3" w:rsidRPr="003C7AC3" w:rsidRDefault="000918A3" w:rsidP="005C50CE">
            <w:pPr>
              <w:ind w:left="108"/>
              <w:jc w:val="center"/>
              <w:rPr>
                <w:rStyle w:val="Heading2Char"/>
                <w:rFonts w:ascii="Times" w:hAnsi="Times"/>
                <w:b w:val="0"/>
                <w:color w:val="auto"/>
                <w:sz w:val="24"/>
                <w:szCs w:val="24"/>
              </w:rPr>
            </w:pPr>
            <w:r w:rsidRPr="00967A1D">
              <w:rPr>
                <w:rStyle w:val="Heading2Char"/>
                <w:rFonts w:ascii="Times" w:hAnsi="Times"/>
                <w:b w:val="0"/>
                <w:color w:val="auto"/>
                <w:sz w:val="24"/>
                <w:szCs w:val="24"/>
              </w:rPr>
              <w:t>-</w:t>
            </w:r>
          </w:p>
        </w:tc>
      </w:tr>
    </w:tbl>
    <w:p w14:paraId="78D789FC" w14:textId="77777777" w:rsidR="004E3864" w:rsidRDefault="004E3864" w:rsidP="004E3864">
      <w:pPr>
        <w:rPr>
          <w:rStyle w:val="Heading2Char"/>
          <w:rFonts w:ascii="Times" w:hAnsi="Times"/>
          <w:color w:val="auto"/>
          <w:sz w:val="24"/>
          <w:szCs w:val="24"/>
        </w:rPr>
      </w:pPr>
    </w:p>
    <w:p w14:paraId="7FD58EE4" w14:textId="77777777" w:rsidR="004E3864" w:rsidRDefault="004E3864" w:rsidP="004E3864">
      <w:pPr>
        <w:rPr>
          <w:rStyle w:val="Heading2Char"/>
          <w:rFonts w:ascii="Times" w:hAnsi="Times"/>
          <w:color w:val="auto"/>
          <w:sz w:val="24"/>
          <w:szCs w:val="24"/>
        </w:rPr>
      </w:pPr>
    </w:p>
    <w:p w14:paraId="7597C65B" w14:textId="77777777" w:rsidR="00771E58" w:rsidRDefault="00771E58" w:rsidP="00F65DBF">
      <w:pPr>
        <w:rPr>
          <w:rStyle w:val="Heading2Char"/>
          <w:rFonts w:ascii="Times" w:hAnsi="Times"/>
          <w:color w:val="auto"/>
          <w:sz w:val="24"/>
          <w:szCs w:val="24"/>
        </w:rPr>
      </w:pPr>
    </w:p>
    <w:p w14:paraId="5AA17EFA" w14:textId="77777777" w:rsidR="00771E58" w:rsidRDefault="00771E58" w:rsidP="00F65DBF">
      <w:pPr>
        <w:rPr>
          <w:rStyle w:val="Heading2Char"/>
          <w:rFonts w:ascii="Times" w:hAnsi="Times"/>
          <w:color w:val="auto"/>
          <w:sz w:val="24"/>
          <w:szCs w:val="24"/>
        </w:rPr>
      </w:pPr>
    </w:p>
    <w:p w14:paraId="1F37E9B6" w14:textId="77777777" w:rsidR="005064EC" w:rsidRDefault="005064EC" w:rsidP="00771E58">
      <w:pPr>
        <w:ind w:firstLine="720"/>
        <w:rPr>
          <w:rStyle w:val="Heading2Char"/>
          <w:rFonts w:ascii="Times" w:hAnsi="Times"/>
          <w:color w:val="auto"/>
          <w:sz w:val="24"/>
          <w:szCs w:val="24"/>
        </w:rPr>
      </w:pPr>
    </w:p>
    <w:p w14:paraId="3F0D9C7F" w14:textId="77777777" w:rsidR="005064EC" w:rsidRDefault="005064EC" w:rsidP="00771E58">
      <w:pPr>
        <w:ind w:firstLine="720"/>
        <w:rPr>
          <w:rStyle w:val="Heading2Char"/>
          <w:rFonts w:ascii="Times" w:hAnsi="Times"/>
          <w:color w:val="auto"/>
          <w:sz w:val="24"/>
          <w:szCs w:val="24"/>
        </w:rPr>
      </w:pPr>
    </w:p>
    <w:p w14:paraId="08398284" w14:textId="77777777" w:rsidR="005064EC" w:rsidRDefault="005064EC" w:rsidP="00771E58">
      <w:pPr>
        <w:ind w:firstLine="720"/>
        <w:rPr>
          <w:rStyle w:val="Heading2Char"/>
          <w:rFonts w:ascii="Times" w:hAnsi="Times"/>
          <w:color w:val="auto"/>
          <w:sz w:val="24"/>
          <w:szCs w:val="24"/>
        </w:rPr>
      </w:pPr>
    </w:p>
    <w:p w14:paraId="2150B548" w14:textId="77777777" w:rsidR="005064EC" w:rsidRDefault="005064EC" w:rsidP="00771E58">
      <w:pPr>
        <w:ind w:firstLine="720"/>
        <w:rPr>
          <w:rStyle w:val="Heading2Char"/>
          <w:rFonts w:ascii="Times" w:hAnsi="Times"/>
          <w:color w:val="auto"/>
          <w:sz w:val="24"/>
          <w:szCs w:val="24"/>
        </w:rPr>
      </w:pPr>
    </w:p>
    <w:p w14:paraId="30474EE5" w14:textId="77777777" w:rsidR="005064EC" w:rsidRDefault="005064EC" w:rsidP="00771E58">
      <w:pPr>
        <w:ind w:firstLine="720"/>
        <w:rPr>
          <w:rStyle w:val="Heading2Char"/>
          <w:rFonts w:ascii="Times" w:hAnsi="Times"/>
          <w:color w:val="auto"/>
          <w:sz w:val="24"/>
          <w:szCs w:val="24"/>
        </w:rPr>
      </w:pPr>
    </w:p>
    <w:p w14:paraId="3AAA6276" w14:textId="77777777" w:rsidR="005064EC" w:rsidRDefault="005064EC" w:rsidP="00771E58">
      <w:pPr>
        <w:ind w:firstLine="720"/>
        <w:rPr>
          <w:rStyle w:val="Heading2Char"/>
          <w:rFonts w:ascii="Times" w:hAnsi="Times"/>
          <w:color w:val="auto"/>
          <w:sz w:val="24"/>
          <w:szCs w:val="24"/>
        </w:rPr>
      </w:pPr>
    </w:p>
    <w:p w14:paraId="5BD10407" w14:textId="6FF82F35" w:rsidR="00771E58" w:rsidRDefault="00771E58" w:rsidP="003B0A4E">
      <w:pPr>
        <w:ind w:firstLine="720"/>
        <w:rPr>
          <w:rStyle w:val="Heading2Char"/>
          <w:rFonts w:ascii="Times" w:hAnsi="Times"/>
          <w:color w:val="auto"/>
          <w:sz w:val="24"/>
          <w:szCs w:val="24"/>
        </w:rPr>
      </w:pPr>
      <w:r>
        <w:rPr>
          <w:rStyle w:val="Heading2Char"/>
          <w:rFonts w:ascii="Times" w:hAnsi="Times"/>
          <w:color w:val="auto"/>
          <w:sz w:val="24"/>
          <w:szCs w:val="24"/>
        </w:rPr>
        <w:t>CD-04,</w:t>
      </w:r>
      <w:r w:rsidR="005064EC">
        <w:rPr>
          <w:rStyle w:val="Heading2Char"/>
          <w:rFonts w:ascii="Times" w:hAnsi="Times"/>
          <w:color w:val="auto"/>
          <w:sz w:val="24"/>
          <w:szCs w:val="24"/>
        </w:rPr>
        <w:t xml:space="preserve"> </w:t>
      </w:r>
      <w:r>
        <w:rPr>
          <w:rStyle w:val="Heading2Char"/>
          <w:rFonts w:ascii="Times" w:hAnsi="Times"/>
          <w:color w:val="auto"/>
          <w:sz w:val="24"/>
          <w:szCs w:val="24"/>
        </w:rPr>
        <w:t>URS</w:t>
      </w:r>
    </w:p>
    <w:p w14:paraId="009128A5" w14:textId="5640447B" w:rsidR="00771E58" w:rsidRDefault="00771E58" w:rsidP="00771E58">
      <w:pPr>
        <w:rPr>
          <w:rStyle w:val="Heading2Char"/>
          <w:rFonts w:ascii="Times" w:hAnsi="Times"/>
          <w:color w:val="auto"/>
          <w:sz w:val="24"/>
          <w:szCs w:val="24"/>
        </w:rPr>
      </w:pPr>
      <w:r>
        <w:rPr>
          <w:rStyle w:val="Heading2Char"/>
          <w:rFonts w:ascii="Times" w:hAnsi="Times"/>
          <w:color w:val="auto"/>
          <w:sz w:val="24"/>
          <w:szCs w:val="24"/>
        </w:rPr>
        <w:tab/>
        <w:t>Class name: Officer</w:t>
      </w:r>
    </w:p>
    <w:p w14:paraId="4FD7E781" w14:textId="0222037C" w:rsidR="00771E58" w:rsidRDefault="00F107BC" w:rsidP="00771E58">
      <w:pPr>
        <w:rPr>
          <w:rStyle w:val="Heading2Char"/>
          <w:rFonts w:ascii="Times" w:hAnsi="Times"/>
          <w:color w:val="auto"/>
          <w:sz w:val="24"/>
          <w:szCs w:val="24"/>
        </w:rPr>
      </w:pPr>
      <w:r>
        <w:rPr>
          <w:rFonts w:ascii="Times" w:eastAsiaTheme="majorEastAsia" w:hAnsi="Times" w:cstheme="majorBidi"/>
          <w:b/>
          <w:bCs/>
          <w:noProof/>
          <w:color w:val="auto"/>
          <w:sz w:val="24"/>
          <w:szCs w:val="24"/>
          <w:lang w:eastAsia="ko-KR"/>
        </w:rPr>
        <w:drawing>
          <wp:anchor distT="0" distB="0" distL="114300" distR="114300" simplePos="0" relativeHeight="251680768" behindDoc="0" locked="0" layoutInCell="1" allowOverlap="1" wp14:anchorId="185820CA" wp14:editId="3CAC7D18">
            <wp:simplePos x="0" y="0"/>
            <wp:positionH relativeFrom="column">
              <wp:posOffset>1943100</wp:posOffset>
            </wp:positionH>
            <wp:positionV relativeFrom="paragraph">
              <wp:posOffset>52705</wp:posOffset>
            </wp:positionV>
            <wp:extent cx="2743200" cy="22352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jpg"/>
                    <pic:cNvPicPr/>
                  </pic:nvPicPr>
                  <pic:blipFill>
                    <a:blip r:embed="rId15">
                      <a:extLst>
                        <a:ext uri="{28A0092B-C50C-407E-A947-70E740481C1C}">
                          <a14:useLocalDpi xmlns:a14="http://schemas.microsoft.com/office/drawing/2010/main" val="0"/>
                        </a:ext>
                      </a:extLst>
                    </a:blip>
                    <a:stretch>
                      <a:fillRect/>
                    </a:stretch>
                  </pic:blipFill>
                  <pic:spPr>
                    <a:xfrm>
                      <a:off x="0" y="0"/>
                      <a:ext cx="2743200" cy="22352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28D911FD" w14:textId="77777777" w:rsidR="00771E58" w:rsidRDefault="00771E58" w:rsidP="00771E58">
      <w:pPr>
        <w:rPr>
          <w:rStyle w:val="Heading2Char"/>
          <w:rFonts w:ascii="Times" w:hAnsi="Times"/>
          <w:color w:val="auto"/>
          <w:sz w:val="24"/>
          <w:szCs w:val="24"/>
        </w:rPr>
      </w:pPr>
    </w:p>
    <w:p w14:paraId="2A93CD62" w14:textId="77777777" w:rsidR="00771E58" w:rsidRDefault="00771E58" w:rsidP="00771E58">
      <w:pPr>
        <w:rPr>
          <w:rStyle w:val="Heading2Char"/>
          <w:rFonts w:ascii="Times" w:hAnsi="Times"/>
          <w:color w:val="auto"/>
          <w:sz w:val="24"/>
          <w:szCs w:val="24"/>
        </w:rPr>
      </w:pPr>
    </w:p>
    <w:p w14:paraId="033B0478" w14:textId="77777777" w:rsidR="00771E58" w:rsidRDefault="00771E58" w:rsidP="00771E58">
      <w:pPr>
        <w:rPr>
          <w:rStyle w:val="Heading2Char"/>
          <w:rFonts w:ascii="Times" w:hAnsi="Times"/>
          <w:color w:val="auto"/>
          <w:sz w:val="24"/>
          <w:szCs w:val="24"/>
        </w:rPr>
      </w:pPr>
    </w:p>
    <w:p w14:paraId="0A27173C" w14:textId="77777777" w:rsidR="00771E58" w:rsidRDefault="00771E58" w:rsidP="00771E58">
      <w:pPr>
        <w:rPr>
          <w:rStyle w:val="Heading2Char"/>
          <w:rFonts w:ascii="Times" w:hAnsi="Times"/>
          <w:color w:val="auto"/>
          <w:sz w:val="24"/>
          <w:szCs w:val="24"/>
        </w:rPr>
      </w:pPr>
    </w:p>
    <w:p w14:paraId="18B30FA6" w14:textId="77777777" w:rsidR="00771E58" w:rsidRDefault="00771E58" w:rsidP="00771E58">
      <w:pPr>
        <w:rPr>
          <w:rStyle w:val="Heading2Char"/>
          <w:rFonts w:ascii="Times" w:hAnsi="Times"/>
          <w:color w:val="auto"/>
          <w:sz w:val="24"/>
          <w:szCs w:val="24"/>
        </w:rPr>
      </w:pPr>
    </w:p>
    <w:p w14:paraId="286C1C47" w14:textId="77777777" w:rsidR="00771E58" w:rsidRDefault="00771E58" w:rsidP="00771E58">
      <w:pPr>
        <w:rPr>
          <w:rStyle w:val="Heading2Char"/>
          <w:rFonts w:ascii="Times" w:hAnsi="Times"/>
          <w:color w:val="auto"/>
          <w:sz w:val="24"/>
          <w:szCs w:val="24"/>
        </w:rPr>
      </w:pPr>
    </w:p>
    <w:p w14:paraId="5685973C" w14:textId="77777777" w:rsidR="00771E58" w:rsidRDefault="00771E58" w:rsidP="00771E58">
      <w:pPr>
        <w:rPr>
          <w:rStyle w:val="Heading2Char"/>
          <w:rFonts w:ascii="Times" w:hAnsi="Times"/>
          <w:color w:val="auto"/>
          <w:sz w:val="24"/>
          <w:szCs w:val="24"/>
        </w:rPr>
      </w:pPr>
    </w:p>
    <w:p w14:paraId="5E07CD45" w14:textId="77777777" w:rsidR="00771E58" w:rsidRDefault="00771E58" w:rsidP="00771E58">
      <w:pPr>
        <w:rPr>
          <w:rStyle w:val="Heading2Char"/>
          <w:rFonts w:ascii="Times" w:hAnsi="Times"/>
          <w:color w:val="auto"/>
          <w:sz w:val="24"/>
          <w:szCs w:val="24"/>
        </w:rPr>
      </w:pPr>
    </w:p>
    <w:p w14:paraId="6C5ACAF2" w14:textId="77777777" w:rsidR="00771E58" w:rsidRDefault="00771E58" w:rsidP="00771E58">
      <w:pPr>
        <w:rPr>
          <w:rStyle w:val="Heading2Char"/>
          <w:rFonts w:ascii="Times" w:hAnsi="Times"/>
          <w:color w:val="auto"/>
          <w:sz w:val="24"/>
          <w:szCs w:val="24"/>
        </w:rPr>
      </w:pPr>
    </w:p>
    <w:p w14:paraId="7228A1EB" w14:textId="77777777" w:rsidR="00771E58" w:rsidRDefault="00771E58" w:rsidP="00771E58">
      <w:pPr>
        <w:rPr>
          <w:rStyle w:val="Heading2Char"/>
          <w:rFonts w:ascii="Times" w:hAnsi="Times"/>
          <w:color w:val="auto"/>
          <w:sz w:val="24"/>
          <w:szCs w:val="24"/>
        </w:rPr>
      </w:pPr>
    </w:p>
    <w:p w14:paraId="1BD8A5E4" w14:textId="77777777" w:rsidR="00771E58" w:rsidRDefault="00771E58" w:rsidP="00771E58">
      <w:pPr>
        <w:rPr>
          <w:rStyle w:val="Heading2Char"/>
          <w:rFonts w:ascii="Times" w:hAnsi="Times"/>
          <w:color w:val="auto"/>
          <w:sz w:val="24"/>
          <w:szCs w:val="24"/>
        </w:rPr>
      </w:pPr>
    </w:p>
    <w:p w14:paraId="6160D67F" w14:textId="77777777" w:rsidR="00771E58" w:rsidRDefault="00771E58" w:rsidP="00771E58">
      <w:pPr>
        <w:rPr>
          <w:rStyle w:val="Heading2Char"/>
          <w:rFonts w:ascii="Times" w:hAnsi="Times"/>
          <w:color w:val="auto"/>
          <w:sz w:val="24"/>
          <w:szCs w:val="24"/>
        </w:rPr>
      </w:pPr>
    </w:p>
    <w:p w14:paraId="3C6CA795" w14:textId="77777777" w:rsidR="005064EC" w:rsidRPr="00CD512E" w:rsidRDefault="005064EC" w:rsidP="005064EC">
      <w:pPr>
        <w:rPr>
          <w:rStyle w:val="Heading2Char"/>
          <w:rFonts w:ascii="Times" w:hAnsi="Times"/>
          <w:color w:val="auto"/>
          <w:sz w:val="24"/>
          <w:szCs w:val="24"/>
        </w:rPr>
      </w:pPr>
      <w:r w:rsidRPr="00CD512E">
        <w:rPr>
          <w:rStyle w:val="Heading2Char"/>
          <w:rFonts w:ascii="Times" w:hAnsi="Times"/>
          <w:color w:val="auto"/>
          <w:sz w:val="24"/>
          <w:szCs w:val="24"/>
        </w:rPr>
        <w:t>Property</w:t>
      </w:r>
    </w:p>
    <w:p w14:paraId="2F65E329" w14:textId="77777777" w:rsidR="005064EC" w:rsidRDefault="005064EC" w:rsidP="005064EC">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35"/>
        <w:gridCol w:w="1814"/>
        <w:gridCol w:w="3270"/>
        <w:gridCol w:w="2997"/>
      </w:tblGrid>
      <w:tr w:rsidR="005064EC" w:rsidRPr="00CD512E" w14:paraId="5F25E7C3" w14:textId="77777777" w:rsidTr="005064EC">
        <w:trPr>
          <w:trHeight w:val="191"/>
        </w:trPr>
        <w:tc>
          <w:tcPr>
            <w:tcW w:w="959" w:type="dxa"/>
            <w:shd w:val="clear" w:color="auto" w:fill="D9D9D9"/>
          </w:tcPr>
          <w:p w14:paraId="72C8622D" w14:textId="77777777" w:rsidR="005064EC" w:rsidRPr="00CD512E" w:rsidRDefault="005064EC" w:rsidP="0074192C">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0C6B40BA" w14:textId="77777777" w:rsidR="005064EC" w:rsidRPr="00CD512E" w:rsidRDefault="005064EC" w:rsidP="0074192C">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099ED419" w14:textId="77777777" w:rsidR="005064EC" w:rsidRPr="00CD512E" w:rsidRDefault="005064EC" w:rsidP="0074192C">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2D3B8339" w14:textId="77777777" w:rsidR="005064EC" w:rsidRPr="00CD512E" w:rsidRDefault="005064EC" w:rsidP="0074192C">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5064EC" w14:paraId="33F3A651" w14:textId="77777777" w:rsidTr="005064EC">
        <w:tc>
          <w:tcPr>
            <w:tcW w:w="959" w:type="dxa"/>
          </w:tcPr>
          <w:p w14:paraId="4C391DAC" w14:textId="77777777"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1843" w:type="dxa"/>
          </w:tcPr>
          <w:p w14:paraId="463436A9" w14:textId="2633A6D9" w:rsidR="005064EC" w:rsidRPr="005064EC" w:rsidRDefault="005064EC" w:rsidP="005064EC">
            <w:pPr>
              <w:rPr>
                <w:rStyle w:val="Heading2Char"/>
                <w:rFonts w:ascii="Times" w:hAnsi="Times"/>
                <w:b w:val="0"/>
                <w:color w:val="auto"/>
                <w:sz w:val="24"/>
                <w:szCs w:val="24"/>
              </w:rPr>
            </w:pPr>
            <w:r>
              <w:rPr>
                <w:rStyle w:val="Heading2Char"/>
                <w:rFonts w:ascii="Times" w:hAnsi="Times"/>
                <w:b w:val="0"/>
                <w:color w:val="auto"/>
                <w:sz w:val="24"/>
                <w:szCs w:val="24"/>
              </w:rPr>
              <w:t>$</w:t>
            </w:r>
            <w:proofErr w:type="spellStart"/>
            <w:r>
              <w:rPr>
                <w:rStyle w:val="Heading2Char"/>
                <w:rFonts w:ascii="Times" w:hAnsi="Times"/>
                <w:b w:val="0"/>
                <w:color w:val="auto"/>
                <w:sz w:val="24"/>
                <w:szCs w:val="24"/>
              </w:rPr>
              <w:t>officer</w:t>
            </w:r>
            <w:r w:rsidRPr="005064EC">
              <w:rPr>
                <w:rStyle w:val="Heading2Char"/>
                <w:rFonts w:ascii="Times" w:hAnsi="Times"/>
                <w:b w:val="0"/>
                <w:color w:val="auto"/>
                <w:sz w:val="24"/>
                <w:szCs w:val="24"/>
              </w:rPr>
              <w:t>ID</w:t>
            </w:r>
            <w:proofErr w:type="spellEnd"/>
          </w:p>
        </w:tc>
        <w:tc>
          <w:tcPr>
            <w:tcW w:w="3358" w:type="dxa"/>
          </w:tcPr>
          <w:p w14:paraId="5C21CFCE" w14:textId="108A5C8D" w:rsidR="005064EC" w:rsidRPr="005064EC" w:rsidRDefault="005064EC" w:rsidP="005064EC">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5064EC">
              <w:rPr>
                <w:rFonts w:ascii="Times New Roman" w:eastAsiaTheme="minorHAnsi" w:hAnsi="Times New Roman" w:cs="Times New Roman"/>
                <w:color w:val="auto"/>
                <w:sz w:val="24"/>
                <w:szCs w:val="24"/>
                <w:lang w:bidi="ar-SA"/>
              </w:rPr>
              <w:t>Declare v</w:t>
            </w:r>
            <w:r w:rsidR="00943012">
              <w:rPr>
                <w:rFonts w:ascii="Times New Roman" w:eastAsiaTheme="minorHAnsi" w:hAnsi="Times New Roman" w:cs="Times New Roman"/>
                <w:color w:val="auto"/>
                <w:sz w:val="24"/>
                <w:szCs w:val="24"/>
                <w:lang w:bidi="ar-SA"/>
              </w:rPr>
              <w:t xml:space="preserve">ariable for identify the </w:t>
            </w:r>
            <w:proofErr w:type="spellStart"/>
            <w:r w:rsidR="00943012">
              <w:rPr>
                <w:rStyle w:val="Heading2Char"/>
                <w:rFonts w:ascii="Times" w:hAnsi="Times"/>
                <w:b w:val="0"/>
                <w:color w:val="auto"/>
                <w:sz w:val="24"/>
                <w:szCs w:val="24"/>
              </w:rPr>
              <w:t>officer</w:t>
            </w:r>
            <w:r w:rsidRPr="005064EC">
              <w:rPr>
                <w:rFonts w:ascii="Times New Roman" w:eastAsiaTheme="minorHAnsi" w:hAnsi="Times New Roman" w:cs="Times New Roman"/>
                <w:color w:val="auto"/>
                <w:sz w:val="24"/>
                <w:szCs w:val="24"/>
                <w:lang w:bidi="ar-SA"/>
              </w:rPr>
              <w:t>ID</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182DE695"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commentRangeStart w:id="43"/>
            <w:proofErr w:type="spellStart"/>
            <w:r w:rsidRPr="005064EC">
              <w:rPr>
                <w:rStyle w:val="Heading2Char"/>
                <w:rFonts w:ascii="Times" w:hAnsi="Times"/>
                <w:b w:val="0"/>
                <w:color w:val="auto"/>
                <w:sz w:val="24"/>
                <w:szCs w:val="24"/>
              </w:rPr>
              <w:t>varchar</w:t>
            </w:r>
            <w:commentRangeEnd w:id="43"/>
            <w:proofErr w:type="spellEnd"/>
            <w:r w:rsidR="003F327A">
              <w:rPr>
                <w:rStyle w:val="CommentReference"/>
                <w:rFonts w:cs="Cordia New"/>
              </w:rPr>
              <w:commentReference w:id="43"/>
            </w:r>
          </w:p>
        </w:tc>
      </w:tr>
      <w:tr w:rsidR="005064EC" w14:paraId="732991A2" w14:textId="77777777" w:rsidTr="005064EC">
        <w:tc>
          <w:tcPr>
            <w:tcW w:w="959" w:type="dxa"/>
          </w:tcPr>
          <w:p w14:paraId="25403025" w14:textId="77777777"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1843" w:type="dxa"/>
          </w:tcPr>
          <w:p w14:paraId="2A83B031"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spellStart"/>
            <w:r w:rsidRPr="005064EC">
              <w:rPr>
                <w:rStyle w:val="Heading2Char"/>
                <w:rFonts w:ascii="Times" w:hAnsi="Times"/>
                <w:b w:val="0"/>
                <w:color w:val="auto"/>
                <w:sz w:val="24"/>
                <w:szCs w:val="24"/>
              </w:rPr>
              <w:t>firstname</w:t>
            </w:r>
            <w:proofErr w:type="spellEnd"/>
          </w:p>
        </w:tc>
        <w:tc>
          <w:tcPr>
            <w:tcW w:w="3358" w:type="dxa"/>
          </w:tcPr>
          <w:p w14:paraId="190B1CD9" w14:textId="4F67D683" w:rsidR="005064EC" w:rsidRPr="005064EC" w:rsidRDefault="005064EC" w:rsidP="005064EC">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sidR="00943012">
              <w:rPr>
                <w:rStyle w:val="Heading2Char"/>
                <w:rFonts w:ascii="Times" w:hAnsi="Times"/>
                <w:b w:val="0"/>
                <w:color w:val="auto"/>
                <w:sz w:val="24"/>
                <w:szCs w:val="24"/>
              </w:rPr>
              <w:t>officer</w:t>
            </w:r>
            <w:r>
              <w:rPr>
                <w:rFonts w:ascii="Times New Roman" w:eastAsiaTheme="minorHAnsi" w:hAnsi="Times New Roman" w:cs="Times New Roman"/>
                <w:color w:val="auto"/>
                <w:sz w:val="24"/>
                <w:szCs w:val="24"/>
                <w:lang w:bidi="ar-SA"/>
              </w:rPr>
              <w:t xml:space="preserve">s’ </w:t>
            </w:r>
            <w:proofErr w:type="spellStart"/>
            <w:r>
              <w:rPr>
                <w:rFonts w:ascii="Times New Roman" w:eastAsiaTheme="minorHAnsi" w:hAnsi="Times New Roman" w:cs="Times New Roman"/>
                <w:color w:val="auto"/>
                <w:sz w:val="24"/>
                <w:szCs w:val="24"/>
                <w:lang w:bidi="ar-SA"/>
              </w:rPr>
              <w:t>firstname</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5A5E6A87"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5064EC" w14:paraId="295050C8" w14:textId="77777777" w:rsidTr="005064EC">
        <w:tc>
          <w:tcPr>
            <w:tcW w:w="959" w:type="dxa"/>
          </w:tcPr>
          <w:p w14:paraId="1CC4F6D4" w14:textId="77777777"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3</w:t>
            </w:r>
          </w:p>
        </w:tc>
        <w:tc>
          <w:tcPr>
            <w:tcW w:w="1843" w:type="dxa"/>
          </w:tcPr>
          <w:p w14:paraId="4B3DE9F9"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$surname</w:t>
            </w:r>
          </w:p>
        </w:tc>
        <w:tc>
          <w:tcPr>
            <w:tcW w:w="3358" w:type="dxa"/>
          </w:tcPr>
          <w:p w14:paraId="2145CFD3" w14:textId="72606BAA" w:rsidR="005064EC" w:rsidRPr="005064EC" w:rsidRDefault="005064EC" w:rsidP="005064EC">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sidR="00943012">
              <w:rPr>
                <w:rStyle w:val="Heading2Char"/>
                <w:rFonts w:ascii="Times" w:hAnsi="Times"/>
                <w:b w:val="0"/>
                <w:color w:val="auto"/>
                <w:sz w:val="24"/>
                <w:szCs w:val="24"/>
              </w:rPr>
              <w:t>officer</w:t>
            </w:r>
            <w:r>
              <w:rPr>
                <w:rFonts w:ascii="Times New Roman" w:eastAsiaTheme="minorHAnsi" w:hAnsi="Times New Roman" w:cs="Times New Roman"/>
                <w:color w:val="auto"/>
                <w:sz w:val="24"/>
                <w:szCs w:val="24"/>
                <w:lang w:bidi="ar-SA"/>
              </w:rPr>
              <w:t>s’ surname</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0E428761"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5064EC" w14:paraId="7F105D19" w14:textId="77777777" w:rsidTr="005064EC">
        <w:tc>
          <w:tcPr>
            <w:tcW w:w="959" w:type="dxa"/>
          </w:tcPr>
          <w:p w14:paraId="0937D982" w14:textId="77777777"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lastRenderedPageBreak/>
              <w:t>4</w:t>
            </w:r>
          </w:p>
        </w:tc>
        <w:tc>
          <w:tcPr>
            <w:tcW w:w="1843" w:type="dxa"/>
          </w:tcPr>
          <w:p w14:paraId="3EA00354"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$age</w:t>
            </w:r>
          </w:p>
        </w:tc>
        <w:tc>
          <w:tcPr>
            <w:tcW w:w="3358" w:type="dxa"/>
          </w:tcPr>
          <w:p w14:paraId="1BAC82B6" w14:textId="7ACDD606" w:rsidR="005064EC" w:rsidRPr="005064EC" w:rsidRDefault="005064EC" w:rsidP="005064EC">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sidR="00943012">
              <w:rPr>
                <w:rStyle w:val="Heading2Char"/>
                <w:rFonts w:ascii="Times" w:hAnsi="Times"/>
                <w:b w:val="0"/>
                <w:color w:val="auto"/>
                <w:sz w:val="24"/>
                <w:szCs w:val="24"/>
              </w:rPr>
              <w:t>officer</w:t>
            </w:r>
            <w:r>
              <w:rPr>
                <w:rFonts w:ascii="Times New Roman" w:eastAsiaTheme="minorHAnsi" w:hAnsi="Times New Roman" w:cs="Times New Roman"/>
                <w:color w:val="auto"/>
                <w:sz w:val="24"/>
                <w:szCs w:val="24"/>
                <w:lang w:bidi="ar-SA"/>
              </w:rPr>
              <w:t>s’ age</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441F47C0" w14:textId="77777777" w:rsidR="005064EC" w:rsidRPr="005064EC" w:rsidRDefault="005064EC" w:rsidP="005064EC">
            <w:pPr>
              <w:rPr>
                <w:rStyle w:val="Heading2Char"/>
                <w:rFonts w:ascii="Times" w:hAnsi="Times"/>
                <w:b w:val="0"/>
                <w:color w:val="auto"/>
                <w:sz w:val="24"/>
                <w:szCs w:val="24"/>
              </w:rPr>
            </w:pPr>
            <w:r>
              <w:rPr>
                <w:rStyle w:val="Heading2Char"/>
                <w:rFonts w:ascii="Times" w:hAnsi="Times"/>
                <w:b w:val="0"/>
                <w:color w:val="auto"/>
                <w:sz w:val="24"/>
                <w:szCs w:val="24"/>
              </w:rPr>
              <w:t xml:space="preserve">Type: </w:t>
            </w:r>
            <w:proofErr w:type="spellStart"/>
            <w:r>
              <w:rPr>
                <w:rStyle w:val="Heading2Char"/>
                <w:rFonts w:ascii="Times" w:hAnsi="Times"/>
                <w:b w:val="0"/>
                <w:color w:val="auto"/>
                <w:sz w:val="24"/>
                <w:szCs w:val="24"/>
              </w:rPr>
              <w:t>int</w:t>
            </w:r>
            <w:proofErr w:type="spellEnd"/>
          </w:p>
        </w:tc>
      </w:tr>
      <w:tr w:rsidR="005064EC" w14:paraId="76291C0A" w14:textId="77777777" w:rsidTr="005064EC">
        <w:tblPrEx>
          <w:tblLook w:val="0000" w:firstRow="0" w:lastRow="0" w:firstColumn="0" w:lastColumn="0" w:noHBand="0" w:noVBand="0"/>
        </w:tblPrEx>
        <w:trPr>
          <w:trHeight w:val="313"/>
        </w:trPr>
        <w:tc>
          <w:tcPr>
            <w:tcW w:w="959" w:type="dxa"/>
          </w:tcPr>
          <w:p w14:paraId="31D08BCF" w14:textId="77777777"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5</w:t>
            </w:r>
          </w:p>
        </w:tc>
        <w:tc>
          <w:tcPr>
            <w:tcW w:w="1843" w:type="dxa"/>
          </w:tcPr>
          <w:p w14:paraId="28904444"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$gender</w:t>
            </w:r>
          </w:p>
        </w:tc>
        <w:tc>
          <w:tcPr>
            <w:tcW w:w="3358" w:type="dxa"/>
          </w:tcPr>
          <w:p w14:paraId="4197A3CB" w14:textId="29905EB0" w:rsidR="005064EC" w:rsidRPr="005064EC" w:rsidRDefault="005064EC" w:rsidP="005064EC">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sidR="00943012">
              <w:rPr>
                <w:rStyle w:val="Heading2Char"/>
                <w:rFonts w:ascii="Times" w:hAnsi="Times"/>
                <w:b w:val="0"/>
                <w:color w:val="auto"/>
                <w:sz w:val="24"/>
                <w:szCs w:val="24"/>
              </w:rPr>
              <w:t>officer</w:t>
            </w:r>
            <w:r>
              <w:rPr>
                <w:rFonts w:ascii="Times New Roman" w:eastAsiaTheme="minorHAnsi" w:hAnsi="Times New Roman" w:cs="Times New Roman"/>
                <w:color w:val="auto"/>
                <w:sz w:val="24"/>
                <w:szCs w:val="24"/>
                <w:lang w:bidi="ar-SA"/>
              </w:rPr>
              <w:t xml:space="preserve">s’ gender </w:t>
            </w:r>
            <w:r w:rsidRPr="005064EC">
              <w:rPr>
                <w:rFonts w:ascii="Times New Roman" w:eastAsiaTheme="minorHAnsi" w:hAnsi="Times New Roman" w:cs="Times New Roman"/>
                <w:color w:val="auto"/>
                <w:sz w:val="24"/>
                <w:szCs w:val="24"/>
                <w:lang w:bidi="ar-SA"/>
              </w:rPr>
              <w:t>that store in the database.</w:t>
            </w:r>
          </w:p>
        </w:tc>
        <w:tc>
          <w:tcPr>
            <w:tcW w:w="3082" w:type="dxa"/>
          </w:tcPr>
          <w:p w14:paraId="71737A56"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5064EC" w14:paraId="6E1FDE76" w14:textId="77777777" w:rsidTr="005064EC">
        <w:tblPrEx>
          <w:tblLook w:val="0000" w:firstRow="0" w:lastRow="0" w:firstColumn="0" w:lastColumn="0" w:noHBand="0" w:noVBand="0"/>
        </w:tblPrEx>
        <w:trPr>
          <w:trHeight w:val="340"/>
        </w:trPr>
        <w:tc>
          <w:tcPr>
            <w:tcW w:w="959" w:type="dxa"/>
          </w:tcPr>
          <w:p w14:paraId="2225B3EE" w14:textId="77777777"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6</w:t>
            </w:r>
          </w:p>
        </w:tc>
        <w:tc>
          <w:tcPr>
            <w:tcW w:w="1843" w:type="dxa"/>
          </w:tcPr>
          <w:p w14:paraId="1B747486"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$address</w:t>
            </w:r>
          </w:p>
        </w:tc>
        <w:tc>
          <w:tcPr>
            <w:tcW w:w="3358" w:type="dxa"/>
          </w:tcPr>
          <w:p w14:paraId="5DA701F5" w14:textId="35AACFBD" w:rsidR="005064EC" w:rsidRPr="005064EC" w:rsidRDefault="005064EC" w:rsidP="005064EC">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sidR="00943012">
              <w:rPr>
                <w:rStyle w:val="Heading2Char"/>
                <w:rFonts w:ascii="Times" w:hAnsi="Times"/>
                <w:b w:val="0"/>
                <w:color w:val="auto"/>
                <w:sz w:val="24"/>
                <w:szCs w:val="24"/>
              </w:rPr>
              <w:t>officers’</w:t>
            </w:r>
            <w:r>
              <w:rPr>
                <w:rFonts w:ascii="Times New Roman" w:eastAsiaTheme="minorHAnsi" w:hAnsi="Times New Roman" w:cs="Times New Roman"/>
                <w:color w:val="auto"/>
                <w:sz w:val="24"/>
                <w:szCs w:val="24"/>
                <w:lang w:bidi="ar-SA"/>
              </w:rPr>
              <w:t xml:space="preserve"> address</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6B030691"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5064EC" w14:paraId="5D9FC583" w14:textId="77777777" w:rsidTr="005064EC">
        <w:tblPrEx>
          <w:tblLook w:val="0000" w:firstRow="0" w:lastRow="0" w:firstColumn="0" w:lastColumn="0" w:noHBand="0" w:noVBand="0"/>
        </w:tblPrEx>
        <w:trPr>
          <w:trHeight w:val="340"/>
        </w:trPr>
        <w:tc>
          <w:tcPr>
            <w:tcW w:w="959" w:type="dxa"/>
          </w:tcPr>
          <w:p w14:paraId="57A64363" w14:textId="77777777"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7</w:t>
            </w:r>
          </w:p>
        </w:tc>
        <w:tc>
          <w:tcPr>
            <w:tcW w:w="1843" w:type="dxa"/>
          </w:tcPr>
          <w:p w14:paraId="207403CF"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spellStart"/>
            <w:r w:rsidRPr="005064EC">
              <w:rPr>
                <w:rStyle w:val="Heading2Char"/>
                <w:rFonts w:ascii="Times" w:hAnsi="Times"/>
                <w:b w:val="0"/>
                <w:color w:val="auto"/>
                <w:sz w:val="24"/>
                <w:szCs w:val="24"/>
              </w:rPr>
              <w:t>tel</w:t>
            </w:r>
            <w:proofErr w:type="spellEnd"/>
          </w:p>
        </w:tc>
        <w:tc>
          <w:tcPr>
            <w:tcW w:w="3358" w:type="dxa"/>
          </w:tcPr>
          <w:p w14:paraId="1DC2E3AF" w14:textId="30F8BF3C" w:rsidR="005064EC" w:rsidRPr="005064EC" w:rsidRDefault="005064EC" w:rsidP="005064EC">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sidR="00943012">
              <w:rPr>
                <w:rStyle w:val="Heading2Char"/>
                <w:rFonts w:ascii="Times" w:hAnsi="Times"/>
                <w:b w:val="0"/>
                <w:color w:val="auto"/>
                <w:sz w:val="24"/>
                <w:szCs w:val="24"/>
              </w:rPr>
              <w:t>officer</w:t>
            </w:r>
            <w:r>
              <w:rPr>
                <w:rFonts w:ascii="Times New Roman" w:eastAsiaTheme="minorHAnsi" w:hAnsi="Times New Roman" w:cs="Times New Roman"/>
                <w:color w:val="auto"/>
                <w:sz w:val="24"/>
                <w:szCs w:val="24"/>
                <w:lang w:bidi="ar-SA"/>
              </w:rPr>
              <w:t xml:space="preserve">s’ </w:t>
            </w:r>
            <w:proofErr w:type="spellStart"/>
            <w:r>
              <w:rPr>
                <w:rFonts w:ascii="Times New Roman" w:eastAsiaTheme="minorHAnsi" w:hAnsi="Times New Roman" w:cs="Times New Roman"/>
                <w:color w:val="auto"/>
                <w:sz w:val="24"/>
                <w:szCs w:val="24"/>
                <w:lang w:bidi="ar-SA"/>
              </w:rPr>
              <w:t>tel</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58A56EFD"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5064EC" w14:paraId="3DDAF411" w14:textId="77777777" w:rsidTr="005064EC">
        <w:tblPrEx>
          <w:tblLook w:val="0000" w:firstRow="0" w:lastRow="0" w:firstColumn="0" w:lastColumn="0" w:noHBand="0" w:noVBand="0"/>
        </w:tblPrEx>
        <w:trPr>
          <w:trHeight w:val="243"/>
        </w:trPr>
        <w:tc>
          <w:tcPr>
            <w:tcW w:w="959" w:type="dxa"/>
          </w:tcPr>
          <w:p w14:paraId="5569181E" w14:textId="77777777"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8</w:t>
            </w:r>
          </w:p>
        </w:tc>
        <w:tc>
          <w:tcPr>
            <w:tcW w:w="1843" w:type="dxa"/>
          </w:tcPr>
          <w:p w14:paraId="3BCF1575"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$email</w:t>
            </w:r>
          </w:p>
        </w:tc>
        <w:tc>
          <w:tcPr>
            <w:tcW w:w="3358" w:type="dxa"/>
          </w:tcPr>
          <w:p w14:paraId="12770C30" w14:textId="1553329C" w:rsidR="005064EC" w:rsidRPr="005064EC" w:rsidRDefault="005064EC" w:rsidP="005064EC">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proofErr w:type="spellStart"/>
            <w:r w:rsidR="00943012">
              <w:rPr>
                <w:rStyle w:val="Heading2Char"/>
                <w:rFonts w:ascii="Times" w:hAnsi="Times"/>
                <w:b w:val="0"/>
                <w:color w:val="auto"/>
                <w:sz w:val="24"/>
                <w:szCs w:val="24"/>
              </w:rPr>
              <w:t>officer</w:t>
            </w:r>
            <w:r>
              <w:rPr>
                <w:rFonts w:ascii="Times New Roman" w:eastAsiaTheme="minorHAnsi" w:hAnsi="Times New Roman" w:cs="Times New Roman"/>
                <w:color w:val="auto"/>
                <w:sz w:val="24"/>
                <w:szCs w:val="24"/>
                <w:lang w:bidi="ar-SA"/>
              </w:rPr>
              <w:t>s’email</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7C1B4960"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bl>
    <w:p w14:paraId="33C93981" w14:textId="77777777" w:rsidR="00943012" w:rsidRDefault="00943012" w:rsidP="005064EC">
      <w:pPr>
        <w:rPr>
          <w:rStyle w:val="Heading2Char"/>
          <w:rFonts w:ascii="Times" w:hAnsi="Times"/>
          <w:color w:val="auto"/>
          <w:sz w:val="24"/>
          <w:szCs w:val="24"/>
        </w:rPr>
      </w:pPr>
    </w:p>
    <w:p w14:paraId="49AFD17F" w14:textId="77777777" w:rsidR="00943012" w:rsidRDefault="00943012" w:rsidP="005064EC">
      <w:pPr>
        <w:rPr>
          <w:rStyle w:val="Heading2Char"/>
          <w:rFonts w:ascii="Times" w:hAnsi="Times"/>
          <w:color w:val="auto"/>
          <w:sz w:val="24"/>
          <w:szCs w:val="24"/>
        </w:rPr>
      </w:pPr>
    </w:p>
    <w:p w14:paraId="7904C17C" w14:textId="77777777" w:rsidR="00943012" w:rsidRDefault="00943012" w:rsidP="005064EC">
      <w:pPr>
        <w:rPr>
          <w:rStyle w:val="Heading2Char"/>
          <w:rFonts w:ascii="Times" w:hAnsi="Times"/>
          <w:color w:val="auto"/>
          <w:sz w:val="24"/>
          <w:szCs w:val="24"/>
        </w:rPr>
      </w:pPr>
    </w:p>
    <w:p w14:paraId="20B0872D" w14:textId="77777777" w:rsidR="005064EC" w:rsidRPr="00CD512E" w:rsidRDefault="005064EC" w:rsidP="005064EC">
      <w:pPr>
        <w:rPr>
          <w:rStyle w:val="Heading2Char"/>
          <w:rFonts w:ascii="Times" w:hAnsi="Times"/>
          <w:color w:val="auto"/>
          <w:sz w:val="24"/>
          <w:szCs w:val="24"/>
        </w:rPr>
      </w:pPr>
      <w:r w:rsidRPr="00CD512E">
        <w:rPr>
          <w:rStyle w:val="Heading2Char"/>
          <w:rFonts w:ascii="Times" w:hAnsi="Times"/>
          <w:color w:val="auto"/>
          <w:sz w:val="24"/>
          <w:szCs w:val="24"/>
        </w:rPr>
        <w:t>Method</w:t>
      </w:r>
    </w:p>
    <w:p w14:paraId="2F3E9CD2" w14:textId="469D6550" w:rsidR="005064EC" w:rsidRDefault="005064EC" w:rsidP="00B74B2A">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29"/>
        <w:gridCol w:w="1896"/>
        <w:gridCol w:w="3236"/>
        <w:gridCol w:w="2955"/>
      </w:tblGrid>
      <w:tr w:rsidR="005064EC" w:rsidRPr="00CD512E" w14:paraId="2ADC1165" w14:textId="77777777" w:rsidTr="005064EC">
        <w:trPr>
          <w:trHeight w:val="191"/>
        </w:trPr>
        <w:tc>
          <w:tcPr>
            <w:tcW w:w="959" w:type="dxa"/>
            <w:shd w:val="clear" w:color="auto" w:fill="D9D9D9"/>
          </w:tcPr>
          <w:p w14:paraId="1012E51B" w14:textId="77777777" w:rsidR="005064EC" w:rsidRPr="00CD512E" w:rsidRDefault="005064EC" w:rsidP="00B74B2A">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3FEBF4DB" w14:textId="77777777" w:rsidR="005064EC" w:rsidRPr="00CD512E" w:rsidRDefault="005064EC" w:rsidP="00B74B2A">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5A1D4A4D" w14:textId="77777777" w:rsidR="005064EC" w:rsidRPr="00CD512E" w:rsidRDefault="005064EC" w:rsidP="00B74B2A">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30B85686" w14:textId="77777777" w:rsidR="005064EC" w:rsidRPr="00CD512E" w:rsidRDefault="005064EC" w:rsidP="00B74B2A">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5064EC" w:rsidRPr="005064EC" w14:paraId="62AE3C13" w14:textId="77777777" w:rsidTr="005064EC">
        <w:tc>
          <w:tcPr>
            <w:tcW w:w="959" w:type="dxa"/>
          </w:tcPr>
          <w:p w14:paraId="57942ACE" w14:textId="77777777" w:rsidR="005064EC" w:rsidRPr="009048D6" w:rsidRDefault="005064EC" w:rsidP="005064EC">
            <w:pPr>
              <w:jc w:val="center"/>
              <w:rPr>
                <w:rStyle w:val="Heading2Char"/>
                <w:rFonts w:ascii="Times" w:hAnsi="Times"/>
                <w:b w:val="0"/>
                <w:color w:val="auto"/>
                <w:sz w:val="24"/>
                <w:szCs w:val="24"/>
              </w:rPr>
            </w:pPr>
            <w:r w:rsidRPr="009048D6">
              <w:rPr>
                <w:rStyle w:val="Heading2Char"/>
                <w:rFonts w:ascii="Times" w:hAnsi="Times"/>
                <w:b w:val="0"/>
                <w:color w:val="auto"/>
                <w:sz w:val="24"/>
                <w:szCs w:val="24"/>
              </w:rPr>
              <w:t>1</w:t>
            </w:r>
          </w:p>
        </w:tc>
        <w:tc>
          <w:tcPr>
            <w:tcW w:w="1843" w:type="dxa"/>
          </w:tcPr>
          <w:p w14:paraId="6A3AF5E1" w14:textId="77777777" w:rsidR="005064EC" w:rsidRPr="009048D6" w:rsidRDefault="005064EC" w:rsidP="005064EC">
            <w:pPr>
              <w:rPr>
                <w:rStyle w:val="Heading2Char"/>
                <w:rFonts w:ascii="Times" w:hAnsi="Times"/>
                <w:b w:val="0"/>
                <w:color w:val="auto"/>
                <w:sz w:val="24"/>
                <w:szCs w:val="24"/>
              </w:rPr>
            </w:pPr>
            <w:proofErr w:type="spellStart"/>
            <w:r w:rsidRPr="009048D6">
              <w:rPr>
                <w:rStyle w:val="Heading2Char"/>
                <w:rFonts w:ascii="Times" w:hAnsi="Times"/>
                <w:b w:val="0"/>
                <w:color w:val="auto"/>
                <w:sz w:val="24"/>
                <w:szCs w:val="24"/>
              </w:rPr>
              <w:t>connectDatabse</w:t>
            </w:r>
            <w:proofErr w:type="spellEnd"/>
            <w:r w:rsidRPr="009048D6">
              <w:rPr>
                <w:rStyle w:val="Heading2Char"/>
                <w:rFonts w:ascii="Times" w:hAnsi="Times"/>
                <w:b w:val="0"/>
                <w:color w:val="auto"/>
                <w:sz w:val="24"/>
                <w:szCs w:val="24"/>
              </w:rPr>
              <w:t>()</w:t>
            </w:r>
          </w:p>
        </w:tc>
        <w:tc>
          <w:tcPr>
            <w:tcW w:w="3358" w:type="dxa"/>
          </w:tcPr>
          <w:p w14:paraId="72F798CB" w14:textId="77777777" w:rsidR="005064EC" w:rsidRPr="009048D6" w:rsidRDefault="005064EC" w:rsidP="005064EC">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9048D6">
              <w:rPr>
                <w:rFonts w:ascii="Times New Roman" w:hAnsi="Times New Roman" w:cs="Times New Roman"/>
                <w:sz w:val="24"/>
                <w:szCs w:val="24"/>
              </w:rPr>
              <w:t>Method uses to connect with the dental clinic database.</w:t>
            </w:r>
          </w:p>
        </w:tc>
        <w:tc>
          <w:tcPr>
            <w:tcW w:w="3082" w:type="dxa"/>
          </w:tcPr>
          <w:p w14:paraId="1FAD9EB5" w14:textId="77777777" w:rsidR="005064EC" w:rsidRPr="005064EC" w:rsidRDefault="005064EC" w:rsidP="005064E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5064EC" w:rsidRPr="005064EC" w14:paraId="4AF63312" w14:textId="77777777" w:rsidTr="005064EC">
        <w:tc>
          <w:tcPr>
            <w:tcW w:w="959" w:type="dxa"/>
          </w:tcPr>
          <w:p w14:paraId="51439931" w14:textId="77777777" w:rsidR="005064EC" w:rsidRPr="009048D6" w:rsidRDefault="005064EC" w:rsidP="005064EC">
            <w:pPr>
              <w:jc w:val="center"/>
              <w:rPr>
                <w:rStyle w:val="Heading2Char"/>
                <w:rFonts w:ascii="Times" w:hAnsi="Times"/>
                <w:b w:val="0"/>
                <w:color w:val="auto"/>
                <w:sz w:val="24"/>
                <w:szCs w:val="24"/>
              </w:rPr>
            </w:pPr>
            <w:r w:rsidRPr="009048D6">
              <w:rPr>
                <w:rStyle w:val="Heading2Char"/>
                <w:rFonts w:ascii="Times" w:hAnsi="Times"/>
                <w:b w:val="0"/>
                <w:color w:val="auto"/>
                <w:sz w:val="24"/>
                <w:szCs w:val="24"/>
              </w:rPr>
              <w:t>2</w:t>
            </w:r>
          </w:p>
        </w:tc>
        <w:tc>
          <w:tcPr>
            <w:tcW w:w="1843" w:type="dxa"/>
          </w:tcPr>
          <w:p w14:paraId="2958C30C" w14:textId="77777777" w:rsidR="005064EC" w:rsidRPr="009048D6" w:rsidRDefault="005064EC" w:rsidP="005064EC">
            <w:pPr>
              <w:rPr>
                <w:rStyle w:val="Heading2Char"/>
                <w:rFonts w:ascii="Times" w:hAnsi="Times"/>
                <w:b w:val="0"/>
                <w:color w:val="auto"/>
                <w:sz w:val="24"/>
                <w:szCs w:val="24"/>
              </w:rPr>
            </w:pPr>
            <w:proofErr w:type="spellStart"/>
            <w:r w:rsidRPr="009048D6">
              <w:rPr>
                <w:rStyle w:val="Heading2Char"/>
                <w:rFonts w:ascii="Times" w:hAnsi="Times"/>
                <w:b w:val="0"/>
                <w:color w:val="auto"/>
                <w:sz w:val="24"/>
                <w:szCs w:val="24"/>
              </w:rPr>
              <w:t>queryDatabase</w:t>
            </w:r>
            <w:proofErr w:type="spellEnd"/>
            <w:r w:rsidRPr="009048D6">
              <w:rPr>
                <w:rStyle w:val="Heading2Char"/>
                <w:rFonts w:ascii="Times" w:hAnsi="Times"/>
                <w:b w:val="0"/>
                <w:color w:val="auto"/>
                <w:sz w:val="24"/>
                <w:szCs w:val="24"/>
              </w:rPr>
              <w:t>()</w:t>
            </w:r>
          </w:p>
        </w:tc>
        <w:tc>
          <w:tcPr>
            <w:tcW w:w="3358" w:type="dxa"/>
          </w:tcPr>
          <w:p w14:paraId="4D3F5975" w14:textId="77777777" w:rsidR="005064EC" w:rsidRPr="009048D6" w:rsidRDefault="005064EC" w:rsidP="005064EC">
            <w:pPr>
              <w:rPr>
                <w:rStyle w:val="Heading2Char"/>
                <w:rFonts w:ascii="Times" w:hAnsi="Times"/>
                <w:b w:val="0"/>
                <w:color w:val="auto"/>
                <w:sz w:val="24"/>
                <w:szCs w:val="24"/>
              </w:rPr>
            </w:pPr>
            <w:r w:rsidRPr="009048D6">
              <w:rPr>
                <w:rFonts w:ascii="Times New Roman" w:hAnsi="Times New Roman" w:cs="Times New Roman"/>
                <w:sz w:val="24"/>
                <w:szCs w:val="24"/>
              </w:rPr>
              <w:t>Method uses to query the data from the dental clinic database.</w:t>
            </w:r>
          </w:p>
        </w:tc>
        <w:tc>
          <w:tcPr>
            <w:tcW w:w="3082" w:type="dxa"/>
          </w:tcPr>
          <w:p w14:paraId="1257BCE4" w14:textId="77777777" w:rsidR="005064EC" w:rsidRPr="005064EC" w:rsidRDefault="005064EC" w:rsidP="005064E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621214E0" w14:textId="77777777" w:rsidR="005064EC" w:rsidRDefault="005064EC" w:rsidP="005064EC">
      <w:pPr>
        <w:rPr>
          <w:rStyle w:val="Heading2Char"/>
          <w:rFonts w:ascii="Times" w:hAnsi="Times"/>
          <w:color w:val="auto"/>
          <w:sz w:val="28"/>
          <w:szCs w:val="28"/>
        </w:rPr>
      </w:pPr>
    </w:p>
    <w:p w14:paraId="741A9FAD" w14:textId="77777777" w:rsidR="005064EC" w:rsidRDefault="005064EC" w:rsidP="00771E58">
      <w:pPr>
        <w:ind w:firstLine="720"/>
        <w:rPr>
          <w:rStyle w:val="Heading2Char"/>
          <w:rFonts w:ascii="Times" w:hAnsi="Times"/>
          <w:color w:val="auto"/>
          <w:sz w:val="24"/>
          <w:szCs w:val="24"/>
        </w:rPr>
      </w:pPr>
    </w:p>
    <w:p w14:paraId="5E352AFC" w14:textId="77777777" w:rsidR="003C7AC3" w:rsidRDefault="003C7AC3" w:rsidP="00771E58">
      <w:pPr>
        <w:ind w:firstLine="720"/>
        <w:rPr>
          <w:rStyle w:val="Heading2Char"/>
          <w:rFonts w:ascii="Times" w:hAnsi="Times"/>
          <w:color w:val="auto"/>
          <w:sz w:val="24"/>
          <w:szCs w:val="24"/>
        </w:rPr>
      </w:pPr>
    </w:p>
    <w:p w14:paraId="38BEE7DB" w14:textId="77777777" w:rsidR="003C7AC3" w:rsidRDefault="003C7AC3" w:rsidP="00771E58">
      <w:pPr>
        <w:ind w:firstLine="720"/>
        <w:rPr>
          <w:rStyle w:val="Heading2Char"/>
          <w:rFonts w:ascii="Times" w:hAnsi="Times"/>
          <w:color w:val="auto"/>
          <w:sz w:val="24"/>
          <w:szCs w:val="24"/>
        </w:rPr>
      </w:pPr>
    </w:p>
    <w:p w14:paraId="0ED17C07" w14:textId="77777777" w:rsidR="003C7AC3" w:rsidRDefault="003C7AC3" w:rsidP="00771E58">
      <w:pPr>
        <w:ind w:firstLine="720"/>
        <w:rPr>
          <w:rStyle w:val="Heading2Char"/>
          <w:rFonts w:ascii="Times" w:hAnsi="Times"/>
          <w:color w:val="auto"/>
          <w:sz w:val="24"/>
          <w:szCs w:val="24"/>
        </w:rPr>
      </w:pPr>
    </w:p>
    <w:p w14:paraId="158FC641" w14:textId="77777777" w:rsidR="003C7AC3" w:rsidRDefault="003C7AC3" w:rsidP="00771E58">
      <w:pPr>
        <w:ind w:firstLine="720"/>
        <w:rPr>
          <w:rStyle w:val="Heading2Char"/>
          <w:rFonts w:ascii="Times" w:hAnsi="Times"/>
          <w:color w:val="auto"/>
          <w:sz w:val="24"/>
          <w:szCs w:val="24"/>
        </w:rPr>
      </w:pPr>
    </w:p>
    <w:p w14:paraId="47B55772" w14:textId="77777777" w:rsidR="003C7AC3" w:rsidRDefault="003C7AC3" w:rsidP="00771E58">
      <w:pPr>
        <w:ind w:firstLine="720"/>
        <w:rPr>
          <w:rStyle w:val="Heading2Char"/>
          <w:rFonts w:ascii="Times" w:hAnsi="Times"/>
          <w:color w:val="auto"/>
          <w:sz w:val="24"/>
          <w:szCs w:val="24"/>
        </w:rPr>
      </w:pPr>
    </w:p>
    <w:p w14:paraId="12E89439" w14:textId="77777777" w:rsidR="003C7AC3" w:rsidRDefault="003C7AC3" w:rsidP="00771E58">
      <w:pPr>
        <w:ind w:firstLine="720"/>
        <w:rPr>
          <w:rStyle w:val="Heading2Char"/>
          <w:rFonts w:ascii="Times" w:hAnsi="Times"/>
          <w:color w:val="auto"/>
          <w:sz w:val="24"/>
          <w:szCs w:val="24"/>
        </w:rPr>
      </w:pPr>
    </w:p>
    <w:p w14:paraId="7F8B0015" w14:textId="77777777" w:rsidR="003C7AC3" w:rsidRDefault="003C7AC3" w:rsidP="00771E58">
      <w:pPr>
        <w:ind w:firstLine="720"/>
        <w:rPr>
          <w:rStyle w:val="Heading2Char"/>
          <w:rFonts w:ascii="Times" w:hAnsi="Times"/>
          <w:color w:val="auto"/>
          <w:sz w:val="24"/>
          <w:szCs w:val="24"/>
        </w:rPr>
      </w:pPr>
    </w:p>
    <w:p w14:paraId="128F1A5F" w14:textId="77777777" w:rsidR="003C7AC3" w:rsidRDefault="003C7AC3" w:rsidP="00771E58">
      <w:pPr>
        <w:ind w:firstLine="720"/>
        <w:rPr>
          <w:rStyle w:val="Heading2Char"/>
          <w:rFonts w:ascii="Times" w:hAnsi="Times"/>
          <w:color w:val="auto"/>
          <w:sz w:val="24"/>
          <w:szCs w:val="24"/>
        </w:rPr>
      </w:pPr>
    </w:p>
    <w:p w14:paraId="16F361FE" w14:textId="77777777" w:rsidR="003C7AC3" w:rsidRDefault="003C7AC3" w:rsidP="00771E58">
      <w:pPr>
        <w:ind w:firstLine="720"/>
        <w:rPr>
          <w:rStyle w:val="Heading2Char"/>
          <w:rFonts w:ascii="Times" w:hAnsi="Times"/>
          <w:color w:val="auto"/>
          <w:sz w:val="24"/>
          <w:szCs w:val="24"/>
        </w:rPr>
      </w:pPr>
    </w:p>
    <w:p w14:paraId="1202F896" w14:textId="77777777" w:rsidR="003C7AC3" w:rsidRDefault="003C7AC3" w:rsidP="00771E58">
      <w:pPr>
        <w:ind w:firstLine="720"/>
        <w:rPr>
          <w:rStyle w:val="Heading2Char"/>
          <w:rFonts w:ascii="Times" w:hAnsi="Times"/>
          <w:color w:val="auto"/>
          <w:sz w:val="24"/>
          <w:szCs w:val="24"/>
        </w:rPr>
      </w:pPr>
    </w:p>
    <w:p w14:paraId="0B766FE8" w14:textId="77777777" w:rsidR="005C50CE" w:rsidRDefault="005C50CE" w:rsidP="00771E58">
      <w:pPr>
        <w:ind w:firstLine="720"/>
        <w:rPr>
          <w:rStyle w:val="Heading2Char"/>
          <w:rFonts w:ascii="Times" w:hAnsi="Times"/>
          <w:color w:val="auto"/>
          <w:sz w:val="24"/>
          <w:szCs w:val="24"/>
        </w:rPr>
      </w:pPr>
    </w:p>
    <w:p w14:paraId="59AFC762" w14:textId="77777777" w:rsidR="005C50CE" w:rsidRDefault="005C50CE" w:rsidP="00771E58">
      <w:pPr>
        <w:ind w:firstLine="720"/>
        <w:rPr>
          <w:rStyle w:val="Heading2Char"/>
          <w:rFonts w:ascii="Times" w:hAnsi="Times"/>
          <w:color w:val="auto"/>
          <w:sz w:val="24"/>
          <w:szCs w:val="24"/>
        </w:rPr>
      </w:pPr>
    </w:p>
    <w:p w14:paraId="4780EBF8" w14:textId="77777777" w:rsidR="005C50CE" w:rsidRDefault="005C50CE" w:rsidP="00771E58">
      <w:pPr>
        <w:ind w:firstLine="720"/>
        <w:rPr>
          <w:rStyle w:val="Heading2Char"/>
          <w:rFonts w:ascii="Times" w:hAnsi="Times"/>
          <w:color w:val="auto"/>
          <w:sz w:val="24"/>
          <w:szCs w:val="24"/>
        </w:rPr>
      </w:pPr>
    </w:p>
    <w:p w14:paraId="37E95C1D" w14:textId="77777777" w:rsidR="005C50CE" w:rsidRDefault="005C50CE" w:rsidP="00771E58">
      <w:pPr>
        <w:ind w:firstLine="720"/>
        <w:rPr>
          <w:rStyle w:val="Heading2Char"/>
          <w:rFonts w:ascii="Times" w:hAnsi="Times"/>
          <w:color w:val="auto"/>
          <w:sz w:val="24"/>
          <w:szCs w:val="24"/>
        </w:rPr>
      </w:pPr>
    </w:p>
    <w:p w14:paraId="0E7FA845" w14:textId="77777777" w:rsidR="005C50CE" w:rsidRDefault="005C50CE" w:rsidP="00771E58">
      <w:pPr>
        <w:ind w:firstLine="720"/>
        <w:rPr>
          <w:rStyle w:val="Heading2Char"/>
          <w:rFonts w:ascii="Times" w:hAnsi="Times"/>
          <w:color w:val="auto"/>
          <w:sz w:val="24"/>
          <w:szCs w:val="24"/>
        </w:rPr>
      </w:pPr>
    </w:p>
    <w:p w14:paraId="5267097A" w14:textId="77777777" w:rsidR="005C50CE" w:rsidRDefault="005C50CE" w:rsidP="00771E58">
      <w:pPr>
        <w:ind w:firstLine="720"/>
        <w:rPr>
          <w:rStyle w:val="Heading2Char"/>
          <w:rFonts w:ascii="Times" w:hAnsi="Times"/>
          <w:color w:val="auto"/>
          <w:sz w:val="24"/>
          <w:szCs w:val="24"/>
        </w:rPr>
      </w:pPr>
    </w:p>
    <w:p w14:paraId="55E35FD1" w14:textId="77777777" w:rsidR="005C50CE" w:rsidRDefault="005C50CE" w:rsidP="00771E58">
      <w:pPr>
        <w:ind w:firstLine="720"/>
        <w:rPr>
          <w:rStyle w:val="Heading2Char"/>
          <w:rFonts w:ascii="Times" w:hAnsi="Times"/>
          <w:color w:val="auto"/>
          <w:sz w:val="24"/>
          <w:szCs w:val="24"/>
        </w:rPr>
      </w:pPr>
    </w:p>
    <w:p w14:paraId="0EDFAE3E" w14:textId="77777777" w:rsidR="005C50CE" w:rsidRDefault="005C50CE" w:rsidP="00771E58">
      <w:pPr>
        <w:ind w:firstLine="720"/>
        <w:rPr>
          <w:rStyle w:val="Heading2Char"/>
          <w:rFonts w:ascii="Times" w:hAnsi="Times"/>
          <w:color w:val="auto"/>
          <w:sz w:val="24"/>
          <w:szCs w:val="24"/>
        </w:rPr>
      </w:pPr>
    </w:p>
    <w:p w14:paraId="5BCA9387" w14:textId="77777777" w:rsidR="005C50CE" w:rsidRDefault="005C50CE" w:rsidP="005C50CE">
      <w:pPr>
        <w:rPr>
          <w:rStyle w:val="Heading2Char"/>
          <w:rFonts w:ascii="Times" w:hAnsi="Times"/>
          <w:color w:val="auto"/>
          <w:sz w:val="24"/>
          <w:szCs w:val="24"/>
        </w:rPr>
      </w:pPr>
    </w:p>
    <w:p w14:paraId="75C312B6" w14:textId="77777777" w:rsidR="005C50CE" w:rsidRDefault="005C50CE" w:rsidP="005C50CE">
      <w:pPr>
        <w:ind w:firstLine="720"/>
        <w:rPr>
          <w:rStyle w:val="Heading2Char"/>
          <w:rFonts w:ascii="Times" w:hAnsi="Times"/>
          <w:color w:val="auto"/>
          <w:sz w:val="24"/>
          <w:szCs w:val="24"/>
        </w:rPr>
      </w:pPr>
    </w:p>
    <w:p w14:paraId="57B1B651" w14:textId="77777777" w:rsidR="005C50CE" w:rsidRDefault="005C50CE" w:rsidP="005C50CE">
      <w:pPr>
        <w:ind w:firstLine="720"/>
        <w:rPr>
          <w:rStyle w:val="Heading2Char"/>
          <w:rFonts w:ascii="Times" w:hAnsi="Times"/>
          <w:color w:val="auto"/>
          <w:sz w:val="24"/>
          <w:szCs w:val="24"/>
        </w:rPr>
      </w:pPr>
    </w:p>
    <w:p w14:paraId="57AC3856" w14:textId="77777777" w:rsidR="005C50CE" w:rsidRDefault="005C50CE" w:rsidP="005C50CE">
      <w:pPr>
        <w:ind w:firstLine="720"/>
        <w:rPr>
          <w:rStyle w:val="Heading2Char"/>
          <w:rFonts w:ascii="Times" w:hAnsi="Times"/>
          <w:color w:val="auto"/>
          <w:sz w:val="24"/>
          <w:szCs w:val="24"/>
        </w:rPr>
      </w:pPr>
    </w:p>
    <w:p w14:paraId="04FA1F33" w14:textId="77777777" w:rsidR="005C50CE" w:rsidRDefault="005C50CE" w:rsidP="005C50CE">
      <w:pPr>
        <w:ind w:firstLine="720"/>
        <w:rPr>
          <w:rStyle w:val="Heading2Char"/>
          <w:rFonts w:ascii="Times" w:hAnsi="Times"/>
          <w:color w:val="auto"/>
          <w:sz w:val="24"/>
          <w:szCs w:val="24"/>
        </w:rPr>
      </w:pPr>
    </w:p>
    <w:p w14:paraId="0A8BA6D8" w14:textId="77777777" w:rsidR="005C50CE" w:rsidRDefault="005C50CE" w:rsidP="005C50CE">
      <w:pPr>
        <w:ind w:firstLine="720"/>
        <w:rPr>
          <w:rStyle w:val="Heading2Char"/>
          <w:rFonts w:ascii="Times" w:hAnsi="Times"/>
          <w:color w:val="auto"/>
          <w:sz w:val="24"/>
          <w:szCs w:val="24"/>
        </w:rPr>
      </w:pPr>
    </w:p>
    <w:p w14:paraId="2A8C729A" w14:textId="77777777" w:rsidR="005C50CE" w:rsidRDefault="005C50CE" w:rsidP="005C50CE">
      <w:pPr>
        <w:ind w:firstLine="720"/>
        <w:rPr>
          <w:rStyle w:val="Heading2Char"/>
          <w:rFonts w:ascii="Times" w:hAnsi="Times"/>
          <w:color w:val="auto"/>
          <w:sz w:val="24"/>
          <w:szCs w:val="24"/>
        </w:rPr>
      </w:pPr>
    </w:p>
    <w:p w14:paraId="69155862" w14:textId="77777777" w:rsidR="005C50CE" w:rsidRDefault="005C50CE" w:rsidP="005C50CE">
      <w:pPr>
        <w:ind w:firstLine="720"/>
        <w:rPr>
          <w:rStyle w:val="Heading2Char"/>
          <w:rFonts w:ascii="Times" w:hAnsi="Times"/>
          <w:color w:val="auto"/>
          <w:sz w:val="24"/>
          <w:szCs w:val="24"/>
        </w:rPr>
      </w:pPr>
    </w:p>
    <w:p w14:paraId="72EC8AA7" w14:textId="77777777" w:rsidR="005C50CE" w:rsidRDefault="005C50CE" w:rsidP="005C50CE">
      <w:pPr>
        <w:ind w:firstLine="720"/>
        <w:rPr>
          <w:rStyle w:val="Heading2Char"/>
          <w:rFonts w:ascii="Times" w:hAnsi="Times"/>
          <w:color w:val="auto"/>
          <w:sz w:val="24"/>
          <w:szCs w:val="24"/>
        </w:rPr>
      </w:pPr>
    </w:p>
    <w:p w14:paraId="77902DD0" w14:textId="77777777" w:rsidR="005C50CE" w:rsidRDefault="005C50CE" w:rsidP="005C50CE">
      <w:pPr>
        <w:ind w:firstLine="720"/>
        <w:rPr>
          <w:rStyle w:val="Heading2Char"/>
          <w:rFonts w:ascii="Times" w:hAnsi="Times"/>
          <w:color w:val="auto"/>
          <w:sz w:val="24"/>
          <w:szCs w:val="24"/>
        </w:rPr>
      </w:pPr>
    </w:p>
    <w:p w14:paraId="713A7C38" w14:textId="77777777" w:rsidR="005C50CE" w:rsidRDefault="005C50CE" w:rsidP="005C50CE">
      <w:pPr>
        <w:ind w:firstLine="720"/>
        <w:rPr>
          <w:rStyle w:val="Heading2Char"/>
          <w:rFonts w:ascii="Times" w:hAnsi="Times"/>
          <w:color w:val="auto"/>
          <w:sz w:val="24"/>
          <w:szCs w:val="24"/>
        </w:rPr>
      </w:pPr>
    </w:p>
    <w:p w14:paraId="6BBC73B1" w14:textId="77777777" w:rsidR="005C50CE" w:rsidRDefault="005C50CE" w:rsidP="005C50CE">
      <w:pPr>
        <w:ind w:firstLine="720"/>
        <w:rPr>
          <w:rStyle w:val="Heading2Char"/>
          <w:rFonts w:ascii="Times" w:hAnsi="Times"/>
          <w:color w:val="auto"/>
          <w:sz w:val="24"/>
          <w:szCs w:val="24"/>
        </w:rPr>
      </w:pPr>
    </w:p>
    <w:p w14:paraId="37AF372D" w14:textId="77777777" w:rsidR="005C50CE" w:rsidRDefault="005C50CE" w:rsidP="005C50CE">
      <w:pPr>
        <w:ind w:firstLine="720"/>
        <w:rPr>
          <w:rStyle w:val="Heading2Char"/>
          <w:rFonts w:ascii="Times" w:hAnsi="Times"/>
          <w:color w:val="auto"/>
          <w:sz w:val="24"/>
          <w:szCs w:val="24"/>
        </w:rPr>
      </w:pPr>
    </w:p>
    <w:p w14:paraId="57E48626" w14:textId="77777777" w:rsidR="005C50CE" w:rsidRDefault="005C50CE" w:rsidP="005C50CE">
      <w:pPr>
        <w:ind w:firstLine="720"/>
        <w:rPr>
          <w:rStyle w:val="Heading2Char"/>
          <w:rFonts w:ascii="Times" w:hAnsi="Times"/>
          <w:color w:val="auto"/>
          <w:sz w:val="24"/>
          <w:szCs w:val="24"/>
        </w:rPr>
      </w:pPr>
    </w:p>
    <w:p w14:paraId="74FB409C" w14:textId="77777777" w:rsidR="005C50CE" w:rsidRDefault="005C50CE" w:rsidP="005C50CE">
      <w:pPr>
        <w:ind w:firstLine="720"/>
        <w:rPr>
          <w:rStyle w:val="Heading2Char"/>
          <w:rFonts w:ascii="Times" w:hAnsi="Times"/>
          <w:color w:val="auto"/>
          <w:sz w:val="24"/>
          <w:szCs w:val="24"/>
        </w:rPr>
      </w:pPr>
    </w:p>
    <w:p w14:paraId="65EA9495" w14:textId="77777777" w:rsidR="005C50CE" w:rsidRDefault="005C50CE" w:rsidP="005C50CE">
      <w:pPr>
        <w:ind w:firstLine="720"/>
        <w:rPr>
          <w:rStyle w:val="Heading2Char"/>
          <w:rFonts w:ascii="Times" w:hAnsi="Times"/>
          <w:color w:val="auto"/>
          <w:sz w:val="24"/>
          <w:szCs w:val="24"/>
        </w:rPr>
      </w:pPr>
    </w:p>
    <w:p w14:paraId="4F7D9C9E" w14:textId="01C0D93E" w:rsidR="00771E58" w:rsidRDefault="00771E58" w:rsidP="005C50CE">
      <w:pPr>
        <w:ind w:firstLine="720"/>
        <w:rPr>
          <w:rStyle w:val="Heading2Char"/>
          <w:rFonts w:ascii="Times" w:hAnsi="Times"/>
          <w:color w:val="auto"/>
          <w:sz w:val="24"/>
          <w:szCs w:val="24"/>
        </w:rPr>
      </w:pPr>
      <w:r>
        <w:rPr>
          <w:rStyle w:val="Heading2Char"/>
          <w:rFonts w:ascii="Times" w:hAnsi="Times"/>
          <w:color w:val="auto"/>
          <w:sz w:val="24"/>
          <w:szCs w:val="24"/>
        </w:rPr>
        <w:t>CD-05</w:t>
      </w:r>
      <w:proofErr w:type="gramStart"/>
      <w:r>
        <w:rPr>
          <w:rStyle w:val="Heading2Char"/>
          <w:rFonts w:ascii="Times" w:hAnsi="Times"/>
          <w:color w:val="auto"/>
          <w:sz w:val="24"/>
          <w:szCs w:val="24"/>
        </w:rPr>
        <w:t>,URS</w:t>
      </w:r>
      <w:proofErr w:type="gramEnd"/>
    </w:p>
    <w:p w14:paraId="77BF3F96" w14:textId="77777777" w:rsidR="00771E58" w:rsidRDefault="00771E58" w:rsidP="00771E58">
      <w:pPr>
        <w:rPr>
          <w:rStyle w:val="Heading2Char"/>
          <w:rFonts w:ascii="Times" w:hAnsi="Times"/>
          <w:color w:val="auto"/>
          <w:sz w:val="24"/>
          <w:szCs w:val="24"/>
        </w:rPr>
      </w:pPr>
      <w:r>
        <w:rPr>
          <w:rStyle w:val="Heading2Char"/>
          <w:rFonts w:ascii="Times" w:hAnsi="Times"/>
          <w:color w:val="auto"/>
          <w:sz w:val="24"/>
          <w:szCs w:val="24"/>
        </w:rPr>
        <w:tab/>
        <w:t xml:space="preserve">Class name: </w:t>
      </w:r>
      <w:proofErr w:type="spellStart"/>
      <w:r>
        <w:rPr>
          <w:rStyle w:val="Heading2Char"/>
          <w:rFonts w:ascii="Times" w:hAnsi="Times"/>
          <w:color w:val="auto"/>
          <w:sz w:val="24"/>
          <w:szCs w:val="24"/>
        </w:rPr>
        <w:t>Officer_Model</w:t>
      </w:r>
      <w:proofErr w:type="spellEnd"/>
    </w:p>
    <w:p w14:paraId="358AB756" w14:textId="77777777" w:rsidR="002056BC" w:rsidRDefault="002056BC" w:rsidP="00771E58">
      <w:pPr>
        <w:rPr>
          <w:rStyle w:val="Heading2Char"/>
          <w:rFonts w:ascii="Times" w:hAnsi="Times"/>
          <w:color w:val="auto"/>
          <w:sz w:val="24"/>
          <w:szCs w:val="24"/>
        </w:rPr>
      </w:pPr>
    </w:p>
    <w:p w14:paraId="0020FBFB" w14:textId="188EE01F" w:rsidR="00771E58" w:rsidRDefault="003B0A4E" w:rsidP="00771E58">
      <w:pPr>
        <w:rPr>
          <w:rFonts w:ascii="Times" w:eastAsiaTheme="majorEastAsia" w:hAnsi="Times" w:cstheme="majorBidi"/>
          <w:b/>
          <w:bCs/>
          <w:color w:val="auto"/>
          <w:sz w:val="24"/>
          <w:szCs w:val="24"/>
        </w:rPr>
      </w:pPr>
      <w:r>
        <w:rPr>
          <w:rFonts w:ascii="Times" w:eastAsiaTheme="majorEastAsia" w:hAnsi="Times" w:cstheme="majorBidi"/>
          <w:b/>
          <w:bCs/>
          <w:noProof/>
          <w:color w:val="auto"/>
          <w:sz w:val="24"/>
          <w:szCs w:val="24"/>
          <w:lang w:eastAsia="ko-KR"/>
        </w:rPr>
        <w:drawing>
          <wp:anchor distT="0" distB="0" distL="114300" distR="114300" simplePos="0" relativeHeight="251686912" behindDoc="0" locked="0" layoutInCell="1" allowOverlap="1" wp14:anchorId="726B6CCF" wp14:editId="3368BB22">
            <wp:simplePos x="0" y="0"/>
            <wp:positionH relativeFrom="column">
              <wp:posOffset>1485900</wp:posOffset>
            </wp:positionH>
            <wp:positionV relativeFrom="paragraph">
              <wp:posOffset>78740</wp:posOffset>
            </wp:positionV>
            <wp:extent cx="2794000" cy="21336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Model.jpg"/>
                    <pic:cNvPicPr/>
                  </pic:nvPicPr>
                  <pic:blipFill>
                    <a:blip r:embed="rId16">
                      <a:extLst>
                        <a:ext uri="{28A0092B-C50C-407E-A947-70E740481C1C}">
                          <a14:useLocalDpi xmlns:a14="http://schemas.microsoft.com/office/drawing/2010/main" val="0"/>
                        </a:ext>
                      </a:extLst>
                    </a:blip>
                    <a:stretch>
                      <a:fillRect/>
                    </a:stretch>
                  </pic:blipFill>
                  <pic:spPr>
                    <a:xfrm>
                      <a:off x="0" y="0"/>
                      <a:ext cx="2794000" cy="2133600"/>
                    </a:xfrm>
                    <a:prstGeom prst="rect">
                      <a:avLst/>
                    </a:prstGeom>
                  </pic:spPr>
                </pic:pic>
              </a:graphicData>
            </a:graphic>
            <wp14:sizeRelH relativeFrom="page">
              <wp14:pctWidth>0</wp14:pctWidth>
            </wp14:sizeRelH>
            <wp14:sizeRelV relativeFrom="page">
              <wp14:pctHeight>0</wp14:pctHeight>
            </wp14:sizeRelV>
          </wp:anchor>
        </w:drawing>
      </w:r>
    </w:p>
    <w:p w14:paraId="029DAAC2" w14:textId="77777777" w:rsidR="00771E58" w:rsidRPr="00771E58" w:rsidRDefault="00771E58" w:rsidP="00771E58">
      <w:pPr>
        <w:rPr>
          <w:rFonts w:ascii="Times" w:eastAsiaTheme="majorEastAsia" w:hAnsi="Times" w:cstheme="majorBidi"/>
          <w:sz w:val="24"/>
          <w:szCs w:val="24"/>
        </w:rPr>
      </w:pPr>
    </w:p>
    <w:p w14:paraId="78BA185C" w14:textId="77777777" w:rsidR="00771E58" w:rsidRPr="00771E58" w:rsidRDefault="00771E58" w:rsidP="00771E58">
      <w:pPr>
        <w:rPr>
          <w:rFonts w:ascii="Times" w:eastAsiaTheme="majorEastAsia" w:hAnsi="Times" w:cstheme="majorBidi"/>
          <w:sz w:val="24"/>
          <w:szCs w:val="24"/>
        </w:rPr>
      </w:pPr>
    </w:p>
    <w:p w14:paraId="049E9C76" w14:textId="77777777" w:rsidR="00771E58" w:rsidRPr="00771E58" w:rsidRDefault="00771E58" w:rsidP="00771E58">
      <w:pPr>
        <w:rPr>
          <w:rFonts w:ascii="Times" w:eastAsiaTheme="majorEastAsia" w:hAnsi="Times" w:cstheme="majorBidi"/>
          <w:sz w:val="24"/>
          <w:szCs w:val="24"/>
        </w:rPr>
      </w:pPr>
    </w:p>
    <w:p w14:paraId="14924116" w14:textId="77777777" w:rsidR="00771E58" w:rsidRPr="00771E58" w:rsidRDefault="00771E58" w:rsidP="00771E58">
      <w:pPr>
        <w:rPr>
          <w:rFonts w:ascii="Times" w:eastAsiaTheme="majorEastAsia" w:hAnsi="Times" w:cstheme="majorBidi"/>
          <w:sz w:val="24"/>
          <w:szCs w:val="24"/>
        </w:rPr>
      </w:pPr>
    </w:p>
    <w:p w14:paraId="6EA06484" w14:textId="77777777" w:rsidR="00771E58" w:rsidRPr="00771E58" w:rsidRDefault="00771E58" w:rsidP="00771E58">
      <w:pPr>
        <w:rPr>
          <w:rFonts w:ascii="Times" w:eastAsiaTheme="majorEastAsia" w:hAnsi="Times" w:cstheme="majorBidi"/>
          <w:sz w:val="24"/>
          <w:szCs w:val="24"/>
        </w:rPr>
      </w:pPr>
    </w:p>
    <w:p w14:paraId="3199C874" w14:textId="77777777" w:rsidR="00771E58" w:rsidRPr="00771E58" w:rsidRDefault="00771E58" w:rsidP="00771E58">
      <w:pPr>
        <w:rPr>
          <w:rFonts w:ascii="Times" w:eastAsiaTheme="majorEastAsia" w:hAnsi="Times" w:cstheme="majorBidi"/>
          <w:sz w:val="24"/>
          <w:szCs w:val="24"/>
        </w:rPr>
      </w:pPr>
    </w:p>
    <w:p w14:paraId="243C0705" w14:textId="77777777" w:rsidR="00771E58" w:rsidRPr="00771E58" w:rsidRDefault="00771E58" w:rsidP="00771E58">
      <w:pPr>
        <w:rPr>
          <w:rFonts w:ascii="Times" w:eastAsiaTheme="majorEastAsia" w:hAnsi="Times" w:cstheme="majorBidi"/>
          <w:sz w:val="24"/>
          <w:szCs w:val="24"/>
        </w:rPr>
      </w:pPr>
    </w:p>
    <w:p w14:paraId="70D9D58C" w14:textId="77777777" w:rsidR="00771E58" w:rsidRPr="00771E58" w:rsidRDefault="00771E58" w:rsidP="00771E58">
      <w:pPr>
        <w:rPr>
          <w:rFonts w:ascii="Times" w:eastAsiaTheme="majorEastAsia" w:hAnsi="Times" w:cstheme="majorBidi"/>
          <w:sz w:val="24"/>
          <w:szCs w:val="24"/>
        </w:rPr>
      </w:pPr>
    </w:p>
    <w:p w14:paraId="56384E7F" w14:textId="77777777" w:rsidR="00771E58" w:rsidRPr="00771E58" w:rsidRDefault="00771E58" w:rsidP="00771E58">
      <w:pPr>
        <w:rPr>
          <w:rFonts w:ascii="Times" w:eastAsiaTheme="majorEastAsia" w:hAnsi="Times" w:cstheme="majorBidi"/>
          <w:sz w:val="24"/>
          <w:szCs w:val="24"/>
        </w:rPr>
      </w:pPr>
    </w:p>
    <w:p w14:paraId="2606CE5C" w14:textId="77777777" w:rsidR="00771E58" w:rsidRPr="00771E58" w:rsidRDefault="00771E58" w:rsidP="00771E58">
      <w:pPr>
        <w:rPr>
          <w:rFonts w:ascii="Times" w:eastAsiaTheme="majorEastAsia" w:hAnsi="Times" w:cstheme="majorBidi"/>
          <w:sz w:val="24"/>
          <w:szCs w:val="24"/>
        </w:rPr>
      </w:pPr>
    </w:p>
    <w:p w14:paraId="35BAB6C2" w14:textId="6E275358" w:rsidR="00771E58" w:rsidRDefault="00771E58" w:rsidP="00771E58">
      <w:pPr>
        <w:rPr>
          <w:rFonts w:ascii="Times" w:eastAsiaTheme="majorEastAsia" w:hAnsi="Times" w:cstheme="majorBidi"/>
          <w:sz w:val="24"/>
          <w:szCs w:val="24"/>
        </w:rPr>
      </w:pPr>
    </w:p>
    <w:p w14:paraId="0D02CD8C" w14:textId="77777777" w:rsidR="003C7AC3" w:rsidRPr="00CD512E" w:rsidRDefault="003C7AC3" w:rsidP="003C7AC3">
      <w:pPr>
        <w:rPr>
          <w:rStyle w:val="Heading2Char"/>
          <w:rFonts w:ascii="Times" w:hAnsi="Times"/>
          <w:color w:val="auto"/>
          <w:sz w:val="24"/>
          <w:szCs w:val="24"/>
        </w:rPr>
      </w:pPr>
      <w:r w:rsidRPr="00CD512E">
        <w:rPr>
          <w:rStyle w:val="Heading2Char"/>
          <w:rFonts w:ascii="Times" w:hAnsi="Times"/>
          <w:color w:val="auto"/>
          <w:sz w:val="24"/>
          <w:szCs w:val="24"/>
        </w:rPr>
        <w:t>Property</w:t>
      </w:r>
    </w:p>
    <w:p w14:paraId="3F941940" w14:textId="77777777" w:rsidR="003C7AC3" w:rsidRDefault="003C7AC3" w:rsidP="003C7AC3">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39"/>
        <w:gridCol w:w="2616"/>
        <w:gridCol w:w="2462"/>
        <w:gridCol w:w="2999"/>
      </w:tblGrid>
      <w:tr w:rsidR="003C7AC3" w:rsidRPr="00CD512E" w14:paraId="6DC26535" w14:textId="77777777" w:rsidTr="00BB3712">
        <w:trPr>
          <w:trHeight w:val="191"/>
        </w:trPr>
        <w:tc>
          <w:tcPr>
            <w:tcW w:w="959" w:type="dxa"/>
            <w:shd w:val="clear" w:color="auto" w:fill="D9D9D9"/>
          </w:tcPr>
          <w:p w14:paraId="2F99783B" w14:textId="77777777" w:rsidR="003C7AC3" w:rsidRPr="00CD512E" w:rsidRDefault="003C7AC3" w:rsidP="00BB3712">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693" w:type="dxa"/>
            <w:shd w:val="clear" w:color="auto" w:fill="D9D9D9"/>
          </w:tcPr>
          <w:p w14:paraId="2DA629F4" w14:textId="77777777" w:rsidR="003C7AC3" w:rsidRPr="00CD512E" w:rsidRDefault="003C7AC3" w:rsidP="00BB3712">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508" w:type="dxa"/>
            <w:shd w:val="clear" w:color="auto" w:fill="D9D9D9"/>
          </w:tcPr>
          <w:p w14:paraId="5AA44A29" w14:textId="77777777" w:rsidR="003C7AC3" w:rsidRPr="00CD512E" w:rsidRDefault="003C7AC3" w:rsidP="00BB3712">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6BBDDC89" w14:textId="77777777" w:rsidR="003C7AC3" w:rsidRPr="00CD512E" w:rsidRDefault="003C7AC3" w:rsidP="00BB3712">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3C7AC3" w14:paraId="2DA6B0F9" w14:textId="77777777" w:rsidTr="00BB3712">
        <w:tc>
          <w:tcPr>
            <w:tcW w:w="959" w:type="dxa"/>
          </w:tcPr>
          <w:p w14:paraId="55B1A2C1" w14:textId="77777777" w:rsidR="003C7AC3" w:rsidRPr="005064EC" w:rsidRDefault="003C7AC3" w:rsidP="00C227CB">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2693" w:type="dxa"/>
          </w:tcPr>
          <w:p w14:paraId="1ABDB3BC" w14:textId="77777777" w:rsidR="003C7AC3" w:rsidRPr="005064EC" w:rsidRDefault="003C7AC3" w:rsidP="00C227CB">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2508" w:type="dxa"/>
          </w:tcPr>
          <w:p w14:paraId="7AA5032B" w14:textId="77777777" w:rsidR="003C7AC3" w:rsidRPr="005064EC" w:rsidRDefault="003C7AC3" w:rsidP="00C227CB">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w:t>
            </w:r>
          </w:p>
        </w:tc>
        <w:tc>
          <w:tcPr>
            <w:tcW w:w="3082" w:type="dxa"/>
          </w:tcPr>
          <w:p w14:paraId="27777A97" w14:textId="77777777" w:rsidR="003C7AC3" w:rsidRPr="005064EC" w:rsidRDefault="003C7AC3" w:rsidP="00C227CB">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6EE00A2F" w14:textId="77777777" w:rsidR="003C7AC3" w:rsidRDefault="003C7AC3" w:rsidP="003C7AC3">
      <w:pPr>
        <w:rPr>
          <w:rStyle w:val="Heading2Char"/>
          <w:rFonts w:ascii="Times" w:hAnsi="Times"/>
          <w:color w:val="auto"/>
          <w:sz w:val="24"/>
          <w:szCs w:val="24"/>
        </w:rPr>
      </w:pPr>
    </w:p>
    <w:p w14:paraId="23F3A317" w14:textId="77777777" w:rsidR="003C7AC3" w:rsidRPr="00CD512E" w:rsidRDefault="003C7AC3" w:rsidP="003C7AC3">
      <w:pPr>
        <w:rPr>
          <w:rStyle w:val="Heading2Char"/>
          <w:rFonts w:ascii="Times" w:hAnsi="Times"/>
          <w:color w:val="auto"/>
          <w:sz w:val="24"/>
          <w:szCs w:val="24"/>
        </w:rPr>
      </w:pPr>
      <w:r w:rsidRPr="00CD512E">
        <w:rPr>
          <w:rStyle w:val="Heading2Char"/>
          <w:rFonts w:ascii="Times" w:hAnsi="Times"/>
          <w:color w:val="auto"/>
          <w:sz w:val="24"/>
          <w:szCs w:val="24"/>
        </w:rPr>
        <w:t>Method</w:t>
      </w:r>
    </w:p>
    <w:p w14:paraId="54C46021" w14:textId="77777777" w:rsidR="003C7AC3" w:rsidRDefault="003C7AC3" w:rsidP="003C7AC3">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828"/>
        <w:gridCol w:w="2850"/>
        <w:gridCol w:w="7"/>
        <w:gridCol w:w="2819"/>
        <w:gridCol w:w="2512"/>
      </w:tblGrid>
      <w:tr w:rsidR="003C7AC3" w:rsidRPr="00CD512E" w14:paraId="2AABD228" w14:textId="77777777" w:rsidTr="00AA43C7">
        <w:trPr>
          <w:trHeight w:val="191"/>
        </w:trPr>
        <w:tc>
          <w:tcPr>
            <w:tcW w:w="856" w:type="dxa"/>
            <w:shd w:val="clear" w:color="auto" w:fill="D9D9D9"/>
          </w:tcPr>
          <w:p w14:paraId="0CA8A35D" w14:textId="77777777" w:rsidR="003C7AC3" w:rsidRPr="00CD512E" w:rsidRDefault="003C7AC3" w:rsidP="00BB3712">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829" w:type="dxa"/>
            <w:shd w:val="clear" w:color="auto" w:fill="D9D9D9"/>
          </w:tcPr>
          <w:p w14:paraId="3C8FE44D" w14:textId="77777777" w:rsidR="003C7AC3" w:rsidRPr="00CD512E" w:rsidRDefault="003C7AC3" w:rsidP="00BB3712">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931" w:type="dxa"/>
            <w:gridSpan w:val="2"/>
            <w:shd w:val="clear" w:color="auto" w:fill="D9D9D9"/>
          </w:tcPr>
          <w:p w14:paraId="77363CAE" w14:textId="77777777" w:rsidR="003C7AC3" w:rsidRPr="00CD512E" w:rsidRDefault="003C7AC3" w:rsidP="00BB3712">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626" w:type="dxa"/>
            <w:shd w:val="clear" w:color="auto" w:fill="D9D9D9"/>
          </w:tcPr>
          <w:p w14:paraId="76C2CFD3" w14:textId="77777777" w:rsidR="003C7AC3" w:rsidRPr="00CD512E" w:rsidRDefault="003C7AC3" w:rsidP="00BB3712">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3B0A4E" w:rsidRPr="005064EC" w14:paraId="729DF3BE" w14:textId="77777777" w:rsidTr="00AA43C7">
        <w:trPr>
          <w:trHeight w:val="1180"/>
        </w:trPr>
        <w:tc>
          <w:tcPr>
            <w:tcW w:w="856" w:type="dxa"/>
          </w:tcPr>
          <w:p w14:paraId="1CAA0FCA" w14:textId="782C4820" w:rsidR="003B0A4E" w:rsidRPr="005064EC" w:rsidRDefault="003B0A4E" w:rsidP="00AA43C7">
            <w:pPr>
              <w:jc w:val="center"/>
              <w:rPr>
                <w:rStyle w:val="Heading2Char"/>
                <w:rFonts w:ascii="Times" w:hAnsi="Times"/>
                <w:b w:val="0"/>
                <w:color w:val="auto"/>
                <w:sz w:val="24"/>
                <w:szCs w:val="24"/>
              </w:rPr>
            </w:pPr>
            <w:r w:rsidRPr="005064EC">
              <w:rPr>
                <w:rStyle w:val="Heading2Char"/>
                <w:rFonts w:ascii="Times" w:hAnsi="Times"/>
                <w:b w:val="0"/>
                <w:color w:val="auto"/>
                <w:sz w:val="24"/>
                <w:szCs w:val="24"/>
              </w:rPr>
              <w:lastRenderedPageBreak/>
              <w:t>1</w:t>
            </w:r>
          </w:p>
        </w:tc>
        <w:tc>
          <w:tcPr>
            <w:tcW w:w="2829" w:type="dxa"/>
          </w:tcPr>
          <w:p w14:paraId="432C8842" w14:textId="55B54029" w:rsidR="003B0A4E" w:rsidRPr="009048D6" w:rsidRDefault="003B0A4E" w:rsidP="00AA43C7">
            <w:pPr>
              <w:rPr>
                <w:rStyle w:val="Heading2Char"/>
                <w:rFonts w:ascii="Times" w:hAnsi="Times"/>
                <w:b w:val="0"/>
                <w:color w:val="auto"/>
                <w:sz w:val="24"/>
                <w:szCs w:val="24"/>
              </w:rPr>
            </w:pPr>
            <w:r>
              <w:rPr>
                <w:rStyle w:val="Heading2Char"/>
                <w:rFonts w:ascii="Times" w:hAnsi="Times"/>
                <w:b w:val="0"/>
                <w:color w:val="auto"/>
                <w:sz w:val="24"/>
                <w:szCs w:val="24"/>
              </w:rPr>
              <w:t>login()</w:t>
            </w:r>
          </w:p>
        </w:tc>
        <w:tc>
          <w:tcPr>
            <w:tcW w:w="2931" w:type="dxa"/>
            <w:gridSpan w:val="2"/>
          </w:tcPr>
          <w:p w14:paraId="1E741795" w14:textId="2299B2B3" w:rsidR="003B0A4E" w:rsidRPr="009048D6" w:rsidRDefault="003B0A4E" w:rsidP="00AA43C7">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login for patient.</w:t>
            </w:r>
          </w:p>
        </w:tc>
        <w:tc>
          <w:tcPr>
            <w:tcW w:w="2626" w:type="dxa"/>
          </w:tcPr>
          <w:p w14:paraId="66B96D2B" w14:textId="47CFB287" w:rsidR="003B0A4E" w:rsidRPr="005064EC" w:rsidRDefault="003B0A4E" w:rsidP="00AA43C7">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3B0A4E" w:rsidRPr="005064EC" w14:paraId="453187F9" w14:textId="77777777" w:rsidTr="00AA43C7">
        <w:trPr>
          <w:trHeight w:val="60"/>
        </w:trPr>
        <w:tc>
          <w:tcPr>
            <w:tcW w:w="856" w:type="dxa"/>
          </w:tcPr>
          <w:p w14:paraId="1E1DDCB3" w14:textId="63B38C46" w:rsidR="003B0A4E" w:rsidRPr="005064EC" w:rsidRDefault="003B0A4E" w:rsidP="00AA43C7">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2829" w:type="dxa"/>
          </w:tcPr>
          <w:p w14:paraId="7AA8757F" w14:textId="37B902BC" w:rsidR="003B0A4E" w:rsidRDefault="003B0A4E" w:rsidP="00AA43C7">
            <w:pPr>
              <w:rPr>
                <w:rStyle w:val="Heading2Char"/>
                <w:rFonts w:ascii="Times" w:hAnsi="Times"/>
                <w:b w:val="0"/>
                <w:color w:val="auto"/>
                <w:sz w:val="24"/>
                <w:szCs w:val="24"/>
              </w:rPr>
            </w:pPr>
            <w:r>
              <w:rPr>
                <w:rStyle w:val="Heading2Char"/>
                <w:rFonts w:ascii="Times" w:hAnsi="Times"/>
                <w:b w:val="0"/>
                <w:color w:val="auto"/>
                <w:sz w:val="24"/>
                <w:szCs w:val="24"/>
              </w:rPr>
              <w:t>logout()</w:t>
            </w:r>
          </w:p>
        </w:tc>
        <w:tc>
          <w:tcPr>
            <w:tcW w:w="2931" w:type="dxa"/>
            <w:gridSpan w:val="2"/>
          </w:tcPr>
          <w:p w14:paraId="2BB08B5D" w14:textId="625AEA40" w:rsidR="003B0A4E" w:rsidRPr="009048D6" w:rsidRDefault="003B0A4E" w:rsidP="00AA43C7">
            <w:pPr>
              <w:widowControl w:val="0"/>
              <w:autoSpaceDE w:val="0"/>
              <w:autoSpaceDN w:val="0"/>
              <w:adjustRightInd w:val="0"/>
              <w:spacing w:after="240"/>
              <w:rPr>
                <w:rFonts w:ascii="Times New Roman" w:hAnsi="Times New Roman" w:cs="Times New Roman"/>
                <w:sz w:val="24"/>
                <w:szCs w:val="24"/>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logout for patient.</w:t>
            </w:r>
          </w:p>
        </w:tc>
        <w:tc>
          <w:tcPr>
            <w:tcW w:w="2626" w:type="dxa"/>
          </w:tcPr>
          <w:p w14:paraId="2EDF3CF0" w14:textId="37D8ABBB" w:rsidR="003B0A4E" w:rsidRDefault="003B0A4E" w:rsidP="00AA43C7">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3B0A4E" w:rsidRPr="005064EC" w14:paraId="63990F90" w14:textId="77777777" w:rsidTr="00AA43C7">
        <w:tc>
          <w:tcPr>
            <w:tcW w:w="856" w:type="dxa"/>
          </w:tcPr>
          <w:p w14:paraId="309CBA28" w14:textId="6E6F441E" w:rsidR="003B0A4E" w:rsidRPr="005064EC" w:rsidRDefault="003B0A4E" w:rsidP="00AA43C7">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3</w:t>
            </w:r>
          </w:p>
        </w:tc>
        <w:tc>
          <w:tcPr>
            <w:tcW w:w="2829" w:type="dxa"/>
          </w:tcPr>
          <w:p w14:paraId="079E6D5F" w14:textId="1C7DA4BC" w:rsidR="003B0A4E" w:rsidRPr="005064EC" w:rsidRDefault="003B0A4E" w:rsidP="00AA43C7">
            <w:pPr>
              <w:rPr>
                <w:rStyle w:val="Heading2Char"/>
                <w:rFonts w:ascii="Times" w:hAnsi="Times"/>
                <w:b w:val="0"/>
                <w:color w:val="auto"/>
                <w:sz w:val="24"/>
                <w:szCs w:val="24"/>
              </w:rPr>
            </w:pPr>
            <w:r>
              <w:rPr>
                <w:rStyle w:val="Heading2Char"/>
                <w:rFonts w:ascii="Times" w:hAnsi="Times"/>
                <w:b w:val="0"/>
                <w:color w:val="auto"/>
                <w:sz w:val="24"/>
                <w:szCs w:val="24"/>
              </w:rPr>
              <w:t>v</w:t>
            </w:r>
            <w:r w:rsidRPr="003C7AC3">
              <w:rPr>
                <w:rStyle w:val="Heading2Char"/>
                <w:rFonts w:ascii="Times" w:hAnsi="Times"/>
                <w:b w:val="0"/>
                <w:color w:val="auto"/>
                <w:sz w:val="24"/>
                <w:szCs w:val="24"/>
              </w:rPr>
              <w:t>iew()</w:t>
            </w:r>
          </w:p>
        </w:tc>
        <w:tc>
          <w:tcPr>
            <w:tcW w:w="2931" w:type="dxa"/>
            <w:gridSpan w:val="2"/>
          </w:tcPr>
          <w:p w14:paraId="63D68B02" w14:textId="07E29894" w:rsidR="003B0A4E" w:rsidRPr="009048D6" w:rsidRDefault="003B0A4E" w:rsidP="00AA43C7">
            <w:pPr>
              <w:rPr>
                <w:rStyle w:val="Heading2Char"/>
                <w:rFonts w:ascii="Times" w:hAnsi="Times"/>
                <w:b w:val="0"/>
                <w:color w:val="auto"/>
                <w:sz w:val="24"/>
                <w:szCs w:val="24"/>
              </w:rPr>
            </w:pPr>
            <w:r w:rsidRPr="003C7AC3">
              <w:rPr>
                <w:rStyle w:val="Heading2Char"/>
                <w:rFonts w:ascii="Times" w:hAnsi="Times"/>
                <w:b w:val="0"/>
                <w:color w:val="auto"/>
                <w:sz w:val="24"/>
                <w:szCs w:val="24"/>
              </w:rPr>
              <w:t>Method uses to view any page which allow for patient</w:t>
            </w:r>
          </w:p>
        </w:tc>
        <w:tc>
          <w:tcPr>
            <w:tcW w:w="2626" w:type="dxa"/>
          </w:tcPr>
          <w:p w14:paraId="389FC017" w14:textId="07465154" w:rsidR="003B0A4E" w:rsidRPr="005064EC" w:rsidRDefault="003B0A4E" w:rsidP="00AA43C7">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AA43C7" w14:paraId="239AC72B" w14:textId="77777777" w:rsidTr="00AA43C7">
        <w:tblPrEx>
          <w:tblLook w:val="0000" w:firstRow="0" w:lastRow="0" w:firstColumn="0" w:lastColumn="0" w:noHBand="0" w:noVBand="0"/>
        </w:tblPrEx>
        <w:trPr>
          <w:trHeight w:val="620"/>
        </w:trPr>
        <w:tc>
          <w:tcPr>
            <w:tcW w:w="856" w:type="dxa"/>
          </w:tcPr>
          <w:p w14:paraId="7CAEA735" w14:textId="42F239B4" w:rsidR="00AA43C7" w:rsidRPr="003C7AC3" w:rsidRDefault="00AA43C7" w:rsidP="00AA43C7">
            <w:pPr>
              <w:ind w:left="108"/>
              <w:jc w:val="center"/>
              <w:rPr>
                <w:rStyle w:val="Heading2Char"/>
                <w:rFonts w:ascii="Times" w:hAnsi="Times"/>
                <w:b w:val="0"/>
                <w:color w:val="auto"/>
                <w:sz w:val="24"/>
                <w:szCs w:val="24"/>
              </w:rPr>
            </w:pPr>
            <w:r w:rsidRPr="003C7AC3">
              <w:rPr>
                <w:rStyle w:val="Heading2Char"/>
                <w:rFonts w:ascii="Times" w:hAnsi="Times"/>
                <w:b w:val="0"/>
                <w:color w:val="auto"/>
                <w:sz w:val="24"/>
                <w:szCs w:val="24"/>
              </w:rPr>
              <w:t>4</w:t>
            </w:r>
          </w:p>
        </w:tc>
        <w:tc>
          <w:tcPr>
            <w:tcW w:w="2829" w:type="dxa"/>
          </w:tcPr>
          <w:p w14:paraId="7DB5541F" w14:textId="55A912A2" w:rsidR="00AA43C7" w:rsidRPr="003C7AC3" w:rsidRDefault="00AA43C7" w:rsidP="00AA43C7">
            <w:pPr>
              <w:rPr>
                <w:rStyle w:val="Heading2Char"/>
                <w:rFonts w:ascii="Times" w:hAnsi="Times"/>
                <w:b w:val="0"/>
                <w:color w:val="auto"/>
                <w:sz w:val="24"/>
                <w:szCs w:val="24"/>
              </w:rPr>
            </w:pPr>
            <w:proofErr w:type="spellStart"/>
            <w:r>
              <w:rPr>
                <w:rStyle w:val="Heading2Char"/>
                <w:rFonts w:ascii="Times" w:hAnsi="Times"/>
                <w:b w:val="0"/>
                <w:color w:val="auto"/>
                <w:sz w:val="24"/>
                <w:szCs w:val="24"/>
              </w:rPr>
              <w:t>patientRegister</w:t>
            </w:r>
            <w:proofErr w:type="spellEnd"/>
            <w:r w:rsidRPr="003C7AC3">
              <w:rPr>
                <w:rStyle w:val="Heading2Char"/>
                <w:rFonts w:ascii="Times" w:hAnsi="Times"/>
                <w:b w:val="0"/>
                <w:color w:val="auto"/>
                <w:sz w:val="24"/>
                <w:szCs w:val="24"/>
              </w:rPr>
              <w:t>()</w:t>
            </w:r>
          </w:p>
        </w:tc>
        <w:tc>
          <w:tcPr>
            <w:tcW w:w="2931" w:type="dxa"/>
            <w:gridSpan w:val="2"/>
          </w:tcPr>
          <w:p w14:paraId="4EBE9CA9" w14:textId="7FF3B15C" w:rsidR="00AA43C7" w:rsidRPr="003C7AC3" w:rsidRDefault="00AA43C7" w:rsidP="00AA43C7">
            <w:pPr>
              <w:rPr>
                <w:rStyle w:val="Heading2Char"/>
                <w:rFonts w:ascii="Times" w:hAnsi="Times"/>
                <w:b w:val="0"/>
                <w:color w:val="auto"/>
                <w:sz w:val="24"/>
                <w:szCs w:val="24"/>
              </w:rPr>
            </w:pPr>
            <w:r w:rsidRPr="003C7AC3">
              <w:rPr>
                <w:rStyle w:val="Heading2Char"/>
                <w:rFonts w:ascii="Times" w:hAnsi="Times"/>
                <w:b w:val="0"/>
                <w:color w:val="auto"/>
                <w:sz w:val="24"/>
                <w:szCs w:val="24"/>
              </w:rPr>
              <w:t xml:space="preserve">Method uses to </w:t>
            </w:r>
            <w:r>
              <w:rPr>
                <w:rStyle w:val="Heading2Char"/>
                <w:rFonts w:ascii="Times" w:hAnsi="Times"/>
                <w:b w:val="0"/>
                <w:color w:val="auto"/>
                <w:sz w:val="24"/>
                <w:szCs w:val="24"/>
              </w:rPr>
              <w:t>register patient into the database.</w:t>
            </w:r>
          </w:p>
        </w:tc>
        <w:tc>
          <w:tcPr>
            <w:tcW w:w="2626" w:type="dxa"/>
          </w:tcPr>
          <w:p w14:paraId="16BB1ED6" w14:textId="77C76396" w:rsidR="00AA43C7" w:rsidRPr="003C7AC3" w:rsidRDefault="00AA43C7" w:rsidP="00AA43C7">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AA43C7" w14:paraId="2FB7F7BC" w14:textId="77777777" w:rsidTr="00AA43C7">
        <w:tblPrEx>
          <w:tblLook w:val="0000" w:firstRow="0" w:lastRow="0" w:firstColumn="0" w:lastColumn="0" w:noHBand="0" w:noVBand="0"/>
        </w:tblPrEx>
        <w:trPr>
          <w:trHeight w:val="120"/>
        </w:trPr>
        <w:tc>
          <w:tcPr>
            <w:tcW w:w="856" w:type="dxa"/>
          </w:tcPr>
          <w:p w14:paraId="2500F468" w14:textId="53ADCD23" w:rsidR="00AA43C7" w:rsidRPr="003C7AC3" w:rsidRDefault="00AA43C7" w:rsidP="00AA43C7">
            <w:pPr>
              <w:ind w:left="108"/>
              <w:jc w:val="center"/>
              <w:rPr>
                <w:rStyle w:val="Heading2Char"/>
                <w:rFonts w:ascii="Times" w:hAnsi="Times"/>
                <w:b w:val="0"/>
                <w:color w:val="auto"/>
                <w:sz w:val="24"/>
                <w:szCs w:val="24"/>
              </w:rPr>
            </w:pPr>
            <w:r w:rsidRPr="003C7AC3">
              <w:rPr>
                <w:rStyle w:val="Heading2Char"/>
                <w:rFonts w:ascii="Times" w:hAnsi="Times"/>
                <w:b w:val="0"/>
                <w:color w:val="auto"/>
                <w:sz w:val="24"/>
                <w:szCs w:val="24"/>
              </w:rPr>
              <w:t>4</w:t>
            </w:r>
          </w:p>
        </w:tc>
        <w:tc>
          <w:tcPr>
            <w:tcW w:w="2829" w:type="dxa"/>
          </w:tcPr>
          <w:p w14:paraId="30ACFCB2" w14:textId="18139AC0" w:rsidR="00AA43C7" w:rsidRPr="003C7AC3" w:rsidRDefault="00AA43C7" w:rsidP="00AA43C7">
            <w:pPr>
              <w:rPr>
                <w:rStyle w:val="Heading2Char"/>
                <w:rFonts w:ascii="Times" w:hAnsi="Times"/>
                <w:b w:val="0"/>
                <w:color w:val="auto"/>
                <w:sz w:val="24"/>
                <w:szCs w:val="24"/>
              </w:rPr>
            </w:pPr>
            <w:proofErr w:type="spellStart"/>
            <w:r>
              <w:rPr>
                <w:rStyle w:val="Heading2Char"/>
                <w:rFonts w:ascii="Times" w:hAnsi="Times"/>
                <w:b w:val="0"/>
                <w:color w:val="auto"/>
                <w:sz w:val="24"/>
                <w:szCs w:val="24"/>
              </w:rPr>
              <w:t>getPatientByID</w:t>
            </w:r>
            <w:proofErr w:type="spellEnd"/>
            <w:r w:rsidRPr="003C7AC3">
              <w:rPr>
                <w:rStyle w:val="Heading2Char"/>
                <w:rFonts w:ascii="Times" w:hAnsi="Times"/>
                <w:b w:val="0"/>
                <w:color w:val="auto"/>
                <w:sz w:val="24"/>
                <w:szCs w:val="24"/>
              </w:rPr>
              <w:t>()</w:t>
            </w:r>
          </w:p>
        </w:tc>
        <w:tc>
          <w:tcPr>
            <w:tcW w:w="2931" w:type="dxa"/>
            <w:gridSpan w:val="2"/>
          </w:tcPr>
          <w:p w14:paraId="7766F401" w14:textId="69A7E56B" w:rsidR="00AA43C7" w:rsidRPr="003C7AC3" w:rsidRDefault="00AA43C7" w:rsidP="00AA43C7">
            <w:pPr>
              <w:rPr>
                <w:rStyle w:val="Heading2Char"/>
                <w:rFonts w:ascii="Times" w:hAnsi="Times"/>
                <w:b w:val="0"/>
                <w:color w:val="auto"/>
                <w:sz w:val="24"/>
                <w:szCs w:val="24"/>
              </w:rPr>
            </w:pPr>
            <w:r w:rsidRPr="003C7AC3">
              <w:rPr>
                <w:rStyle w:val="Heading2Char"/>
                <w:rFonts w:ascii="Times" w:hAnsi="Times"/>
                <w:b w:val="0"/>
                <w:color w:val="auto"/>
                <w:sz w:val="24"/>
                <w:szCs w:val="24"/>
              </w:rPr>
              <w:t xml:space="preserve">Method uses to </w:t>
            </w:r>
            <w:r>
              <w:rPr>
                <w:rStyle w:val="Heading2Char"/>
                <w:rFonts w:ascii="Times" w:hAnsi="Times"/>
                <w:b w:val="0"/>
                <w:color w:val="auto"/>
                <w:sz w:val="24"/>
                <w:szCs w:val="24"/>
              </w:rPr>
              <w:t>get patient by using patients’ id.</w:t>
            </w:r>
          </w:p>
        </w:tc>
        <w:tc>
          <w:tcPr>
            <w:tcW w:w="2626" w:type="dxa"/>
          </w:tcPr>
          <w:p w14:paraId="43ABC52C" w14:textId="04BF4025" w:rsidR="00AA43C7" w:rsidRPr="003C7AC3" w:rsidRDefault="00AA43C7" w:rsidP="00AA43C7">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AA43C7" w14:paraId="19FAED8E" w14:textId="77777777" w:rsidTr="00AA43C7">
        <w:tblPrEx>
          <w:tblLook w:val="0000" w:firstRow="0" w:lastRow="0" w:firstColumn="0" w:lastColumn="0" w:noHBand="0" w:noVBand="0"/>
        </w:tblPrEx>
        <w:trPr>
          <w:trHeight w:val="120"/>
        </w:trPr>
        <w:tc>
          <w:tcPr>
            <w:tcW w:w="856" w:type="dxa"/>
          </w:tcPr>
          <w:p w14:paraId="640FAC92" w14:textId="4FB90E36" w:rsidR="00AA43C7" w:rsidRPr="003C7AC3" w:rsidRDefault="00AA43C7" w:rsidP="00AA43C7">
            <w:pPr>
              <w:ind w:left="108"/>
              <w:jc w:val="center"/>
              <w:rPr>
                <w:rStyle w:val="Heading2Char"/>
                <w:rFonts w:ascii="Times" w:hAnsi="Times"/>
                <w:b w:val="0"/>
                <w:color w:val="auto"/>
                <w:sz w:val="24"/>
                <w:szCs w:val="24"/>
              </w:rPr>
            </w:pPr>
            <w:r>
              <w:rPr>
                <w:rStyle w:val="Heading2Char"/>
                <w:rFonts w:ascii="Times" w:hAnsi="Times"/>
                <w:b w:val="0"/>
                <w:color w:val="auto"/>
                <w:sz w:val="24"/>
                <w:szCs w:val="24"/>
              </w:rPr>
              <w:t>5</w:t>
            </w:r>
          </w:p>
        </w:tc>
        <w:tc>
          <w:tcPr>
            <w:tcW w:w="2829" w:type="dxa"/>
          </w:tcPr>
          <w:p w14:paraId="485C4B69" w14:textId="366CCD53" w:rsidR="00AA43C7" w:rsidRPr="003C7AC3" w:rsidRDefault="00AA43C7" w:rsidP="00AA43C7">
            <w:pPr>
              <w:rPr>
                <w:rStyle w:val="Heading2Char"/>
                <w:rFonts w:ascii="Times" w:hAnsi="Times"/>
                <w:b w:val="0"/>
                <w:color w:val="auto"/>
                <w:sz w:val="24"/>
                <w:szCs w:val="24"/>
              </w:rPr>
            </w:pPr>
            <w:proofErr w:type="spellStart"/>
            <w:r>
              <w:rPr>
                <w:rStyle w:val="Heading2Char"/>
                <w:rFonts w:ascii="Times" w:hAnsi="Times"/>
                <w:b w:val="0"/>
                <w:color w:val="auto"/>
                <w:sz w:val="24"/>
                <w:szCs w:val="24"/>
              </w:rPr>
              <w:t>editPatientByID</w:t>
            </w:r>
            <w:proofErr w:type="spellEnd"/>
            <w:r>
              <w:rPr>
                <w:rStyle w:val="Heading2Char"/>
                <w:rFonts w:ascii="Times" w:hAnsi="Times"/>
                <w:b w:val="0"/>
                <w:color w:val="auto"/>
                <w:sz w:val="24"/>
                <w:szCs w:val="24"/>
              </w:rPr>
              <w:t>()</w:t>
            </w:r>
          </w:p>
        </w:tc>
        <w:tc>
          <w:tcPr>
            <w:tcW w:w="2931" w:type="dxa"/>
            <w:gridSpan w:val="2"/>
          </w:tcPr>
          <w:p w14:paraId="17C5C3FA" w14:textId="34970C1D" w:rsidR="00AA43C7" w:rsidRPr="003C7AC3" w:rsidRDefault="00AA43C7" w:rsidP="00AA43C7">
            <w:pPr>
              <w:rPr>
                <w:rStyle w:val="Heading2Char"/>
                <w:rFonts w:ascii="Times" w:hAnsi="Times"/>
                <w:b w:val="0"/>
                <w:color w:val="auto"/>
                <w:sz w:val="24"/>
                <w:szCs w:val="24"/>
              </w:rPr>
            </w:pPr>
            <w:r>
              <w:rPr>
                <w:rStyle w:val="Heading2Char"/>
                <w:rFonts w:ascii="Times" w:hAnsi="Times"/>
                <w:b w:val="0"/>
                <w:color w:val="auto"/>
                <w:sz w:val="24"/>
                <w:szCs w:val="24"/>
              </w:rPr>
              <w:t>Method uses to edit patient information by using patients’ id.</w:t>
            </w:r>
          </w:p>
        </w:tc>
        <w:tc>
          <w:tcPr>
            <w:tcW w:w="2626" w:type="dxa"/>
          </w:tcPr>
          <w:p w14:paraId="18FC1694" w14:textId="3CDF5137" w:rsidR="00AA43C7" w:rsidRPr="003C7AC3" w:rsidRDefault="00AA43C7" w:rsidP="00AA43C7">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AA43C7" w14:paraId="070E1706" w14:textId="77777777" w:rsidTr="00AA43C7">
        <w:tblPrEx>
          <w:tblLook w:val="0000" w:firstRow="0" w:lastRow="0" w:firstColumn="0" w:lastColumn="0" w:noHBand="0" w:noVBand="0"/>
        </w:tblPrEx>
        <w:trPr>
          <w:trHeight w:val="160"/>
        </w:trPr>
        <w:tc>
          <w:tcPr>
            <w:tcW w:w="856" w:type="dxa"/>
          </w:tcPr>
          <w:p w14:paraId="059176FB" w14:textId="2D0156D9" w:rsidR="00AA43C7" w:rsidRPr="003C7AC3" w:rsidRDefault="00AA43C7" w:rsidP="00AA43C7">
            <w:pPr>
              <w:ind w:left="108"/>
              <w:jc w:val="center"/>
              <w:rPr>
                <w:rStyle w:val="Heading2Char"/>
                <w:rFonts w:ascii="Times" w:hAnsi="Times"/>
                <w:b w:val="0"/>
                <w:color w:val="auto"/>
                <w:sz w:val="24"/>
                <w:szCs w:val="24"/>
              </w:rPr>
            </w:pPr>
            <w:r w:rsidRPr="00967A1D">
              <w:rPr>
                <w:rStyle w:val="Heading2Char"/>
                <w:rFonts w:ascii="Times" w:hAnsi="Times" w:cs="Ayuthaya"/>
                <w:b w:val="0"/>
                <w:color w:val="auto"/>
                <w:sz w:val="24"/>
                <w:szCs w:val="24"/>
              </w:rPr>
              <w:t>6</w:t>
            </w:r>
          </w:p>
        </w:tc>
        <w:tc>
          <w:tcPr>
            <w:tcW w:w="2829" w:type="dxa"/>
          </w:tcPr>
          <w:p w14:paraId="388E2C7D" w14:textId="33961EDB" w:rsidR="00AA43C7" w:rsidRPr="003C7AC3" w:rsidRDefault="00AA43C7" w:rsidP="00AA43C7">
            <w:pPr>
              <w:rPr>
                <w:rStyle w:val="Heading2Char"/>
                <w:rFonts w:ascii="Times" w:hAnsi="Times"/>
                <w:b w:val="0"/>
                <w:color w:val="auto"/>
                <w:sz w:val="24"/>
                <w:szCs w:val="24"/>
              </w:rPr>
            </w:pPr>
            <w:proofErr w:type="spellStart"/>
            <w:r w:rsidRPr="00967A1D">
              <w:rPr>
                <w:rStyle w:val="Heading2Char"/>
                <w:rFonts w:ascii="Times" w:hAnsi="Times"/>
                <w:b w:val="0"/>
                <w:color w:val="auto"/>
                <w:sz w:val="24"/>
                <w:szCs w:val="24"/>
              </w:rPr>
              <w:t>deletePatientByID</w:t>
            </w:r>
            <w:proofErr w:type="spellEnd"/>
            <w:r w:rsidRPr="00967A1D">
              <w:rPr>
                <w:rStyle w:val="Heading2Char"/>
                <w:rFonts w:ascii="Times" w:hAnsi="Times"/>
                <w:b w:val="0"/>
                <w:color w:val="auto"/>
                <w:sz w:val="24"/>
                <w:szCs w:val="24"/>
              </w:rPr>
              <w:t>()</w:t>
            </w:r>
          </w:p>
        </w:tc>
        <w:tc>
          <w:tcPr>
            <w:tcW w:w="2931" w:type="dxa"/>
            <w:gridSpan w:val="2"/>
          </w:tcPr>
          <w:p w14:paraId="414D7ED1" w14:textId="76B48345" w:rsidR="00AA43C7" w:rsidRPr="003C7AC3" w:rsidRDefault="00AA43C7" w:rsidP="00AA43C7">
            <w:pPr>
              <w:rPr>
                <w:rStyle w:val="Heading2Char"/>
                <w:rFonts w:ascii="Times" w:hAnsi="Times"/>
                <w:b w:val="0"/>
                <w:color w:val="auto"/>
                <w:sz w:val="24"/>
                <w:szCs w:val="24"/>
              </w:rPr>
            </w:pPr>
            <w:r w:rsidRPr="00967A1D">
              <w:rPr>
                <w:rStyle w:val="Heading2Char"/>
                <w:rFonts w:ascii="Times" w:hAnsi="Times"/>
                <w:b w:val="0"/>
                <w:color w:val="auto"/>
                <w:sz w:val="24"/>
                <w:szCs w:val="24"/>
              </w:rPr>
              <w:t xml:space="preserve">Method uses to delete </w:t>
            </w:r>
            <w:r w:rsidRPr="00967A1D">
              <w:rPr>
                <w:rStyle w:val="Heading2Char"/>
                <w:rFonts w:ascii="Times" w:hAnsi="Times" w:cs="Ayuthaya"/>
                <w:b w:val="0"/>
                <w:color w:val="auto"/>
                <w:sz w:val="24"/>
                <w:szCs w:val="24"/>
              </w:rPr>
              <w:t>patient by using patients’ id.</w:t>
            </w:r>
          </w:p>
        </w:tc>
        <w:tc>
          <w:tcPr>
            <w:tcW w:w="2626" w:type="dxa"/>
          </w:tcPr>
          <w:p w14:paraId="5506F5BC" w14:textId="1E2D0768" w:rsidR="00AA43C7" w:rsidRPr="003C7AC3" w:rsidRDefault="00AA43C7" w:rsidP="00AA43C7">
            <w:pPr>
              <w:jc w:val="center"/>
              <w:rPr>
                <w:rStyle w:val="Heading2Char"/>
                <w:rFonts w:ascii="Times" w:hAnsi="Times"/>
                <w:b w:val="0"/>
                <w:color w:val="auto"/>
                <w:sz w:val="24"/>
                <w:szCs w:val="24"/>
              </w:rPr>
            </w:pPr>
            <w:r w:rsidRPr="00967A1D">
              <w:rPr>
                <w:rStyle w:val="Heading2Char"/>
                <w:rFonts w:ascii="Times" w:hAnsi="Times"/>
                <w:b w:val="0"/>
                <w:color w:val="auto"/>
                <w:sz w:val="24"/>
                <w:szCs w:val="24"/>
              </w:rPr>
              <w:t>-</w:t>
            </w:r>
          </w:p>
        </w:tc>
      </w:tr>
      <w:tr w:rsidR="006E6011" w14:paraId="23DDB781" w14:textId="77777777" w:rsidTr="00AA43C7">
        <w:tblPrEx>
          <w:tblLook w:val="0000" w:firstRow="0" w:lastRow="0" w:firstColumn="0" w:lastColumn="0" w:noHBand="0" w:noVBand="0"/>
        </w:tblPrEx>
        <w:trPr>
          <w:trHeight w:val="211"/>
        </w:trPr>
        <w:tc>
          <w:tcPr>
            <w:tcW w:w="856" w:type="dxa"/>
          </w:tcPr>
          <w:p w14:paraId="651E07C6" w14:textId="1F5AE38F" w:rsidR="006E6011" w:rsidRPr="003C7AC3" w:rsidRDefault="002056BC" w:rsidP="00AA43C7">
            <w:pPr>
              <w:ind w:left="108"/>
              <w:jc w:val="center"/>
              <w:rPr>
                <w:rStyle w:val="Heading2Char"/>
                <w:rFonts w:ascii="Times" w:hAnsi="Times"/>
                <w:b w:val="0"/>
                <w:color w:val="auto"/>
                <w:sz w:val="24"/>
                <w:szCs w:val="24"/>
              </w:rPr>
            </w:pPr>
            <w:r>
              <w:rPr>
                <w:rStyle w:val="Heading2Char"/>
                <w:rFonts w:ascii="Times" w:hAnsi="Times"/>
                <w:b w:val="0"/>
                <w:color w:val="auto"/>
                <w:sz w:val="24"/>
                <w:szCs w:val="24"/>
              </w:rPr>
              <w:t>8</w:t>
            </w:r>
          </w:p>
        </w:tc>
        <w:tc>
          <w:tcPr>
            <w:tcW w:w="2829" w:type="dxa"/>
          </w:tcPr>
          <w:p w14:paraId="4C1D2287" w14:textId="5E3438CD" w:rsidR="006E6011" w:rsidRPr="003C7AC3" w:rsidRDefault="00AA43C7" w:rsidP="00AA43C7">
            <w:pPr>
              <w:rPr>
                <w:rStyle w:val="Heading2Char"/>
                <w:rFonts w:ascii="Times" w:hAnsi="Times"/>
                <w:b w:val="0"/>
                <w:color w:val="auto"/>
                <w:sz w:val="24"/>
                <w:szCs w:val="24"/>
              </w:rPr>
            </w:pPr>
            <w:proofErr w:type="spellStart"/>
            <w:r>
              <w:rPr>
                <w:rStyle w:val="Heading2Char"/>
                <w:rFonts w:ascii="Times" w:hAnsi="Times"/>
                <w:b w:val="0"/>
                <w:color w:val="auto"/>
                <w:sz w:val="24"/>
                <w:szCs w:val="24"/>
              </w:rPr>
              <w:t>dentistRegister</w:t>
            </w:r>
            <w:proofErr w:type="spellEnd"/>
            <w:r>
              <w:rPr>
                <w:rStyle w:val="Heading2Char"/>
                <w:rFonts w:ascii="Times" w:hAnsi="Times"/>
                <w:b w:val="0"/>
                <w:color w:val="auto"/>
                <w:sz w:val="24"/>
                <w:szCs w:val="24"/>
              </w:rPr>
              <w:t>()</w:t>
            </w:r>
          </w:p>
        </w:tc>
        <w:tc>
          <w:tcPr>
            <w:tcW w:w="2931" w:type="dxa"/>
            <w:gridSpan w:val="2"/>
          </w:tcPr>
          <w:p w14:paraId="14C26897" w14:textId="1AF1BE27" w:rsidR="006E6011" w:rsidRPr="003C7AC3" w:rsidRDefault="002056BC" w:rsidP="00AA43C7">
            <w:pPr>
              <w:rPr>
                <w:rStyle w:val="Heading2Char"/>
                <w:rFonts w:ascii="Times" w:hAnsi="Times"/>
                <w:b w:val="0"/>
                <w:color w:val="auto"/>
                <w:sz w:val="24"/>
                <w:szCs w:val="24"/>
              </w:rPr>
            </w:pPr>
            <w:r>
              <w:rPr>
                <w:rStyle w:val="Heading2Char"/>
                <w:rFonts w:ascii="Times" w:hAnsi="Times"/>
                <w:b w:val="0"/>
                <w:color w:val="auto"/>
                <w:sz w:val="24"/>
                <w:szCs w:val="24"/>
              </w:rPr>
              <w:t>Method us</w:t>
            </w:r>
            <w:r w:rsidR="00AA43C7">
              <w:rPr>
                <w:rStyle w:val="Heading2Char"/>
                <w:rFonts w:ascii="Times" w:hAnsi="Times"/>
                <w:b w:val="0"/>
                <w:color w:val="auto"/>
                <w:sz w:val="24"/>
                <w:szCs w:val="24"/>
              </w:rPr>
              <w:t>es to register dentist into the database.</w:t>
            </w:r>
          </w:p>
        </w:tc>
        <w:tc>
          <w:tcPr>
            <w:tcW w:w="2626" w:type="dxa"/>
          </w:tcPr>
          <w:p w14:paraId="013330A4" w14:textId="0C0689DC" w:rsidR="006E6011" w:rsidRPr="003C7AC3" w:rsidRDefault="002056BC" w:rsidP="00AA43C7">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AA43C7" w14:paraId="77CE86E5" w14:textId="77777777" w:rsidTr="00AA43C7">
        <w:tblPrEx>
          <w:tblLook w:val="0000" w:firstRow="0" w:lastRow="0" w:firstColumn="0" w:lastColumn="0" w:noHBand="0" w:noVBand="0"/>
        </w:tblPrEx>
        <w:trPr>
          <w:trHeight w:val="400"/>
        </w:trPr>
        <w:tc>
          <w:tcPr>
            <w:tcW w:w="856" w:type="dxa"/>
          </w:tcPr>
          <w:p w14:paraId="03D79048" w14:textId="7189262E" w:rsidR="00AA43C7" w:rsidRPr="003C7AC3" w:rsidRDefault="00AA43C7" w:rsidP="00AA43C7">
            <w:pPr>
              <w:ind w:left="108"/>
              <w:jc w:val="center"/>
              <w:rPr>
                <w:rStyle w:val="Heading2Char"/>
                <w:rFonts w:ascii="Times" w:hAnsi="Times"/>
                <w:b w:val="0"/>
                <w:color w:val="auto"/>
                <w:sz w:val="24"/>
                <w:szCs w:val="24"/>
              </w:rPr>
            </w:pPr>
            <w:r>
              <w:rPr>
                <w:rStyle w:val="Heading2Char"/>
                <w:rFonts w:ascii="Times" w:hAnsi="Times"/>
                <w:b w:val="0"/>
                <w:color w:val="auto"/>
                <w:sz w:val="24"/>
                <w:szCs w:val="24"/>
              </w:rPr>
              <w:t>9</w:t>
            </w:r>
          </w:p>
        </w:tc>
        <w:tc>
          <w:tcPr>
            <w:tcW w:w="2829" w:type="dxa"/>
          </w:tcPr>
          <w:p w14:paraId="7FC6D934" w14:textId="7270BE1A" w:rsidR="00AA43C7" w:rsidRPr="003C7AC3" w:rsidRDefault="00AA43C7" w:rsidP="00AA43C7">
            <w:pPr>
              <w:rPr>
                <w:rStyle w:val="Heading2Char"/>
                <w:rFonts w:ascii="Times" w:hAnsi="Times"/>
                <w:b w:val="0"/>
                <w:color w:val="auto"/>
                <w:sz w:val="24"/>
                <w:szCs w:val="24"/>
              </w:rPr>
            </w:pPr>
            <w:proofErr w:type="spellStart"/>
            <w:r w:rsidRPr="00967A1D">
              <w:rPr>
                <w:rStyle w:val="Heading2Char"/>
                <w:rFonts w:ascii="Times" w:hAnsi="Times"/>
                <w:b w:val="0"/>
                <w:color w:val="auto"/>
                <w:sz w:val="24"/>
                <w:szCs w:val="24"/>
              </w:rPr>
              <w:t>makePatientAppointment</w:t>
            </w:r>
            <w:proofErr w:type="spellEnd"/>
            <w:r w:rsidRPr="00967A1D">
              <w:rPr>
                <w:rStyle w:val="Heading2Char"/>
                <w:rFonts w:ascii="Times" w:hAnsi="Times"/>
                <w:b w:val="0"/>
                <w:color w:val="auto"/>
                <w:sz w:val="24"/>
                <w:szCs w:val="24"/>
              </w:rPr>
              <w:t>()</w:t>
            </w:r>
          </w:p>
        </w:tc>
        <w:tc>
          <w:tcPr>
            <w:tcW w:w="2931" w:type="dxa"/>
            <w:gridSpan w:val="2"/>
          </w:tcPr>
          <w:p w14:paraId="0A87AD8C" w14:textId="4ACA345C" w:rsidR="00AA43C7" w:rsidRPr="003C7AC3" w:rsidRDefault="00AA43C7" w:rsidP="00AA43C7">
            <w:pPr>
              <w:rPr>
                <w:rStyle w:val="Heading2Char"/>
                <w:rFonts w:ascii="Times" w:hAnsi="Times"/>
                <w:b w:val="0"/>
                <w:color w:val="auto"/>
                <w:sz w:val="24"/>
                <w:szCs w:val="24"/>
              </w:rPr>
            </w:pPr>
            <w:r w:rsidRPr="00967A1D">
              <w:rPr>
                <w:rStyle w:val="Heading2Char"/>
                <w:rFonts w:ascii="Times" w:hAnsi="Times"/>
                <w:b w:val="0"/>
                <w:color w:val="auto"/>
                <w:sz w:val="24"/>
                <w:szCs w:val="24"/>
              </w:rPr>
              <w:t>Method uses to make new patient appointment.</w:t>
            </w:r>
          </w:p>
        </w:tc>
        <w:tc>
          <w:tcPr>
            <w:tcW w:w="2626" w:type="dxa"/>
          </w:tcPr>
          <w:p w14:paraId="1219834B" w14:textId="3553848E" w:rsidR="00AA43C7" w:rsidRPr="003C7AC3" w:rsidRDefault="00AA43C7" w:rsidP="00AA43C7">
            <w:pPr>
              <w:ind w:left="108"/>
              <w:jc w:val="center"/>
              <w:rPr>
                <w:rStyle w:val="Heading2Char"/>
                <w:rFonts w:ascii="Times" w:hAnsi="Times"/>
                <w:b w:val="0"/>
                <w:color w:val="auto"/>
                <w:sz w:val="24"/>
                <w:szCs w:val="24"/>
              </w:rPr>
            </w:pPr>
            <w:r w:rsidRPr="00967A1D">
              <w:rPr>
                <w:rStyle w:val="Heading2Char"/>
                <w:rFonts w:ascii="Times" w:hAnsi="Times"/>
                <w:b w:val="0"/>
                <w:color w:val="auto"/>
                <w:sz w:val="24"/>
                <w:szCs w:val="24"/>
              </w:rPr>
              <w:t>-</w:t>
            </w:r>
          </w:p>
        </w:tc>
      </w:tr>
      <w:tr w:rsidR="00AA43C7" w14:paraId="5BF5AD68" w14:textId="5BB799B8" w:rsidTr="00AA43C7">
        <w:tblPrEx>
          <w:tblLook w:val="0000" w:firstRow="0" w:lastRow="0" w:firstColumn="0" w:lastColumn="0" w:noHBand="0" w:noVBand="0"/>
        </w:tblPrEx>
        <w:trPr>
          <w:trHeight w:val="554"/>
        </w:trPr>
        <w:tc>
          <w:tcPr>
            <w:tcW w:w="856" w:type="dxa"/>
          </w:tcPr>
          <w:p w14:paraId="0A222BC4" w14:textId="22706D0F" w:rsidR="00AA43C7" w:rsidRPr="00AA43C7" w:rsidRDefault="00AA43C7" w:rsidP="00AA43C7">
            <w:pPr>
              <w:jc w:val="center"/>
              <w:rPr>
                <w:rStyle w:val="Heading2Char"/>
                <w:rFonts w:ascii="Times" w:hAnsi="Times"/>
                <w:b w:val="0"/>
                <w:color w:val="auto"/>
                <w:sz w:val="24"/>
                <w:szCs w:val="24"/>
              </w:rPr>
            </w:pPr>
            <w:r w:rsidRPr="00AA43C7">
              <w:rPr>
                <w:rStyle w:val="Heading2Char"/>
                <w:rFonts w:ascii="Times" w:hAnsi="Times"/>
                <w:b w:val="0"/>
                <w:color w:val="auto"/>
                <w:sz w:val="24"/>
                <w:szCs w:val="24"/>
              </w:rPr>
              <w:t>10</w:t>
            </w:r>
          </w:p>
        </w:tc>
        <w:tc>
          <w:tcPr>
            <w:tcW w:w="2836" w:type="dxa"/>
            <w:gridSpan w:val="2"/>
          </w:tcPr>
          <w:p w14:paraId="0A5FE10A" w14:textId="070E7088" w:rsidR="00AA43C7" w:rsidRPr="00AA43C7" w:rsidRDefault="00AA43C7" w:rsidP="00AA43C7">
            <w:pPr>
              <w:rPr>
                <w:rStyle w:val="Heading2Char"/>
                <w:rFonts w:ascii="Times" w:hAnsi="Times"/>
                <w:b w:val="0"/>
                <w:color w:val="auto"/>
                <w:sz w:val="24"/>
                <w:szCs w:val="24"/>
              </w:rPr>
            </w:pPr>
            <w:proofErr w:type="spellStart"/>
            <w:r w:rsidRPr="00AA43C7">
              <w:rPr>
                <w:rStyle w:val="Heading2Char"/>
                <w:rFonts w:ascii="Times" w:hAnsi="Times"/>
                <w:b w:val="0"/>
                <w:color w:val="auto"/>
                <w:sz w:val="24"/>
                <w:szCs w:val="24"/>
              </w:rPr>
              <w:t>makeDentistAppointment</w:t>
            </w:r>
            <w:proofErr w:type="spellEnd"/>
            <w:r w:rsidRPr="00AA43C7">
              <w:rPr>
                <w:rStyle w:val="Heading2Char"/>
                <w:rFonts w:ascii="Times" w:hAnsi="Times"/>
                <w:b w:val="0"/>
                <w:color w:val="auto"/>
                <w:sz w:val="24"/>
                <w:szCs w:val="24"/>
              </w:rPr>
              <w:t>()</w:t>
            </w:r>
          </w:p>
        </w:tc>
        <w:tc>
          <w:tcPr>
            <w:tcW w:w="2924" w:type="dxa"/>
          </w:tcPr>
          <w:p w14:paraId="108B716E" w14:textId="1504D3D2" w:rsidR="00AA43C7" w:rsidRPr="00AA43C7" w:rsidRDefault="00AA43C7" w:rsidP="00AA43C7">
            <w:pPr>
              <w:spacing w:after="200"/>
              <w:rPr>
                <w:rStyle w:val="Heading2Char"/>
                <w:rFonts w:ascii="Times" w:hAnsi="Times"/>
                <w:b w:val="0"/>
                <w:color w:val="auto"/>
                <w:sz w:val="24"/>
                <w:szCs w:val="24"/>
              </w:rPr>
            </w:pPr>
            <w:r w:rsidRPr="00AA43C7">
              <w:rPr>
                <w:rStyle w:val="Heading2Char"/>
                <w:rFonts w:ascii="Times" w:hAnsi="Times"/>
                <w:b w:val="0"/>
                <w:color w:val="auto"/>
                <w:sz w:val="24"/>
                <w:szCs w:val="24"/>
              </w:rPr>
              <w:t>Method uses to make new dentist appointment.</w:t>
            </w:r>
          </w:p>
          <w:p w14:paraId="06DABCD8" w14:textId="77777777" w:rsidR="00AA43C7" w:rsidRPr="00AA43C7" w:rsidRDefault="00AA43C7" w:rsidP="00AA43C7">
            <w:pPr>
              <w:rPr>
                <w:rStyle w:val="Heading2Char"/>
                <w:rFonts w:ascii="Times" w:hAnsi="Times"/>
                <w:b w:val="0"/>
                <w:color w:val="auto"/>
                <w:sz w:val="24"/>
                <w:szCs w:val="24"/>
              </w:rPr>
            </w:pPr>
          </w:p>
        </w:tc>
        <w:tc>
          <w:tcPr>
            <w:tcW w:w="2626" w:type="dxa"/>
          </w:tcPr>
          <w:p w14:paraId="2E483044" w14:textId="753ED8C2" w:rsidR="00AA43C7" w:rsidRPr="00AA43C7" w:rsidRDefault="00AA43C7" w:rsidP="00AA43C7">
            <w:pPr>
              <w:spacing w:after="200"/>
              <w:jc w:val="center"/>
              <w:rPr>
                <w:rStyle w:val="Heading2Char"/>
                <w:rFonts w:ascii="Times" w:hAnsi="Times"/>
                <w:b w:val="0"/>
                <w:color w:val="auto"/>
                <w:sz w:val="24"/>
                <w:szCs w:val="24"/>
              </w:rPr>
            </w:pPr>
            <w:r w:rsidRPr="00AA43C7">
              <w:rPr>
                <w:rStyle w:val="Heading2Char"/>
                <w:rFonts w:ascii="Times" w:hAnsi="Times"/>
                <w:b w:val="0"/>
                <w:color w:val="auto"/>
                <w:sz w:val="24"/>
                <w:szCs w:val="24"/>
              </w:rPr>
              <w:t>-</w:t>
            </w:r>
          </w:p>
          <w:p w14:paraId="2D90FD0A" w14:textId="77777777" w:rsidR="00AA43C7" w:rsidRPr="00AA43C7" w:rsidRDefault="00AA43C7" w:rsidP="00AA43C7">
            <w:pPr>
              <w:jc w:val="center"/>
              <w:rPr>
                <w:rStyle w:val="Heading2Char"/>
                <w:rFonts w:ascii="Times" w:hAnsi="Times"/>
                <w:b w:val="0"/>
                <w:color w:val="auto"/>
                <w:sz w:val="24"/>
                <w:szCs w:val="24"/>
              </w:rPr>
            </w:pPr>
          </w:p>
        </w:tc>
      </w:tr>
    </w:tbl>
    <w:p w14:paraId="38F96A3C" w14:textId="77777777" w:rsidR="004E3864" w:rsidRDefault="004E3864" w:rsidP="00771E58">
      <w:pPr>
        <w:ind w:firstLine="720"/>
        <w:rPr>
          <w:rStyle w:val="Heading2Char"/>
          <w:rFonts w:ascii="Times" w:hAnsi="Times"/>
          <w:color w:val="auto"/>
          <w:sz w:val="24"/>
          <w:szCs w:val="24"/>
        </w:rPr>
      </w:pPr>
    </w:p>
    <w:p w14:paraId="536D4A46" w14:textId="77777777" w:rsidR="004E3864" w:rsidRDefault="004E3864" w:rsidP="00771E58">
      <w:pPr>
        <w:ind w:firstLine="720"/>
        <w:rPr>
          <w:rStyle w:val="Heading2Char"/>
          <w:rFonts w:ascii="Times" w:hAnsi="Times"/>
          <w:color w:val="auto"/>
          <w:sz w:val="24"/>
          <w:szCs w:val="24"/>
        </w:rPr>
      </w:pPr>
    </w:p>
    <w:p w14:paraId="22C74E67" w14:textId="77777777" w:rsidR="004E3864" w:rsidRDefault="004E3864" w:rsidP="00771E58">
      <w:pPr>
        <w:ind w:firstLine="720"/>
        <w:rPr>
          <w:rStyle w:val="Heading2Char"/>
          <w:rFonts w:ascii="Times" w:hAnsi="Times"/>
          <w:color w:val="auto"/>
          <w:sz w:val="24"/>
          <w:szCs w:val="24"/>
        </w:rPr>
      </w:pPr>
    </w:p>
    <w:p w14:paraId="53177944" w14:textId="77777777" w:rsidR="004E3864" w:rsidRDefault="004E3864" w:rsidP="00771E58">
      <w:pPr>
        <w:ind w:firstLine="720"/>
        <w:rPr>
          <w:rStyle w:val="Heading2Char"/>
          <w:rFonts w:ascii="Times" w:hAnsi="Times"/>
          <w:color w:val="auto"/>
          <w:sz w:val="24"/>
          <w:szCs w:val="24"/>
        </w:rPr>
      </w:pPr>
    </w:p>
    <w:p w14:paraId="46941A37" w14:textId="77777777" w:rsidR="004E3864" w:rsidRDefault="004E3864" w:rsidP="00771E58">
      <w:pPr>
        <w:ind w:firstLine="720"/>
        <w:rPr>
          <w:rStyle w:val="Heading2Char"/>
          <w:rFonts w:ascii="Times" w:hAnsi="Times"/>
          <w:color w:val="auto"/>
          <w:sz w:val="24"/>
          <w:szCs w:val="24"/>
        </w:rPr>
      </w:pPr>
    </w:p>
    <w:p w14:paraId="058A9403" w14:textId="77777777" w:rsidR="005C50CE" w:rsidRDefault="005C50CE" w:rsidP="00771E58">
      <w:pPr>
        <w:ind w:firstLine="720"/>
        <w:rPr>
          <w:rStyle w:val="Heading2Char"/>
          <w:rFonts w:ascii="Times" w:hAnsi="Times"/>
          <w:color w:val="auto"/>
          <w:sz w:val="24"/>
          <w:szCs w:val="24"/>
        </w:rPr>
      </w:pPr>
    </w:p>
    <w:p w14:paraId="305CF522" w14:textId="77777777" w:rsidR="005C50CE" w:rsidRDefault="005C50CE" w:rsidP="00771E58">
      <w:pPr>
        <w:ind w:firstLine="720"/>
        <w:rPr>
          <w:rStyle w:val="Heading2Char"/>
          <w:rFonts w:ascii="Times" w:hAnsi="Times"/>
          <w:color w:val="auto"/>
          <w:sz w:val="24"/>
          <w:szCs w:val="24"/>
        </w:rPr>
      </w:pPr>
    </w:p>
    <w:p w14:paraId="7934DC1C" w14:textId="77777777" w:rsidR="005C50CE" w:rsidRDefault="005C50CE" w:rsidP="00771E58">
      <w:pPr>
        <w:ind w:firstLine="720"/>
        <w:rPr>
          <w:rStyle w:val="Heading2Char"/>
          <w:rFonts w:ascii="Times" w:hAnsi="Times"/>
          <w:color w:val="auto"/>
          <w:sz w:val="24"/>
          <w:szCs w:val="24"/>
        </w:rPr>
      </w:pPr>
    </w:p>
    <w:p w14:paraId="7BED184D" w14:textId="77777777" w:rsidR="005C50CE" w:rsidRDefault="005C50CE" w:rsidP="00771E58">
      <w:pPr>
        <w:ind w:firstLine="720"/>
        <w:rPr>
          <w:rStyle w:val="Heading2Char"/>
          <w:rFonts w:ascii="Times" w:hAnsi="Times"/>
          <w:color w:val="auto"/>
          <w:sz w:val="24"/>
          <w:szCs w:val="24"/>
        </w:rPr>
      </w:pPr>
    </w:p>
    <w:p w14:paraId="51CA452C" w14:textId="77777777" w:rsidR="005C50CE" w:rsidRDefault="005C50CE" w:rsidP="00771E58">
      <w:pPr>
        <w:ind w:firstLine="720"/>
        <w:rPr>
          <w:rStyle w:val="Heading2Char"/>
          <w:rFonts w:ascii="Times" w:hAnsi="Times"/>
          <w:color w:val="auto"/>
          <w:sz w:val="24"/>
          <w:szCs w:val="24"/>
        </w:rPr>
      </w:pPr>
    </w:p>
    <w:p w14:paraId="57CC84EC" w14:textId="77777777" w:rsidR="005C50CE" w:rsidRDefault="005C50CE" w:rsidP="00771E58">
      <w:pPr>
        <w:ind w:firstLine="720"/>
        <w:rPr>
          <w:rStyle w:val="Heading2Char"/>
          <w:rFonts w:ascii="Times" w:hAnsi="Times"/>
          <w:color w:val="auto"/>
          <w:sz w:val="24"/>
          <w:szCs w:val="24"/>
        </w:rPr>
      </w:pPr>
    </w:p>
    <w:p w14:paraId="5C1426B4" w14:textId="77777777" w:rsidR="005C50CE" w:rsidRDefault="005C50CE" w:rsidP="00771E58">
      <w:pPr>
        <w:ind w:firstLine="720"/>
        <w:rPr>
          <w:rStyle w:val="Heading2Char"/>
          <w:rFonts w:ascii="Times" w:hAnsi="Times"/>
          <w:color w:val="auto"/>
          <w:sz w:val="24"/>
          <w:szCs w:val="24"/>
        </w:rPr>
      </w:pPr>
    </w:p>
    <w:p w14:paraId="0C1DA07C" w14:textId="77777777" w:rsidR="005C50CE" w:rsidRDefault="005C50CE" w:rsidP="00771E58">
      <w:pPr>
        <w:ind w:firstLine="720"/>
        <w:rPr>
          <w:rStyle w:val="Heading2Char"/>
          <w:rFonts w:ascii="Times" w:hAnsi="Times"/>
          <w:color w:val="auto"/>
          <w:sz w:val="24"/>
          <w:szCs w:val="24"/>
        </w:rPr>
      </w:pPr>
    </w:p>
    <w:p w14:paraId="67A26766" w14:textId="77777777" w:rsidR="005C50CE" w:rsidRDefault="005C50CE" w:rsidP="00771E58">
      <w:pPr>
        <w:ind w:firstLine="720"/>
        <w:rPr>
          <w:rStyle w:val="Heading2Char"/>
          <w:rFonts w:ascii="Times" w:hAnsi="Times"/>
          <w:color w:val="auto"/>
          <w:sz w:val="24"/>
          <w:szCs w:val="24"/>
        </w:rPr>
      </w:pPr>
    </w:p>
    <w:p w14:paraId="5C65904A" w14:textId="77777777" w:rsidR="005C50CE" w:rsidRDefault="005C50CE" w:rsidP="00771E58">
      <w:pPr>
        <w:ind w:firstLine="720"/>
        <w:rPr>
          <w:rStyle w:val="Heading2Char"/>
          <w:rFonts w:ascii="Times" w:hAnsi="Times"/>
          <w:color w:val="auto"/>
          <w:sz w:val="24"/>
          <w:szCs w:val="24"/>
        </w:rPr>
      </w:pPr>
    </w:p>
    <w:p w14:paraId="3F5D57BA" w14:textId="77777777" w:rsidR="005C50CE" w:rsidRDefault="005C50CE" w:rsidP="00771E58">
      <w:pPr>
        <w:ind w:firstLine="720"/>
        <w:rPr>
          <w:rStyle w:val="Heading2Char"/>
          <w:rFonts w:ascii="Times" w:hAnsi="Times"/>
          <w:color w:val="auto"/>
          <w:sz w:val="24"/>
          <w:szCs w:val="24"/>
        </w:rPr>
      </w:pPr>
    </w:p>
    <w:p w14:paraId="7AFB432C" w14:textId="77777777" w:rsidR="005C50CE" w:rsidRDefault="005C50CE" w:rsidP="00771E58">
      <w:pPr>
        <w:ind w:firstLine="720"/>
        <w:rPr>
          <w:rStyle w:val="Heading2Char"/>
          <w:rFonts w:ascii="Times" w:hAnsi="Times"/>
          <w:color w:val="auto"/>
          <w:sz w:val="24"/>
          <w:szCs w:val="24"/>
        </w:rPr>
      </w:pPr>
    </w:p>
    <w:p w14:paraId="144CEF90" w14:textId="77777777" w:rsidR="005C50CE" w:rsidRDefault="005C50CE" w:rsidP="00771E58">
      <w:pPr>
        <w:ind w:firstLine="720"/>
        <w:rPr>
          <w:rStyle w:val="Heading2Char"/>
          <w:rFonts w:ascii="Times" w:hAnsi="Times"/>
          <w:color w:val="auto"/>
          <w:sz w:val="24"/>
          <w:szCs w:val="24"/>
        </w:rPr>
      </w:pPr>
    </w:p>
    <w:p w14:paraId="668F3576" w14:textId="77777777" w:rsidR="005C50CE" w:rsidRDefault="005C50CE" w:rsidP="00771E58">
      <w:pPr>
        <w:ind w:firstLine="720"/>
        <w:rPr>
          <w:rStyle w:val="Heading2Char"/>
          <w:rFonts w:ascii="Times" w:hAnsi="Times"/>
          <w:color w:val="auto"/>
          <w:sz w:val="24"/>
          <w:szCs w:val="24"/>
        </w:rPr>
      </w:pPr>
    </w:p>
    <w:p w14:paraId="1F02DB04" w14:textId="77777777" w:rsidR="005C50CE" w:rsidRDefault="005C50CE" w:rsidP="00771E58">
      <w:pPr>
        <w:ind w:firstLine="720"/>
        <w:rPr>
          <w:rStyle w:val="Heading2Char"/>
          <w:rFonts w:ascii="Times" w:hAnsi="Times"/>
          <w:color w:val="auto"/>
          <w:sz w:val="24"/>
          <w:szCs w:val="24"/>
        </w:rPr>
      </w:pPr>
    </w:p>
    <w:p w14:paraId="4B98F88D" w14:textId="77777777" w:rsidR="005C50CE" w:rsidRDefault="005C50CE" w:rsidP="00771E58">
      <w:pPr>
        <w:ind w:firstLine="720"/>
        <w:rPr>
          <w:rStyle w:val="Heading2Char"/>
          <w:rFonts w:ascii="Times" w:hAnsi="Times"/>
          <w:color w:val="auto"/>
          <w:sz w:val="24"/>
          <w:szCs w:val="24"/>
        </w:rPr>
      </w:pPr>
    </w:p>
    <w:p w14:paraId="468419BB" w14:textId="77777777" w:rsidR="005C50CE" w:rsidRDefault="005C50CE" w:rsidP="00771E58">
      <w:pPr>
        <w:ind w:firstLine="720"/>
        <w:rPr>
          <w:rStyle w:val="Heading2Char"/>
          <w:rFonts w:ascii="Times" w:hAnsi="Times"/>
          <w:color w:val="auto"/>
          <w:sz w:val="24"/>
          <w:szCs w:val="24"/>
        </w:rPr>
      </w:pPr>
    </w:p>
    <w:p w14:paraId="54DBF2F9" w14:textId="77777777" w:rsidR="005C50CE" w:rsidRDefault="005C50CE" w:rsidP="00771E58">
      <w:pPr>
        <w:ind w:firstLine="720"/>
        <w:rPr>
          <w:rStyle w:val="Heading2Char"/>
          <w:rFonts w:ascii="Times" w:hAnsi="Times"/>
          <w:color w:val="auto"/>
          <w:sz w:val="24"/>
          <w:szCs w:val="24"/>
        </w:rPr>
      </w:pPr>
    </w:p>
    <w:p w14:paraId="150524B5" w14:textId="77777777" w:rsidR="005C50CE" w:rsidRDefault="005C50CE" w:rsidP="00771E58">
      <w:pPr>
        <w:ind w:firstLine="720"/>
        <w:rPr>
          <w:rStyle w:val="Heading2Char"/>
          <w:rFonts w:ascii="Times" w:hAnsi="Times"/>
          <w:color w:val="auto"/>
          <w:sz w:val="24"/>
          <w:szCs w:val="24"/>
        </w:rPr>
      </w:pPr>
    </w:p>
    <w:p w14:paraId="015DFCF7" w14:textId="77777777" w:rsidR="005C50CE" w:rsidRDefault="005C50CE" w:rsidP="00771E58">
      <w:pPr>
        <w:ind w:firstLine="720"/>
        <w:rPr>
          <w:rStyle w:val="Heading2Char"/>
          <w:rFonts w:ascii="Times" w:hAnsi="Times"/>
          <w:color w:val="auto"/>
          <w:sz w:val="24"/>
          <w:szCs w:val="24"/>
        </w:rPr>
      </w:pPr>
    </w:p>
    <w:p w14:paraId="0DBE2E9B" w14:textId="77777777" w:rsidR="005C50CE" w:rsidRDefault="005C50CE" w:rsidP="00771E58">
      <w:pPr>
        <w:ind w:firstLine="720"/>
        <w:rPr>
          <w:rStyle w:val="Heading2Char"/>
          <w:rFonts w:ascii="Times" w:hAnsi="Times"/>
          <w:color w:val="auto"/>
          <w:sz w:val="24"/>
          <w:szCs w:val="24"/>
        </w:rPr>
      </w:pPr>
    </w:p>
    <w:p w14:paraId="540E9D7E" w14:textId="77777777" w:rsidR="005C50CE" w:rsidRDefault="005C50CE" w:rsidP="00771E58">
      <w:pPr>
        <w:ind w:firstLine="720"/>
        <w:rPr>
          <w:rStyle w:val="Heading2Char"/>
          <w:rFonts w:ascii="Times" w:hAnsi="Times"/>
          <w:color w:val="auto"/>
          <w:sz w:val="24"/>
          <w:szCs w:val="24"/>
        </w:rPr>
      </w:pPr>
    </w:p>
    <w:p w14:paraId="4FBCBE0E" w14:textId="77777777" w:rsidR="005C50CE" w:rsidRDefault="005C50CE" w:rsidP="00771E58">
      <w:pPr>
        <w:ind w:firstLine="720"/>
        <w:rPr>
          <w:rStyle w:val="Heading2Char"/>
          <w:rFonts w:ascii="Times" w:hAnsi="Times"/>
          <w:color w:val="auto"/>
          <w:sz w:val="24"/>
          <w:szCs w:val="24"/>
        </w:rPr>
      </w:pPr>
    </w:p>
    <w:p w14:paraId="16D407FD" w14:textId="77777777" w:rsidR="005C50CE" w:rsidRDefault="005C50CE" w:rsidP="00771E58">
      <w:pPr>
        <w:ind w:firstLine="720"/>
        <w:rPr>
          <w:rStyle w:val="Heading2Char"/>
          <w:rFonts w:ascii="Times" w:hAnsi="Times"/>
          <w:color w:val="auto"/>
          <w:sz w:val="24"/>
          <w:szCs w:val="24"/>
        </w:rPr>
      </w:pPr>
    </w:p>
    <w:p w14:paraId="5F4333C6" w14:textId="77777777" w:rsidR="005C50CE" w:rsidRDefault="005C50CE" w:rsidP="00771E58">
      <w:pPr>
        <w:ind w:firstLine="720"/>
        <w:rPr>
          <w:rStyle w:val="Heading2Char"/>
          <w:rFonts w:ascii="Times" w:hAnsi="Times"/>
          <w:color w:val="auto"/>
          <w:sz w:val="24"/>
          <w:szCs w:val="24"/>
        </w:rPr>
      </w:pPr>
    </w:p>
    <w:p w14:paraId="30261BFB" w14:textId="77777777" w:rsidR="005C50CE" w:rsidRDefault="005C50CE" w:rsidP="00771E58">
      <w:pPr>
        <w:ind w:firstLine="720"/>
        <w:rPr>
          <w:rStyle w:val="Heading2Char"/>
          <w:rFonts w:ascii="Times" w:hAnsi="Times"/>
          <w:color w:val="auto"/>
          <w:sz w:val="24"/>
          <w:szCs w:val="24"/>
        </w:rPr>
      </w:pPr>
    </w:p>
    <w:p w14:paraId="410C38FC" w14:textId="77777777" w:rsidR="005C50CE" w:rsidRDefault="005C50CE" w:rsidP="00771E58">
      <w:pPr>
        <w:ind w:firstLine="720"/>
        <w:rPr>
          <w:rStyle w:val="Heading2Char"/>
          <w:rFonts w:ascii="Times" w:hAnsi="Times"/>
          <w:color w:val="auto"/>
          <w:sz w:val="24"/>
          <w:szCs w:val="24"/>
        </w:rPr>
      </w:pPr>
    </w:p>
    <w:p w14:paraId="0CF2FC5C" w14:textId="77777777" w:rsidR="005C50CE" w:rsidRDefault="005C50CE" w:rsidP="00771E58">
      <w:pPr>
        <w:ind w:firstLine="720"/>
        <w:rPr>
          <w:rStyle w:val="Heading2Char"/>
          <w:rFonts w:ascii="Times" w:hAnsi="Times"/>
          <w:color w:val="auto"/>
          <w:sz w:val="24"/>
          <w:szCs w:val="24"/>
        </w:rPr>
      </w:pPr>
    </w:p>
    <w:p w14:paraId="1ABF2EB7" w14:textId="77777777" w:rsidR="00B65AF1" w:rsidRDefault="00B65AF1" w:rsidP="00771E58">
      <w:pPr>
        <w:ind w:firstLine="720"/>
        <w:rPr>
          <w:rStyle w:val="Heading2Char"/>
          <w:rFonts w:ascii="Times" w:hAnsi="Times"/>
          <w:color w:val="auto"/>
          <w:sz w:val="24"/>
          <w:szCs w:val="24"/>
        </w:rPr>
      </w:pPr>
    </w:p>
    <w:p w14:paraId="336FE7DD" w14:textId="77777777" w:rsidR="00B65AF1" w:rsidRDefault="00B65AF1" w:rsidP="00771E58">
      <w:pPr>
        <w:ind w:firstLine="720"/>
        <w:rPr>
          <w:rStyle w:val="Heading2Char"/>
          <w:rFonts w:ascii="Times" w:hAnsi="Times"/>
          <w:color w:val="auto"/>
          <w:sz w:val="24"/>
          <w:szCs w:val="24"/>
        </w:rPr>
      </w:pPr>
    </w:p>
    <w:p w14:paraId="671EEAC4" w14:textId="77777777" w:rsidR="00B65AF1" w:rsidRDefault="00B65AF1" w:rsidP="00771E58">
      <w:pPr>
        <w:ind w:firstLine="720"/>
        <w:rPr>
          <w:rStyle w:val="Heading2Char"/>
          <w:rFonts w:ascii="Times" w:hAnsi="Times"/>
          <w:color w:val="auto"/>
          <w:sz w:val="24"/>
          <w:szCs w:val="24"/>
        </w:rPr>
      </w:pPr>
    </w:p>
    <w:p w14:paraId="2821471B" w14:textId="77777777" w:rsidR="00B65AF1" w:rsidRDefault="00B65AF1" w:rsidP="00771E58">
      <w:pPr>
        <w:ind w:firstLine="720"/>
        <w:rPr>
          <w:rStyle w:val="Heading2Char"/>
          <w:rFonts w:ascii="Times" w:hAnsi="Times"/>
          <w:color w:val="auto"/>
          <w:sz w:val="24"/>
          <w:szCs w:val="24"/>
        </w:rPr>
      </w:pPr>
    </w:p>
    <w:p w14:paraId="1FB1B1D9" w14:textId="77777777" w:rsidR="00B65AF1" w:rsidRDefault="00B65AF1" w:rsidP="00771E58">
      <w:pPr>
        <w:ind w:firstLine="720"/>
        <w:rPr>
          <w:rStyle w:val="Heading2Char"/>
          <w:rFonts w:ascii="Times" w:hAnsi="Times"/>
          <w:color w:val="auto"/>
          <w:sz w:val="24"/>
          <w:szCs w:val="24"/>
        </w:rPr>
      </w:pPr>
    </w:p>
    <w:p w14:paraId="37486022" w14:textId="5765402E" w:rsidR="00771E58" w:rsidRDefault="00771E58" w:rsidP="00771E58">
      <w:pPr>
        <w:ind w:firstLine="720"/>
        <w:rPr>
          <w:rStyle w:val="Heading2Char"/>
          <w:rFonts w:ascii="Times" w:hAnsi="Times"/>
          <w:color w:val="auto"/>
          <w:sz w:val="24"/>
          <w:szCs w:val="24"/>
        </w:rPr>
      </w:pPr>
      <w:r>
        <w:rPr>
          <w:rStyle w:val="Heading2Char"/>
          <w:rFonts w:ascii="Times" w:hAnsi="Times"/>
          <w:color w:val="auto"/>
          <w:sz w:val="24"/>
          <w:szCs w:val="24"/>
        </w:rPr>
        <w:t>CD-06</w:t>
      </w:r>
      <w:proofErr w:type="gramStart"/>
      <w:r>
        <w:rPr>
          <w:rStyle w:val="Heading2Char"/>
          <w:rFonts w:ascii="Times" w:hAnsi="Times"/>
          <w:color w:val="auto"/>
          <w:sz w:val="24"/>
          <w:szCs w:val="24"/>
        </w:rPr>
        <w:t>,URS</w:t>
      </w:r>
      <w:proofErr w:type="gramEnd"/>
    </w:p>
    <w:p w14:paraId="6E9CCE4B" w14:textId="016EB44D" w:rsidR="00771E58" w:rsidRDefault="00771E58" w:rsidP="00771E58">
      <w:pPr>
        <w:rPr>
          <w:rStyle w:val="Heading2Char"/>
          <w:rFonts w:ascii="Times" w:hAnsi="Times"/>
          <w:color w:val="auto"/>
          <w:sz w:val="24"/>
          <w:szCs w:val="24"/>
        </w:rPr>
      </w:pPr>
      <w:r>
        <w:rPr>
          <w:rStyle w:val="Heading2Char"/>
          <w:rFonts w:ascii="Times" w:hAnsi="Times"/>
          <w:color w:val="auto"/>
          <w:sz w:val="24"/>
          <w:szCs w:val="24"/>
        </w:rPr>
        <w:tab/>
        <w:t xml:space="preserve">Class name: </w:t>
      </w:r>
      <w:proofErr w:type="spellStart"/>
      <w:r>
        <w:rPr>
          <w:rStyle w:val="Heading2Char"/>
          <w:rFonts w:ascii="Times" w:hAnsi="Times"/>
          <w:color w:val="auto"/>
          <w:sz w:val="24"/>
          <w:szCs w:val="24"/>
        </w:rPr>
        <w:t>Officer_Controller</w:t>
      </w:r>
      <w:proofErr w:type="spellEnd"/>
    </w:p>
    <w:p w14:paraId="3D521116" w14:textId="6D8F3AD1" w:rsidR="004E3864" w:rsidRDefault="00B65AF1" w:rsidP="00771E58">
      <w:pPr>
        <w:rPr>
          <w:rStyle w:val="Heading2Char"/>
          <w:rFonts w:ascii="Times" w:hAnsi="Times"/>
          <w:color w:val="auto"/>
          <w:sz w:val="24"/>
          <w:szCs w:val="24"/>
        </w:rPr>
      </w:pPr>
      <w:r>
        <w:rPr>
          <w:rFonts w:ascii="Times" w:eastAsiaTheme="majorEastAsia" w:hAnsi="Times" w:cstheme="majorBidi"/>
          <w:b/>
          <w:bCs/>
          <w:noProof/>
          <w:color w:val="auto"/>
          <w:sz w:val="24"/>
          <w:szCs w:val="24"/>
          <w:lang w:eastAsia="ko-KR"/>
        </w:rPr>
        <w:drawing>
          <wp:anchor distT="0" distB="0" distL="114300" distR="114300" simplePos="0" relativeHeight="251687936" behindDoc="0" locked="0" layoutInCell="1" allowOverlap="1" wp14:anchorId="74955523" wp14:editId="1EB80B6A">
            <wp:simplePos x="0" y="0"/>
            <wp:positionH relativeFrom="column">
              <wp:posOffset>1371600</wp:posOffset>
            </wp:positionH>
            <wp:positionV relativeFrom="paragraph">
              <wp:posOffset>52705</wp:posOffset>
            </wp:positionV>
            <wp:extent cx="2870200" cy="21082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Controller.jpg"/>
                    <pic:cNvPicPr/>
                  </pic:nvPicPr>
                  <pic:blipFill>
                    <a:blip r:embed="rId17">
                      <a:extLst>
                        <a:ext uri="{28A0092B-C50C-407E-A947-70E740481C1C}">
                          <a14:useLocalDpi xmlns:a14="http://schemas.microsoft.com/office/drawing/2010/main" val="0"/>
                        </a:ext>
                      </a:extLst>
                    </a:blip>
                    <a:stretch>
                      <a:fillRect/>
                    </a:stretch>
                  </pic:blipFill>
                  <pic:spPr>
                    <a:xfrm>
                      <a:off x="0" y="0"/>
                      <a:ext cx="2870200" cy="2108200"/>
                    </a:xfrm>
                    <a:prstGeom prst="rect">
                      <a:avLst/>
                    </a:prstGeom>
                  </pic:spPr>
                </pic:pic>
              </a:graphicData>
            </a:graphic>
            <wp14:sizeRelH relativeFrom="page">
              <wp14:pctWidth>0</wp14:pctWidth>
            </wp14:sizeRelH>
            <wp14:sizeRelV relativeFrom="page">
              <wp14:pctHeight>0</wp14:pctHeight>
            </wp14:sizeRelV>
          </wp:anchor>
        </w:drawing>
      </w:r>
    </w:p>
    <w:p w14:paraId="0F0791A4" w14:textId="1D01C811" w:rsidR="00771E58" w:rsidRDefault="00771E58" w:rsidP="00771E58">
      <w:pPr>
        <w:rPr>
          <w:rStyle w:val="Heading2Char"/>
          <w:rFonts w:ascii="Times" w:hAnsi="Times"/>
          <w:color w:val="auto"/>
          <w:sz w:val="24"/>
          <w:szCs w:val="24"/>
        </w:rPr>
      </w:pPr>
    </w:p>
    <w:p w14:paraId="75B55273" w14:textId="65B6EFCE" w:rsidR="006A14C7" w:rsidRDefault="00771E58" w:rsidP="00771E58">
      <w:pPr>
        <w:tabs>
          <w:tab w:val="left" w:pos="5693"/>
        </w:tabs>
        <w:rPr>
          <w:rFonts w:ascii="Times" w:eastAsiaTheme="majorEastAsia" w:hAnsi="Times" w:cstheme="majorBidi"/>
          <w:sz w:val="24"/>
          <w:szCs w:val="24"/>
        </w:rPr>
      </w:pPr>
      <w:r>
        <w:rPr>
          <w:rFonts w:ascii="Times" w:eastAsiaTheme="majorEastAsia" w:hAnsi="Times" w:cstheme="majorBidi"/>
          <w:sz w:val="24"/>
          <w:szCs w:val="24"/>
        </w:rPr>
        <w:tab/>
      </w:r>
    </w:p>
    <w:p w14:paraId="4135D134" w14:textId="77777777" w:rsidR="006A14C7" w:rsidRPr="006A14C7" w:rsidRDefault="006A14C7" w:rsidP="006A14C7">
      <w:pPr>
        <w:rPr>
          <w:rFonts w:ascii="Times" w:eastAsiaTheme="majorEastAsia" w:hAnsi="Times" w:cstheme="majorBidi"/>
          <w:sz w:val="24"/>
          <w:szCs w:val="24"/>
        </w:rPr>
      </w:pPr>
    </w:p>
    <w:p w14:paraId="5FD38180" w14:textId="77777777" w:rsidR="006A14C7" w:rsidRPr="006A14C7" w:rsidRDefault="006A14C7" w:rsidP="006A14C7">
      <w:pPr>
        <w:rPr>
          <w:rFonts w:ascii="Times" w:eastAsiaTheme="majorEastAsia" w:hAnsi="Times" w:cstheme="majorBidi"/>
          <w:sz w:val="24"/>
          <w:szCs w:val="24"/>
        </w:rPr>
      </w:pPr>
    </w:p>
    <w:p w14:paraId="5B95B11E" w14:textId="77777777" w:rsidR="006A14C7" w:rsidRPr="006A14C7" w:rsidRDefault="006A14C7" w:rsidP="006A14C7">
      <w:pPr>
        <w:rPr>
          <w:rFonts w:ascii="Times" w:eastAsiaTheme="majorEastAsia" w:hAnsi="Times" w:cstheme="majorBidi"/>
          <w:sz w:val="24"/>
          <w:szCs w:val="24"/>
        </w:rPr>
      </w:pPr>
    </w:p>
    <w:p w14:paraId="013378E2" w14:textId="77777777" w:rsidR="006A14C7" w:rsidRPr="006A14C7" w:rsidRDefault="006A14C7" w:rsidP="006A14C7">
      <w:pPr>
        <w:rPr>
          <w:rFonts w:ascii="Times" w:eastAsiaTheme="majorEastAsia" w:hAnsi="Times" w:cstheme="majorBidi"/>
          <w:sz w:val="24"/>
          <w:szCs w:val="24"/>
        </w:rPr>
      </w:pPr>
    </w:p>
    <w:p w14:paraId="5FA00CE6" w14:textId="77777777" w:rsidR="006A14C7" w:rsidRPr="006A14C7" w:rsidRDefault="006A14C7" w:rsidP="006A14C7">
      <w:pPr>
        <w:rPr>
          <w:rFonts w:ascii="Times" w:eastAsiaTheme="majorEastAsia" w:hAnsi="Times" w:cstheme="majorBidi"/>
          <w:sz w:val="24"/>
          <w:szCs w:val="24"/>
        </w:rPr>
      </w:pPr>
    </w:p>
    <w:p w14:paraId="3714EC95" w14:textId="77777777" w:rsidR="006A14C7" w:rsidRDefault="006A14C7" w:rsidP="006A14C7">
      <w:pPr>
        <w:rPr>
          <w:rFonts w:ascii="Times" w:eastAsiaTheme="majorEastAsia" w:hAnsi="Times" w:cstheme="majorBidi"/>
          <w:sz w:val="24"/>
          <w:szCs w:val="24"/>
        </w:rPr>
      </w:pPr>
    </w:p>
    <w:p w14:paraId="590300B7" w14:textId="77777777" w:rsidR="00F803D1" w:rsidRDefault="00F803D1" w:rsidP="006A14C7">
      <w:pPr>
        <w:rPr>
          <w:rFonts w:ascii="Times" w:eastAsiaTheme="majorEastAsia" w:hAnsi="Times" w:cstheme="majorBidi"/>
          <w:sz w:val="24"/>
          <w:szCs w:val="24"/>
        </w:rPr>
      </w:pPr>
    </w:p>
    <w:p w14:paraId="633F4E1C" w14:textId="77777777" w:rsidR="00F803D1" w:rsidRDefault="00F803D1" w:rsidP="006A14C7">
      <w:pPr>
        <w:rPr>
          <w:rFonts w:ascii="Times" w:eastAsiaTheme="majorEastAsia" w:hAnsi="Times" w:cstheme="majorBidi"/>
          <w:sz w:val="24"/>
          <w:szCs w:val="24"/>
        </w:rPr>
      </w:pPr>
    </w:p>
    <w:p w14:paraId="0EA47C04" w14:textId="77777777" w:rsidR="00F803D1" w:rsidRDefault="00F803D1" w:rsidP="006A14C7">
      <w:pPr>
        <w:rPr>
          <w:rFonts w:ascii="Times" w:eastAsiaTheme="majorEastAsia" w:hAnsi="Times" w:cstheme="majorBidi"/>
          <w:sz w:val="24"/>
          <w:szCs w:val="24"/>
        </w:rPr>
      </w:pPr>
    </w:p>
    <w:p w14:paraId="7746CE7F" w14:textId="77777777" w:rsidR="002056BC" w:rsidRPr="00CD512E" w:rsidRDefault="002056BC" w:rsidP="002056BC">
      <w:pPr>
        <w:rPr>
          <w:rStyle w:val="Heading2Char"/>
          <w:rFonts w:ascii="Times" w:hAnsi="Times"/>
          <w:color w:val="auto"/>
          <w:sz w:val="24"/>
          <w:szCs w:val="24"/>
        </w:rPr>
      </w:pPr>
      <w:r w:rsidRPr="00CD512E">
        <w:rPr>
          <w:rStyle w:val="Heading2Char"/>
          <w:rFonts w:ascii="Times" w:hAnsi="Times"/>
          <w:color w:val="auto"/>
          <w:sz w:val="24"/>
          <w:szCs w:val="24"/>
        </w:rPr>
        <w:t>Property</w:t>
      </w:r>
    </w:p>
    <w:p w14:paraId="726CC3BD" w14:textId="77777777" w:rsidR="002056BC" w:rsidRDefault="002056BC" w:rsidP="002056BC">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39"/>
        <w:gridCol w:w="1801"/>
        <w:gridCol w:w="3277"/>
        <w:gridCol w:w="2999"/>
      </w:tblGrid>
      <w:tr w:rsidR="002056BC" w:rsidRPr="00CD512E" w14:paraId="130D37F8" w14:textId="77777777" w:rsidTr="002056BC">
        <w:trPr>
          <w:trHeight w:val="191"/>
        </w:trPr>
        <w:tc>
          <w:tcPr>
            <w:tcW w:w="959" w:type="dxa"/>
            <w:shd w:val="clear" w:color="auto" w:fill="D9D9D9"/>
          </w:tcPr>
          <w:p w14:paraId="519E0F30" w14:textId="77777777" w:rsidR="002056BC" w:rsidRPr="00CD512E" w:rsidRDefault="002056BC" w:rsidP="00B65AF1">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37B98313" w14:textId="77777777" w:rsidR="002056BC" w:rsidRPr="00CD512E" w:rsidRDefault="002056BC" w:rsidP="00B65AF1">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62E63330" w14:textId="77777777" w:rsidR="002056BC" w:rsidRPr="00CD512E" w:rsidRDefault="002056BC" w:rsidP="00B65AF1">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344696A0" w14:textId="77777777" w:rsidR="002056BC" w:rsidRPr="00CD512E" w:rsidRDefault="002056BC" w:rsidP="00B65AF1">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2056BC" w14:paraId="6FB45DEB" w14:textId="77777777" w:rsidTr="002056BC">
        <w:tc>
          <w:tcPr>
            <w:tcW w:w="959" w:type="dxa"/>
          </w:tcPr>
          <w:p w14:paraId="7D28CF46" w14:textId="77777777" w:rsidR="002056BC" w:rsidRPr="005064EC" w:rsidRDefault="002056BC" w:rsidP="002056BC">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1843" w:type="dxa"/>
          </w:tcPr>
          <w:p w14:paraId="21A4BAC0" w14:textId="77777777" w:rsidR="002056BC" w:rsidRPr="005064EC" w:rsidRDefault="002056BC" w:rsidP="002056BC">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3358" w:type="dxa"/>
          </w:tcPr>
          <w:p w14:paraId="479D1737" w14:textId="77777777" w:rsidR="002056BC" w:rsidRPr="005064EC" w:rsidRDefault="002056BC" w:rsidP="002056BC">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w:t>
            </w:r>
          </w:p>
        </w:tc>
        <w:tc>
          <w:tcPr>
            <w:tcW w:w="3082" w:type="dxa"/>
          </w:tcPr>
          <w:p w14:paraId="70906D0C" w14:textId="77777777" w:rsidR="002056BC" w:rsidRPr="005064EC" w:rsidRDefault="002056BC" w:rsidP="002056B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7583E43F" w14:textId="77777777" w:rsidR="002056BC" w:rsidRDefault="002056BC" w:rsidP="002056BC">
      <w:pPr>
        <w:rPr>
          <w:rStyle w:val="Heading2Char"/>
          <w:rFonts w:ascii="Times" w:hAnsi="Times"/>
          <w:color w:val="auto"/>
          <w:sz w:val="24"/>
          <w:szCs w:val="24"/>
        </w:rPr>
      </w:pPr>
    </w:p>
    <w:p w14:paraId="5FD84A08" w14:textId="77777777" w:rsidR="002056BC" w:rsidRPr="00CD512E" w:rsidRDefault="002056BC" w:rsidP="002056BC">
      <w:pPr>
        <w:rPr>
          <w:rStyle w:val="Heading2Char"/>
          <w:rFonts w:ascii="Times" w:hAnsi="Times"/>
          <w:color w:val="auto"/>
          <w:sz w:val="24"/>
          <w:szCs w:val="24"/>
        </w:rPr>
      </w:pPr>
      <w:r w:rsidRPr="00CD512E">
        <w:rPr>
          <w:rStyle w:val="Heading2Char"/>
          <w:rFonts w:ascii="Times" w:hAnsi="Times"/>
          <w:color w:val="auto"/>
          <w:sz w:val="24"/>
          <w:szCs w:val="24"/>
        </w:rPr>
        <w:t>Method</w:t>
      </w:r>
    </w:p>
    <w:p w14:paraId="079D0C92" w14:textId="77777777" w:rsidR="002056BC" w:rsidRDefault="002056BC" w:rsidP="002056BC">
      <w:pPr>
        <w:rPr>
          <w:rStyle w:val="Heading2Char"/>
          <w:rFonts w:ascii="Times" w:hAnsi="Times"/>
          <w:color w:val="auto"/>
          <w:sz w:val="28"/>
          <w:szCs w:val="28"/>
        </w:rPr>
      </w:pPr>
      <w:r>
        <w:rPr>
          <w:rStyle w:val="Heading2Char"/>
          <w:rFonts w:ascii="Times" w:hAnsi="Times"/>
          <w:color w:val="auto"/>
          <w:sz w:val="28"/>
          <w:szCs w:val="28"/>
        </w:rPr>
        <w:lastRenderedPageBreak/>
        <w:tab/>
      </w:r>
    </w:p>
    <w:tbl>
      <w:tblPr>
        <w:tblStyle w:val="TableGrid"/>
        <w:tblW w:w="0" w:type="auto"/>
        <w:tblLook w:val="04A0" w:firstRow="1" w:lastRow="0" w:firstColumn="1" w:lastColumn="0" w:noHBand="0" w:noVBand="1"/>
      </w:tblPr>
      <w:tblGrid>
        <w:gridCol w:w="829"/>
        <w:gridCol w:w="2856"/>
        <w:gridCol w:w="2820"/>
        <w:gridCol w:w="2511"/>
      </w:tblGrid>
      <w:tr w:rsidR="002056BC" w:rsidRPr="00CD512E" w14:paraId="7CCD0468" w14:textId="77777777" w:rsidTr="00B65AF1">
        <w:trPr>
          <w:trHeight w:val="191"/>
        </w:trPr>
        <w:tc>
          <w:tcPr>
            <w:tcW w:w="853" w:type="dxa"/>
            <w:shd w:val="clear" w:color="auto" w:fill="D9D9D9"/>
          </w:tcPr>
          <w:p w14:paraId="2EF7F397" w14:textId="77777777" w:rsidR="002056BC" w:rsidRPr="00CD512E" w:rsidRDefault="002056BC" w:rsidP="007E39FD">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856" w:type="dxa"/>
            <w:shd w:val="clear" w:color="auto" w:fill="D9D9D9"/>
          </w:tcPr>
          <w:p w14:paraId="7948A452" w14:textId="77777777" w:rsidR="002056BC" w:rsidRPr="00CD512E" w:rsidRDefault="002056BC" w:rsidP="007E39FD">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917" w:type="dxa"/>
            <w:shd w:val="clear" w:color="auto" w:fill="D9D9D9"/>
          </w:tcPr>
          <w:p w14:paraId="72D4CE07" w14:textId="77777777" w:rsidR="002056BC" w:rsidRPr="00CD512E" w:rsidRDefault="002056BC" w:rsidP="007E39FD">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616" w:type="dxa"/>
            <w:shd w:val="clear" w:color="auto" w:fill="D9D9D9"/>
          </w:tcPr>
          <w:p w14:paraId="68F0E6A4" w14:textId="77777777" w:rsidR="002056BC" w:rsidRPr="00CD512E" w:rsidRDefault="002056BC" w:rsidP="007E39FD">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B65AF1" w:rsidRPr="005064EC" w14:paraId="7405483D" w14:textId="77777777" w:rsidTr="00B65AF1">
        <w:trPr>
          <w:trHeight w:val="480"/>
        </w:trPr>
        <w:tc>
          <w:tcPr>
            <w:tcW w:w="853" w:type="dxa"/>
          </w:tcPr>
          <w:p w14:paraId="602EFA06" w14:textId="15098E63" w:rsidR="00B65AF1" w:rsidRPr="005064EC" w:rsidRDefault="00B65AF1" w:rsidP="002056B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2856" w:type="dxa"/>
          </w:tcPr>
          <w:p w14:paraId="053A95EB" w14:textId="0DB9F003" w:rsidR="00B65AF1" w:rsidRPr="009048D6" w:rsidRDefault="00B65AF1" w:rsidP="002056BC">
            <w:pPr>
              <w:rPr>
                <w:rStyle w:val="Heading2Char"/>
                <w:rFonts w:ascii="Times" w:hAnsi="Times"/>
                <w:b w:val="0"/>
                <w:color w:val="auto"/>
                <w:sz w:val="24"/>
                <w:szCs w:val="24"/>
              </w:rPr>
            </w:pPr>
            <w:r>
              <w:rPr>
                <w:rStyle w:val="Heading2Char"/>
                <w:rFonts w:ascii="Times" w:hAnsi="Times"/>
                <w:b w:val="0"/>
                <w:color w:val="auto"/>
                <w:sz w:val="24"/>
                <w:szCs w:val="24"/>
              </w:rPr>
              <w:t>login()</w:t>
            </w:r>
          </w:p>
        </w:tc>
        <w:tc>
          <w:tcPr>
            <w:tcW w:w="2917" w:type="dxa"/>
          </w:tcPr>
          <w:p w14:paraId="339614C4" w14:textId="57986AD0" w:rsidR="00B65AF1" w:rsidRPr="00B65AF1" w:rsidRDefault="00B65AF1" w:rsidP="002056BC">
            <w:pPr>
              <w:widowControl w:val="0"/>
              <w:autoSpaceDE w:val="0"/>
              <w:autoSpaceDN w:val="0"/>
              <w:adjustRightInd w:val="0"/>
              <w:spacing w:after="240"/>
              <w:rPr>
                <w:rStyle w:val="Heading2Char"/>
                <w:rFonts w:ascii="Times New Roman" w:eastAsia="Arial" w:hAnsi="Times New Roman" w:cs="Times New Roman"/>
                <w:b w:val="0"/>
                <w:bCs w:val="0"/>
                <w:color w:val="000000"/>
                <w:sz w:val="24"/>
                <w:szCs w:val="24"/>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login for patient.</w:t>
            </w:r>
          </w:p>
        </w:tc>
        <w:tc>
          <w:tcPr>
            <w:tcW w:w="2616" w:type="dxa"/>
          </w:tcPr>
          <w:p w14:paraId="1FA7661E" w14:textId="03F33883" w:rsidR="00B65AF1" w:rsidRPr="005064EC" w:rsidRDefault="00B65AF1" w:rsidP="002056B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B65AF1" w:rsidRPr="005064EC" w14:paraId="78028EFF" w14:textId="77777777" w:rsidTr="00B65AF1">
        <w:trPr>
          <w:trHeight w:val="521"/>
        </w:trPr>
        <w:tc>
          <w:tcPr>
            <w:tcW w:w="853" w:type="dxa"/>
          </w:tcPr>
          <w:p w14:paraId="09B146F9" w14:textId="33D54132" w:rsidR="00B65AF1" w:rsidRPr="005064EC" w:rsidRDefault="00B65AF1" w:rsidP="002056B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2856" w:type="dxa"/>
          </w:tcPr>
          <w:p w14:paraId="70FC66D7" w14:textId="1686D4B7" w:rsidR="00B65AF1" w:rsidRDefault="00B65AF1" w:rsidP="002056BC">
            <w:pPr>
              <w:rPr>
                <w:rStyle w:val="Heading2Char"/>
                <w:rFonts w:ascii="Times" w:hAnsi="Times"/>
                <w:b w:val="0"/>
                <w:color w:val="auto"/>
                <w:sz w:val="24"/>
                <w:szCs w:val="24"/>
              </w:rPr>
            </w:pPr>
            <w:r>
              <w:rPr>
                <w:rStyle w:val="Heading2Char"/>
                <w:rFonts w:ascii="Times" w:hAnsi="Times"/>
                <w:b w:val="0"/>
                <w:color w:val="auto"/>
                <w:sz w:val="24"/>
                <w:szCs w:val="24"/>
              </w:rPr>
              <w:t>logout()</w:t>
            </w:r>
          </w:p>
        </w:tc>
        <w:tc>
          <w:tcPr>
            <w:tcW w:w="2917" w:type="dxa"/>
          </w:tcPr>
          <w:p w14:paraId="1E0242A4" w14:textId="539CC13A" w:rsidR="00B65AF1" w:rsidRPr="009048D6" w:rsidRDefault="00B65AF1" w:rsidP="002056BC">
            <w:pPr>
              <w:widowControl w:val="0"/>
              <w:autoSpaceDE w:val="0"/>
              <w:autoSpaceDN w:val="0"/>
              <w:adjustRightInd w:val="0"/>
              <w:spacing w:after="240"/>
              <w:rPr>
                <w:rFonts w:ascii="Times New Roman" w:hAnsi="Times New Roman" w:cs="Times New Roman"/>
                <w:sz w:val="24"/>
                <w:szCs w:val="24"/>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logout for patient.</w:t>
            </w:r>
          </w:p>
        </w:tc>
        <w:tc>
          <w:tcPr>
            <w:tcW w:w="2616" w:type="dxa"/>
          </w:tcPr>
          <w:p w14:paraId="57C33CDB" w14:textId="05A794F5" w:rsidR="00B65AF1" w:rsidRDefault="00B65AF1" w:rsidP="002056B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B65AF1" w:rsidRPr="005064EC" w14:paraId="6DC80A2A" w14:textId="77777777" w:rsidTr="00B65AF1">
        <w:tc>
          <w:tcPr>
            <w:tcW w:w="853" w:type="dxa"/>
          </w:tcPr>
          <w:p w14:paraId="1534CCFE" w14:textId="651F07F1" w:rsidR="00B65AF1" w:rsidRPr="005064EC" w:rsidRDefault="00B65AF1" w:rsidP="002056BC">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3</w:t>
            </w:r>
          </w:p>
        </w:tc>
        <w:tc>
          <w:tcPr>
            <w:tcW w:w="2856" w:type="dxa"/>
          </w:tcPr>
          <w:p w14:paraId="25A8E598" w14:textId="4A86A06D" w:rsidR="00B65AF1" w:rsidRPr="005064EC" w:rsidRDefault="00B65AF1" w:rsidP="002056BC">
            <w:pPr>
              <w:rPr>
                <w:rStyle w:val="Heading2Char"/>
                <w:rFonts w:ascii="Times" w:hAnsi="Times"/>
                <w:b w:val="0"/>
                <w:color w:val="auto"/>
                <w:sz w:val="24"/>
                <w:szCs w:val="24"/>
              </w:rPr>
            </w:pPr>
            <w:r>
              <w:rPr>
                <w:rStyle w:val="Heading2Char"/>
                <w:rFonts w:ascii="Times" w:hAnsi="Times"/>
                <w:b w:val="0"/>
                <w:color w:val="auto"/>
                <w:sz w:val="24"/>
                <w:szCs w:val="24"/>
              </w:rPr>
              <w:t>v</w:t>
            </w:r>
            <w:r w:rsidRPr="003C7AC3">
              <w:rPr>
                <w:rStyle w:val="Heading2Char"/>
                <w:rFonts w:ascii="Times" w:hAnsi="Times"/>
                <w:b w:val="0"/>
                <w:color w:val="auto"/>
                <w:sz w:val="24"/>
                <w:szCs w:val="24"/>
              </w:rPr>
              <w:t>iew()</w:t>
            </w:r>
          </w:p>
        </w:tc>
        <w:tc>
          <w:tcPr>
            <w:tcW w:w="2917" w:type="dxa"/>
          </w:tcPr>
          <w:p w14:paraId="5B7CD055" w14:textId="1231C59A" w:rsidR="00B65AF1" w:rsidRPr="009048D6" w:rsidRDefault="00B65AF1" w:rsidP="002056BC">
            <w:pPr>
              <w:rPr>
                <w:rStyle w:val="Heading2Char"/>
                <w:rFonts w:ascii="Times" w:hAnsi="Times"/>
                <w:b w:val="0"/>
                <w:color w:val="auto"/>
                <w:sz w:val="24"/>
                <w:szCs w:val="24"/>
              </w:rPr>
            </w:pPr>
            <w:r w:rsidRPr="003C7AC3">
              <w:rPr>
                <w:rStyle w:val="Heading2Char"/>
                <w:rFonts w:ascii="Times" w:hAnsi="Times"/>
                <w:b w:val="0"/>
                <w:color w:val="auto"/>
                <w:sz w:val="24"/>
                <w:szCs w:val="24"/>
              </w:rPr>
              <w:t>Method uses to view any page which allow for patient</w:t>
            </w:r>
          </w:p>
        </w:tc>
        <w:tc>
          <w:tcPr>
            <w:tcW w:w="2616" w:type="dxa"/>
          </w:tcPr>
          <w:p w14:paraId="5E513E18" w14:textId="4C4A14F4" w:rsidR="00B65AF1" w:rsidRPr="005064EC" w:rsidRDefault="00B65AF1" w:rsidP="002056BC">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B65AF1" w14:paraId="222644EF" w14:textId="77777777" w:rsidTr="00B65AF1">
        <w:tblPrEx>
          <w:tblLook w:val="0000" w:firstRow="0" w:lastRow="0" w:firstColumn="0" w:lastColumn="0" w:noHBand="0" w:noVBand="0"/>
        </w:tblPrEx>
        <w:trPr>
          <w:trHeight w:val="620"/>
        </w:trPr>
        <w:tc>
          <w:tcPr>
            <w:tcW w:w="853" w:type="dxa"/>
          </w:tcPr>
          <w:p w14:paraId="22AC7C89" w14:textId="5112B346" w:rsidR="00B65AF1" w:rsidRPr="003C7AC3" w:rsidRDefault="00B65AF1" w:rsidP="002056BC">
            <w:pPr>
              <w:ind w:left="108"/>
              <w:jc w:val="center"/>
              <w:rPr>
                <w:rStyle w:val="Heading2Char"/>
                <w:rFonts w:ascii="Times" w:hAnsi="Times"/>
                <w:b w:val="0"/>
                <w:color w:val="auto"/>
                <w:sz w:val="24"/>
                <w:szCs w:val="24"/>
              </w:rPr>
            </w:pPr>
            <w:r w:rsidRPr="003C7AC3">
              <w:rPr>
                <w:rStyle w:val="Heading2Char"/>
                <w:rFonts w:ascii="Times" w:hAnsi="Times"/>
                <w:b w:val="0"/>
                <w:color w:val="auto"/>
                <w:sz w:val="24"/>
                <w:szCs w:val="24"/>
              </w:rPr>
              <w:t>4</w:t>
            </w:r>
          </w:p>
        </w:tc>
        <w:tc>
          <w:tcPr>
            <w:tcW w:w="2856" w:type="dxa"/>
          </w:tcPr>
          <w:p w14:paraId="7AE3E20C" w14:textId="55746E14" w:rsidR="00B65AF1" w:rsidRPr="003C7AC3" w:rsidRDefault="00B65AF1" w:rsidP="002056BC">
            <w:pPr>
              <w:rPr>
                <w:rStyle w:val="Heading2Char"/>
                <w:rFonts w:ascii="Times" w:hAnsi="Times"/>
                <w:b w:val="0"/>
                <w:color w:val="auto"/>
                <w:sz w:val="24"/>
                <w:szCs w:val="24"/>
              </w:rPr>
            </w:pPr>
            <w:proofErr w:type="spellStart"/>
            <w:r>
              <w:rPr>
                <w:rStyle w:val="Heading2Char"/>
                <w:rFonts w:ascii="Times" w:hAnsi="Times"/>
                <w:b w:val="0"/>
                <w:color w:val="auto"/>
                <w:sz w:val="24"/>
                <w:szCs w:val="24"/>
              </w:rPr>
              <w:t>patientRegister</w:t>
            </w:r>
            <w:proofErr w:type="spellEnd"/>
            <w:r w:rsidRPr="003C7AC3">
              <w:rPr>
                <w:rStyle w:val="Heading2Char"/>
                <w:rFonts w:ascii="Times" w:hAnsi="Times"/>
                <w:b w:val="0"/>
                <w:color w:val="auto"/>
                <w:sz w:val="24"/>
                <w:szCs w:val="24"/>
              </w:rPr>
              <w:t>()</w:t>
            </w:r>
          </w:p>
        </w:tc>
        <w:tc>
          <w:tcPr>
            <w:tcW w:w="2917" w:type="dxa"/>
          </w:tcPr>
          <w:p w14:paraId="1363D09C" w14:textId="6A4FC8FA" w:rsidR="00B65AF1" w:rsidRPr="003C7AC3" w:rsidRDefault="00B65AF1" w:rsidP="002056BC">
            <w:pPr>
              <w:rPr>
                <w:rStyle w:val="Heading2Char"/>
                <w:rFonts w:ascii="Times" w:hAnsi="Times"/>
                <w:b w:val="0"/>
                <w:color w:val="auto"/>
                <w:sz w:val="24"/>
                <w:szCs w:val="24"/>
              </w:rPr>
            </w:pPr>
            <w:r w:rsidRPr="003C7AC3">
              <w:rPr>
                <w:rStyle w:val="Heading2Char"/>
                <w:rFonts w:ascii="Times" w:hAnsi="Times"/>
                <w:b w:val="0"/>
                <w:color w:val="auto"/>
                <w:sz w:val="24"/>
                <w:szCs w:val="24"/>
              </w:rPr>
              <w:t xml:space="preserve">Method uses to </w:t>
            </w:r>
            <w:r>
              <w:rPr>
                <w:rStyle w:val="Heading2Char"/>
                <w:rFonts w:ascii="Times" w:hAnsi="Times"/>
                <w:b w:val="0"/>
                <w:color w:val="auto"/>
                <w:sz w:val="24"/>
                <w:szCs w:val="24"/>
              </w:rPr>
              <w:t>register patient into the database.</w:t>
            </w:r>
          </w:p>
        </w:tc>
        <w:tc>
          <w:tcPr>
            <w:tcW w:w="2616" w:type="dxa"/>
          </w:tcPr>
          <w:p w14:paraId="6F5B71B6" w14:textId="11DE15BC" w:rsidR="00B65AF1" w:rsidRPr="003C7AC3" w:rsidRDefault="00B65AF1" w:rsidP="002056BC">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B65AF1" w14:paraId="20FF985C" w14:textId="77777777" w:rsidTr="00B65AF1">
        <w:tblPrEx>
          <w:tblLook w:val="0000" w:firstRow="0" w:lastRow="0" w:firstColumn="0" w:lastColumn="0" w:noHBand="0" w:noVBand="0"/>
        </w:tblPrEx>
        <w:trPr>
          <w:trHeight w:val="120"/>
        </w:trPr>
        <w:tc>
          <w:tcPr>
            <w:tcW w:w="853" w:type="dxa"/>
          </w:tcPr>
          <w:p w14:paraId="416E9C97" w14:textId="0947DC72" w:rsidR="00B65AF1" w:rsidRPr="003C7AC3" w:rsidRDefault="00B65AF1" w:rsidP="002056BC">
            <w:pPr>
              <w:ind w:left="108"/>
              <w:jc w:val="center"/>
              <w:rPr>
                <w:rStyle w:val="Heading2Char"/>
                <w:rFonts w:ascii="Times" w:hAnsi="Times"/>
                <w:b w:val="0"/>
                <w:color w:val="auto"/>
                <w:sz w:val="24"/>
                <w:szCs w:val="24"/>
              </w:rPr>
            </w:pPr>
            <w:r>
              <w:rPr>
                <w:rStyle w:val="Heading2Char"/>
                <w:rFonts w:ascii="Times" w:hAnsi="Times"/>
                <w:b w:val="0"/>
                <w:color w:val="auto"/>
                <w:sz w:val="24"/>
                <w:szCs w:val="24"/>
              </w:rPr>
              <w:t>5</w:t>
            </w:r>
          </w:p>
        </w:tc>
        <w:tc>
          <w:tcPr>
            <w:tcW w:w="2856" w:type="dxa"/>
          </w:tcPr>
          <w:p w14:paraId="4B7A1336" w14:textId="59107576" w:rsidR="00B65AF1" w:rsidRPr="003C7AC3" w:rsidRDefault="00B65AF1" w:rsidP="002056BC">
            <w:pPr>
              <w:rPr>
                <w:rStyle w:val="Heading2Char"/>
                <w:rFonts w:ascii="Times" w:hAnsi="Times"/>
                <w:b w:val="0"/>
                <w:color w:val="auto"/>
                <w:sz w:val="24"/>
                <w:szCs w:val="24"/>
              </w:rPr>
            </w:pPr>
            <w:proofErr w:type="spellStart"/>
            <w:r>
              <w:rPr>
                <w:rStyle w:val="Heading2Char"/>
                <w:rFonts w:ascii="Times" w:hAnsi="Times"/>
                <w:b w:val="0"/>
                <w:color w:val="auto"/>
                <w:sz w:val="24"/>
                <w:szCs w:val="24"/>
              </w:rPr>
              <w:t>patientEdit</w:t>
            </w:r>
            <w:proofErr w:type="spellEnd"/>
            <w:r>
              <w:rPr>
                <w:rStyle w:val="Heading2Char"/>
                <w:rFonts w:ascii="Times" w:hAnsi="Times"/>
                <w:b w:val="0"/>
                <w:color w:val="auto"/>
                <w:sz w:val="24"/>
                <w:szCs w:val="24"/>
              </w:rPr>
              <w:t>()</w:t>
            </w:r>
          </w:p>
        </w:tc>
        <w:tc>
          <w:tcPr>
            <w:tcW w:w="2917" w:type="dxa"/>
          </w:tcPr>
          <w:p w14:paraId="253FEDF6" w14:textId="0750D3E2" w:rsidR="00B65AF1" w:rsidRPr="003C7AC3" w:rsidRDefault="00B65AF1" w:rsidP="00B65AF1">
            <w:pPr>
              <w:rPr>
                <w:rStyle w:val="Heading2Char"/>
                <w:rFonts w:ascii="Times" w:hAnsi="Times"/>
                <w:b w:val="0"/>
                <w:color w:val="auto"/>
                <w:sz w:val="24"/>
                <w:szCs w:val="24"/>
              </w:rPr>
            </w:pPr>
            <w:r>
              <w:rPr>
                <w:rStyle w:val="Heading2Char"/>
                <w:rFonts w:ascii="Times" w:hAnsi="Times"/>
                <w:b w:val="0"/>
                <w:color w:val="auto"/>
                <w:sz w:val="24"/>
                <w:szCs w:val="24"/>
              </w:rPr>
              <w:t>Method uses to edit patient information.</w:t>
            </w:r>
          </w:p>
        </w:tc>
        <w:tc>
          <w:tcPr>
            <w:tcW w:w="2616" w:type="dxa"/>
          </w:tcPr>
          <w:p w14:paraId="2098CD10" w14:textId="5DEEBEBE" w:rsidR="00B65AF1" w:rsidRPr="003C7AC3" w:rsidRDefault="00B65AF1" w:rsidP="002056B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B65AF1" w14:paraId="3A0BE6EF" w14:textId="77777777" w:rsidTr="00B65AF1">
        <w:tblPrEx>
          <w:tblLook w:val="0000" w:firstRow="0" w:lastRow="0" w:firstColumn="0" w:lastColumn="0" w:noHBand="0" w:noVBand="0"/>
        </w:tblPrEx>
        <w:trPr>
          <w:trHeight w:val="160"/>
        </w:trPr>
        <w:tc>
          <w:tcPr>
            <w:tcW w:w="853" w:type="dxa"/>
          </w:tcPr>
          <w:p w14:paraId="0884C815" w14:textId="61F0329E" w:rsidR="00B65AF1" w:rsidRPr="003C7AC3" w:rsidRDefault="00B65AF1" w:rsidP="002056BC">
            <w:pPr>
              <w:ind w:left="108"/>
              <w:jc w:val="center"/>
              <w:rPr>
                <w:rStyle w:val="Heading2Char"/>
                <w:rFonts w:ascii="Times" w:hAnsi="Times"/>
                <w:b w:val="0"/>
                <w:color w:val="auto"/>
                <w:sz w:val="24"/>
                <w:szCs w:val="24"/>
              </w:rPr>
            </w:pPr>
            <w:r w:rsidRPr="00967A1D">
              <w:rPr>
                <w:rStyle w:val="Heading2Char"/>
                <w:rFonts w:ascii="Times" w:hAnsi="Times" w:cs="Ayuthaya"/>
                <w:b w:val="0"/>
                <w:color w:val="auto"/>
                <w:sz w:val="24"/>
                <w:szCs w:val="24"/>
              </w:rPr>
              <w:t>6</w:t>
            </w:r>
          </w:p>
        </w:tc>
        <w:tc>
          <w:tcPr>
            <w:tcW w:w="2856" w:type="dxa"/>
          </w:tcPr>
          <w:p w14:paraId="68FC8C1E" w14:textId="0003CCF0" w:rsidR="00B65AF1" w:rsidRPr="003C7AC3" w:rsidRDefault="00B65AF1" w:rsidP="00B65AF1">
            <w:pPr>
              <w:rPr>
                <w:rStyle w:val="Heading2Char"/>
                <w:rFonts w:ascii="Times" w:hAnsi="Times"/>
                <w:b w:val="0"/>
                <w:color w:val="auto"/>
                <w:sz w:val="24"/>
                <w:szCs w:val="24"/>
              </w:rPr>
            </w:pPr>
            <w:proofErr w:type="spellStart"/>
            <w:r>
              <w:rPr>
                <w:rStyle w:val="Heading2Char"/>
                <w:rFonts w:ascii="Times" w:hAnsi="Times"/>
                <w:b w:val="0"/>
                <w:color w:val="auto"/>
                <w:sz w:val="24"/>
                <w:szCs w:val="24"/>
              </w:rPr>
              <w:t>patientD</w:t>
            </w:r>
            <w:r w:rsidRPr="00967A1D">
              <w:rPr>
                <w:rStyle w:val="Heading2Char"/>
                <w:rFonts w:ascii="Times" w:hAnsi="Times"/>
                <w:b w:val="0"/>
                <w:color w:val="auto"/>
                <w:sz w:val="24"/>
                <w:szCs w:val="24"/>
              </w:rPr>
              <w:t>elete</w:t>
            </w:r>
            <w:proofErr w:type="spellEnd"/>
            <w:r w:rsidRPr="00967A1D">
              <w:rPr>
                <w:rStyle w:val="Heading2Char"/>
                <w:rFonts w:ascii="Times" w:hAnsi="Times"/>
                <w:b w:val="0"/>
                <w:color w:val="auto"/>
                <w:sz w:val="24"/>
                <w:szCs w:val="24"/>
              </w:rPr>
              <w:t xml:space="preserve"> ()</w:t>
            </w:r>
          </w:p>
        </w:tc>
        <w:tc>
          <w:tcPr>
            <w:tcW w:w="2917" w:type="dxa"/>
          </w:tcPr>
          <w:p w14:paraId="3B984778" w14:textId="2CD9C0BF" w:rsidR="00B65AF1" w:rsidRPr="003C7AC3" w:rsidRDefault="00B65AF1" w:rsidP="00B65AF1">
            <w:pPr>
              <w:rPr>
                <w:rStyle w:val="Heading2Char"/>
                <w:rFonts w:ascii="Times" w:hAnsi="Times"/>
                <w:b w:val="0"/>
                <w:color w:val="auto"/>
                <w:sz w:val="24"/>
                <w:szCs w:val="24"/>
              </w:rPr>
            </w:pPr>
            <w:r w:rsidRPr="00967A1D">
              <w:rPr>
                <w:rStyle w:val="Heading2Char"/>
                <w:rFonts w:ascii="Times" w:hAnsi="Times"/>
                <w:b w:val="0"/>
                <w:color w:val="auto"/>
                <w:sz w:val="24"/>
                <w:szCs w:val="24"/>
              </w:rPr>
              <w:t xml:space="preserve">Method uses to delete </w:t>
            </w:r>
            <w:r w:rsidRPr="00967A1D">
              <w:rPr>
                <w:rStyle w:val="Heading2Char"/>
                <w:rFonts w:ascii="Times" w:hAnsi="Times" w:cs="Ayuthaya"/>
                <w:b w:val="0"/>
                <w:color w:val="auto"/>
                <w:sz w:val="24"/>
                <w:szCs w:val="24"/>
              </w:rPr>
              <w:t>patient.</w:t>
            </w:r>
          </w:p>
        </w:tc>
        <w:tc>
          <w:tcPr>
            <w:tcW w:w="2616" w:type="dxa"/>
          </w:tcPr>
          <w:p w14:paraId="5BFAA800" w14:textId="1AF61ED9" w:rsidR="00B65AF1" w:rsidRPr="003C7AC3" w:rsidRDefault="00B65AF1" w:rsidP="002056BC">
            <w:pPr>
              <w:jc w:val="center"/>
              <w:rPr>
                <w:rStyle w:val="Heading2Char"/>
                <w:rFonts w:ascii="Times" w:hAnsi="Times"/>
                <w:b w:val="0"/>
                <w:color w:val="auto"/>
                <w:sz w:val="24"/>
                <w:szCs w:val="24"/>
              </w:rPr>
            </w:pPr>
            <w:r w:rsidRPr="00967A1D">
              <w:rPr>
                <w:rStyle w:val="Heading2Char"/>
                <w:rFonts w:ascii="Times" w:hAnsi="Times"/>
                <w:b w:val="0"/>
                <w:color w:val="auto"/>
                <w:sz w:val="24"/>
                <w:szCs w:val="24"/>
              </w:rPr>
              <w:t>-</w:t>
            </w:r>
          </w:p>
        </w:tc>
      </w:tr>
      <w:tr w:rsidR="00B65AF1" w14:paraId="14C81C94" w14:textId="77777777" w:rsidTr="00B65AF1">
        <w:tblPrEx>
          <w:tblLook w:val="0000" w:firstRow="0" w:lastRow="0" w:firstColumn="0" w:lastColumn="0" w:noHBand="0" w:noVBand="0"/>
        </w:tblPrEx>
        <w:trPr>
          <w:trHeight w:val="211"/>
        </w:trPr>
        <w:tc>
          <w:tcPr>
            <w:tcW w:w="853" w:type="dxa"/>
          </w:tcPr>
          <w:p w14:paraId="75A73DFB" w14:textId="754008B3" w:rsidR="00B65AF1" w:rsidRPr="003C7AC3" w:rsidRDefault="0034727C" w:rsidP="002056BC">
            <w:pPr>
              <w:ind w:left="108"/>
              <w:jc w:val="center"/>
              <w:rPr>
                <w:rStyle w:val="Heading2Char"/>
                <w:rFonts w:ascii="Times" w:hAnsi="Times"/>
                <w:b w:val="0"/>
                <w:color w:val="auto"/>
                <w:sz w:val="24"/>
                <w:szCs w:val="24"/>
              </w:rPr>
            </w:pPr>
            <w:r>
              <w:rPr>
                <w:rStyle w:val="Heading2Char"/>
                <w:rFonts w:ascii="Times" w:hAnsi="Times"/>
                <w:b w:val="0"/>
                <w:color w:val="auto"/>
                <w:sz w:val="24"/>
                <w:szCs w:val="24"/>
              </w:rPr>
              <w:t>7</w:t>
            </w:r>
          </w:p>
        </w:tc>
        <w:tc>
          <w:tcPr>
            <w:tcW w:w="2856" w:type="dxa"/>
          </w:tcPr>
          <w:p w14:paraId="2C01BA40" w14:textId="3585CB97" w:rsidR="00B65AF1" w:rsidRPr="003C7AC3" w:rsidRDefault="00B65AF1" w:rsidP="002056BC">
            <w:pPr>
              <w:rPr>
                <w:rStyle w:val="Heading2Char"/>
                <w:rFonts w:ascii="Times" w:hAnsi="Times"/>
                <w:b w:val="0"/>
                <w:color w:val="auto"/>
                <w:sz w:val="24"/>
                <w:szCs w:val="24"/>
              </w:rPr>
            </w:pPr>
            <w:proofErr w:type="spellStart"/>
            <w:r>
              <w:rPr>
                <w:rStyle w:val="Heading2Char"/>
                <w:rFonts w:ascii="Times" w:hAnsi="Times"/>
                <w:b w:val="0"/>
                <w:color w:val="auto"/>
                <w:sz w:val="24"/>
                <w:szCs w:val="24"/>
              </w:rPr>
              <w:t>dentistRegister</w:t>
            </w:r>
            <w:proofErr w:type="spellEnd"/>
            <w:r>
              <w:rPr>
                <w:rStyle w:val="Heading2Char"/>
                <w:rFonts w:ascii="Times" w:hAnsi="Times"/>
                <w:b w:val="0"/>
                <w:color w:val="auto"/>
                <w:sz w:val="24"/>
                <w:szCs w:val="24"/>
              </w:rPr>
              <w:t>()</w:t>
            </w:r>
          </w:p>
        </w:tc>
        <w:tc>
          <w:tcPr>
            <w:tcW w:w="2917" w:type="dxa"/>
          </w:tcPr>
          <w:p w14:paraId="5952EAA9" w14:textId="78D68417" w:rsidR="00B65AF1" w:rsidRPr="003C7AC3" w:rsidRDefault="00B65AF1" w:rsidP="002056BC">
            <w:pPr>
              <w:rPr>
                <w:rStyle w:val="Heading2Char"/>
                <w:rFonts w:ascii="Times" w:hAnsi="Times"/>
                <w:b w:val="0"/>
                <w:color w:val="auto"/>
                <w:sz w:val="24"/>
                <w:szCs w:val="24"/>
              </w:rPr>
            </w:pPr>
            <w:r>
              <w:rPr>
                <w:rStyle w:val="Heading2Char"/>
                <w:rFonts w:ascii="Times" w:hAnsi="Times"/>
                <w:b w:val="0"/>
                <w:color w:val="auto"/>
                <w:sz w:val="24"/>
                <w:szCs w:val="24"/>
              </w:rPr>
              <w:t>Method uses to register dentist into the database.</w:t>
            </w:r>
          </w:p>
        </w:tc>
        <w:tc>
          <w:tcPr>
            <w:tcW w:w="2616" w:type="dxa"/>
          </w:tcPr>
          <w:p w14:paraId="5D014530" w14:textId="19F54FA3" w:rsidR="00B65AF1" w:rsidRPr="003C7AC3" w:rsidRDefault="00B65AF1" w:rsidP="002056B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B65AF1" w14:paraId="703D525C" w14:textId="77777777" w:rsidTr="00B65AF1">
        <w:tblPrEx>
          <w:tblLook w:val="0000" w:firstRow="0" w:lastRow="0" w:firstColumn="0" w:lastColumn="0" w:noHBand="0" w:noVBand="0"/>
        </w:tblPrEx>
        <w:trPr>
          <w:trHeight w:val="400"/>
        </w:trPr>
        <w:tc>
          <w:tcPr>
            <w:tcW w:w="853" w:type="dxa"/>
          </w:tcPr>
          <w:p w14:paraId="5BFD20F2" w14:textId="2B16E5E9" w:rsidR="00B65AF1" w:rsidRPr="003C7AC3" w:rsidRDefault="0034727C" w:rsidP="002056BC">
            <w:pPr>
              <w:ind w:left="108"/>
              <w:jc w:val="center"/>
              <w:rPr>
                <w:rStyle w:val="Heading2Char"/>
                <w:rFonts w:ascii="Times" w:hAnsi="Times"/>
                <w:b w:val="0"/>
                <w:color w:val="auto"/>
                <w:sz w:val="24"/>
                <w:szCs w:val="24"/>
              </w:rPr>
            </w:pPr>
            <w:r>
              <w:rPr>
                <w:rStyle w:val="Heading2Char"/>
                <w:rFonts w:ascii="Times" w:hAnsi="Times"/>
                <w:b w:val="0"/>
                <w:color w:val="auto"/>
                <w:sz w:val="24"/>
                <w:szCs w:val="24"/>
              </w:rPr>
              <w:t>8</w:t>
            </w:r>
          </w:p>
        </w:tc>
        <w:tc>
          <w:tcPr>
            <w:tcW w:w="2856" w:type="dxa"/>
          </w:tcPr>
          <w:p w14:paraId="18E5D32F" w14:textId="77100EDD" w:rsidR="00B65AF1" w:rsidRPr="003C7AC3" w:rsidRDefault="00B65AF1" w:rsidP="00453729">
            <w:pPr>
              <w:rPr>
                <w:rStyle w:val="Heading2Char"/>
                <w:rFonts w:ascii="Times" w:hAnsi="Times"/>
                <w:b w:val="0"/>
                <w:color w:val="auto"/>
                <w:sz w:val="24"/>
                <w:szCs w:val="24"/>
              </w:rPr>
            </w:pPr>
            <w:proofErr w:type="spellStart"/>
            <w:r w:rsidRPr="00967A1D">
              <w:rPr>
                <w:rStyle w:val="Heading2Char"/>
                <w:rFonts w:ascii="Times" w:hAnsi="Times"/>
                <w:b w:val="0"/>
                <w:color w:val="auto"/>
                <w:sz w:val="24"/>
                <w:szCs w:val="24"/>
              </w:rPr>
              <w:t>makePatientAppointment</w:t>
            </w:r>
            <w:proofErr w:type="spellEnd"/>
            <w:r w:rsidRPr="00967A1D">
              <w:rPr>
                <w:rStyle w:val="Heading2Char"/>
                <w:rFonts w:ascii="Times" w:hAnsi="Times"/>
                <w:b w:val="0"/>
                <w:color w:val="auto"/>
                <w:sz w:val="24"/>
                <w:szCs w:val="24"/>
              </w:rPr>
              <w:t>()</w:t>
            </w:r>
          </w:p>
        </w:tc>
        <w:tc>
          <w:tcPr>
            <w:tcW w:w="2917" w:type="dxa"/>
          </w:tcPr>
          <w:p w14:paraId="43E381CC" w14:textId="1C9E61A4" w:rsidR="00B65AF1" w:rsidRPr="003C7AC3" w:rsidRDefault="00B65AF1" w:rsidP="00453729">
            <w:pPr>
              <w:rPr>
                <w:rStyle w:val="Heading2Char"/>
                <w:rFonts w:ascii="Times" w:hAnsi="Times"/>
                <w:b w:val="0"/>
                <w:color w:val="auto"/>
                <w:sz w:val="24"/>
                <w:szCs w:val="24"/>
              </w:rPr>
            </w:pPr>
            <w:r w:rsidRPr="00967A1D">
              <w:rPr>
                <w:rStyle w:val="Heading2Char"/>
                <w:rFonts w:ascii="Times" w:hAnsi="Times"/>
                <w:b w:val="0"/>
                <w:color w:val="auto"/>
                <w:sz w:val="24"/>
                <w:szCs w:val="24"/>
              </w:rPr>
              <w:t>Method uses to make new patient appointment.</w:t>
            </w:r>
          </w:p>
        </w:tc>
        <w:tc>
          <w:tcPr>
            <w:tcW w:w="2616" w:type="dxa"/>
          </w:tcPr>
          <w:p w14:paraId="09F75324" w14:textId="46B5EC44" w:rsidR="00B65AF1" w:rsidRPr="003C7AC3" w:rsidRDefault="00B65AF1" w:rsidP="002056BC">
            <w:pPr>
              <w:ind w:left="108"/>
              <w:jc w:val="center"/>
              <w:rPr>
                <w:rStyle w:val="Heading2Char"/>
                <w:rFonts w:ascii="Times" w:hAnsi="Times"/>
                <w:b w:val="0"/>
                <w:color w:val="auto"/>
                <w:sz w:val="24"/>
                <w:szCs w:val="24"/>
              </w:rPr>
            </w:pPr>
            <w:r w:rsidRPr="00967A1D">
              <w:rPr>
                <w:rStyle w:val="Heading2Char"/>
                <w:rFonts w:ascii="Times" w:hAnsi="Times"/>
                <w:b w:val="0"/>
                <w:color w:val="auto"/>
                <w:sz w:val="24"/>
                <w:szCs w:val="24"/>
              </w:rPr>
              <w:t>-</w:t>
            </w:r>
          </w:p>
        </w:tc>
      </w:tr>
      <w:tr w:rsidR="00B65AF1" w14:paraId="6F1946F2" w14:textId="3F9273FF" w:rsidTr="00B65AF1">
        <w:tblPrEx>
          <w:tblLook w:val="0000" w:firstRow="0" w:lastRow="0" w:firstColumn="0" w:lastColumn="0" w:noHBand="0" w:noVBand="0"/>
        </w:tblPrEx>
        <w:trPr>
          <w:trHeight w:val="600"/>
        </w:trPr>
        <w:tc>
          <w:tcPr>
            <w:tcW w:w="853" w:type="dxa"/>
          </w:tcPr>
          <w:p w14:paraId="5DA3C715" w14:textId="43AB8E04" w:rsidR="00B65AF1" w:rsidRPr="00453729" w:rsidRDefault="0034727C" w:rsidP="00453729">
            <w:pPr>
              <w:jc w:val="center"/>
              <w:rPr>
                <w:rStyle w:val="Heading2Char"/>
                <w:rFonts w:ascii="Times" w:hAnsi="Times"/>
                <w:b w:val="0"/>
                <w:color w:val="auto"/>
                <w:sz w:val="24"/>
                <w:szCs w:val="24"/>
              </w:rPr>
            </w:pPr>
            <w:r>
              <w:rPr>
                <w:rStyle w:val="Heading2Char"/>
                <w:rFonts w:ascii="Times" w:hAnsi="Times"/>
                <w:b w:val="0"/>
                <w:color w:val="auto"/>
                <w:sz w:val="24"/>
                <w:szCs w:val="24"/>
              </w:rPr>
              <w:t>9</w:t>
            </w:r>
          </w:p>
        </w:tc>
        <w:tc>
          <w:tcPr>
            <w:tcW w:w="2856" w:type="dxa"/>
          </w:tcPr>
          <w:p w14:paraId="1628B461" w14:textId="75408630" w:rsidR="00B65AF1" w:rsidRPr="00453729" w:rsidRDefault="00B65AF1" w:rsidP="00453729">
            <w:pPr>
              <w:rPr>
                <w:rStyle w:val="Heading2Char"/>
                <w:rFonts w:ascii="Times" w:hAnsi="Times"/>
                <w:b w:val="0"/>
                <w:color w:val="auto"/>
                <w:sz w:val="24"/>
                <w:szCs w:val="24"/>
              </w:rPr>
            </w:pPr>
            <w:proofErr w:type="spellStart"/>
            <w:r w:rsidRPr="00AA43C7">
              <w:rPr>
                <w:rStyle w:val="Heading2Char"/>
                <w:rFonts w:ascii="Times" w:hAnsi="Times"/>
                <w:b w:val="0"/>
                <w:color w:val="auto"/>
                <w:sz w:val="24"/>
                <w:szCs w:val="24"/>
              </w:rPr>
              <w:t>makeDentistAppointment</w:t>
            </w:r>
            <w:proofErr w:type="spellEnd"/>
            <w:r w:rsidRPr="00AA43C7">
              <w:rPr>
                <w:rStyle w:val="Heading2Char"/>
                <w:rFonts w:ascii="Times" w:hAnsi="Times"/>
                <w:b w:val="0"/>
                <w:color w:val="auto"/>
                <w:sz w:val="24"/>
                <w:szCs w:val="24"/>
              </w:rPr>
              <w:t>()</w:t>
            </w:r>
          </w:p>
        </w:tc>
        <w:tc>
          <w:tcPr>
            <w:tcW w:w="2917" w:type="dxa"/>
          </w:tcPr>
          <w:p w14:paraId="4768DA05" w14:textId="77777777" w:rsidR="00B65AF1" w:rsidRPr="00AA43C7" w:rsidRDefault="00B65AF1" w:rsidP="00B65AF1">
            <w:pPr>
              <w:spacing w:after="200"/>
              <w:rPr>
                <w:rStyle w:val="Heading2Char"/>
                <w:rFonts w:ascii="Times" w:hAnsi="Times"/>
                <w:b w:val="0"/>
                <w:color w:val="auto"/>
                <w:sz w:val="24"/>
                <w:szCs w:val="24"/>
              </w:rPr>
            </w:pPr>
            <w:r w:rsidRPr="00AA43C7">
              <w:rPr>
                <w:rStyle w:val="Heading2Char"/>
                <w:rFonts w:ascii="Times" w:hAnsi="Times"/>
                <w:b w:val="0"/>
                <w:color w:val="auto"/>
                <w:sz w:val="24"/>
                <w:szCs w:val="24"/>
              </w:rPr>
              <w:t>Method uses to make new dentist appointment.</w:t>
            </w:r>
          </w:p>
          <w:p w14:paraId="3803C05A" w14:textId="77777777" w:rsidR="00B65AF1" w:rsidRPr="00453729" w:rsidRDefault="00B65AF1" w:rsidP="00453729">
            <w:pPr>
              <w:rPr>
                <w:rStyle w:val="Heading2Char"/>
                <w:rFonts w:ascii="Times" w:hAnsi="Times"/>
                <w:b w:val="0"/>
                <w:color w:val="auto"/>
                <w:sz w:val="24"/>
                <w:szCs w:val="24"/>
              </w:rPr>
            </w:pPr>
          </w:p>
        </w:tc>
        <w:tc>
          <w:tcPr>
            <w:tcW w:w="2616" w:type="dxa"/>
          </w:tcPr>
          <w:p w14:paraId="1C80D1F4" w14:textId="77777777" w:rsidR="00B65AF1" w:rsidRPr="00AA43C7" w:rsidRDefault="00B65AF1" w:rsidP="00B65AF1">
            <w:pPr>
              <w:spacing w:after="200"/>
              <w:jc w:val="center"/>
              <w:rPr>
                <w:rStyle w:val="Heading2Char"/>
                <w:rFonts w:ascii="Times" w:hAnsi="Times"/>
                <w:b w:val="0"/>
                <w:color w:val="auto"/>
                <w:sz w:val="24"/>
                <w:szCs w:val="24"/>
              </w:rPr>
            </w:pPr>
            <w:r w:rsidRPr="00AA43C7">
              <w:rPr>
                <w:rStyle w:val="Heading2Char"/>
                <w:rFonts w:ascii="Times" w:hAnsi="Times"/>
                <w:b w:val="0"/>
                <w:color w:val="auto"/>
                <w:sz w:val="24"/>
                <w:szCs w:val="24"/>
              </w:rPr>
              <w:t>-</w:t>
            </w:r>
          </w:p>
          <w:p w14:paraId="7078E303" w14:textId="77777777" w:rsidR="00B65AF1" w:rsidRPr="00453729" w:rsidRDefault="00B65AF1" w:rsidP="00453729">
            <w:pPr>
              <w:jc w:val="center"/>
              <w:rPr>
                <w:rStyle w:val="Heading2Char"/>
                <w:rFonts w:ascii="Times" w:hAnsi="Times"/>
                <w:b w:val="0"/>
                <w:color w:val="auto"/>
                <w:sz w:val="24"/>
                <w:szCs w:val="24"/>
              </w:rPr>
            </w:pPr>
          </w:p>
        </w:tc>
      </w:tr>
    </w:tbl>
    <w:p w14:paraId="0D468515" w14:textId="77777777" w:rsidR="00B65AF1" w:rsidRDefault="00B65AF1" w:rsidP="00453729">
      <w:pPr>
        <w:rPr>
          <w:rStyle w:val="Heading2Char"/>
          <w:rFonts w:ascii="Times" w:hAnsi="Times"/>
          <w:color w:val="auto"/>
          <w:sz w:val="24"/>
          <w:szCs w:val="24"/>
        </w:rPr>
      </w:pPr>
    </w:p>
    <w:p w14:paraId="70DF3404" w14:textId="4E383FE0" w:rsidR="00F803D1" w:rsidRDefault="00F803D1" w:rsidP="00453729">
      <w:pPr>
        <w:rPr>
          <w:rStyle w:val="Heading2Char"/>
          <w:rFonts w:ascii="Times" w:hAnsi="Times"/>
          <w:color w:val="auto"/>
          <w:sz w:val="24"/>
          <w:szCs w:val="24"/>
        </w:rPr>
      </w:pPr>
      <w:r>
        <w:rPr>
          <w:rStyle w:val="Heading2Char"/>
          <w:rFonts w:ascii="Times" w:hAnsi="Times"/>
          <w:color w:val="auto"/>
          <w:sz w:val="24"/>
          <w:szCs w:val="24"/>
        </w:rPr>
        <w:t>CD-07</w:t>
      </w:r>
      <w:proofErr w:type="gramStart"/>
      <w:r>
        <w:rPr>
          <w:rStyle w:val="Heading2Char"/>
          <w:rFonts w:ascii="Times" w:hAnsi="Times"/>
          <w:color w:val="auto"/>
          <w:sz w:val="24"/>
          <w:szCs w:val="24"/>
        </w:rPr>
        <w:t>,URS</w:t>
      </w:r>
      <w:proofErr w:type="gramEnd"/>
    </w:p>
    <w:p w14:paraId="3DDB7530" w14:textId="558AFE8C" w:rsidR="00F803D1" w:rsidRDefault="00F803D1" w:rsidP="00F803D1">
      <w:pPr>
        <w:rPr>
          <w:rStyle w:val="Heading2Char"/>
          <w:rFonts w:ascii="Times" w:hAnsi="Times"/>
          <w:color w:val="auto"/>
          <w:sz w:val="24"/>
          <w:szCs w:val="24"/>
        </w:rPr>
      </w:pPr>
      <w:r>
        <w:rPr>
          <w:rStyle w:val="Heading2Char"/>
          <w:rFonts w:ascii="Times" w:hAnsi="Times"/>
          <w:color w:val="auto"/>
          <w:sz w:val="24"/>
          <w:szCs w:val="24"/>
        </w:rPr>
        <w:t xml:space="preserve">Class name: </w:t>
      </w:r>
      <w:proofErr w:type="spellStart"/>
      <w:r>
        <w:rPr>
          <w:rStyle w:val="Heading2Char"/>
          <w:rFonts w:ascii="Times" w:hAnsi="Times"/>
          <w:color w:val="auto"/>
          <w:sz w:val="24"/>
          <w:szCs w:val="24"/>
        </w:rPr>
        <w:t>Visitor_Model</w:t>
      </w:r>
      <w:proofErr w:type="spellEnd"/>
    </w:p>
    <w:p w14:paraId="59F0404A" w14:textId="7A16AE4E" w:rsidR="00F803D1" w:rsidRPr="006A14C7" w:rsidRDefault="007E39FD" w:rsidP="006A14C7">
      <w:pPr>
        <w:rPr>
          <w:rFonts w:ascii="Times" w:eastAsiaTheme="majorEastAsia" w:hAnsi="Times" w:cstheme="majorBidi"/>
          <w:sz w:val="24"/>
          <w:szCs w:val="24"/>
        </w:rPr>
      </w:pPr>
      <w:r>
        <w:rPr>
          <w:rFonts w:ascii="Times" w:eastAsiaTheme="majorEastAsia" w:hAnsi="Times" w:cstheme="majorBidi"/>
          <w:noProof/>
          <w:sz w:val="24"/>
          <w:szCs w:val="24"/>
          <w:lang w:eastAsia="ko-KR"/>
        </w:rPr>
        <w:drawing>
          <wp:anchor distT="0" distB="0" distL="114300" distR="114300" simplePos="0" relativeHeight="251688960" behindDoc="0" locked="0" layoutInCell="1" allowOverlap="1" wp14:anchorId="72E51D83" wp14:editId="5329EABC">
            <wp:simplePos x="0" y="0"/>
            <wp:positionH relativeFrom="column">
              <wp:posOffset>1943100</wp:posOffset>
            </wp:positionH>
            <wp:positionV relativeFrom="paragraph">
              <wp:posOffset>167005</wp:posOffset>
            </wp:positionV>
            <wp:extent cx="1790700" cy="1066800"/>
            <wp:effectExtent l="0" t="0" r="1270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or_Model.jpg"/>
                    <pic:cNvPicPr/>
                  </pic:nvPicPr>
                  <pic:blipFill>
                    <a:blip r:embed="rId18">
                      <a:extLst>
                        <a:ext uri="{28A0092B-C50C-407E-A947-70E740481C1C}">
                          <a14:useLocalDpi xmlns:a14="http://schemas.microsoft.com/office/drawing/2010/main" val="0"/>
                        </a:ext>
                      </a:extLst>
                    </a:blip>
                    <a:stretch>
                      <a:fillRect/>
                    </a:stretch>
                  </pic:blipFill>
                  <pic:spPr>
                    <a:xfrm>
                      <a:off x="0" y="0"/>
                      <a:ext cx="1790700" cy="1066800"/>
                    </a:xfrm>
                    <a:prstGeom prst="rect">
                      <a:avLst/>
                    </a:prstGeom>
                  </pic:spPr>
                </pic:pic>
              </a:graphicData>
            </a:graphic>
            <wp14:sizeRelH relativeFrom="page">
              <wp14:pctWidth>0</wp14:pctWidth>
            </wp14:sizeRelH>
            <wp14:sizeRelV relativeFrom="page">
              <wp14:pctHeight>0</wp14:pctHeight>
            </wp14:sizeRelV>
          </wp:anchor>
        </w:drawing>
      </w:r>
    </w:p>
    <w:p w14:paraId="7299000F" w14:textId="405438E0" w:rsidR="006A14C7" w:rsidRPr="006A14C7" w:rsidRDefault="006A14C7" w:rsidP="006A14C7">
      <w:pPr>
        <w:rPr>
          <w:rFonts w:ascii="Times" w:eastAsiaTheme="majorEastAsia" w:hAnsi="Times" w:cstheme="majorBidi"/>
          <w:sz w:val="24"/>
          <w:szCs w:val="24"/>
        </w:rPr>
      </w:pPr>
    </w:p>
    <w:p w14:paraId="2213BC74" w14:textId="77777777" w:rsidR="006A14C7" w:rsidRPr="006A14C7" w:rsidRDefault="006A14C7" w:rsidP="006A14C7">
      <w:pPr>
        <w:rPr>
          <w:rFonts w:ascii="Times" w:eastAsiaTheme="majorEastAsia" w:hAnsi="Times" w:cstheme="majorBidi"/>
          <w:sz w:val="24"/>
          <w:szCs w:val="24"/>
        </w:rPr>
      </w:pPr>
    </w:p>
    <w:p w14:paraId="361AA560" w14:textId="6A3162D0" w:rsidR="006A14C7" w:rsidRDefault="006A14C7" w:rsidP="006A14C7">
      <w:pPr>
        <w:rPr>
          <w:rFonts w:ascii="Times" w:eastAsiaTheme="majorEastAsia" w:hAnsi="Times" w:cstheme="majorBidi"/>
          <w:sz w:val="24"/>
          <w:szCs w:val="24"/>
        </w:rPr>
      </w:pPr>
    </w:p>
    <w:p w14:paraId="03A8BA01" w14:textId="7AF4762D" w:rsidR="00771E58" w:rsidRDefault="006A14C7" w:rsidP="006A14C7">
      <w:pPr>
        <w:tabs>
          <w:tab w:val="left" w:pos="3893"/>
        </w:tabs>
        <w:rPr>
          <w:rFonts w:ascii="Times" w:eastAsiaTheme="majorEastAsia" w:hAnsi="Times" w:cstheme="majorBidi"/>
          <w:sz w:val="24"/>
          <w:szCs w:val="24"/>
        </w:rPr>
      </w:pPr>
      <w:r>
        <w:rPr>
          <w:rFonts w:ascii="Times" w:eastAsiaTheme="majorEastAsia" w:hAnsi="Times" w:cstheme="majorBidi"/>
          <w:sz w:val="24"/>
          <w:szCs w:val="24"/>
        </w:rPr>
        <w:tab/>
      </w:r>
    </w:p>
    <w:p w14:paraId="63709740" w14:textId="77777777" w:rsidR="00F803D1" w:rsidRDefault="00F803D1" w:rsidP="006A14C7">
      <w:pPr>
        <w:tabs>
          <w:tab w:val="left" w:pos="3893"/>
        </w:tabs>
        <w:rPr>
          <w:rFonts w:ascii="Times" w:eastAsiaTheme="majorEastAsia" w:hAnsi="Times" w:cstheme="majorBidi"/>
          <w:sz w:val="24"/>
          <w:szCs w:val="24"/>
        </w:rPr>
      </w:pPr>
    </w:p>
    <w:p w14:paraId="71675959" w14:textId="77777777" w:rsidR="00F803D1" w:rsidRDefault="00F803D1" w:rsidP="006A14C7">
      <w:pPr>
        <w:tabs>
          <w:tab w:val="left" w:pos="3893"/>
        </w:tabs>
        <w:rPr>
          <w:rFonts w:ascii="Times" w:eastAsiaTheme="majorEastAsia" w:hAnsi="Times" w:cstheme="majorBidi"/>
          <w:sz w:val="24"/>
          <w:szCs w:val="24"/>
        </w:rPr>
      </w:pPr>
    </w:p>
    <w:p w14:paraId="0229150E" w14:textId="77777777" w:rsidR="00453729" w:rsidRPr="00CD512E" w:rsidRDefault="00453729" w:rsidP="00453729">
      <w:pPr>
        <w:rPr>
          <w:rStyle w:val="Heading2Char"/>
          <w:rFonts w:ascii="Times" w:hAnsi="Times"/>
          <w:color w:val="auto"/>
          <w:sz w:val="24"/>
          <w:szCs w:val="24"/>
        </w:rPr>
      </w:pPr>
      <w:r w:rsidRPr="00CD512E">
        <w:rPr>
          <w:rStyle w:val="Heading2Char"/>
          <w:rFonts w:ascii="Times" w:hAnsi="Times"/>
          <w:color w:val="auto"/>
          <w:sz w:val="24"/>
          <w:szCs w:val="24"/>
        </w:rPr>
        <w:t>Property</w:t>
      </w:r>
    </w:p>
    <w:p w14:paraId="7D197D5E" w14:textId="77777777" w:rsidR="00453729" w:rsidRDefault="00453729" w:rsidP="0005393E">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39"/>
        <w:gridCol w:w="1801"/>
        <w:gridCol w:w="3277"/>
        <w:gridCol w:w="2999"/>
      </w:tblGrid>
      <w:tr w:rsidR="00453729" w:rsidRPr="00CD512E" w14:paraId="030976E8" w14:textId="77777777" w:rsidTr="00453729">
        <w:trPr>
          <w:trHeight w:val="191"/>
        </w:trPr>
        <w:tc>
          <w:tcPr>
            <w:tcW w:w="959" w:type="dxa"/>
            <w:shd w:val="clear" w:color="auto" w:fill="D9D9D9"/>
          </w:tcPr>
          <w:p w14:paraId="55EB83B3" w14:textId="77777777" w:rsidR="00453729" w:rsidRPr="00CD512E" w:rsidRDefault="00453729" w:rsidP="0005393E">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472840DE" w14:textId="77777777" w:rsidR="00453729" w:rsidRPr="00CD512E" w:rsidRDefault="00453729" w:rsidP="0005393E">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6E4D727E" w14:textId="77777777" w:rsidR="00453729" w:rsidRPr="00CD512E" w:rsidRDefault="00453729" w:rsidP="0005393E">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2C2E308E" w14:textId="77777777" w:rsidR="00453729" w:rsidRPr="00CD512E" w:rsidRDefault="00453729" w:rsidP="0005393E">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453729" w14:paraId="5A24FA56" w14:textId="77777777" w:rsidTr="00453729">
        <w:tc>
          <w:tcPr>
            <w:tcW w:w="959" w:type="dxa"/>
          </w:tcPr>
          <w:p w14:paraId="1D23420E" w14:textId="77777777" w:rsidR="00453729" w:rsidRPr="005064EC" w:rsidRDefault="00453729" w:rsidP="00453729">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1843" w:type="dxa"/>
          </w:tcPr>
          <w:p w14:paraId="6CA9C729" w14:textId="77777777" w:rsidR="00453729" w:rsidRPr="005064EC" w:rsidRDefault="00453729" w:rsidP="00453729">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3358" w:type="dxa"/>
          </w:tcPr>
          <w:p w14:paraId="484A69F4" w14:textId="77777777" w:rsidR="00453729" w:rsidRPr="005064EC" w:rsidRDefault="00453729" w:rsidP="00453729">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w:t>
            </w:r>
          </w:p>
        </w:tc>
        <w:tc>
          <w:tcPr>
            <w:tcW w:w="3082" w:type="dxa"/>
          </w:tcPr>
          <w:p w14:paraId="69CF8B6E" w14:textId="77777777" w:rsidR="00453729" w:rsidRPr="005064EC" w:rsidRDefault="00453729" w:rsidP="00453729">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57A4AD5A" w14:textId="77777777" w:rsidR="00453729" w:rsidRDefault="00453729" w:rsidP="00453729">
      <w:pPr>
        <w:rPr>
          <w:rStyle w:val="Heading2Char"/>
          <w:rFonts w:ascii="Times" w:hAnsi="Times"/>
          <w:color w:val="auto"/>
          <w:sz w:val="24"/>
          <w:szCs w:val="24"/>
        </w:rPr>
      </w:pPr>
    </w:p>
    <w:p w14:paraId="639B360D" w14:textId="77777777" w:rsidR="00453729" w:rsidRPr="00CD512E" w:rsidRDefault="00453729" w:rsidP="00453729">
      <w:pPr>
        <w:rPr>
          <w:rStyle w:val="Heading2Char"/>
          <w:rFonts w:ascii="Times" w:hAnsi="Times"/>
          <w:color w:val="auto"/>
          <w:sz w:val="24"/>
          <w:szCs w:val="24"/>
        </w:rPr>
      </w:pPr>
      <w:r w:rsidRPr="00CD512E">
        <w:rPr>
          <w:rStyle w:val="Heading2Char"/>
          <w:rFonts w:ascii="Times" w:hAnsi="Times"/>
          <w:color w:val="auto"/>
          <w:sz w:val="24"/>
          <w:szCs w:val="24"/>
        </w:rPr>
        <w:t>Method</w:t>
      </w:r>
    </w:p>
    <w:p w14:paraId="54758130" w14:textId="77777777" w:rsidR="00453729" w:rsidRDefault="00453729" w:rsidP="00453729">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876"/>
        <w:gridCol w:w="2429"/>
        <w:gridCol w:w="3005"/>
        <w:gridCol w:w="2706"/>
      </w:tblGrid>
      <w:tr w:rsidR="00453729" w:rsidRPr="00CD512E" w14:paraId="2ED44A10" w14:textId="77777777" w:rsidTr="00453729">
        <w:trPr>
          <w:trHeight w:val="191"/>
        </w:trPr>
        <w:tc>
          <w:tcPr>
            <w:tcW w:w="899" w:type="dxa"/>
            <w:shd w:val="clear" w:color="auto" w:fill="D9D9D9"/>
          </w:tcPr>
          <w:p w14:paraId="3AEA00EE" w14:textId="77777777" w:rsidR="00453729" w:rsidRPr="00CD512E" w:rsidRDefault="00453729" w:rsidP="0005393E">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445" w:type="dxa"/>
            <w:shd w:val="clear" w:color="auto" w:fill="D9D9D9"/>
          </w:tcPr>
          <w:p w14:paraId="3E3272EB" w14:textId="77777777" w:rsidR="00453729" w:rsidRPr="00CD512E" w:rsidRDefault="00453729" w:rsidP="0005393E">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095" w:type="dxa"/>
            <w:shd w:val="clear" w:color="auto" w:fill="D9D9D9"/>
          </w:tcPr>
          <w:p w14:paraId="306F6DA6" w14:textId="77777777" w:rsidR="00453729" w:rsidRPr="00CD512E" w:rsidRDefault="00453729" w:rsidP="0005393E">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803" w:type="dxa"/>
            <w:shd w:val="clear" w:color="auto" w:fill="D9D9D9"/>
          </w:tcPr>
          <w:p w14:paraId="3DCE4FB3" w14:textId="77777777" w:rsidR="00453729" w:rsidRPr="00CD512E" w:rsidRDefault="00453729" w:rsidP="0005393E">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453729" w:rsidRPr="005064EC" w14:paraId="5F807AB0" w14:textId="77777777" w:rsidTr="00453729">
        <w:tc>
          <w:tcPr>
            <w:tcW w:w="899" w:type="dxa"/>
          </w:tcPr>
          <w:p w14:paraId="466D9FF5" w14:textId="09EE2D8E" w:rsidR="00453729" w:rsidRPr="005064EC" w:rsidRDefault="00504CB0" w:rsidP="00453729">
            <w:pPr>
              <w:jc w:val="center"/>
              <w:rPr>
                <w:rStyle w:val="Heading2Char"/>
                <w:rFonts w:ascii="Times" w:hAnsi="Times"/>
                <w:b w:val="0"/>
                <w:color w:val="auto"/>
                <w:sz w:val="24"/>
                <w:szCs w:val="24"/>
              </w:rPr>
            </w:pPr>
            <w:r>
              <w:rPr>
                <w:rStyle w:val="Heading2Char"/>
                <w:rFonts w:ascii="Times" w:hAnsi="Times"/>
                <w:b w:val="0"/>
                <w:color w:val="auto"/>
                <w:sz w:val="24"/>
                <w:szCs w:val="24"/>
              </w:rPr>
              <w:lastRenderedPageBreak/>
              <w:t>1</w:t>
            </w:r>
          </w:p>
        </w:tc>
        <w:tc>
          <w:tcPr>
            <w:tcW w:w="2445" w:type="dxa"/>
          </w:tcPr>
          <w:p w14:paraId="769E6419" w14:textId="60074093" w:rsidR="00453729" w:rsidRPr="005064EC" w:rsidRDefault="0005393E" w:rsidP="00453729">
            <w:pPr>
              <w:rPr>
                <w:rStyle w:val="Heading2Char"/>
                <w:rFonts w:ascii="Times" w:hAnsi="Times"/>
                <w:b w:val="0"/>
                <w:color w:val="auto"/>
                <w:sz w:val="24"/>
                <w:szCs w:val="24"/>
              </w:rPr>
            </w:pPr>
            <w:proofErr w:type="spellStart"/>
            <w:r>
              <w:rPr>
                <w:rStyle w:val="Heading2Char"/>
                <w:rFonts w:ascii="Times" w:hAnsi="Times"/>
                <w:b w:val="0"/>
                <w:color w:val="auto"/>
                <w:sz w:val="24"/>
                <w:szCs w:val="24"/>
              </w:rPr>
              <w:t>make</w:t>
            </w:r>
            <w:r w:rsidR="00453729">
              <w:rPr>
                <w:rStyle w:val="Heading2Char"/>
                <w:rFonts w:ascii="Times" w:hAnsi="Times"/>
                <w:b w:val="0"/>
                <w:color w:val="auto"/>
                <w:sz w:val="24"/>
                <w:szCs w:val="24"/>
              </w:rPr>
              <w:t>Appointment</w:t>
            </w:r>
            <w:proofErr w:type="spellEnd"/>
            <w:r w:rsidR="00453729">
              <w:rPr>
                <w:rStyle w:val="Heading2Char"/>
                <w:rFonts w:ascii="Times" w:hAnsi="Times"/>
                <w:b w:val="0"/>
                <w:color w:val="auto"/>
                <w:sz w:val="24"/>
                <w:szCs w:val="24"/>
              </w:rPr>
              <w:t>()</w:t>
            </w:r>
          </w:p>
        </w:tc>
        <w:tc>
          <w:tcPr>
            <w:tcW w:w="3095" w:type="dxa"/>
          </w:tcPr>
          <w:p w14:paraId="35731B14" w14:textId="2455767B" w:rsidR="00453729" w:rsidRPr="009048D6" w:rsidRDefault="00453729" w:rsidP="0005393E">
            <w:pPr>
              <w:rPr>
                <w:rStyle w:val="Heading2Char"/>
                <w:rFonts w:ascii="Times" w:hAnsi="Times"/>
                <w:b w:val="0"/>
                <w:color w:val="auto"/>
                <w:sz w:val="24"/>
                <w:szCs w:val="24"/>
              </w:rPr>
            </w:pPr>
            <w:r w:rsidRPr="009048D6">
              <w:rPr>
                <w:rFonts w:ascii="Times New Roman" w:hAnsi="Times New Roman" w:cs="Times New Roman"/>
                <w:sz w:val="24"/>
                <w:szCs w:val="24"/>
              </w:rPr>
              <w:t xml:space="preserve">Method uses to </w:t>
            </w:r>
            <w:r w:rsidR="0005393E">
              <w:rPr>
                <w:rFonts w:ascii="Times New Roman" w:hAnsi="Times New Roman" w:cs="Times New Roman"/>
                <w:sz w:val="24"/>
                <w:szCs w:val="24"/>
              </w:rPr>
              <w:t xml:space="preserve">make new appointment for </w:t>
            </w:r>
            <w:proofErr w:type="gramStart"/>
            <w:r w:rsidR="0005393E">
              <w:rPr>
                <w:rFonts w:ascii="Times New Roman" w:hAnsi="Times New Roman" w:cs="Times New Roman"/>
                <w:sz w:val="24"/>
                <w:szCs w:val="24"/>
              </w:rPr>
              <w:t>visitor .</w:t>
            </w:r>
            <w:proofErr w:type="gramEnd"/>
          </w:p>
        </w:tc>
        <w:tc>
          <w:tcPr>
            <w:tcW w:w="2803" w:type="dxa"/>
          </w:tcPr>
          <w:p w14:paraId="1BE29BD2" w14:textId="77777777" w:rsidR="00453729" w:rsidRPr="005064EC" w:rsidRDefault="00453729" w:rsidP="00453729">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453729" w14:paraId="3DCD144C" w14:textId="77777777" w:rsidTr="00453729">
        <w:tblPrEx>
          <w:tblLook w:val="0000" w:firstRow="0" w:lastRow="0" w:firstColumn="0" w:lastColumn="0" w:noHBand="0" w:noVBand="0"/>
        </w:tblPrEx>
        <w:trPr>
          <w:trHeight w:val="620"/>
        </w:trPr>
        <w:tc>
          <w:tcPr>
            <w:tcW w:w="899" w:type="dxa"/>
          </w:tcPr>
          <w:p w14:paraId="5EEFA301" w14:textId="3A4DBFAE" w:rsidR="00453729" w:rsidRPr="003C7AC3" w:rsidRDefault="00504CB0" w:rsidP="00453729">
            <w:pPr>
              <w:ind w:left="108"/>
              <w:jc w:val="center"/>
              <w:rPr>
                <w:rStyle w:val="Heading2Char"/>
                <w:rFonts w:ascii="Times" w:hAnsi="Times"/>
                <w:b w:val="0"/>
                <w:color w:val="auto"/>
                <w:sz w:val="24"/>
                <w:szCs w:val="24"/>
              </w:rPr>
            </w:pPr>
            <w:r>
              <w:rPr>
                <w:rStyle w:val="Heading2Char"/>
                <w:rFonts w:ascii="Times" w:hAnsi="Times"/>
                <w:b w:val="0"/>
                <w:color w:val="auto"/>
                <w:sz w:val="24"/>
                <w:szCs w:val="24"/>
              </w:rPr>
              <w:t>2</w:t>
            </w:r>
          </w:p>
          <w:p w14:paraId="2A4D3AE0" w14:textId="77777777" w:rsidR="00453729" w:rsidRPr="003C7AC3" w:rsidRDefault="00453729" w:rsidP="00504CB0">
            <w:pPr>
              <w:ind w:left="108"/>
              <w:rPr>
                <w:rStyle w:val="Heading2Char"/>
                <w:rFonts w:ascii="Times" w:hAnsi="Times"/>
                <w:b w:val="0"/>
                <w:color w:val="auto"/>
                <w:sz w:val="24"/>
                <w:szCs w:val="24"/>
              </w:rPr>
            </w:pPr>
          </w:p>
        </w:tc>
        <w:tc>
          <w:tcPr>
            <w:tcW w:w="2445" w:type="dxa"/>
          </w:tcPr>
          <w:p w14:paraId="6FD87139" w14:textId="77777777" w:rsidR="00453729" w:rsidRPr="003C7AC3" w:rsidRDefault="00453729" w:rsidP="00453729">
            <w:pPr>
              <w:spacing w:after="200"/>
              <w:rPr>
                <w:rStyle w:val="Heading2Char"/>
                <w:rFonts w:ascii="Times" w:hAnsi="Times"/>
                <w:b w:val="0"/>
                <w:color w:val="auto"/>
                <w:sz w:val="24"/>
                <w:szCs w:val="24"/>
              </w:rPr>
            </w:pPr>
            <w:proofErr w:type="spellStart"/>
            <w:r w:rsidRPr="003C7AC3">
              <w:rPr>
                <w:rStyle w:val="Heading2Char"/>
                <w:rFonts w:ascii="Times" w:hAnsi="Times"/>
                <w:b w:val="0"/>
                <w:color w:val="auto"/>
                <w:sz w:val="24"/>
                <w:szCs w:val="24"/>
              </w:rPr>
              <w:t>editAppointment</w:t>
            </w:r>
            <w:proofErr w:type="spellEnd"/>
            <w:r w:rsidRPr="003C7AC3">
              <w:rPr>
                <w:rStyle w:val="Heading2Char"/>
                <w:rFonts w:ascii="Times" w:hAnsi="Times"/>
                <w:b w:val="0"/>
                <w:color w:val="auto"/>
                <w:sz w:val="24"/>
                <w:szCs w:val="24"/>
              </w:rPr>
              <w:t>()</w:t>
            </w:r>
          </w:p>
          <w:p w14:paraId="5D7C8D58" w14:textId="77777777" w:rsidR="00453729" w:rsidRPr="003C7AC3" w:rsidRDefault="00453729" w:rsidP="00453729">
            <w:pPr>
              <w:rPr>
                <w:rStyle w:val="Heading2Char"/>
                <w:rFonts w:ascii="Times" w:hAnsi="Times"/>
                <w:b w:val="0"/>
                <w:color w:val="auto"/>
                <w:sz w:val="24"/>
                <w:szCs w:val="24"/>
              </w:rPr>
            </w:pPr>
          </w:p>
        </w:tc>
        <w:tc>
          <w:tcPr>
            <w:tcW w:w="3095" w:type="dxa"/>
          </w:tcPr>
          <w:p w14:paraId="0E4749B4" w14:textId="3AC5D46F" w:rsidR="00453729" w:rsidRPr="003C7AC3" w:rsidRDefault="0005393E" w:rsidP="0005393E">
            <w:pPr>
              <w:rPr>
                <w:rStyle w:val="Heading2Char"/>
                <w:rFonts w:ascii="Times" w:hAnsi="Times"/>
                <w:b w:val="0"/>
                <w:color w:val="auto"/>
                <w:sz w:val="24"/>
                <w:szCs w:val="24"/>
              </w:rPr>
            </w:pPr>
            <w:r>
              <w:rPr>
                <w:rStyle w:val="Heading2Char"/>
                <w:rFonts w:ascii="Times" w:hAnsi="Times"/>
                <w:b w:val="0"/>
                <w:color w:val="auto"/>
                <w:sz w:val="24"/>
                <w:szCs w:val="24"/>
              </w:rPr>
              <w:t xml:space="preserve">Method uses to edit the visitor </w:t>
            </w:r>
            <w:r w:rsidR="00453729" w:rsidRPr="003C7AC3">
              <w:rPr>
                <w:rStyle w:val="Heading2Char"/>
                <w:rFonts w:ascii="Times" w:hAnsi="Times"/>
                <w:b w:val="0"/>
                <w:color w:val="auto"/>
                <w:sz w:val="24"/>
                <w:szCs w:val="24"/>
              </w:rPr>
              <w:t>appointment</w:t>
            </w:r>
            <w:r w:rsidR="00453729" w:rsidRPr="009048D6">
              <w:rPr>
                <w:rStyle w:val="Heading2Char"/>
                <w:rFonts w:ascii="Times" w:hAnsi="Times"/>
                <w:b w:val="0"/>
                <w:color w:val="auto"/>
                <w:sz w:val="24"/>
                <w:szCs w:val="24"/>
              </w:rPr>
              <w:t>.</w:t>
            </w:r>
          </w:p>
        </w:tc>
        <w:tc>
          <w:tcPr>
            <w:tcW w:w="2803" w:type="dxa"/>
          </w:tcPr>
          <w:p w14:paraId="5FE344F9" w14:textId="77777777" w:rsidR="00453729" w:rsidRPr="003C7AC3" w:rsidRDefault="00453729" w:rsidP="00453729">
            <w:pPr>
              <w:spacing w:after="200"/>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p w14:paraId="2CD9E258" w14:textId="77777777" w:rsidR="00453729" w:rsidRPr="003C7AC3" w:rsidRDefault="00453729" w:rsidP="00453729">
            <w:pPr>
              <w:jc w:val="center"/>
              <w:rPr>
                <w:rStyle w:val="Heading2Char"/>
                <w:rFonts w:ascii="Times" w:hAnsi="Times"/>
                <w:b w:val="0"/>
                <w:color w:val="auto"/>
                <w:sz w:val="24"/>
                <w:szCs w:val="24"/>
              </w:rPr>
            </w:pPr>
          </w:p>
        </w:tc>
      </w:tr>
      <w:tr w:rsidR="00453729" w14:paraId="7778666A" w14:textId="77777777" w:rsidTr="00453729">
        <w:tblPrEx>
          <w:tblLook w:val="0000" w:firstRow="0" w:lastRow="0" w:firstColumn="0" w:lastColumn="0" w:noHBand="0" w:noVBand="0"/>
        </w:tblPrEx>
        <w:trPr>
          <w:trHeight w:val="400"/>
        </w:trPr>
        <w:tc>
          <w:tcPr>
            <w:tcW w:w="899" w:type="dxa"/>
          </w:tcPr>
          <w:p w14:paraId="323AA4F2" w14:textId="355EAD8A" w:rsidR="00453729" w:rsidRPr="003C7AC3" w:rsidRDefault="0005393E" w:rsidP="00453729">
            <w:pPr>
              <w:ind w:left="108"/>
              <w:jc w:val="center"/>
              <w:rPr>
                <w:rStyle w:val="Heading2Char"/>
                <w:rFonts w:ascii="Times" w:hAnsi="Times"/>
                <w:b w:val="0"/>
                <w:color w:val="auto"/>
                <w:sz w:val="24"/>
                <w:szCs w:val="24"/>
              </w:rPr>
            </w:pPr>
            <w:r>
              <w:rPr>
                <w:rStyle w:val="Heading2Char"/>
                <w:rFonts w:ascii="Times" w:hAnsi="Times"/>
                <w:b w:val="0"/>
                <w:color w:val="auto"/>
                <w:sz w:val="24"/>
                <w:szCs w:val="24"/>
              </w:rPr>
              <w:t>3</w:t>
            </w:r>
          </w:p>
        </w:tc>
        <w:tc>
          <w:tcPr>
            <w:tcW w:w="2445" w:type="dxa"/>
          </w:tcPr>
          <w:p w14:paraId="0ED697E8" w14:textId="667A9D01" w:rsidR="00453729" w:rsidRPr="003C7AC3" w:rsidRDefault="00453729" w:rsidP="00453729">
            <w:pPr>
              <w:rPr>
                <w:rStyle w:val="Heading2Char"/>
                <w:rFonts w:ascii="Times" w:hAnsi="Times"/>
                <w:b w:val="0"/>
                <w:color w:val="auto"/>
                <w:sz w:val="24"/>
                <w:szCs w:val="24"/>
              </w:rPr>
            </w:pPr>
            <w:r>
              <w:rPr>
                <w:rStyle w:val="Heading2Char"/>
                <w:rFonts w:ascii="Times" w:hAnsi="Times"/>
                <w:b w:val="0"/>
                <w:color w:val="auto"/>
                <w:sz w:val="24"/>
                <w:szCs w:val="24"/>
              </w:rPr>
              <w:t>v</w:t>
            </w:r>
            <w:r w:rsidRPr="003C7AC3">
              <w:rPr>
                <w:rStyle w:val="Heading2Char"/>
                <w:rFonts w:ascii="Times" w:hAnsi="Times"/>
                <w:b w:val="0"/>
                <w:color w:val="auto"/>
                <w:sz w:val="24"/>
                <w:szCs w:val="24"/>
              </w:rPr>
              <w:t>iew()</w:t>
            </w:r>
          </w:p>
        </w:tc>
        <w:tc>
          <w:tcPr>
            <w:tcW w:w="3095" w:type="dxa"/>
          </w:tcPr>
          <w:p w14:paraId="598E5767" w14:textId="77777777" w:rsidR="00453729" w:rsidRPr="003C7AC3" w:rsidRDefault="00453729" w:rsidP="00453729">
            <w:pPr>
              <w:rPr>
                <w:rStyle w:val="Heading2Char"/>
                <w:rFonts w:ascii="Times" w:hAnsi="Times"/>
                <w:b w:val="0"/>
                <w:color w:val="auto"/>
                <w:sz w:val="24"/>
                <w:szCs w:val="24"/>
              </w:rPr>
            </w:pPr>
            <w:r w:rsidRPr="003C7AC3">
              <w:rPr>
                <w:rStyle w:val="Heading2Char"/>
                <w:rFonts w:ascii="Times" w:hAnsi="Times"/>
                <w:b w:val="0"/>
                <w:color w:val="auto"/>
                <w:sz w:val="24"/>
                <w:szCs w:val="24"/>
              </w:rPr>
              <w:t xml:space="preserve">Method uses to view any page which allow for </w:t>
            </w:r>
            <w:r>
              <w:rPr>
                <w:rStyle w:val="Heading2Char"/>
                <w:rFonts w:ascii="Times" w:hAnsi="Times"/>
                <w:b w:val="0"/>
                <w:color w:val="auto"/>
                <w:sz w:val="24"/>
                <w:szCs w:val="24"/>
              </w:rPr>
              <w:t>officer</w:t>
            </w:r>
          </w:p>
        </w:tc>
        <w:tc>
          <w:tcPr>
            <w:tcW w:w="2803" w:type="dxa"/>
          </w:tcPr>
          <w:p w14:paraId="44BBE621" w14:textId="77777777" w:rsidR="00453729" w:rsidRPr="003C7AC3" w:rsidRDefault="00453729" w:rsidP="00453729">
            <w:pPr>
              <w:ind w:left="108"/>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bl>
    <w:p w14:paraId="60FDD5F6" w14:textId="77777777" w:rsidR="00453729" w:rsidRDefault="00453729" w:rsidP="00453729">
      <w:pPr>
        <w:ind w:firstLine="720"/>
        <w:rPr>
          <w:rStyle w:val="Heading2Char"/>
          <w:rFonts w:ascii="Times" w:hAnsi="Times"/>
          <w:color w:val="auto"/>
          <w:sz w:val="24"/>
          <w:szCs w:val="24"/>
        </w:rPr>
      </w:pPr>
    </w:p>
    <w:p w14:paraId="0506161D" w14:textId="77777777" w:rsidR="00453729" w:rsidRDefault="00453729" w:rsidP="00453729">
      <w:pPr>
        <w:ind w:firstLine="720"/>
        <w:rPr>
          <w:rStyle w:val="Heading2Char"/>
          <w:rFonts w:ascii="Times" w:hAnsi="Times"/>
          <w:color w:val="auto"/>
          <w:sz w:val="24"/>
          <w:szCs w:val="24"/>
        </w:rPr>
      </w:pPr>
    </w:p>
    <w:p w14:paraId="18BE3858" w14:textId="77777777" w:rsidR="00453729" w:rsidRDefault="00453729" w:rsidP="00453729">
      <w:pPr>
        <w:rPr>
          <w:rStyle w:val="Heading2Char"/>
          <w:rFonts w:ascii="Times" w:hAnsi="Times"/>
          <w:color w:val="auto"/>
          <w:sz w:val="24"/>
          <w:szCs w:val="24"/>
        </w:rPr>
      </w:pPr>
    </w:p>
    <w:p w14:paraId="54845418" w14:textId="77777777" w:rsidR="00453729" w:rsidRDefault="00453729" w:rsidP="00453729">
      <w:pPr>
        <w:rPr>
          <w:rStyle w:val="Heading2Char"/>
          <w:rFonts w:ascii="Times" w:hAnsi="Times"/>
          <w:color w:val="auto"/>
          <w:sz w:val="24"/>
          <w:szCs w:val="24"/>
        </w:rPr>
      </w:pPr>
    </w:p>
    <w:p w14:paraId="739B0B89" w14:textId="77777777" w:rsidR="00453729" w:rsidRDefault="00453729" w:rsidP="00453729">
      <w:pPr>
        <w:rPr>
          <w:rStyle w:val="Heading2Char"/>
          <w:rFonts w:ascii="Times" w:hAnsi="Times"/>
          <w:color w:val="auto"/>
          <w:sz w:val="24"/>
          <w:szCs w:val="24"/>
        </w:rPr>
      </w:pPr>
    </w:p>
    <w:p w14:paraId="1E16796A" w14:textId="77777777" w:rsidR="00453729" w:rsidRDefault="00453729" w:rsidP="00453729">
      <w:pPr>
        <w:rPr>
          <w:rStyle w:val="Heading2Char"/>
          <w:rFonts w:ascii="Times" w:hAnsi="Times"/>
          <w:color w:val="auto"/>
          <w:sz w:val="24"/>
          <w:szCs w:val="24"/>
        </w:rPr>
      </w:pPr>
    </w:p>
    <w:p w14:paraId="5F3C87AF" w14:textId="77777777" w:rsidR="00453729" w:rsidRDefault="00453729" w:rsidP="00453729">
      <w:pPr>
        <w:rPr>
          <w:rStyle w:val="Heading2Char"/>
          <w:rFonts w:ascii="Times" w:hAnsi="Times"/>
          <w:color w:val="auto"/>
          <w:sz w:val="24"/>
          <w:szCs w:val="24"/>
        </w:rPr>
      </w:pPr>
    </w:p>
    <w:p w14:paraId="302E3CE9" w14:textId="77777777" w:rsidR="00453729" w:rsidRDefault="00453729" w:rsidP="00453729">
      <w:pPr>
        <w:rPr>
          <w:rStyle w:val="Heading2Char"/>
          <w:rFonts w:ascii="Times" w:hAnsi="Times"/>
          <w:color w:val="auto"/>
          <w:sz w:val="24"/>
          <w:szCs w:val="24"/>
        </w:rPr>
      </w:pPr>
    </w:p>
    <w:p w14:paraId="78E3858A" w14:textId="77777777" w:rsidR="00453729" w:rsidRDefault="00453729" w:rsidP="00453729">
      <w:pPr>
        <w:rPr>
          <w:rStyle w:val="Heading2Char"/>
          <w:rFonts w:ascii="Times" w:hAnsi="Times"/>
          <w:color w:val="auto"/>
          <w:sz w:val="24"/>
          <w:szCs w:val="24"/>
        </w:rPr>
      </w:pPr>
    </w:p>
    <w:p w14:paraId="4B87099A" w14:textId="77777777" w:rsidR="00453729" w:rsidRDefault="00453729" w:rsidP="00453729">
      <w:pPr>
        <w:rPr>
          <w:rStyle w:val="Heading2Char"/>
          <w:rFonts w:ascii="Times" w:hAnsi="Times"/>
          <w:color w:val="auto"/>
          <w:sz w:val="24"/>
          <w:szCs w:val="24"/>
        </w:rPr>
      </w:pPr>
    </w:p>
    <w:p w14:paraId="16882633" w14:textId="77777777" w:rsidR="00453729" w:rsidRDefault="00453729" w:rsidP="00453729">
      <w:pPr>
        <w:rPr>
          <w:rStyle w:val="Heading2Char"/>
          <w:rFonts w:ascii="Times" w:hAnsi="Times"/>
          <w:color w:val="auto"/>
          <w:sz w:val="24"/>
          <w:szCs w:val="24"/>
        </w:rPr>
      </w:pPr>
    </w:p>
    <w:p w14:paraId="002E306C" w14:textId="77777777" w:rsidR="00453729" w:rsidRDefault="00453729" w:rsidP="00453729">
      <w:pPr>
        <w:rPr>
          <w:rStyle w:val="Heading2Char"/>
          <w:rFonts w:ascii="Times" w:hAnsi="Times"/>
          <w:color w:val="auto"/>
          <w:sz w:val="24"/>
          <w:szCs w:val="24"/>
        </w:rPr>
      </w:pPr>
    </w:p>
    <w:p w14:paraId="07045410" w14:textId="77777777" w:rsidR="00453729" w:rsidRDefault="00453729" w:rsidP="00453729">
      <w:pPr>
        <w:rPr>
          <w:rStyle w:val="Heading2Char"/>
          <w:rFonts w:ascii="Times" w:hAnsi="Times"/>
          <w:color w:val="auto"/>
          <w:sz w:val="24"/>
          <w:szCs w:val="24"/>
        </w:rPr>
      </w:pPr>
    </w:p>
    <w:p w14:paraId="4C199F76" w14:textId="77777777" w:rsidR="00453729" w:rsidRDefault="00453729" w:rsidP="00453729">
      <w:pPr>
        <w:rPr>
          <w:rStyle w:val="Heading2Char"/>
          <w:rFonts w:ascii="Times" w:hAnsi="Times"/>
          <w:color w:val="auto"/>
          <w:sz w:val="24"/>
          <w:szCs w:val="24"/>
        </w:rPr>
      </w:pPr>
    </w:p>
    <w:p w14:paraId="0E075C2F" w14:textId="77777777" w:rsidR="00453729" w:rsidRDefault="00453729" w:rsidP="00453729">
      <w:pPr>
        <w:rPr>
          <w:rStyle w:val="Heading2Char"/>
          <w:rFonts w:ascii="Times" w:hAnsi="Times"/>
          <w:color w:val="auto"/>
          <w:sz w:val="24"/>
          <w:szCs w:val="24"/>
        </w:rPr>
      </w:pPr>
    </w:p>
    <w:p w14:paraId="4B6837F6" w14:textId="77777777" w:rsidR="00453729" w:rsidRDefault="00453729" w:rsidP="00453729">
      <w:pPr>
        <w:rPr>
          <w:rStyle w:val="Heading2Char"/>
          <w:rFonts w:ascii="Times" w:hAnsi="Times"/>
          <w:color w:val="auto"/>
          <w:sz w:val="24"/>
          <w:szCs w:val="24"/>
        </w:rPr>
      </w:pPr>
    </w:p>
    <w:p w14:paraId="1644A043" w14:textId="77777777" w:rsidR="00734BDD" w:rsidRDefault="00734BDD" w:rsidP="00453729">
      <w:pPr>
        <w:rPr>
          <w:rStyle w:val="Heading2Char"/>
          <w:rFonts w:ascii="Times" w:hAnsi="Times"/>
          <w:color w:val="auto"/>
          <w:sz w:val="24"/>
          <w:szCs w:val="24"/>
        </w:rPr>
      </w:pPr>
    </w:p>
    <w:p w14:paraId="61C4F4D1" w14:textId="77777777" w:rsidR="00734BDD" w:rsidRDefault="00734BDD" w:rsidP="00453729">
      <w:pPr>
        <w:rPr>
          <w:rStyle w:val="Heading2Char"/>
          <w:rFonts w:ascii="Times" w:hAnsi="Times"/>
          <w:color w:val="auto"/>
          <w:sz w:val="24"/>
          <w:szCs w:val="24"/>
        </w:rPr>
      </w:pPr>
    </w:p>
    <w:p w14:paraId="5BF0E4E5" w14:textId="77777777" w:rsidR="00734BDD" w:rsidRDefault="00734BDD" w:rsidP="00453729">
      <w:pPr>
        <w:rPr>
          <w:rStyle w:val="Heading2Char"/>
          <w:rFonts w:ascii="Times" w:hAnsi="Times"/>
          <w:color w:val="auto"/>
          <w:sz w:val="24"/>
          <w:szCs w:val="24"/>
        </w:rPr>
      </w:pPr>
    </w:p>
    <w:p w14:paraId="4389FF68" w14:textId="77777777" w:rsidR="00734BDD" w:rsidRDefault="00734BDD" w:rsidP="00453729">
      <w:pPr>
        <w:rPr>
          <w:rStyle w:val="Heading2Char"/>
          <w:rFonts w:ascii="Times" w:hAnsi="Times"/>
          <w:color w:val="auto"/>
          <w:sz w:val="24"/>
          <w:szCs w:val="24"/>
        </w:rPr>
      </w:pPr>
    </w:p>
    <w:p w14:paraId="535F03CF" w14:textId="28A8D934" w:rsidR="00F803D1" w:rsidRDefault="00F803D1" w:rsidP="00453729">
      <w:pPr>
        <w:rPr>
          <w:rStyle w:val="Heading2Char"/>
          <w:rFonts w:ascii="Times" w:hAnsi="Times"/>
          <w:color w:val="auto"/>
          <w:sz w:val="24"/>
          <w:szCs w:val="24"/>
        </w:rPr>
      </w:pPr>
      <w:r>
        <w:rPr>
          <w:rStyle w:val="Heading2Char"/>
          <w:rFonts w:ascii="Times" w:hAnsi="Times"/>
          <w:color w:val="auto"/>
          <w:sz w:val="24"/>
          <w:szCs w:val="24"/>
        </w:rPr>
        <w:t>CD-08</w:t>
      </w:r>
      <w:proofErr w:type="gramStart"/>
      <w:r>
        <w:rPr>
          <w:rStyle w:val="Heading2Char"/>
          <w:rFonts w:ascii="Times" w:hAnsi="Times"/>
          <w:color w:val="auto"/>
          <w:sz w:val="24"/>
          <w:szCs w:val="24"/>
        </w:rPr>
        <w:t>,URS</w:t>
      </w:r>
      <w:proofErr w:type="gramEnd"/>
    </w:p>
    <w:p w14:paraId="7F2200AD" w14:textId="21962961" w:rsidR="00F803D1" w:rsidRDefault="00F803D1" w:rsidP="00F803D1">
      <w:pPr>
        <w:rPr>
          <w:rStyle w:val="Heading2Char"/>
          <w:rFonts w:ascii="Times" w:hAnsi="Times"/>
          <w:color w:val="auto"/>
          <w:sz w:val="24"/>
          <w:szCs w:val="24"/>
        </w:rPr>
      </w:pPr>
      <w:r>
        <w:rPr>
          <w:rStyle w:val="Heading2Char"/>
          <w:rFonts w:ascii="Times" w:hAnsi="Times"/>
          <w:color w:val="auto"/>
          <w:sz w:val="24"/>
          <w:szCs w:val="24"/>
        </w:rPr>
        <w:t xml:space="preserve">Class name: </w:t>
      </w:r>
      <w:proofErr w:type="spellStart"/>
      <w:r>
        <w:rPr>
          <w:rStyle w:val="Heading2Char"/>
          <w:rFonts w:ascii="Times" w:hAnsi="Times"/>
          <w:color w:val="auto"/>
          <w:sz w:val="24"/>
          <w:szCs w:val="24"/>
        </w:rPr>
        <w:t>Visitor_</w:t>
      </w:r>
      <w:commentRangeStart w:id="44"/>
      <w:r>
        <w:rPr>
          <w:rStyle w:val="Heading2Char"/>
          <w:rFonts w:ascii="Times" w:hAnsi="Times"/>
          <w:color w:val="auto"/>
          <w:sz w:val="24"/>
          <w:szCs w:val="24"/>
        </w:rPr>
        <w:t>Controller</w:t>
      </w:r>
      <w:commentRangeEnd w:id="44"/>
      <w:proofErr w:type="spellEnd"/>
      <w:r w:rsidR="004F5492">
        <w:rPr>
          <w:rStyle w:val="CommentReference"/>
          <w:rFonts w:cs="Cordia New"/>
        </w:rPr>
        <w:commentReference w:id="44"/>
      </w:r>
    </w:p>
    <w:p w14:paraId="19F47CA8" w14:textId="08243CB6" w:rsidR="00F803D1" w:rsidRDefault="00734BDD" w:rsidP="006A14C7">
      <w:pPr>
        <w:tabs>
          <w:tab w:val="left" w:pos="3893"/>
        </w:tabs>
        <w:rPr>
          <w:rFonts w:ascii="Times" w:eastAsiaTheme="majorEastAsia" w:hAnsi="Times" w:cstheme="majorBidi"/>
          <w:sz w:val="24"/>
          <w:szCs w:val="24"/>
        </w:rPr>
      </w:pPr>
      <w:r>
        <w:rPr>
          <w:rFonts w:ascii="Times" w:eastAsiaTheme="majorEastAsia" w:hAnsi="Times" w:cstheme="majorBidi"/>
          <w:noProof/>
          <w:sz w:val="24"/>
          <w:szCs w:val="24"/>
          <w:lang w:eastAsia="ko-KR"/>
        </w:rPr>
        <w:drawing>
          <wp:anchor distT="0" distB="0" distL="114300" distR="114300" simplePos="0" relativeHeight="251689984" behindDoc="0" locked="0" layoutInCell="1" allowOverlap="1" wp14:anchorId="2A1330CD" wp14:editId="7139CE35">
            <wp:simplePos x="0" y="0"/>
            <wp:positionH relativeFrom="column">
              <wp:posOffset>1828800</wp:posOffset>
            </wp:positionH>
            <wp:positionV relativeFrom="paragraph">
              <wp:posOffset>167005</wp:posOffset>
            </wp:positionV>
            <wp:extent cx="1854200" cy="9652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or_Controller.jpg"/>
                    <pic:cNvPicPr/>
                  </pic:nvPicPr>
                  <pic:blipFill>
                    <a:blip r:embed="rId19">
                      <a:extLst>
                        <a:ext uri="{28A0092B-C50C-407E-A947-70E740481C1C}">
                          <a14:useLocalDpi xmlns:a14="http://schemas.microsoft.com/office/drawing/2010/main" val="0"/>
                        </a:ext>
                      </a:extLst>
                    </a:blip>
                    <a:stretch>
                      <a:fillRect/>
                    </a:stretch>
                  </pic:blipFill>
                  <pic:spPr>
                    <a:xfrm>
                      <a:off x="0" y="0"/>
                      <a:ext cx="1854200" cy="965200"/>
                    </a:xfrm>
                    <a:prstGeom prst="rect">
                      <a:avLst/>
                    </a:prstGeom>
                  </pic:spPr>
                </pic:pic>
              </a:graphicData>
            </a:graphic>
            <wp14:sizeRelH relativeFrom="page">
              <wp14:pctWidth>0</wp14:pctWidth>
            </wp14:sizeRelH>
            <wp14:sizeRelV relativeFrom="page">
              <wp14:pctHeight>0</wp14:pctHeight>
            </wp14:sizeRelV>
          </wp:anchor>
        </w:drawing>
      </w:r>
    </w:p>
    <w:p w14:paraId="0F6696EF" w14:textId="3B8C1591" w:rsidR="00F803D1" w:rsidRDefault="00F803D1" w:rsidP="006A14C7">
      <w:pPr>
        <w:tabs>
          <w:tab w:val="left" w:pos="3893"/>
        </w:tabs>
        <w:rPr>
          <w:rFonts w:ascii="Times" w:eastAsiaTheme="majorEastAsia" w:hAnsi="Times" w:cstheme="majorBidi"/>
          <w:sz w:val="24"/>
          <w:szCs w:val="24"/>
        </w:rPr>
      </w:pPr>
    </w:p>
    <w:p w14:paraId="41CA59BB" w14:textId="77777777" w:rsidR="00F803D1" w:rsidRPr="00F803D1" w:rsidRDefault="00F803D1" w:rsidP="00F803D1">
      <w:pPr>
        <w:rPr>
          <w:rFonts w:ascii="Times" w:eastAsiaTheme="majorEastAsia" w:hAnsi="Times" w:cstheme="majorBidi"/>
          <w:sz w:val="24"/>
          <w:szCs w:val="24"/>
        </w:rPr>
      </w:pPr>
    </w:p>
    <w:p w14:paraId="7E8F8C21" w14:textId="77777777" w:rsidR="00F803D1" w:rsidRPr="00F803D1" w:rsidRDefault="00F803D1" w:rsidP="00F803D1">
      <w:pPr>
        <w:rPr>
          <w:rFonts w:ascii="Times" w:eastAsiaTheme="majorEastAsia" w:hAnsi="Times" w:cstheme="majorBidi"/>
          <w:sz w:val="24"/>
          <w:szCs w:val="24"/>
        </w:rPr>
      </w:pPr>
    </w:p>
    <w:p w14:paraId="687BF533" w14:textId="77777777" w:rsidR="00F803D1" w:rsidRPr="00F803D1" w:rsidRDefault="00F803D1" w:rsidP="00F803D1">
      <w:pPr>
        <w:rPr>
          <w:rFonts w:ascii="Times" w:eastAsiaTheme="majorEastAsia" w:hAnsi="Times" w:cstheme="majorBidi"/>
          <w:sz w:val="24"/>
          <w:szCs w:val="24"/>
        </w:rPr>
      </w:pPr>
    </w:p>
    <w:p w14:paraId="57C504AB" w14:textId="77777777" w:rsidR="00F803D1" w:rsidRPr="00F803D1" w:rsidRDefault="00F803D1" w:rsidP="00F803D1">
      <w:pPr>
        <w:rPr>
          <w:rFonts w:ascii="Times" w:eastAsiaTheme="majorEastAsia" w:hAnsi="Times" w:cstheme="majorBidi"/>
          <w:sz w:val="24"/>
          <w:szCs w:val="24"/>
        </w:rPr>
      </w:pPr>
    </w:p>
    <w:p w14:paraId="09807420" w14:textId="77777777" w:rsidR="00F803D1" w:rsidRPr="00F803D1" w:rsidRDefault="00F803D1" w:rsidP="00F803D1">
      <w:pPr>
        <w:rPr>
          <w:rFonts w:ascii="Times" w:eastAsiaTheme="majorEastAsia" w:hAnsi="Times" w:cstheme="majorBidi"/>
          <w:sz w:val="24"/>
          <w:szCs w:val="24"/>
        </w:rPr>
      </w:pPr>
    </w:p>
    <w:p w14:paraId="635450A1" w14:textId="77777777" w:rsidR="00F803D1" w:rsidRPr="00F803D1" w:rsidRDefault="00F803D1" w:rsidP="00F803D1">
      <w:pPr>
        <w:rPr>
          <w:rFonts w:ascii="Times" w:eastAsiaTheme="majorEastAsia" w:hAnsi="Times" w:cstheme="majorBidi"/>
          <w:sz w:val="24"/>
          <w:szCs w:val="24"/>
        </w:rPr>
      </w:pPr>
    </w:p>
    <w:p w14:paraId="4F920E14" w14:textId="77777777" w:rsidR="00453729" w:rsidRPr="00CD512E" w:rsidRDefault="00453729" w:rsidP="00453729">
      <w:pPr>
        <w:rPr>
          <w:rStyle w:val="Heading2Char"/>
          <w:rFonts w:ascii="Times" w:hAnsi="Times"/>
          <w:color w:val="auto"/>
          <w:sz w:val="24"/>
          <w:szCs w:val="24"/>
        </w:rPr>
      </w:pPr>
      <w:r w:rsidRPr="00CD512E">
        <w:rPr>
          <w:rStyle w:val="Heading2Char"/>
          <w:rFonts w:ascii="Times" w:hAnsi="Times"/>
          <w:color w:val="auto"/>
          <w:sz w:val="24"/>
          <w:szCs w:val="24"/>
        </w:rPr>
        <w:t>Property</w:t>
      </w:r>
    </w:p>
    <w:p w14:paraId="3133006A" w14:textId="77777777" w:rsidR="00453729" w:rsidRDefault="00453729" w:rsidP="00453729">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39"/>
        <w:gridCol w:w="1801"/>
        <w:gridCol w:w="3277"/>
        <w:gridCol w:w="2999"/>
      </w:tblGrid>
      <w:tr w:rsidR="00453729" w:rsidRPr="00CD512E" w14:paraId="04BE6443" w14:textId="77777777" w:rsidTr="00453729">
        <w:trPr>
          <w:trHeight w:val="191"/>
        </w:trPr>
        <w:tc>
          <w:tcPr>
            <w:tcW w:w="959" w:type="dxa"/>
            <w:shd w:val="clear" w:color="auto" w:fill="D9D9D9"/>
          </w:tcPr>
          <w:p w14:paraId="0CA3B29C" w14:textId="77777777" w:rsidR="00453729" w:rsidRPr="00CD512E" w:rsidRDefault="00453729" w:rsidP="00734BDD">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7F07C4D0" w14:textId="77777777" w:rsidR="00453729" w:rsidRPr="00CD512E" w:rsidRDefault="00453729" w:rsidP="00734BDD">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68165DF7" w14:textId="77777777" w:rsidR="00453729" w:rsidRPr="00CD512E" w:rsidRDefault="00453729" w:rsidP="00734BDD">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3D1FB70E" w14:textId="77777777" w:rsidR="00453729" w:rsidRPr="00CD512E" w:rsidRDefault="00453729" w:rsidP="00734BDD">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453729" w14:paraId="02F00E7D" w14:textId="77777777" w:rsidTr="00453729">
        <w:tc>
          <w:tcPr>
            <w:tcW w:w="959" w:type="dxa"/>
          </w:tcPr>
          <w:p w14:paraId="17191F75" w14:textId="77777777" w:rsidR="00453729" w:rsidRPr="005064EC" w:rsidRDefault="00453729" w:rsidP="00453729">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1843" w:type="dxa"/>
          </w:tcPr>
          <w:p w14:paraId="39D87910" w14:textId="77777777" w:rsidR="00453729" w:rsidRPr="005064EC" w:rsidRDefault="00453729" w:rsidP="00453729">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3358" w:type="dxa"/>
          </w:tcPr>
          <w:p w14:paraId="40A91F13" w14:textId="77777777" w:rsidR="00453729" w:rsidRPr="005064EC" w:rsidRDefault="00453729" w:rsidP="00453729">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w:t>
            </w:r>
          </w:p>
        </w:tc>
        <w:tc>
          <w:tcPr>
            <w:tcW w:w="3082" w:type="dxa"/>
          </w:tcPr>
          <w:p w14:paraId="3319E196" w14:textId="77777777" w:rsidR="00453729" w:rsidRPr="005064EC" w:rsidRDefault="00453729" w:rsidP="00453729">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4E688077" w14:textId="77777777" w:rsidR="00453729" w:rsidRDefault="00453729" w:rsidP="00453729">
      <w:pPr>
        <w:rPr>
          <w:rStyle w:val="Heading2Char"/>
          <w:rFonts w:ascii="Times" w:hAnsi="Times"/>
          <w:color w:val="auto"/>
          <w:sz w:val="24"/>
          <w:szCs w:val="24"/>
        </w:rPr>
      </w:pPr>
    </w:p>
    <w:p w14:paraId="1A1531C6" w14:textId="77777777" w:rsidR="00453729" w:rsidRPr="00CD512E" w:rsidRDefault="00453729" w:rsidP="00453729">
      <w:pPr>
        <w:rPr>
          <w:rStyle w:val="Heading2Char"/>
          <w:rFonts w:ascii="Times" w:hAnsi="Times"/>
          <w:color w:val="auto"/>
          <w:sz w:val="24"/>
          <w:szCs w:val="24"/>
        </w:rPr>
      </w:pPr>
      <w:r w:rsidRPr="00CD512E">
        <w:rPr>
          <w:rStyle w:val="Heading2Char"/>
          <w:rFonts w:ascii="Times" w:hAnsi="Times"/>
          <w:color w:val="auto"/>
          <w:sz w:val="24"/>
          <w:szCs w:val="24"/>
        </w:rPr>
        <w:lastRenderedPageBreak/>
        <w:t>Method</w:t>
      </w:r>
    </w:p>
    <w:p w14:paraId="3A23298F" w14:textId="77777777" w:rsidR="00453729" w:rsidRDefault="00453729" w:rsidP="00453729">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876"/>
        <w:gridCol w:w="2429"/>
        <w:gridCol w:w="3005"/>
        <w:gridCol w:w="2706"/>
      </w:tblGrid>
      <w:tr w:rsidR="00453729" w:rsidRPr="00CD512E" w14:paraId="4A50ECE2" w14:textId="77777777" w:rsidTr="00453729">
        <w:trPr>
          <w:trHeight w:val="191"/>
        </w:trPr>
        <w:tc>
          <w:tcPr>
            <w:tcW w:w="899" w:type="dxa"/>
            <w:shd w:val="clear" w:color="auto" w:fill="D9D9D9"/>
          </w:tcPr>
          <w:p w14:paraId="71FE285D" w14:textId="77777777" w:rsidR="00453729" w:rsidRPr="00CD512E" w:rsidRDefault="00453729" w:rsidP="00734BDD">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445" w:type="dxa"/>
            <w:shd w:val="clear" w:color="auto" w:fill="D9D9D9"/>
          </w:tcPr>
          <w:p w14:paraId="3E5F7AAF" w14:textId="77777777" w:rsidR="00453729" w:rsidRPr="00CD512E" w:rsidRDefault="00453729" w:rsidP="00734BDD">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095" w:type="dxa"/>
            <w:shd w:val="clear" w:color="auto" w:fill="D9D9D9"/>
          </w:tcPr>
          <w:p w14:paraId="6FF27200" w14:textId="77777777" w:rsidR="00453729" w:rsidRPr="00CD512E" w:rsidRDefault="00453729" w:rsidP="00734BDD">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803" w:type="dxa"/>
            <w:shd w:val="clear" w:color="auto" w:fill="D9D9D9"/>
          </w:tcPr>
          <w:p w14:paraId="430C4F74" w14:textId="77777777" w:rsidR="00453729" w:rsidRPr="00CD512E" w:rsidRDefault="00453729" w:rsidP="00734BDD">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734BDD" w:rsidRPr="005064EC" w14:paraId="583435FF" w14:textId="77777777" w:rsidTr="00453729">
        <w:tc>
          <w:tcPr>
            <w:tcW w:w="899" w:type="dxa"/>
          </w:tcPr>
          <w:p w14:paraId="1D9C687B" w14:textId="483B7501" w:rsidR="00734BDD" w:rsidRPr="005064EC" w:rsidRDefault="00734BDD" w:rsidP="00453729">
            <w:pPr>
              <w:jc w:val="center"/>
              <w:rPr>
                <w:rStyle w:val="Heading2Char"/>
                <w:rFonts w:ascii="Times" w:hAnsi="Times"/>
                <w:b w:val="0"/>
                <w:color w:val="auto"/>
                <w:sz w:val="24"/>
                <w:szCs w:val="24"/>
              </w:rPr>
            </w:pPr>
            <w:r>
              <w:rPr>
                <w:rStyle w:val="Heading2Char"/>
                <w:rFonts w:ascii="Times" w:hAnsi="Times"/>
                <w:b w:val="0"/>
                <w:color w:val="auto"/>
                <w:sz w:val="24"/>
                <w:szCs w:val="24"/>
              </w:rPr>
              <w:t>1</w:t>
            </w:r>
          </w:p>
        </w:tc>
        <w:tc>
          <w:tcPr>
            <w:tcW w:w="2445" w:type="dxa"/>
          </w:tcPr>
          <w:p w14:paraId="1460EA03" w14:textId="44BACF9B" w:rsidR="00734BDD" w:rsidRPr="005064EC" w:rsidRDefault="00734BDD" w:rsidP="00453729">
            <w:pPr>
              <w:rPr>
                <w:rStyle w:val="Heading2Char"/>
                <w:rFonts w:ascii="Times" w:hAnsi="Times"/>
                <w:b w:val="0"/>
                <w:color w:val="auto"/>
                <w:sz w:val="24"/>
                <w:szCs w:val="24"/>
              </w:rPr>
            </w:pPr>
            <w:proofErr w:type="spellStart"/>
            <w:r>
              <w:rPr>
                <w:rStyle w:val="Heading2Char"/>
                <w:rFonts w:ascii="Times" w:hAnsi="Times"/>
                <w:b w:val="0"/>
                <w:color w:val="auto"/>
                <w:sz w:val="24"/>
                <w:szCs w:val="24"/>
              </w:rPr>
              <w:t>makeAppointment</w:t>
            </w:r>
            <w:proofErr w:type="spellEnd"/>
            <w:r>
              <w:rPr>
                <w:rStyle w:val="Heading2Char"/>
                <w:rFonts w:ascii="Times" w:hAnsi="Times"/>
                <w:b w:val="0"/>
                <w:color w:val="auto"/>
                <w:sz w:val="24"/>
                <w:szCs w:val="24"/>
              </w:rPr>
              <w:t>()</w:t>
            </w:r>
          </w:p>
        </w:tc>
        <w:tc>
          <w:tcPr>
            <w:tcW w:w="3095" w:type="dxa"/>
          </w:tcPr>
          <w:p w14:paraId="64FE38D3" w14:textId="2304813B" w:rsidR="00734BDD" w:rsidRPr="009048D6" w:rsidRDefault="00734BDD" w:rsidP="00453729">
            <w:pPr>
              <w:rPr>
                <w:rStyle w:val="Heading2Char"/>
                <w:rFonts w:ascii="Times" w:hAnsi="Times"/>
                <w:b w:val="0"/>
                <w:color w:val="auto"/>
                <w:sz w:val="24"/>
                <w:szCs w:val="24"/>
              </w:rPr>
            </w:pPr>
            <w:r w:rsidRPr="009048D6">
              <w:rPr>
                <w:rFonts w:ascii="Times New Roman" w:hAnsi="Times New Roman" w:cs="Times New Roman"/>
                <w:sz w:val="24"/>
                <w:szCs w:val="24"/>
              </w:rPr>
              <w:t xml:space="preserve">Method uses to </w:t>
            </w:r>
            <w:r>
              <w:rPr>
                <w:rFonts w:ascii="Times New Roman" w:hAnsi="Times New Roman" w:cs="Times New Roman"/>
                <w:sz w:val="24"/>
                <w:szCs w:val="24"/>
              </w:rPr>
              <w:t xml:space="preserve">make new appointment for </w:t>
            </w:r>
            <w:proofErr w:type="gramStart"/>
            <w:r>
              <w:rPr>
                <w:rFonts w:ascii="Times New Roman" w:hAnsi="Times New Roman" w:cs="Times New Roman"/>
                <w:sz w:val="24"/>
                <w:szCs w:val="24"/>
              </w:rPr>
              <w:t>visitor .</w:t>
            </w:r>
            <w:proofErr w:type="gramEnd"/>
          </w:p>
        </w:tc>
        <w:tc>
          <w:tcPr>
            <w:tcW w:w="2803" w:type="dxa"/>
          </w:tcPr>
          <w:p w14:paraId="07D6D84A" w14:textId="3883E1F1" w:rsidR="00734BDD" w:rsidRPr="005064EC" w:rsidRDefault="00734BDD" w:rsidP="00453729">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734BDD" w14:paraId="6F486D88" w14:textId="77777777" w:rsidTr="00453729">
        <w:tblPrEx>
          <w:tblLook w:val="0000" w:firstRow="0" w:lastRow="0" w:firstColumn="0" w:lastColumn="0" w:noHBand="0" w:noVBand="0"/>
        </w:tblPrEx>
        <w:trPr>
          <w:trHeight w:val="620"/>
        </w:trPr>
        <w:tc>
          <w:tcPr>
            <w:tcW w:w="899" w:type="dxa"/>
          </w:tcPr>
          <w:p w14:paraId="367FB24B" w14:textId="77777777" w:rsidR="00734BDD" w:rsidRPr="003C7AC3" w:rsidRDefault="00734BDD" w:rsidP="002B2ECD">
            <w:pPr>
              <w:ind w:left="108"/>
              <w:jc w:val="center"/>
              <w:rPr>
                <w:rStyle w:val="Heading2Char"/>
                <w:rFonts w:ascii="Times" w:hAnsi="Times"/>
                <w:b w:val="0"/>
                <w:color w:val="auto"/>
                <w:sz w:val="24"/>
                <w:szCs w:val="24"/>
              </w:rPr>
            </w:pPr>
            <w:r>
              <w:rPr>
                <w:rStyle w:val="Heading2Char"/>
                <w:rFonts w:ascii="Times" w:hAnsi="Times"/>
                <w:b w:val="0"/>
                <w:color w:val="auto"/>
                <w:sz w:val="24"/>
                <w:szCs w:val="24"/>
              </w:rPr>
              <w:t>2</w:t>
            </w:r>
          </w:p>
          <w:p w14:paraId="671C5326" w14:textId="77777777" w:rsidR="00734BDD" w:rsidRPr="003C7AC3" w:rsidRDefault="00734BDD" w:rsidP="00453729">
            <w:pPr>
              <w:ind w:left="108"/>
              <w:jc w:val="center"/>
              <w:rPr>
                <w:rStyle w:val="Heading2Char"/>
                <w:rFonts w:ascii="Times" w:hAnsi="Times"/>
                <w:b w:val="0"/>
                <w:color w:val="auto"/>
                <w:sz w:val="24"/>
                <w:szCs w:val="24"/>
              </w:rPr>
            </w:pPr>
          </w:p>
        </w:tc>
        <w:tc>
          <w:tcPr>
            <w:tcW w:w="2445" w:type="dxa"/>
          </w:tcPr>
          <w:p w14:paraId="5BE7B59F" w14:textId="77777777" w:rsidR="00734BDD" w:rsidRPr="003C7AC3" w:rsidRDefault="00734BDD" w:rsidP="002B2ECD">
            <w:pPr>
              <w:spacing w:after="200"/>
              <w:rPr>
                <w:rStyle w:val="Heading2Char"/>
                <w:rFonts w:ascii="Times" w:hAnsi="Times"/>
                <w:b w:val="0"/>
                <w:color w:val="auto"/>
                <w:sz w:val="24"/>
                <w:szCs w:val="24"/>
              </w:rPr>
            </w:pPr>
            <w:proofErr w:type="spellStart"/>
            <w:r w:rsidRPr="003C7AC3">
              <w:rPr>
                <w:rStyle w:val="Heading2Char"/>
                <w:rFonts w:ascii="Times" w:hAnsi="Times"/>
                <w:b w:val="0"/>
                <w:color w:val="auto"/>
                <w:sz w:val="24"/>
                <w:szCs w:val="24"/>
              </w:rPr>
              <w:t>editAppointment</w:t>
            </w:r>
            <w:proofErr w:type="spellEnd"/>
            <w:r w:rsidRPr="003C7AC3">
              <w:rPr>
                <w:rStyle w:val="Heading2Char"/>
                <w:rFonts w:ascii="Times" w:hAnsi="Times"/>
                <w:b w:val="0"/>
                <w:color w:val="auto"/>
                <w:sz w:val="24"/>
                <w:szCs w:val="24"/>
              </w:rPr>
              <w:t>()</w:t>
            </w:r>
          </w:p>
          <w:p w14:paraId="7D86AFEB" w14:textId="77777777" w:rsidR="00734BDD" w:rsidRPr="003C7AC3" w:rsidRDefault="00734BDD" w:rsidP="00453729">
            <w:pPr>
              <w:rPr>
                <w:rStyle w:val="Heading2Char"/>
                <w:rFonts w:ascii="Times" w:hAnsi="Times"/>
                <w:b w:val="0"/>
                <w:color w:val="auto"/>
                <w:sz w:val="24"/>
                <w:szCs w:val="24"/>
              </w:rPr>
            </w:pPr>
          </w:p>
        </w:tc>
        <w:tc>
          <w:tcPr>
            <w:tcW w:w="3095" w:type="dxa"/>
          </w:tcPr>
          <w:p w14:paraId="3317D49D" w14:textId="2DAD1BE1" w:rsidR="00734BDD" w:rsidRPr="003C7AC3" w:rsidRDefault="00734BDD" w:rsidP="00453729">
            <w:pPr>
              <w:rPr>
                <w:rStyle w:val="Heading2Char"/>
                <w:rFonts w:ascii="Times" w:hAnsi="Times"/>
                <w:b w:val="0"/>
                <w:color w:val="auto"/>
                <w:sz w:val="24"/>
                <w:szCs w:val="24"/>
              </w:rPr>
            </w:pPr>
            <w:r>
              <w:rPr>
                <w:rStyle w:val="Heading2Char"/>
                <w:rFonts w:ascii="Times" w:hAnsi="Times"/>
                <w:b w:val="0"/>
                <w:color w:val="auto"/>
                <w:sz w:val="24"/>
                <w:szCs w:val="24"/>
              </w:rPr>
              <w:t xml:space="preserve">Method uses to edit the visitor </w:t>
            </w:r>
            <w:r w:rsidRPr="003C7AC3">
              <w:rPr>
                <w:rStyle w:val="Heading2Char"/>
                <w:rFonts w:ascii="Times" w:hAnsi="Times"/>
                <w:b w:val="0"/>
                <w:color w:val="auto"/>
                <w:sz w:val="24"/>
                <w:szCs w:val="24"/>
              </w:rPr>
              <w:t>appointment</w:t>
            </w:r>
            <w:r w:rsidRPr="009048D6">
              <w:rPr>
                <w:rStyle w:val="Heading2Char"/>
                <w:rFonts w:ascii="Times" w:hAnsi="Times"/>
                <w:b w:val="0"/>
                <w:color w:val="auto"/>
                <w:sz w:val="24"/>
                <w:szCs w:val="24"/>
              </w:rPr>
              <w:t>.</w:t>
            </w:r>
          </w:p>
        </w:tc>
        <w:tc>
          <w:tcPr>
            <w:tcW w:w="2803" w:type="dxa"/>
          </w:tcPr>
          <w:p w14:paraId="65134201" w14:textId="77777777" w:rsidR="00734BDD" w:rsidRPr="003C7AC3" w:rsidRDefault="00734BDD" w:rsidP="002B2ECD">
            <w:pPr>
              <w:spacing w:after="200"/>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p w14:paraId="3F9C6E83" w14:textId="77777777" w:rsidR="00734BDD" w:rsidRPr="003C7AC3" w:rsidRDefault="00734BDD" w:rsidP="00453729">
            <w:pPr>
              <w:jc w:val="center"/>
              <w:rPr>
                <w:rStyle w:val="Heading2Char"/>
                <w:rFonts w:ascii="Times" w:hAnsi="Times"/>
                <w:b w:val="0"/>
                <w:color w:val="auto"/>
                <w:sz w:val="24"/>
                <w:szCs w:val="24"/>
              </w:rPr>
            </w:pPr>
          </w:p>
        </w:tc>
      </w:tr>
      <w:tr w:rsidR="00734BDD" w14:paraId="6F50C91C" w14:textId="77777777" w:rsidTr="00453729">
        <w:tblPrEx>
          <w:tblLook w:val="0000" w:firstRow="0" w:lastRow="0" w:firstColumn="0" w:lastColumn="0" w:noHBand="0" w:noVBand="0"/>
        </w:tblPrEx>
        <w:trPr>
          <w:trHeight w:val="120"/>
        </w:trPr>
        <w:tc>
          <w:tcPr>
            <w:tcW w:w="899" w:type="dxa"/>
          </w:tcPr>
          <w:p w14:paraId="489EE15C" w14:textId="328BE1B0" w:rsidR="00734BDD" w:rsidRPr="003C7AC3" w:rsidRDefault="00734BDD" w:rsidP="00453729">
            <w:pPr>
              <w:ind w:left="108"/>
              <w:jc w:val="center"/>
              <w:rPr>
                <w:rStyle w:val="Heading2Char"/>
                <w:rFonts w:ascii="Times" w:hAnsi="Times"/>
                <w:b w:val="0"/>
                <w:color w:val="auto"/>
                <w:sz w:val="24"/>
                <w:szCs w:val="24"/>
              </w:rPr>
            </w:pPr>
            <w:r>
              <w:rPr>
                <w:rStyle w:val="Heading2Char"/>
                <w:rFonts w:ascii="Times" w:hAnsi="Times"/>
                <w:b w:val="0"/>
                <w:color w:val="auto"/>
                <w:sz w:val="24"/>
                <w:szCs w:val="24"/>
              </w:rPr>
              <w:t>3</w:t>
            </w:r>
          </w:p>
        </w:tc>
        <w:tc>
          <w:tcPr>
            <w:tcW w:w="2445" w:type="dxa"/>
          </w:tcPr>
          <w:p w14:paraId="12385014" w14:textId="1D2A74FA" w:rsidR="00734BDD" w:rsidRPr="003C7AC3" w:rsidRDefault="00734BDD" w:rsidP="00453729">
            <w:pPr>
              <w:rPr>
                <w:rStyle w:val="Heading2Char"/>
                <w:rFonts w:ascii="Times" w:hAnsi="Times"/>
                <w:b w:val="0"/>
                <w:color w:val="auto"/>
                <w:sz w:val="24"/>
                <w:szCs w:val="24"/>
              </w:rPr>
            </w:pPr>
            <w:r>
              <w:rPr>
                <w:rStyle w:val="Heading2Char"/>
                <w:rFonts w:ascii="Times" w:hAnsi="Times"/>
                <w:b w:val="0"/>
                <w:color w:val="auto"/>
                <w:sz w:val="24"/>
                <w:szCs w:val="24"/>
              </w:rPr>
              <w:t>v</w:t>
            </w:r>
            <w:r w:rsidRPr="003C7AC3">
              <w:rPr>
                <w:rStyle w:val="Heading2Char"/>
                <w:rFonts w:ascii="Times" w:hAnsi="Times"/>
                <w:b w:val="0"/>
                <w:color w:val="auto"/>
                <w:sz w:val="24"/>
                <w:szCs w:val="24"/>
              </w:rPr>
              <w:t>iew()</w:t>
            </w:r>
          </w:p>
        </w:tc>
        <w:tc>
          <w:tcPr>
            <w:tcW w:w="3095" w:type="dxa"/>
          </w:tcPr>
          <w:p w14:paraId="1564D7F3" w14:textId="3D0177AE" w:rsidR="00734BDD" w:rsidRPr="003C7AC3" w:rsidRDefault="00734BDD" w:rsidP="00453729">
            <w:pPr>
              <w:rPr>
                <w:rStyle w:val="Heading2Char"/>
                <w:rFonts w:ascii="Times" w:hAnsi="Times"/>
                <w:b w:val="0"/>
                <w:color w:val="auto"/>
                <w:sz w:val="24"/>
                <w:szCs w:val="24"/>
              </w:rPr>
            </w:pPr>
            <w:r w:rsidRPr="003C7AC3">
              <w:rPr>
                <w:rStyle w:val="Heading2Char"/>
                <w:rFonts w:ascii="Times" w:hAnsi="Times"/>
                <w:b w:val="0"/>
                <w:color w:val="auto"/>
                <w:sz w:val="24"/>
                <w:szCs w:val="24"/>
              </w:rPr>
              <w:t xml:space="preserve">Method uses to view any page which allow for </w:t>
            </w:r>
            <w:r>
              <w:rPr>
                <w:rStyle w:val="Heading2Char"/>
                <w:rFonts w:ascii="Times" w:hAnsi="Times"/>
                <w:b w:val="0"/>
                <w:color w:val="auto"/>
                <w:sz w:val="24"/>
                <w:szCs w:val="24"/>
              </w:rPr>
              <w:t>officer</w:t>
            </w:r>
          </w:p>
        </w:tc>
        <w:tc>
          <w:tcPr>
            <w:tcW w:w="2803" w:type="dxa"/>
          </w:tcPr>
          <w:p w14:paraId="58BD4018" w14:textId="041D2F75" w:rsidR="00734BDD" w:rsidRPr="003C7AC3" w:rsidRDefault="00734BDD" w:rsidP="00453729">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bl>
    <w:p w14:paraId="6EA741DA" w14:textId="77777777" w:rsidR="00453729" w:rsidRDefault="00453729" w:rsidP="00453729">
      <w:pPr>
        <w:ind w:firstLine="720"/>
        <w:rPr>
          <w:rStyle w:val="Heading2Char"/>
          <w:rFonts w:ascii="Times" w:hAnsi="Times"/>
          <w:color w:val="auto"/>
          <w:sz w:val="24"/>
          <w:szCs w:val="24"/>
        </w:rPr>
      </w:pPr>
    </w:p>
    <w:p w14:paraId="29A777E4" w14:textId="77777777" w:rsidR="00943012" w:rsidRDefault="00943012" w:rsidP="00F803D1">
      <w:pPr>
        <w:ind w:firstLine="720"/>
        <w:rPr>
          <w:rStyle w:val="Heading2Char"/>
          <w:rFonts w:ascii="Times" w:hAnsi="Times"/>
          <w:color w:val="auto"/>
          <w:sz w:val="24"/>
          <w:szCs w:val="24"/>
        </w:rPr>
      </w:pPr>
    </w:p>
    <w:p w14:paraId="18AF4032" w14:textId="77777777" w:rsidR="00943012" w:rsidRDefault="00943012" w:rsidP="00F803D1">
      <w:pPr>
        <w:ind w:firstLine="720"/>
        <w:rPr>
          <w:rStyle w:val="Heading2Char"/>
          <w:rFonts w:ascii="Times" w:hAnsi="Times"/>
          <w:color w:val="auto"/>
          <w:sz w:val="24"/>
          <w:szCs w:val="24"/>
        </w:rPr>
      </w:pPr>
    </w:p>
    <w:p w14:paraId="163E73E4" w14:textId="77777777" w:rsidR="00943012" w:rsidRDefault="00943012" w:rsidP="00F803D1">
      <w:pPr>
        <w:ind w:firstLine="720"/>
        <w:rPr>
          <w:rStyle w:val="Heading2Char"/>
          <w:rFonts w:ascii="Times" w:hAnsi="Times"/>
          <w:color w:val="auto"/>
          <w:sz w:val="24"/>
          <w:szCs w:val="24"/>
        </w:rPr>
      </w:pPr>
    </w:p>
    <w:p w14:paraId="74F0AE5E" w14:textId="77777777" w:rsidR="00943012" w:rsidRDefault="00943012" w:rsidP="00F803D1">
      <w:pPr>
        <w:ind w:firstLine="720"/>
        <w:rPr>
          <w:rStyle w:val="Heading2Char"/>
          <w:rFonts w:ascii="Times" w:hAnsi="Times"/>
          <w:color w:val="auto"/>
          <w:sz w:val="24"/>
          <w:szCs w:val="24"/>
        </w:rPr>
      </w:pPr>
    </w:p>
    <w:p w14:paraId="505E435C" w14:textId="77777777" w:rsidR="00943012" w:rsidRDefault="00943012" w:rsidP="00F803D1">
      <w:pPr>
        <w:ind w:firstLine="720"/>
        <w:rPr>
          <w:rStyle w:val="Heading2Char"/>
          <w:rFonts w:ascii="Times" w:hAnsi="Times"/>
          <w:color w:val="auto"/>
          <w:sz w:val="24"/>
          <w:szCs w:val="24"/>
        </w:rPr>
      </w:pPr>
    </w:p>
    <w:p w14:paraId="4B4AF9F6" w14:textId="77777777" w:rsidR="00943012" w:rsidRDefault="00943012" w:rsidP="00F803D1">
      <w:pPr>
        <w:ind w:firstLine="720"/>
        <w:rPr>
          <w:rStyle w:val="Heading2Char"/>
          <w:rFonts w:ascii="Times" w:hAnsi="Times"/>
          <w:color w:val="auto"/>
          <w:sz w:val="24"/>
          <w:szCs w:val="24"/>
        </w:rPr>
      </w:pPr>
    </w:p>
    <w:p w14:paraId="16642E88" w14:textId="77777777" w:rsidR="00943012" w:rsidRDefault="00943012" w:rsidP="00F803D1">
      <w:pPr>
        <w:ind w:firstLine="720"/>
        <w:rPr>
          <w:rStyle w:val="Heading2Char"/>
          <w:rFonts w:ascii="Times" w:hAnsi="Times"/>
          <w:color w:val="auto"/>
          <w:sz w:val="24"/>
          <w:szCs w:val="24"/>
        </w:rPr>
      </w:pPr>
    </w:p>
    <w:p w14:paraId="1C59DAEB" w14:textId="77777777" w:rsidR="00943012" w:rsidRDefault="00943012" w:rsidP="00F803D1">
      <w:pPr>
        <w:ind w:firstLine="720"/>
        <w:rPr>
          <w:rStyle w:val="Heading2Char"/>
          <w:rFonts w:ascii="Times" w:hAnsi="Times"/>
          <w:color w:val="auto"/>
          <w:sz w:val="24"/>
          <w:szCs w:val="24"/>
        </w:rPr>
      </w:pPr>
    </w:p>
    <w:p w14:paraId="3E303619" w14:textId="77777777" w:rsidR="00943012" w:rsidRDefault="00943012" w:rsidP="00F803D1">
      <w:pPr>
        <w:ind w:firstLine="720"/>
        <w:rPr>
          <w:rStyle w:val="Heading2Char"/>
          <w:rFonts w:ascii="Times" w:hAnsi="Times"/>
          <w:color w:val="auto"/>
          <w:sz w:val="24"/>
          <w:szCs w:val="24"/>
        </w:rPr>
      </w:pPr>
    </w:p>
    <w:p w14:paraId="5A9836EB" w14:textId="77777777" w:rsidR="00943012" w:rsidRDefault="00943012" w:rsidP="00F803D1">
      <w:pPr>
        <w:ind w:firstLine="720"/>
        <w:rPr>
          <w:rStyle w:val="Heading2Char"/>
          <w:rFonts w:ascii="Times" w:hAnsi="Times"/>
          <w:color w:val="auto"/>
          <w:sz w:val="24"/>
          <w:szCs w:val="24"/>
        </w:rPr>
      </w:pPr>
    </w:p>
    <w:p w14:paraId="1C7FCD69" w14:textId="77777777" w:rsidR="00943012" w:rsidRDefault="00943012" w:rsidP="00F803D1">
      <w:pPr>
        <w:ind w:firstLine="720"/>
        <w:rPr>
          <w:rStyle w:val="Heading2Char"/>
          <w:rFonts w:ascii="Times" w:hAnsi="Times"/>
          <w:color w:val="auto"/>
          <w:sz w:val="24"/>
          <w:szCs w:val="24"/>
        </w:rPr>
      </w:pPr>
    </w:p>
    <w:p w14:paraId="6DF7E82B" w14:textId="77777777" w:rsidR="00943012" w:rsidRDefault="00943012" w:rsidP="00F803D1">
      <w:pPr>
        <w:ind w:firstLine="720"/>
        <w:rPr>
          <w:rStyle w:val="Heading2Char"/>
          <w:rFonts w:ascii="Times" w:hAnsi="Times"/>
          <w:color w:val="auto"/>
          <w:sz w:val="24"/>
          <w:szCs w:val="24"/>
        </w:rPr>
      </w:pPr>
    </w:p>
    <w:p w14:paraId="5A92AE35" w14:textId="77777777" w:rsidR="00943012" w:rsidRDefault="00943012" w:rsidP="00F803D1">
      <w:pPr>
        <w:ind w:firstLine="720"/>
        <w:rPr>
          <w:rStyle w:val="Heading2Char"/>
          <w:rFonts w:ascii="Times" w:hAnsi="Times"/>
          <w:color w:val="auto"/>
          <w:sz w:val="24"/>
          <w:szCs w:val="24"/>
        </w:rPr>
      </w:pPr>
    </w:p>
    <w:p w14:paraId="3BF1C087" w14:textId="77777777" w:rsidR="005C50CE" w:rsidRDefault="005C50CE" w:rsidP="00F803D1">
      <w:pPr>
        <w:ind w:firstLine="720"/>
        <w:rPr>
          <w:rStyle w:val="Heading2Char"/>
          <w:rFonts w:ascii="Times" w:hAnsi="Times"/>
          <w:color w:val="auto"/>
          <w:sz w:val="24"/>
          <w:szCs w:val="24"/>
        </w:rPr>
      </w:pPr>
    </w:p>
    <w:p w14:paraId="511C9941" w14:textId="77777777" w:rsidR="00424DC2" w:rsidRDefault="00424DC2" w:rsidP="005C50CE">
      <w:pPr>
        <w:ind w:left="720"/>
        <w:rPr>
          <w:rStyle w:val="Heading2Char"/>
          <w:rFonts w:ascii="Times" w:hAnsi="Times"/>
          <w:color w:val="auto"/>
          <w:sz w:val="24"/>
          <w:szCs w:val="24"/>
        </w:rPr>
      </w:pPr>
    </w:p>
    <w:p w14:paraId="51302136" w14:textId="77777777" w:rsidR="00424DC2" w:rsidRDefault="00424DC2" w:rsidP="005C50CE">
      <w:pPr>
        <w:ind w:left="720"/>
        <w:rPr>
          <w:rStyle w:val="Heading2Char"/>
          <w:rFonts w:ascii="Times" w:hAnsi="Times"/>
          <w:color w:val="auto"/>
          <w:sz w:val="24"/>
          <w:szCs w:val="24"/>
        </w:rPr>
      </w:pPr>
    </w:p>
    <w:p w14:paraId="3E770336" w14:textId="77777777" w:rsidR="00424DC2" w:rsidRDefault="00424DC2" w:rsidP="005C50CE">
      <w:pPr>
        <w:ind w:left="720"/>
        <w:rPr>
          <w:rStyle w:val="Heading2Char"/>
          <w:rFonts w:ascii="Times" w:hAnsi="Times"/>
          <w:color w:val="auto"/>
          <w:sz w:val="24"/>
          <w:szCs w:val="24"/>
        </w:rPr>
      </w:pPr>
    </w:p>
    <w:p w14:paraId="76C30C59" w14:textId="77777777" w:rsidR="00424DC2" w:rsidRDefault="00424DC2" w:rsidP="005C50CE">
      <w:pPr>
        <w:ind w:left="720"/>
        <w:rPr>
          <w:rStyle w:val="Heading2Char"/>
          <w:rFonts w:ascii="Times" w:hAnsi="Times"/>
          <w:color w:val="auto"/>
          <w:sz w:val="24"/>
          <w:szCs w:val="24"/>
        </w:rPr>
      </w:pPr>
    </w:p>
    <w:p w14:paraId="4E70A2BE" w14:textId="004C84C5" w:rsidR="00F803D1" w:rsidRDefault="00F803D1" w:rsidP="005C50CE">
      <w:pPr>
        <w:ind w:left="720"/>
        <w:rPr>
          <w:rStyle w:val="Heading2Char"/>
          <w:rFonts w:ascii="Times" w:hAnsi="Times"/>
          <w:color w:val="auto"/>
          <w:sz w:val="24"/>
          <w:szCs w:val="24"/>
        </w:rPr>
      </w:pPr>
      <w:r>
        <w:rPr>
          <w:rStyle w:val="Heading2Char"/>
          <w:rFonts w:ascii="Times" w:hAnsi="Times"/>
          <w:color w:val="auto"/>
          <w:sz w:val="24"/>
          <w:szCs w:val="24"/>
        </w:rPr>
        <w:t>CD-09</w:t>
      </w:r>
      <w:proofErr w:type="gramStart"/>
      <w:r>
        <w:rPr>
          <w:rStyle w:val="Heading2Char"/>
          <w:rFonts w:ascii="Times" w:hAnsi="Times"/>
          <w:color w:val="auto"/>
          <w:sz w:val="24"/>
          <w:szCs w:val="24"/>
        </w:rPr>
        <w:t>,URS</w:t>
      </w:r>
      <w:proofErr w:type="gramEnd"/>
    </w:p>
    <w:p w14:paraId="52203900" w14:textId="235DA138" w:rsidR="00F803D1" w:rsidRDefault="00F803D1" w:rsidP="00F803D1">
      <w:pPr>
        <w:rPr>
          <w:rStyle w:val="Heading2Char"/>
          <w:rFonts w:ascii="Times" w:hAnsi="Times"/>
          <w:color w:val="auto"/>
          <w:sz w:val="24"/>
          <w:szCs w:val="24"/>
        </w:rPr>
      </w:pPr>
      <w:r>
        <w:rPr>
          <w:rStyle w:val="Heading2Char"/>
          <w:rFonts w:ascii="Times" w:hAnsi="Times"/>
          <w:color w:val="auto"/>
          <w:sz w:val="24"/>
          <w:szCs w:val="24"/>
        </w:rPr>
        <w:tab/>
        <w:t>Class name: Dentist</w:t>
      </w:r>
    </w:p>
    <w:p w14:paraId="72042072" w14:textId="21EDEE4E" w:rsidR="00F803D1" w:rsidRDefault="00F803D1" w:rsidP="00F803D1">
      <w:pPr>
        <w:rPr>
          <w:rStyle w:val="Heading2Char"/>
          <w:rFonts w:ascii="Times" w:hAnsi="Times"/>
          <w:color w:val="auto"/>
          <w:sz w:val="24"/>
          <w:szCs w:val="24"/>
        </w:rPr>
      </w:pPr>
    </w:p>
    <w:p w14:paraId="63C12956" w14:textId="742AB604" w:rsidR="00F803D1" w:rsidRDefault="00F803D1" w:rsidP="00F803D1">
      <w:pPr>
        <w:tabs>
          <w:tab w:val="left" w:pos="2393"/>
        </w:tabs>
        <w:rPr>
          <w:rFonts w:ascii="Times" w:eastAsiaTheme="majorEastAsia" w:hAnsi="Times" w:cstheme="majorBidi"/>
          <w:sz w:val="24"/>
          <w:szCs w:val="24"/>
        </w:rPr>
      </w:pPr>
      <w:r>
        <w:rPr>
          <w:rFonts w:ascii="Times" w:eastAsiaTheme="majorEastAsia" w:hAnsi="Times" w:cstheme="majorBidi"/>
          <w:b/>
          <w:bCs/>
          <w:noProof/>
          <w:color w:val="auto"/>
          <w:sz w:val="24"/>
          <w:szCs w:val="24"/>
          <w:lang w:eastAsia="ko-KR"/>
        </w:rPr>
        <w:drawing>
          <wp:anchor distT="0" distB="0" distL="114300" distR="114300" simplePos="0" relativeHeight="251667456" behindDoc="0" locked="0" layoutInCell="1" allowOverlap="1" wp14:anchorId="7EC8AED7" wp14:editId="758115B5">
            <wp:simplePos x="0" y="0"/>
            <wp:positionH relativeFrom="column">
              <wp:posOffset>1143000</wp:posOffset>
            </wp:positionH>
            <wp:positionV relativeFrom="paragraph">
              <wp:posOffset>31115</wp:posOffset>
            </wp:positionV>
            <wp:extent cx="2997200" cy="18542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jpg"/>
                    <pic:cNvPicPr/>
                  </pic:nvPicPr>
                  <pic:blipFill>
                    <a:blip r:embed="rId20">
                      <a:extLst>
                        <a:ext uri="{28A0092B-C50C-407E-A947-70E740481C1C}">
                          <a14:useLocalDpi xmlns:a14="http://schemas.microsoft.com/office/drawing/2010/main" val="0"/>
                        </a:ext>
                      </a:extLst>
                    </a:blip>
                    <a:stretch>
                      <a:fillRect/>
                    </a:stretch>
                  </pic:blipFill>
                  <pic:spPr>
                    <a:xfrm>
                      <a:off x="0" y="0"/>
                      <a:ext cx="2997200" cy="1854200"/>
                    </a:xfrm>
                    <a:prstGeom prst="rect">
                      <a:avLst/>
                    </a:prstGeom>
                  </pic:spPr>
                </pic:pic>
              </a:graphicData>
            </a:graphic>
            <wp14:sizeRelH relativeFrom="page">
              <wp14:pctWidth>0</wp14:pctWidth>
            </wp14:sizeRelH>
            <wp14:sizeRelV relativeFrom="page">
              <wp14:pctHeight>0</wp14:pctHeight>
            </wp14:sizeRelV>
          </wp:anchor>
        </w:drawing>
      </w:r>
    </w:p>
    <w:p w14:paraId="1474F48C" w14:textId="77777777" w:rsidR="00F803D1" w:rsidRPr="00F803D1" w:rsidRDefault="00F803D1" w:rsidP="00F803D1">
      <w:pPr>
        <w:rPr>
          <w:rFonts w:ascii="Times" w:eastAsiaTheme="majorEastAsia" w:hAnsi="Times" w:cstheme="majorBidi"/>
          <w:sz w:val="24"/>
          <w:szCs w:val="24"/>
        </w:rPr>
      </w:pPr>
    </w:p>
    <w:p w14:paraId="69C5830D" w14:textId="77777777" w:rsidR="00F803D1" w:rsidRPr="00F803D1" w:rsidRDefault="00F803D1" w:rsidP="00F803D1">
      <w:pPr>
        <w:rPr>
          <w:rFonts w:ascii="Times" w:eastAsiaTheme="majorEastAsia" w:hAnsi="Times" w:cstheme="majorBidi"/>
          <w:sz w:val="24"/>
          <w:szCs w:val="24"/>
        </w:rPr>
      </w:pPr>
    </w:p>
    <w:p w14:paraId="3F0800CB" w14:textId="77777777" w:rsidR="00F803D1" w:rsidRPr="00F803D1" w:rsidRDefault="00F803D1" w:rsidP="00F803D1">
      <w:pPr>
        <w:rPr>
          <w:rFonts w:ascii="Times" w:eastAsiaTheme="majorEastAsia" w:hAnsi="Times" w:cstheme="majorBidi"/>
          <w:sz w:val="24"/>
          <w:szCs w:val="24"/>
        </w:rPr>
      </w:pPr>
    </w:p>
    <w:p w14:paraId="48E8F99E" w14:textId="77777777" w:rsidR="00F803D1" w:rsidRPr="00F803D1" w:rsidRDefault="00F803D1" w:rsidP="00F803D1">
      <w:pPr>
        <w:rPr>
          <w:rFonts w:ascii="Times" w:eastAsiaTheme="majorEastAsia" w:hAnsi="Times" w:cstheme="majorBidi"/>
          <w:sz w:val="24"/>
          <w:szCs w:val="24"/>
        </w:rPr>
      </w:pPr>
    </w:p>
    <w:p w14:paraId="66F7DAEB" w14:textId="77777777" w:rsidR="00F803D1" w:rsidRPr="00F803D1" w:rsidRDefault="00F803D1" w:rsidP="00F803D1">
      <w:pPr>
        <w:rPr>
          <w:rFonts w:ascii="Times" w:eastAsiaTheme="majorEastAsia" w:hAnsi="Times" w:cstheme="majorBidi"/>
          <w:sz w:val="24"/>
          <w:szCs w:val="24"/>
        </w:rPr>
      </w:pPr>
    </w:p>
    <w:p w14:paraId="1D600975" w14:textId="77777777" w:rsidR="00F803D1" w:rsidRPr="00F803D1" w:rsidRDefault="00F803D1" w:rsidP="00F803D1">
      <w:pPr>
        <w:rPr>
          <w:rFonts w:ascii="Times" w:eastAsiaTheme="majorEastAsia" w:hAnsi="Times" w:cstheme="majorBidi"/>
          <w:sz w:val="24"/>
          <w:szCs w:val="24"/>
        </w:rPr>
      </w:pPr>
    </w:p>
    <w:p w14:paraId="228591A1" w14:textId="77777777" w:rsidR="00F803D1" w:rsidRPr="00F803D1" w:rsidRDefault="00F803D1" w:rsidP="00F803D1">
      <w:pPr>
        <w:rPr>
          <w:rFonts w:ascii="Times" w:eastAsiaTheme="majorEastAsia" w:hAnsi="Times" w:cstheme="majorBidi"/>
          <w:sz w:val="24"/>
          <w:szCs w:val="24"/>
        </w:rPr>
      </w:pPr>
    </w:p>
    <w:p w14:paraId="58E6A654" w14:textId="77777777" w:rsidR="00F803D1" w:rsidRPr="00F803D1" w:rsidRDefault="00F803D1" w:rsidP="00F803D1">
      <w:pPr>
        <w:rPr>
          <w:rFonts w:ascii="Times" w:eastAsiaTheme="majorEastAsia" w:hAnsi="Times" w:cstheme="majorBidi"/>
          <w:sz w:val="24"/>
          <w:szCs w:val="24"/>
        </w:rPr>
      </w:pPr>
    </w:p>
    <w:p w14:paraId="28FD81F9" w14:textId="77777777" w:rsidR="00F803D1" w:rsidRPr="00F803D1" w:rsidRDefault="00F803D1" w:rsidP="00F803D1">
      <w:pPr>
        <w:rPr>
          <w:rFonts w:ascii="Times" w:eastAsiaTheme="majorEastAsia" w:hAnsi="Times" w:cstheme="majorBidi"/>
          <w:sz w:val="24"/>
          <w:szCs w:val="24"/>
        </w:rPr>
      </w:pPr>
    </w:p>
    <w:p w14:paraId="25959BA2" w14:textId="20700773" w:rsidR="00F803D1" w:rsidRDefault="00F803D1" w:rsidP="00F803D1">
      <w:pPr>
        <w:rPr>
          <w:rFonts w:ascii="Times" w:eastAsiaTheme="majorEastAsia" w:hAnsi="Times" w:cstheme="majorBidi"/>
          <w:sz w:val="24"/>
          <w:szCs w:val="24"/>
        </w:rPr>
      </w:pPr>
    </w:p>
    <w:p w14:paraId="4D246CE4" w14:textId="77777777" w:rsidR="00F803D1" w:rsidRDefault="00F803D1" w:rsidP="00F803D1">
      <w:pPr>
        <w:ind w:firstLine="720"/>
        <w:rPr>
          <w:rStyle w:val="Heading2Char"/>
          <w:rFonts w:ascii="Times" w:hAnsi="Times"/>
          <w:color w:val="auto"/>
          <w:sz w:val="24"/>
          <w:szCs w:val="24"/>
        </w:rPr>
      </w:pPr>
    </w:p>
    <w:p w14:paraId="4826BDF0"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Property</w:t>
      </w:r>
    </w:p>
    <w:p w14:paraId="115189D7" w14:textId="77777777" w:rsidR="00943012" w:rsidRDefault="00943012" w:rsidP="00943012">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38"/>
        <w:gridCol w:w="1815"/>
        <w:gridCol w:w="3275"/>
        <w:gridCol w:w="2988"/>
      </w:tblGrid>
      <w:tr w:rsidR="00943012" w:rsidRPr="00CD512E" w14:paraId="219A1E11" w14:textId="77777777" w:rsidTr="00943012">
        <w:trPr>
          <w:trHeight w:val="191"/>
        </w:trPr>
        <w:tc>
          <w:tcPr>
            <w:tcW w:w="959" w:type="dxa"/>
            <w:shd w:val="clear" w:color="auto" w:fill="D9D9D9"/>
          </w:tcPr>
          <w:p w14:paraId="0021B4EE"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2826CE4D"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73C53085" w14:textId="77777777" w:rsidR="00943012" w:rsidRPr="00CD512E" w:rsidRDefault="00943012" w:rsidP="00943012">
            <w:pP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6EE350A8"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Remark</w:t>
            </w:r>
          </w:p>
        </w:tc>
      </w:tr>
      <w:tr w:rsidR="00943012" w14:paraId="795AD3D7" w14:textId="77777777" w:rsidTr="00943012">
        <w:tc>
          <w:tcPr>
            <w:tcW w:w="959" w:type="dxa"/>
          </w:tcPr>
          <w:p w14:paraId="30802E58" w14:textId="77777777" w:rsidR="00943012" w:rsidRPr="005064EC" w:rsidRDefault="00943012" w:rsidP="00943012">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1843" w:type="dxa"/>
          </w:tcPr>
          <w:p w14:paraId="407EBA57" w14:textId="4FF059EB" w:rsidR="00943012" w:rsidRPr="005064EC" w:rsidRDefault="00943012" w:rsidP="00943012">
            <w:pPr>
              <w:rPr>
                <w:rStyle w:val="Heading2Char"/>
                <w:rFonts w:ascii="Times" w:hAnsi="Times"/>
                <w:b w:val="0"/>
                <w:color w:val="auto"/>
                <w:sz w:val="24"/>
                <w:szCs w:val="24"/>
              </w:rPr>
            </w:pPr>
            <w:r>
              <w:rPr>
                <w:rStyle w:val="Heading2Char"/>
                <w:rFonts w:ascii="Times" w:hAnsi="Times"/>
                <w:b w:val="0"/>
                <w:color w:val="auto"/>
                <w:sz w:val="24"/>
                <w:szCs w:val="24"/>
              </w:rPr>
              <w:t>$</w:t>
            </w:r>
            <w:proofErr w:type="spellStart"/>
            <w:r>
              <w:rPr>
                <w:rStyle w:val="Heading2Char"/>
                <w:rFonts w:ascii="Times" w:hAnsi="Times"/>
                <w:b w:val="0"/>
                <w:color w:val="auto"/>
                <w:sz w:val="24"/>
                <w:szCs w:val="24"/>
              </w:rPr>
              <w:t>dentist</w:t>
            </w:r>
            <w:r w:rsidRPr="005064EC">
              <w:rPr>
                <w:rStyle w:val="Heading2Char"/>
                <w:rFonts w:ascii="Times" w:hAnsi="Times"/>
                <w:b w:val="0"/>
                <w:color w:val="auto"/>
                <w:sz w:val="24"/>
                <w:szCs w:val="24"/>
              </w:rPr>
              <w:t>ID</w:t>
            </w:r>
            <w:proofErr w:type="spellEnd"/>
          </w:p>
        </w:tc>
        <w:tc>
          <w:tcPr>
            <w:tcW w:w="3358" w:type="dxa"/>
          </w:tcPr>
          <w:p w14:paraId="58BF6350" w14:textId="2EB3BDD8" w:rsidR="00943012" w:rsidRPr="005064EC" w:rsidRDefault="00943012" w:rsidP="00943012">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5064EC">
              <w:rPr>
                <w:rFonts w:ascii="Times New Roman" w:eastAsiaTheme="minorHAnsi" w:hAnsi="Times New Roman" w:cs="Times New Roman"/>
                <w:color w:val="auto"/>
                <w:sz w:val="24"/>
                <w:szCs w:val="24"/>
                <w:lang w:bidi="ar-SA"/>
              </w:rPr>
              <w:t>Declare v</w:t>
            </w:r>
            <w:r>
              <w:rPr>
                <w:rFonts w:ascii="Times New Roman" w:eastAsiaTheme="minorHAnsi" w:hAnsi="Times New Roman" w:cs="Times New Roman"/>
                <w:color w:val="auto"/>
                <w:sz w:val="24"/>
                <w:szCs w:val="24"/>
                <w:lang w:bidi="ar-SA"/>
              </w:rPr>
              <w:t xml:space="preserve">ariable for identify the </w:t>
            </w:r>
            <w:proofErr w:type="spellStart"/>
            <w:r>
              <w:rPr>
                <w:rStyle w:val="Heading2Char"/>
                <w:rFonts w:ascii="Times" w:hAnsi="Times"/>
                <w:b w:val="0"/>
                <w:color w:val="auto"/>
                <w:sz w:val="24"/>
                <w:szCs w:val="24"/>
              </w:rPr>
              <w:t>dentist</w:t>
            </w:r>
            <w:r w:rsidRPr="005064EC">
              <w:rPr>
                <w:rFonts w:ascii="Times New Roman" w:eastAsiaTheme="minorHAnsi" w:hAnsi="Times New Roman" w:cs="Times New Roman"/>
                <w:color w:val="auto"/>
                <w:sz w:val="24"/>
                <w:szCs w:val="24"/>
                <w:lang w:bidi="ar-SA"/>
              </w:rPr>
              <w:t>ID</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4151C762"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943012" w14:paraId="43AFE697" w14:textId="77777777" w:rsidTr="00943012">
        <w:tc>
          <w:tcPr>
            <w:tcW w:w="959" w:type="dxa"/>
          </w:tcPr>
          <w:p w14:paraId="2C7DC5C2" w14:textId="77777777" w:rsidR="00943012" w:rsidRPr="005064EC" w:rsidRDefault="00943012" w:rsidP="00943012">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1843" w:type="dxa"/>
          </w:tcPr>
          <w:p w14:paraId="7018779E"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spellStart"/>
            <w:r w:rsidRPr="005064EC">
              <w:rPr>
                <w:rStyle w:val="Heading2Char"/>
                <w:rFonts w:ascii="Times" w:hAnsi="Times"/>
                <w:b w:val="0"/>
                <w:color w:val="auto"/>
                <w:sz w:val="24"/>
                <w:szCs w:val="24"/>
              </w:rPr>
              <w:t>firstname</w:t>
            </w:r>
            <w:proofErr w:type="spellEnd"/>
          </w:p>
        </w:tc>
        <w:tc>
          <w:tcPr>
            <w:tcW w:w="3358" w:type="dxa"/>
          </w:tcPr>
          <w:p w14:paraId="75B1E7EC" w14:textId="3F75A446" w:rsidR="00943012" w:rsidRPr="005064EC" w:rsidRDefault="00943012" w:rsidP="00943012">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Style w:val="Heading2Char"/>
                <w:rFonts w:ascii="Times" w:hAnsi="Times"/>
                <w:b w:val="0"/>
                <w:color w:val="auto"/>
                <w:sz w:val="24"/>
                <w:szCs w:val="24"/>
              </w:rPr>
              <w:t>dentist</w:t>
            </w:r>
            <w:r>
              <w:rPr>
                <w:rFonts w:ascii="Times New Roman" w:eastAsiaTheme="minorHAnsi" w:hAnsi="Times New Roman" w:cs="Times New Roman"/>
                <w:color w:val="auto"/>
                <w:sz w:val="24"/>
                <w:szCs w:val="24"/>
                <w:lang w:bidi="ar-SA"/>
              </w:rPr>
              <w:t xml:space="preserve">s’ </w:t>
            </w:r>
            <w:proofErr w:type="spellStart"/>
            <w:r>
              <w:rPr>
                <w:rFonts w:ascii="Times New Roman" w:eastAsiaTheme="minorHAnsi" w:hAnsi="Times New Roman" w:cs="Times New Roman"/>
                <w:color w:val="auto"/>
                <w:sz w:val="24"/>
                <w:szCs w:val="24"/>
                <w:lang w:bidi="ar-SA"/>
              </w:rPr>
              <w:t>firstname</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451B4EEE"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943012" w14:paraId="7A5276F1" w14:textId="77777777" w:rsidTr="00943012">
        <w:tc>
          <w:tcPr>
            <w:tcW w:w="959" w:type="dxa"/>
          </w:tcPr>
          <w:p w14:paraId="4E2DF86F" w14:textId="77777777" w:rsidR="00943012" w:rsidRPr="005064EC" w:rsidRDefault="00943012" w:rsidP="00943012">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3</w:t>
            </w:r>
          </w:p>
        </w:tc>
        <w:tc>
          <w:tcPr>
            <w:tcW w:w="1843" w:type="dxa"/>
          </w:tcPr>
          <w:p w14:paraId="54A0A266"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$surname</w:t>
            </w:r>
          </w:p>
        </w:tc>
        <w:tc>
          <w:tcPr>
            <w:tcW w:w="3358" w:type="dxa"/>
          </w:tcPr>
          <w:p w14:paraId="3183085C" w14:textId="29DF784A" w:rsidR="00943012" w:rsidRPr="005064EC" w:rsidRDefault="00943012" w:rsidP="00943012">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Style w:val="Heading2Char"/>
                <w:rFonts w:ascii="Times" w:hAnsi="Times"/>
                <w:b w:val="0"/>
                <w:color w:val="auto"/>
                <w:sz w:val="24"/>
                <w:szCs w:val="24"/>
              </w:rPr>
              <w:t>dentist</w:t>
            </w:r>
            <w:r>
              <w:rPr>
                <w:rFonts w:ascii="Times New Roman" w:eastAsiaTheme="minorHAnsi" w:hAnsi="Times New Roman" w:cs="Times New Roman"/>
                <w:color w:val="auto"/>
                <w:sz w:val="24"/>
                <w:szCs w:val="24"/>
                <w:lang w:bidi="ar-SA"/>
              </w:rPr>
              <w:t>s’ surname</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0AE47B14"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943012" w14:paraId="2149F1D3" w14:textId="77777777" w:rsidTr="00943012">
        <w:tblPrEx>
          <w:tblLook w:val="0000" w:firstRow="0" w:lastRow="0" w:firstColumn="0" w:lastColumn="0" w:noHBand="0" w:noVBand="0"/>
        </w:tblPrEx>
        <w:trPr>
          <w:trHeight w:val="340"/>
        </w:trPr>
        <w:tc>
          <w:tcPr>
            <w:tcW w:w="959" w:type="dxa"/>
          </w:tcPr>
          <w:p w14:paraId="1B6F9F14" w14:textId="0F425F1C" w:rsidR="00943012" w:rsidRPr="005064EC" w:rsidRDefault="00943012" w:rsidP="00943012">
            <w:pPr>
              <w:ind w:left="108"/>
              <w:jc w:val="center"/>
              <w:rPr>
                <w:rStyle w:val="Heading2Char"/>
                <w:rFonts w:ascii="Times" w:hAnsi="Times"/>
                <w:b w:val="0"/>
                <w:color w:val="auto"/>
                <w:sz w:val="24"/>
                <w:szCs w:val="24"/>
              </w:rPr>
            </w:pPr>
            <w:r>
              <w:rPr>
                <w:rStyle w:val="Heading2Char"/>
                <w:rFonts w:ascii="Times" w:hAnsi="Times"/>
                <w:b w:val="0"/>
                <w:color w:val="auto"/>
                <w:sz w:val="24"/>
                <w:szCs w:val="24"/>
              </w:rPr>
              <w:t>4</w:t>
            </w:r>
          </w:p>
        </w:tc>
        <w:tc>
          <w:tcPr>
            <w:tcW w:w="1843" w:type="dxa"/>
          </w:tcPr>
          <w:p w14:paraId="24367358"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$address</w:t>
            </w:r>
          </w:p>
        </w:tc>
        <w:tc>
          <w:tcPr>
            <w:tcW w:w="3358" w:type="dxa"/>
          </w:tcPr>
          <w:p w14:paraId="57F3CFD5" w14:textId="62FB44B9" w:rsidR="00943012" w:rsidRPr="005064EC" w:rsidRDefault="00943012" w:rsidP="00943012">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Style w:val="Heading2Char"/>
                <w:rFonts w:ascii="Times" w:hAnsi="Times"/>
                <w:b w:val="0"/>
                <w:color w:val="auto"/>
                <w:sz w:val="24"/>
                <w:szCs w:val="24"/>
              </w:rPr>
              <w:t>dentists’</w:t>
            </w:r>
            <w:r>
              <w:rPr>
                <w:rFonts w:ascii="Times New Roman" w:eastAsiaTheme="minorHAnsi" w:hAnsi="Times New Roman" w:cs="Times New Roman"/>
                <w:color w:val="auto"/>
                <w:sz w:val="24"/>
                <w:szCs w:val="24"/>
                <w:lang w:bidi="ar-SA"/>
              </w:rPr>
              <w:t xml:space="preserve"> address</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3F79088D"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943012" w14:paraId="0D146764" w14:textId="77777777" w:rsidTr="00943012">
        <w:tblPrEx>
          <w:tblLook w:val="0000" w:firstRow="0" w:lastRow="0" w:firstColumn="0" w:lastColumn="0" w:noHBand="0" w:noVBand="0"/>
        </w:tblPrEx>
        <w:trPr>
          <w:trHeight w:val="340"/>
        </w:trPr>
        <w:tc>
          <w:tcPr>
            <w:tcW w:w="959" w:type="dxa"/>
          </w:tcPr>
          <w:p w14:paraId="2CCEF502" w14:textId="50A001CB" w:rsidR="00943012" w:rsidRPr="005064EC" w:rsidRDefault="00943012" w:rsidP="00943012">
            <w:pPr>
              <w:ind w:left="108"/>
              <w:jc w:val="center"/>
              <w:rPr>
                <w:rStyle w:val="Heading2Char"/>
                <w:rFonts w:ascii="Times" w:hAnsi="Times"/>
                <w:b w:val="0"/>
                <w:color w:val="auto"/>
                <w:sz w:val="24"/>
                <w:szCs w:val="24"/>
              </w:rPr>
            </w:pPr>
            <w:r>
              <w:rPr>
                <w:rStyle w:val="Heading2Char"/>
                <w:rFonts w:ascii="Times" w:hAnsi="Times"/>
                <w:b w:val="0"/>
                <w:color w:val="auto"/>
                <w:sz w:val="24"/>
                <w:szCs w:val="24"/>
              </w:rPr>
              <w:t>5</w:t>
            </w:r>
          </w:p>
        </w:tc>
        <w:tc>
          <w:tcPr>
            <w:tcW w:w="1843" w:type="dxa"/>
          </w:tcPr>
          <w:p w14:paraId="1A9A20E6"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spellStart"/>
            <w:r w:rsidRPr="005064EC">
              <w:rPr>
                <w:rStyle w:val="Heading2Char"/>
                <w:rFonts w:ascii="Times" w:hAnsi="Times"/>
                <w:b w:val="0"/>
                <w:color w:val="auto"/>
                <w:sz w:val="24"/>
                <w:szCs w:val="24"/>
              </w:rPr>
              <w:t>tel</w:t>
            </w:r>
            <w:proofErr w:type="spellEnd"/>
          </w:p>
        </w:tc>
        <w:tc>
          <w:tcPr>
            <w:tcW w:w="3358" w:type="dxa"/>
          </w:tcPr>
          <w:p w14:paraId="25ECE2DC" w14:textId="09A843D1" w:rsidR="00943012" w:rsidRPr="005064EC" w:rsidRDefault="00943012" w:rsidP="00943012">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Style w:val="Heading2Char"/>
                <w:rFonts w:ascii="Times" w:hAnsi="Times"/>
                <w:b w:val="0"/>
                <w:color w:val="auto"/>
                <w:sz w:val="24"/>
                <w:szCs w:val="24"/>
              </w:rPr>
              <w:t>dentist</w:t>
            </w:r>
            <w:r>
              <w:rPr>
                <w:rFonts w:ascii="Times New Roman" w:eastAsiaTheme="minorHAnsi" w:hAnsi="Times New Roman" w:cs="Times New Roman"/>
                <w:color w:val="auto"/>
                <w:sz w:val="24"/>
                <w:szCs w:val="24"/>
                <w:lang w:bidi="ar-SA"/>
              </w:rPr>
              <w:t xml:space="preserve">s’ </w:t>
            </w:r>
            <w:proofErr w:type="spellStart"/>
            <w:r>
              <w:rPr>
                <w:rFonts w:ascii="Times New Roman" w:eastAsiaTheme="minorHAnsi" w:hAnsi="Times New Roman" w:cs="Times New Roman"/>
                <w:color w:val="auto"/>
                <w:sz w:val="24"/>
                <w:szCs w:val="24"/>
                <w:lang w:bidi="ar-SA"/>
              </w:rPr>
              <w:t>tel</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0BC7DA75"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943012" w14:paraId="127D1A9D" w14:textId="77777777" w:rsidTr="00943012">
        <w:tblPrEx>
          <w:tblLook w:val="0000" w:firstRow="0" w:lastRow="0" w:firstColumn="0" w:lastColumn="0" w:noHBand="0" w:noVBand="0"/>
        </w:tblPrEx>
        <w:trPr>
          <w:trHeight w:val="243"/>
        </w:trPr>
        <w:tc>
          <w:tcPr>
            <w:tcW w:w="959" w:type="dxa"/>
          </w:tcPr>
          <w:p w14:paraId="62CF133C" w14:textId="12E49B26" w:rsidR="00943012" w:rsidRPr="005064EC" w:rsidRDefault="00943012" w:rsidP="00943012">
            <w:pPr>
              <w:ind w:left="108"/>
              <w:jc w:val="center"/>
              <w:rPr>
                <w:rStyle w:val="Heading2Char"/>
                <w:rFonts w:ascii="Times" w:hAnsi="Times"/>
                <w:b w:val="0"/>
                <w:color w:val="auto"/>
                <w:sz w:val="24"/>
                <w:szCs w:val="24"/>
              </w:rPr>
            </w:pPr>
            <w:r>
              <w:rPr>
                <w:rStyle w:val="Heading2Char"/>
                <w:rFonts w:ascii="Times" w:hAnsi="Times"/>
                <w:b w:val="0"/>
                <w:color w:val="auto"/>
                <w:sz w:val="24"/>
                <w:szCs w:val="24"/>
              </w:rPr>
              <w:t>6</w:t>
            </w:r>
          </w:p>
        </w:tc>
        <w:tc>
          <w:tcPr>
            <w:tcW w:w="1843" w:type="dxa"/>
          </w:tcPr>
          <w:p w14:paraId="3D21CF92"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$email</w:t>
            </w:r>
          </w:p>
        </w:tc>
        <w:tc>
          <w:tcPr>
            <w:tcW w:w="3358" w:type="dxa"/>
          </w:tcPr>
          <w:p w14:paraId="5524E7A8" w14:textId="064DAE16" w:rsidR="00943012" w:rsidRPr="005064EC" w:rsidRDefault="00943012" w:rsidP="00943012">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proofErr w:type="spellStart"/>
            <w:r>
              <w:rPr>
                <w:rStyle w:val="Heading2Char"/>
                <w:rFonts w:ascii="Times" w:hAnsi="Times"/>
                <w:b w:val="0"/>
                <w:color w:val="auto"/>
                <w:sz w:val="24"/>
                <w:szCs w:val="24"/>
              </w:rPr>
              <w:t>dentist</w:t>
            </w:r>
            <w:r>
              <w:rPr>
                <w:rFonts w:ascii="Times New Roman" w:eastAsiaTheme="minorHAnsi" w:hAnsi="Times New Roman" w:cs="Times New Roman"/>
                <w:color w:val="auto"/>
                <w:sz w:val="24"/>
                <w:szCs w:val="24"/>
                <w:lang w:bidi="ar-SA"/>
              </w:rPr>
              <w:t>s’email</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03D80D26"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bl>
    <w:p w14:paraId="6472A82A" w14:textId="77777777" w:rsidR="00943012" w:rsidRDefault="00943012" w:rsidP="00943012">
      <w:pPr>
        <w:rPr>
          <w:rStyle w:val="Heading2Char"/>
          <w:rFonts w:ascii="Times" w:hAnsi="Times"/>
          <w:color w:val="auto"/>
          <w:sz w:val="24"/>
          <w:szCs w:val="24"/>
        </w:rPr>
      </w:pPr>
    </w:p>
    <w:p w14:paraId="77DFC665"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Method</w:t>
      </w:r>
    </w:p>
    <w:p w14:paraId="5ECB0F3E" w14:textId="77777777" w:rsidR="00943012" w:rsidRDefault="00943012" w:rsidP="00943012">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929"/>
        <w:gridCol w:w="1896"/>
        <w:gridCol w:w="3236"/>
        <w:gridCol w:w="2955"/>
      </w:tblGrid>
      <w:tr w:rsidR="00943012" w:rsidRPr="00CD512E" w14:paraId="2E3FDC70" w14:textId="77777777" w:rsidTr="00943012">
        <w:trPr>
          <w:trHeight w:val="191"/>
        </w:trPr>
        <w:tc>
          <w:tcPr>
            <w:tcW w:w="959" w:type="dxa"/>
            <w:shd w:val="clear" w:color="auto" w:fill="D9D9D9"/>
          </w:tcPr>
          <w:p w14:paraId="2F14B5C9"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488EA7F3"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23CDFD81" w14:textId="77777777" w:rsidR="00943012" w:rsidRPr="00CD512E" w:rsidRDefault="00943012" w:rsidP="00943012">
            <w:pP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30830ABE"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Remark</w:t>
            </w:r>
          </w:p>
        </w:tc>
      </w:tr>
      <w:tr w:rsidR="00943012" w:rsidRPr="005064EC" w14:paraId="7F667DD7" w14:textId="77777777" w:rsidTr="00943012">
        <w:tc>
          <w:tcPr>
            <w:tcW w:w="959" w:type="dxa"/>
          </w:tcPr>
          <w:p w14:paraId="62F87E1E" w14:textId="77777777" w:rsidR="00943012" w:rsidRPr="005064EC" w:rsidRDefault="00943012" w:rsidP="00943012">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1843" w:type="dxa"/>
          </w:tcPr>
          <w:p w14:paraId="720B1F09" w14:textId="77777777" w:rsidR="00943012" w:rsidRPr="005064EC" w:rsidRDefault="00943012" w:rsidP="00943012">
            <w:pPr>
              <w:rPr>
                <w:rStyle w:val="Heading2Char"/>
                <w:rFonts w:ascii="Times" w:hAnsi="Times"/>
                <w:b w:val="0"/>
                <w:color w:val="auto"/>
                <w:sz w:val="24"/>
                <w:szCs w:val="24"/>
              </w:rPr>
            </w:pPr>
            <w:proofErr w:type="spellStart"/>
            <w:r>
              <w:rPr>
                <w:rStyle w:val="Heading2Char"/>
                <w:rFonts w:ascii="Times" w:hAnsi="Times"/>
                <w:b w:val="0"/>
                <w:color w:val="auto"/>
                <w:sz w:val="24"/>
                <w:szCs w:val="24"/>
              </w:rPr>
              <w:t>connectDatabse</w:t>
            </w:r>
            <w:proofErr w:type="spellEnd"/>
            <w:r>
              <w:rPr>
                <w:rStyle w:val="Heading2Char"/>
                <w:rFonts w:ascii="Times" w:hAnsi="Times"/>
                <w:b w:val="0"/>
                <w:color w:val="auto"/>
                <w:sz w:val="24"/>
                <w:szCs w:val="24"/>
              </w:rPr>
              <w:t>()</w:t>
            </w:r>
          </w:p>
        </w:tc>
        <w:tc>
          <w:tcPr>
            <w:tcW w:w="3358" w:type="dxa"/>
          </w:tcPr>
          <w:p w14:paraId="2FB289D1" w14:textId="77777777" w:rsidR="00943012" w:rsidRPr="005064EC" w:rsidRDefault="00943012" w:rsidP="00943012">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Fonts w:ascii="Times New Roman" w:hAnsi="Times New Roman" w:cs="Times New Roman"/>
              </w:rPr>
              <w:t>Method uses to connect with the dental clinic database.</w:t>
            </w:r>
          </w:p>
        </w:tc>
        <w:tc>
          <w:tcPr>
            <w:tcW w:w="3082" w:type="dxa"/>
          </w:tcPr>
          <w:p w14:paraId="6F5DDFFA" w14:textId="77777777" w:rsidR="00943012" w:rsidRPr="005064EC" w:rsidRDefault="00943012" w:rsidP="00943012">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943012" w:rsidRPr="005064EC" w14:paraId="03D8A7BC" w14:textId="77777777" w:rsidTr="00943012">
        <w:tc>
          <w:tcPr>
            <w:tcW w:w="959" w:type="dxa"/>
          </w:tcPr>
          <w:p w14:paraId="19F6A369" w14:textId="77777777" w:rsidR="00943012" w:rsidRPr="005064EC" w:rsidRDefault="00943012" w:rsidP="00943012">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1843" w:type="dxa"/>
          </w:tcPr>
          <w:p w14:paraId="25E7A1D4" w14:textId="77777777" w:rsidR="00943012" w:rsidRPr="005064EC" w:rsidRDefault="00943012" w:rsidP="00943012">
            <w:pPr>
              <w:rPr>
                <w:rStyle w:val="Heading2Char"/>
                <w:rFonts w:ascii="Times" w:hAnsi="Times"/>
                <w:b w:val="0"/>
                <w:color w:val="auto"/>
                <w:sz w:val="24"/>
                <w:szCs w:val="24"/>
              </w:rPr>
            </w:pPr>
            <w:proofErr w:type="spellStart"/>
            <w:r>
              <w:rPr>
                <w:rStyle w:val="Heading2Char"/>
                <w:rFonts w:ascii="Times" w:hAnsi="Times"/>
                <w:b w:val="0"/>
                <w:color w:val="auto"/>
                <w:sz w:val="24"/>
                <w:szCs w:val="24"/>
              </w:rPr>
              <w:t>queryDatabase</w:t>
            </w:r>
            <w:proofErr w:type="spellEnd"/>
            <w:r>
              <w:rPr>
                <w:rStyle w:val="Heading2Char"/>
                <w:rFonts w:ascii="Times" w:hAnsi="Times"/>
                <w:b w:val="0"/>
                <w:color w:val="auto"/>
                <w:sz w:val="24"/>
                <w:szCs w:val="24"/>
              </w:rPr>
              <w:t>()</w:t>
            </w:r>
          </w:p>
        </w:tc>
        <w:tc>
          <w:tcPr>
            <w:tcW w:w="3358" w:type="dxa"/>
          </w:tcPr>
          <w:p w14:paraId="4237FBB6" w14:textId="77777777" w:rsidR="00943012" w:rsidRPr="005064EC" w:rsidRDefault="00943012" w:rsidP="00943012">
            <w:pPr>
              <w:rPr>
                <w:rStyle w:val="Heading2Char"/>
                <w:rFonts w:ascii="Times" w:hAnsi="Times"/>
                <w:b w:val="0"/>
                <w:color w:val="auto"/>
                <w:sz w:val="24"/>
                <w:szCs w:val="24"/>
              </w:rPr>
            </w:pPr>
            <w:r>
              <w:rPr>
                <w:rFonts w:ascii="Times New Roman" w:hAnsi="Times New Roman" w:cs="Times New Roman"/>
              </w:rPr>
              <w:t>Method uses to query the data from the dental clinic database.</w:t>
            </w:r>
          </w:p>
        </w:tc>
        <w:tc>
          <w:tcPr>
            <w:tcW w:w="3082" w:type="dxa"/>
          </w:tcPr>
          <w:p w14:paraId="78C049B5" w14:textId="77777777" w:rsidR="00943012" w:rsidRPr="005064EC" w:rsidRDefault="00943012" w:rsidP="00943012">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6F60B5F7" w14:textId="77777777" w:rsidR="00F803D1" w:rsidRDefault="00F803D1" w:rsidP="00943012">
      <w:pPr>
        <w:rPr>
          <w:rStyle w:val="Heading2Char"/>
          <w:rFonts w:ascii="Times" w:hAnsi="Times"/>
          <w:color w:val="auto"/>
          <w:sz w:val="24"/>
          <w:szCs w:val="24"/>
        </w:rPr>
      </w:pPr>
    </w:p>
    <w:p w14:paraId="184D607E" w14:textId="7D80948F" w:rsidR="00F803D1" w:rsidRDefault="00F803D1" w:rsidP="00F803D1">
      <w:pPr>
        <w:ind w:firstLine="720"/>
        <w:rPr>
          <w:rStyle w:val="Heading2Char"/>
          <w:rFonts w:ascii="Times" w:hAnsi="Times"/>
          <w:color w:val="auto"/>
          <w:sz w:val="24"/>
          <w:szCs w:val="24"/>
        </w:rPr>
      </w:pPr>
      <w:r>
        <w:rPr>
          <w:rStyle w:val="Heading2Char"/>
          <w:rFonts w:ascii="Times" w:hAnsi="Times"/>
          <w:color w:val="auto"/>
          <w:sz w:val="24"/>
          <w:szCs w:val="24"/>
        </w:rPr>
        <w:t>CD-10</w:t>
      </w:r>
      <w:proofErr w:type="gramStart"/>
      <w:r>
        <w:rPr>
          <w:rStyle w:val="Heading2Char"/>
          <w:rFonts w:ascii="Times" w:hAnsi="Times"/>
          <w:color w:val="auto"/>
          <w:sz w:val="24"/>
          <w:szCs w:val="24"/>
        </w:rPr>
        <w:t>,URS</w:t>
      </w:r>
      <w:proofErr w:type="gramEnd"/>
    </w:p>
    <w:p w14:paraId="6B7B867B" w14:textId="2EDA709D" w:rsidR="00F803D1" w:rsidRDefault="00F803D1" w:rsidP="00F803D1">
      <w:pPr>
        <w:rPr>
          <w:rStyle w:val="Heading2Char"/>
          <w:rFonts w:ascii="Times" w:hAnsi="Times"/>
          <w:color w:val="auto"/>
          <w:sz w:val="24"/>
          <w:szCs w:val="24"/>
        </w:rPr>
      </w:pPr>
      <w:r>
        <w:rPr>
          <w:rStyle w:val="Heading2Char"/>
          <w:rFonts w:ascii="Times" w:hAnsi="Times"/>
          <w:color w:val="auto"/>
          <w:sz w:val="24"/>
          <w:szCs w:val="24"/>
        </w:rPr>
        <w:tab/>
        <w:t xml:space="preserve">Class name: </w:t>
      </w:r>
      <w:proofErr w:type="spellStart"/>
      <w:r>
        <w:rPr>
          <w:rStyle w:val="Heading2Char"/>
          <w:rFonts w:ascii="Times" w:hAnsi="Times"/>
          <w:color w:val="auto"/>
          <w:sz w:val="24"/>
          <w:szCs w:val="24"/>
        </w:rPr>
        <w:t>Dentist_Model</w:t>
      </w:r>
      <w:proofErr w:type="spellEnd"/>
    </w:p>
    <w:p w14:paraId="48D026B0" w14:textId="268CD82C" w:rsidR="00F803D1" w:rsidRDefault="00424DC2" w:rsidP="00F803D1">
      <w:pPr>
        <w:rPr>
          <w:rStyle w:val="Heading2Char"/>
          <w:rFonts w:ascii="Times" w:hAnsi="Times"/>
          <w:color w:val="auto"/>
          <w:sz w:val="24"/>
          <w:szCs w:val="24"/>
        </w:rPr>
      </w:pPr>
      <w:r>
        <w:rPr>
          <w:rFonts w:ascii="Times" w:eastAsiaTheme="majorEastAsia" w:hAnsi="Times" w:cstheme="majorBidi"/>
          <w:b/>
          <w:bCs/>
          <w:noProof/>
          <w:color w:val="auto"/>
          <w:sz w:val="24"/>
          <w:szCs w:val="24"/>
          <w:lang w:eastAsia="ko-KR"/>
        </w:rPr>
        <w:drawing>
          <wp:anchor distT="0" distB="0" distL="114300" distR="114300" simplePos="0" relativeHeight="251691008" behindDoc="0" locked="0" layoutInCell="1" allowOverlap="1" wp14:anchorId="69FFA270" wp14:editId="46E4AA7D">
            <wp:simplePos x="0" y="0"/>
            <wp:positionH relativeFrom="column">
              <wp:posOffset>1600200</wp:posOffset>
            </wp:positionH>
            <wp:positionV relativeFrom="paragraph">
              <wp:posOffset>167005</wp:posOffset>
            </wp:positionV>
            <wp:extent cx="2743200" cy="17780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_Model.jpg"/>
                    <pic:cNvPicPr/>
                  </pic:nvPicPr>
                  <pic:blipFill>
                    <a:blip r:embed="rId21">
                      <a:extLst>
                        <a:ext uri="{28A0092B-C50C-407E-A947-70E740481C1C}">
                          <a14:useLocalDpi xmlns:a14="http://schemas.microsoft.com/office/drawing/2010/main" val="0"/>
                        </a:ext>
                      </a:extLst>
                    </a:blip>
                    <a:stretch>
                      <a:fillRect/>
                    </a:stretch>
                  </pic:blipFill>
                  <pic:spPr>
                    <a:xfrm>
                      <a:off x="0" y="0"/>
                      <a:ext cx="2743200" cy="1778000"/>
                    </a:xfrm>
                    <a:prstGeom prst="rect">
                      <a:avLst/>
                    </a:prstGeom>
                  </pic:spPr>
                </pic:pic>
              </a:graphicData>
            </a:graphic>
            <wp14:sizeRelH relativeFrom="page">
              <wp14:pctWidth>0</wp14:pctWidth>
            </wp14:sizeRelH>
            <wp14:sizeRelV relativeFrom="page">
              <wp14:pctHeight>0</wp14:pctHeight>
            </wp14:sizeRelV>
          </wp:anchor>
        </w:drawing>
      </w:r>
    </w:p>
    <w:p w14:paraId="04DA8007" w14:textId="2A05D17A" w:rsidR="00F803D1" w:rsidRDefault="00F803D1" w:rsidP="00F803D1">
      <w:pPr>
        <w:tabs>
          <w:tab w:val="left" w:pos="1041"/>
        </w:tabs>
        <w:rPr>
          <w:rFonts w:ascii="Times" w:eastAsiaTheme="majorEastAsia" w:hAnsi="Times" w:cstheme="majorBidi"/>
          <w:sz w:val="24"/>
          <w:szCs w:val="24"/>
        </w:rPr>
      </w:pPr>
    </w:p>
    <w:p w14:paraId="436C3759" w14:textId="77777777" w:rsidR="00F803D1" w:rsidRPr="00F803D1" w:rsidRDefault="00F803D1" w:rsidP="00F803D1">
      <w:pPr>
        <w:rPr>
          <w:rFonts w:ascii="Times" w:eastAsiaTheme="majorEastAsia" w:hAnsi="Times" w:cstheme="majorBidi"/>
          <w:sz w:val="24"/>
          <w:szCs w:val="24"/>
        </w:rPr>
      </w:pPr>
    </w:p>
    <w:p w14:paraId="3645D1C4" w14:textId="77777777" w:rsidR="00F803D1" w:rsidRPr="00F803D1" w:rsidRDefault="00F803D1" w:rsidP="00F803D1">
      <w:pPr>
        <w:rPr>
          <w:rFonts w:ascii="Times" w:eastAsiaTheme="majorEastAsia" w:hAnsi="Times" w:cstheme="majorBidi"/>
          <w:sz w:val="24"/>
          <w:szCs w:val="24"/>
        </w:rPr>
      </w:pPr>
    </w:p>
    <w:p w14:paraId="54D3E759" w14:textId="77777777" w:rsidR="00F803D1" w:rsidRPr="00F803D1" w:rsidRDefault="00F803D1" w:rsidP="00F803D1">
      <w:pPr>
        <w:rPr>
          <w:rFonts w:ascii="Times" w:eastAsiaTheme="majorEastAsia" w:hAnsi="Times" w:cstheme="majorBidi"/>
          <w:sz w:val="24"/>
          <w:szCs w:val="24"/>
        </w:rPr>
      </w:pPr>
    </w:p>
    <w:p w14:paraId="3DD87F2E" w14:textId="77777777" w:rsidR="00F803D1" w:rsidRPr="00F803D1" w:rsidRDefault="00F803D1" w:rsidP="00F803D1">
      <w:pPr>
        <w:rPr>
          <w:rFonts w:ascii="Times" w:eastAsiaTheme="majorEastAsia" w:hAnsi="Times" w:cstheme="majorBidi"/>
          <w:sz w:val="24"/>
          <w:szCs w:val="24"/>
        </w:rPr>
      </w:pPr>
    </w:p>
    <w:p w14:paraId="0440DB69" w14:textId="77777777" w:rsidR="00F803D1" w:rsidRPr="00F803D1" w:rsidRDefault="00F803D1" w:rsidP="00F803D1">
      <w:pPr>
        <w:rPr>
          <w:rFonts w:ascii="Times" w:eastAsiaTheme="majorEastAsia" w:hAnsi="Times" w:cstheme="majorBidi"/>
          <w:sz w:val="24"/>
          <w:szCs w:val="24"/>
        </w:rPr>
      </w:pPr>
    </w:p>
    <w:p w14:paraId="01F95F2B" w14:textId="77777777" w:rsidR="00424DC2" w:rsidRDefault="00424DC2" w:rsidP="005C50CE">
      <w:pPr>
        <w:rPr>
          <w:rStyle w:val="Heading2Char"/>
          <w:rFonts w:ascii="Times" w:hAnsi="Times"/>
          <w:color w:val="auto"/>
          <w:sz w:val="24"/>
          <w:szCs w:val="24"/>
        </w:rPr>
      </w:pPr>
    </w:p>
    <w:p w14:paraId="56C4A0FA" w14:textId="77777777" w:rsidR="00424DC2" w:rsidRDefault="00424DC2" w:rsidP="005C50CE">
      <w:pPr>
        <w:rPr>
          <w:rStyle w:val="Heading2Char"/>
          <w:rFonts w:ascii="Times" w:hAnsi="Times"/>
          <w:color w:val="auto"/>
          <w:sz w:val="24"/>
          <w:szCs w:val="24"/>
        </w:rPr>
      </w:pPr>
    </w:p>
    <w:p w14:paraId="5060850B" w14:textId="77777777" w:rsidR="00424DC2" w:rsidRDefault="00424DC2" w:rsidP="005C50CE">
      <w:pPr>
        <w:rPr>
          <w:rStyle w:val="Heading2Char"/>
          <w:rFonts w:ascii="Times" w:hAnsi="Times"/>
          <w:color w:val="auto"/>
          <w:sz w:val="24"/>
          <w:szCs w:val="24"/>
        </w:rPr>
      </w:pPr>
    </w:p>
    <w:p w14:paraId="21DCC8E5" w14:textId="77777777" w:rsidR="00424DC2" w:rsidRDefault="00424DC2" w:rsidP="005C50CE">
      <w:pPr>
        <w:rPr>
          <w:rStyle w:val="Heading2Char"/>
          <w:rFonts w:ascii="Times" w:hAnsi="Times"/>
          <w:color w:val="auto"/>
          <w:sz w:val="24"/>
          <w:szCs w:val="24"/>
        </w:rPr>
      </w:pPr>
    </w:p>
    <w:p w14:paraId="2537B9C9" w14:textId="77777777" w:rsidR="005C50CE" w:rsidRPr="00CD512E" w:rsidRDefault="005C50CE" w:rsidP="005C50CE">
      <w:pPr>
        <w:rPr>
          <w:rStyle w:val="Heading2Char"/>
          <w:rFonts w:ascii="Times" w:hAnsi="Times"/>
          <w:color w:val="auto"/>
          <w:sz w:val="24"/>
          <w:szCs w:val="24"/>
        </w:rPr>
      </w:pPr>
      <w:r w:rsidRPr="00CD512E">
        <w:rPr>
          <w:rStyle w:val="Heading2Char"/>
          <w:rFonts w:ascii="Times" w:hAnsi="Times"/>
          <w:color w:val="auto"/>
          <w:sz w:val="24"/>
          <w:szCs w:val="24"/>
        </w:rPr>
        <w:t>Property</w:t>
      </w:r>
    </w:p>
    <w:p w14:paraId="65DF0A31" w14:textId="77777777" w:rsidR="005C50CE" w:rsidRDefault="005C50CE" w:rsidP="005C50CE">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39"/>
        <w:gridCol w:w="1801"/>
        <w:gridCol w:w="3277"/>
        <w:gridCol w:w="2999"/>
      </w:tblGrid>
      <w:tr w:rsidR="005C50CE" w:rsidRPr="00CD512E" w14:paraId="7C0A9235" w14:textId="77777777" w:rsidTr="005C50CE">
        <w:trPr>
          <w:trHeight w:val="191"/>
        </w:trPr>
        <w:tc>
          <w:tcPr>
            <w:tcW w:w="959" w:type="dxa"/>
            <w:shd w:val="clear" w:color="auto" w:fill="D9D9D9"/>
          </w:tcPr>
          <w:p w14:paraId="3896E027" w14:textId="77777777" w:rsidR="005C50CE" w:rsidRPr="00CD512E" w:rsidRDefault="005C50CE" w:rsidP="003A332F">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0F2216A8" w14:textId="77777777" w:rsidR="005C50CE" w:rsidRPr="00CD512E" w:rsidRDefault="005C50CE" w:rsidP="003A332F">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29CBE062" w14:textId="77777777" w:rsidR="005C50CE" w:rsidRPr="00CD512E" w:rsidRDefault="005C50CE" w:rsidP="003A332F">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0D6BCFAB" w14:textId="77777777" w:rsidR="005C50CE" w:rsidRPr="00CD512E" w:rsidRDefault="005C50CE" w:rsidP="003A332F">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5C50CE" w14:paraId="1C27BF5A" w14:textId="77777777" w:rsidTr="005C50CE">
        <w:tc>
          <w:tcPr>
            <w:tcW w:w="959" w:type="dxa"/>
          </w:tcPr>
          <w:p w14:paraId="3C97F935" w14:textId="77777777" w:rsidR="005C50CE" w:rsidRPr="005064EC" w:rsidRDefault="005C50CE"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1843" w:type="dxa"/>
          </w:tcPr>
          <w:p w14:paraId="2D404D22" w14:textId="77777777" w:rsidR="005C50CE" w:rsidRPr="005064EC" w:rsidRDefault="005C50CE"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3358" w:type="dxa"/>
          </w:tcPr>
          <w:p w14:paraId="16DBD3E4" w14:textId="77777777" w:rsidR="005C50CE" w:rsidRPr="005064EC" w:rsidRDefault="005C50CE" w:rsidP="005C50CE">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w:t>
            </w:r>
          </w:p>
        </w:tc>
        <w:tc>
          <w:tcPr>
            <w:tcW w:w="3082" w:type="dxa"/>
          </w:tcPr>
          <w:p w14:paraId="0A5C90B2" w14:textId="77777777" w:rsidR="005C50CE" w:rsidRPr="005064EC" w:rsidRDefault="005C50CE"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3BE4AC7F" w14:textId="77777777" w:rsidR="005C50CE" w:rsidRDefault="005C50CE" w:rsidP="005C50CE">
      <w:pPr>
        <w:rPr>
          <w:rStyle w:val="Heading2Char"/>
          <w:rFonts w:ascii="Times" w:hAnsi="Times"/>
          <w:color w:val="auto"/>
          <w:sz w:val="24"/>
          <w:szCs w:val="24"/>
        </w:rPr>
      </w:pPr>
    </w:p>
    <w:p w14:paraId="4EBA64F2" w14:textId="77777777" w:rsidR="005C50CE" w:rsidRPr="00CD512E" w:rsidRDefault="005C50CE" w:rsidP="005C50CE">
      <w:pPr>
        <w:rPr>
          <w:rStyle w:val="Heading2Char"/>
          <w:rFonts w:ascii="Times" w:hAnsi="Times"/>
          <w:color w:val="auto"/>
          <w:sz w:val="24"/>
          <w:szCs w:val="24"/>
        </w:rPr>
      </w:pPr>
      <w:r w:rsidRPr="00CD512E">
        <w:rPr>
          <w:rStyle w:val="Heading2Char"/>
          <w:rFonts w:ascii="Times" w:hAnsi="Times"/>
          <w:color w:val="auto"/>
          <w:sz w:val="24"/>
          <w:szCs w:val="24"/>
        </w:rPr>
        <w:t>Method</w:t>
      </w:r>
    </w:p>
    <w:p w14:paraId="5FBF6577" w14:textId="77777777" w:rsidR="005C50CE" w:rsidRDefault="005C50CE" w:rsidP="005C50CE">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827"/>
        <w:gridCol w:w="6"/>
        <w:gridCol w:w="2856"/>
        <w:gridCol w:w="2817"/>
        <w:gridCol w:w="2510"/>
      </w:tblGrid>
      <w:tr w:rsidR="005C50CE" w:rsidRPr="00CD512E" w14:paraId="09CD241A" w14:textId="77777777" w:rsidTr="002B2ECD">
        <w:trPr>
          <w:trHeight w:val="191"/>
        </w:trPr>
        <w:tc>
          <w:tcPr>
            <w:tcW w:w="899" w:type="dxa"/>
            <w:shd w:val="clear" w:color="auto" w:fill="D9D9D9"/>
          </w:tcPr>
          <w:p w14:paraId="4CA45FFE" w14:textId="77777777" w:rsidR="005C50CE" w:rsidRPr="00CD512E" w:rsidRDefault="005C50CE" w:rsidP="002B2ECD">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445" w:type="dxa"/>
            <w:gridSpan w:val="2"/>
            <w:shd w:val="clear" w:color="auto" w:fill="D9D9D9"/>
          </w:tcPr>
          <w:p w14:paraId="59038457" w14:textId="77777777" w:rsidR="005C50CE" w:rsidRPr="00CD512E" w:rsidRDefault="005C50CE" w:rsidP="002B2ECD">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098" w:type="dxa"/>
            <w:shd w:val="clear" w:color="auto" w:fill="D9D9D9"/>
          </w:tcPr>
          <w:p w14:paraId="76F8DB1D" w14:textId="77777777" w:rsidR="005C50CE" w:rsidRPr="00CD512E" w:rsidRDefault="005C50CE" w:rsidP="002B2ECD">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800" w:type="dxa"/>
            <w:shd w:val="clear" w:color="auto" w:fill="D9D9D9"/>
          </w:tcPr>
          <w:p w14:paraId="43FADBC0" w14:textId="77777777" w:rsidR="005C50CE" w:rsidRPr="00CD512E" w:rsidRDefault="005C50CE" w:rsidP="002B2ECD">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424DC2" w:rsidRPr="005064EC" w14:paraId="083C63E7" w14:textId="77777777" w:rsidTr="002B2ECD">
        <w:trPr>
          <w:trHeight w:val="684"/>
        </w:trPr>
        <w:tc>
          <w:tcPr>
            <w:tcW w:w="899" w:type="dxa"/>
          </w:tcPr>
          <w:p w14:paraId="1DEEBAA3" w14:textId="479B5F89" w:rsidR="00424DC2" w:rsidRPr="005064EC" w:rsidRDefault="00424DC2" w:rsidP="002B2ECD">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2445" w:type="dxa"/>
            <w:gridSpan w:val="2"/>
          </w:tcPr>
          <w:p w14:paraId="6A7AB3BD" w14:textId="39C5469A" w:rsidR="00424DC2" w:rsidRPr="009048D6" w:rsidRDefault="00424DC2" w:rsidP="002B2ECD">
            <w:pPr>
              <w:rPr>
                <w:rStyle w:val="Heading2Char"/>
                <w:rFonts w:ascii="Times" w:hAnsi="Times"/>
                <w:b w:val="0"/>
                <w:color w:val="auto"/>
                <w:sz w:val="24"/>
                <w:szCs w:val="24"/>
              </w:rPr>
            </w:pPr>
            <w:r>
              <w:rPr>
                <w:rStyle w:val="Heading2Char"/>
                <w:rFonts w:ascii="Times" w:hAnsi="Times"/>
                <w:b w:val="0"/>
                <w:color w:val="auto"/>
                <w:sz w:val="24"/>
                <w:szCs w:val="24"/>
              </w:rPr>
              <w:t>login()</w:t>
            </w:r>
          </w:p>
        </w:tc>
        <w:tc>
          <w:tcPr>
            <w:tcW w:w="3098" w:type="dxa"/>
          </w:tcPr>
          <w:p w14:paraId="004E402B" w14:textId="27B1E77D" w:rsidR="00424DC2" w:rsidRPr="00424DC2" w:rsidRDefault="00424DC2" w:rsidP="002B2ECD">
            <w:pPr>
              <w:widowControl w:val="0"/>
              <w:autoSpaceDE w:val="0"/>
              <w:autoSpaceDN w:val="0"/>
              <w:adjustRightInd w:val="0"/>
              <w:spacing w:after="240"/>
              <w:rPr>
                <w:rStyle w:val="Heading2Char"/>
                <w:rFonts w:ascii="Times New Roman" w:eastAsia="Arial" w:hAnsi="Times New Roman" w:cs="Times New Roman"/>
                <w:b w:val="0"/>
                <w:bCs w:val="0"/>
                <w:color w:val="000000"/>
                <w:sz w:val="24"/>
                <w:szCs w:val="24"/>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login for patient.</w:t>
            </w:r>
          </w:p>
        </w:tc>
        <w:tc>
          <w:tcPr>
            <w:tcW w:w="2800" w:type="dxa"/>
          </w:tcPr>
          <w:p w14:paraId="55005151" w14:textId="7889A39C" w:rsidR="00424DC2" w:rsidRPr="005064EC" w:rsidRDefault="00424DC2" w:rsidP="002B2ECD">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424DC2" w:rsidRPr="005064EC" w14:paraId="2B763A8F" w14:textId="77777777" w:rsidTr="002B2ECD">
        <w:tc>
          <w:tcPr>
            <w:tcW w:w="899" w:type="dxa"/>
          </w:tcPr>
          <w:p w14:paraId="643309CB" w14:textId="3C8BB86F" w:rsidR="00424DC2" w:rsidRPr="005064EC" w:rsidRDefault="00424DC2" w:rsidP="002B2ECD">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2445" w:type="dxa"/>
            <w:gridSpan w:val="2"/>
          </w:tcPr>
          <w:p w14:paraId="150B942E" w14:textId="4A8965CA" w:rsidR="00424DC2" w:rsidRPr="005064EC" w:rsidRDefault="00424DC2" w:rsidP="002B2ECD">
            <w:pPr>
              <w:rPr>
                <w:rStyle w:val="Heading2Char"/>
                <w:rFonts w:ascii="Times" w:hAnsi="Times"/>
                <w:b w:val="0"/>
                <w:color w:val="auto"/>
                <w:sz w:val="24"/>
                <w:szCs w:val="24"/>
              </w:rPr>
            </w:pPr>
            <w:r>
              <w:rPr>
                <w:rStyle w:val="Heading2Char"/>
                <w:rFonts w:ascii="Times" w:hAnsi="Times"/>
                <w:b w:val="0"/>
                <w:color w:val="auto"/>
                <w:sz w:val="24"/>
                <w:szCs w:val="24"/>
              </w:rPr>
              <w:t>logout()</w:t>
            </w:r>
          </w:p>
        </w:tc>
        <w:tc>
          <w:tcPr>
            <w:tcW w:w="3098" w:type="dxa"/>
          </w:tcPr>
          <w:p w14:paraId="78405D9B" w14:textId="2E8366A2" w:rsidR="00424DC2" w:rsidRPr="009048D6" w:rsidRDefault="00424DC2" w:rsidP="002B2ECD">
            <w:pPr>
              <w:rPr>
                <w:rStyle w:val="Heading2Char"/>
                <w:rFonts w:ascii="Times" w:hAnsi="Times"/>
                <w:b w:val="0"/>
                <w:color w:val="auto"/>
                <w:sz w:val="24"/>
                <w:szCs w:val="24"/>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logout for patient.</w:t>
            </w:r>
          </w:p>
        </w:tc>
        <w:tc>
          <w:tcPr>
            <w:tcW w:w="2800" w:type="dxa"/>
          </w:tcPr>
          <w:p w14:paraId="58540CA7" w14:textId="1AAF3B8E" w:rsidR="00424DC2" w:rsidRPr="005064EC" w:rsidRDefault="00424DC2" w:rsidP="002B2ECD">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424DC2" w14:paraId="200FE6A5" w14:textId="77777777" w:rsidTr="002B2ECD">
        <w:tblPrEx>
          <w:tblLook w:val="0000" w:firstRow="0" w:lastRow="0" w:firstColumn="0" w:lastColumn="0" w:noHBand="0" w:noVBand="0"/>
        </w:tblPrEx>
        <w:trPr>
          <w:trHeight w:val="620"/>
        </w:trPr>
        <w:tc>
          <w:tcPr>
            <w:tcW w:w="899" w:type="dxa"/>
          </w:tcPr>
          <w:p w14:paraId="3C2D47CA" w14:textId="4F8C7454" w:rsidR="00424DC2" w:rsidRPr="003C7AC3" w:rsidRDefault="00424DC2" w:rsidP="002B2ECD">
            <w:pPr>
              <w:ind w:left="108"/>
              <w:jc w:val="center"/>
              <w:rPr>
                <w:rStyle w:val="Heading2Char"/>
                <w:rFonts w:ascii="Times" w:hAnsi="Times"/>
                <w:b w:val="0"/>
                <w:color w:val="auto"/>
                <w:sz w:val="24"/>
                <w:szCs w:val="24"/>
              </w:rPr>
            </w:pPr>
            <w:r w:rsidRPr="003C7AC3">
              <w:rPr>
                <w:rStyle w:val="Heading2Char"/>
                <w:rFonts w:ascii="Times" w:hAnsi="Times"/>
                <w:b w:val="0"/>
                <w:color w:val="auto"/>
                <w:sz w:val="24"/>
                <w:szCs w:val="24"/>
              </w:rPr>
              <w:t>3</w:t>
            </w:r>
          </w:p>
        </w:tc>
        <w:tc>
          <w:tcPr>
            <w:tcW w:w="2445" w:type="dxa"/>
            <w:gridSpan w:val="2"/>
          </w:tcPr>
          <w:p w14:paraId="0321031D" w14:textId="5A579EC5" w:rsidR="00424DC2" w:rsidRPr="003C7AC3" w:rsidRDefault="00424DC2" w:rsidP="002B2ECD">
            <w:pPr>
              <w:rPr>
                <w:rStyle w:val="Heading2Char"/>
                <w:rFonts w:ascii="Times" w:hAnsi="Times"/>
                <w:b w:val="0"/>
                <w:color w:val="auto"/>
                <w:sz w:val="24"/>
                <w:szCs w:val="24"/>
              </w:rPr>
            </w:pPr>
            <w:r>
              <w:rPr>
                <w:rStyle w:val="Heading2Char"/>
                <w:rFonts w:ascii="Times" w:hAnsi="Times"/>
                <w:b w:val="0"/>
                <w:color w:val="auto"/>
                <w:sz w:val="24"/>
                <w:szCs w:val="24"/>
              </w:rPr>
              <w:t>v</w:t>
            </w:r>
            <w:r w:rsidRPr="003C7AC3">
              <w:rPr>
                <w:rStyle w:val="Heading2Char"/>
                <w:rFonts w:ascii="Times" w:hAnsi="Times"/>
                <w:b w:val="0"/>
                <w:color w:val="auto"/>
                <w:sz w:val="24"/>
                <w:szCs w:val="24"/>
              </w:rPr>
              <w:t>iew()</w:t>
            </w:r>
          </w:p>
        </w:tc>
        <w:tc>
          <w:tcPr>
            <w:tcW w:w="3098" w:type="dxa"/>
          </w:tcPr>
          <w:p w14:paraId="24810FAE" w14:textId="443FB620" w:rsidR="00424DC2" w:rsidRPr="003C7AC3" w:rsidRDefault="00424DC2" w:rsidP="002B2ECD">
            <w:pPr>
              <w:rPr>
                <w:rStyle w:val="Heading2Char"/>
                <w:rFonts w:ascii="Times" w:hAnsi="Times"/>
                <w:b w:val="0"/>
                <w:color w:val="auto"/>
                <w:sz w:val="24"/>
                <w:szCs w:val="24"/>
              </w:rPr>
            </w:pPr>
            <w:r w:rsidRPr="003C7AC3">
              <w:rPr>
                <w:rStyle w:val="Heading2Char"/>
                <w:rFonts w:ascii="Times" w:hAnsi="Times"/>
                <w:b w:val="0"/>
                <w:color w:val="auto"/>
                <w:sz w:val="24"/>
                <w:szCs w:val="24"/>
              </w:rPr>
              <w:t>Method uses to view any page which allow for patient</w:t>
            </w:r>
          </w:p>
        </w:tc>
        <w:tc>
          <w:tcPr>
            <w:tcW w:w="2800" w:type="dxa"/>
          </w:tcPr>
          <w:p w14:paraId="6158A071" w14:textId="5B3AC590" w:rsidR="00424DC2" w:rsidRPr="003C7AC3" w:rsidRDefault="00424DC2" w:rsidP="002B2ECD">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424DC2" w14:paraId="6E1A28E3" w14:textId="77777777" w:rsidTr="002B2ECD">
        <w:tblPrEx>
          <w:tblLook w:val="0000" w:firstRow="0" w:lastRow="0" w:firstColumn="0" w:lastColumn="0" w:noHBand="0" w:noVBand="0"/>
        </w:tblPrEx>
        <w:trPr>
          <w:trHeight w:val="120"/>
        </w:trPr>
        <w:tc>
          <w:tcPr>
            <w:tcW w:w="899" w:type="dxa"/>
          </w:tcPr>
          <w:p w14:paraId="1D100862" w14:textId="11C37540" w:rsidR="00424DC2" w:rsidRPr="003C7AC3" w:rsidRDefault="00424DC2" w:rsidP="002B2ECD">
            <w:pPr>
              <w:ind w:left="108"/>
              <w:jc w:val="center"/>
              <w:rPr>
                <w:rStyle w:val="Heading2Char"/>
                <w:rFonts w:ascii="Times" w:hAnsi="Times"/>
                <w:b w:val="0"/>
                <w:color w:val="auto"/>
                <w:sz w:val="24"/>
                <w:szCs w:val="24"/>
              </w:rPr>
            </w:pPr>
            <w:r w:rsidRPr="003C7AC3">
              <w:rPr>
                <w:rStyle w:val="Heading2Char"/>
                <w:rFonts w:ascii="Times" w:hAnsi="Times"/>
                <w:b w:val="0"/>
                <w:color w:val="auto"/>
                <w:sz w:val="24"/>
                <w:szCs w:val="24"/>
              </w:rPr>
              <w:t>4</w:t>
            </w:r>
          </w:p>
        </w:tc>
        <w:tc>
          <w:tcPr>
            <w:tcW w:w="2445" w:type="dxa"/>
            <w:gridSpan w:val="2"/>
          </w:tcPr>
          <w:p w14:paraId="0B1E532C" w14:textId="4BED320D" w:rsidR="00424DC2" w:rsidRPr="003C7AC3" w:rsidRDefault="00424DC2" w:rsidP="002B2ECD">
            <w:pPr>
              <w:rPr>
                <w:rStyle w:val="Heading2Char"/>
                <w:rFonts w:ascii="Times" w:hAnsi="Times"/>
                <w:b w:val="0"/>
                <w:color w:val="auto"/>
                <w:sz w:val="24"/>
                <w:szCs w:val="24"/>
              </w:rPr>
            </w:pPr>
            <w:proofErr w:type="spellStart"/>
            <w:r>
              <w:rPr>
                <w:rStyle w:val="Heading2Char"/>
                <w:rFonts w:ascii="Times" w:hAnsi="Times"/>
                <w:b w:val="0"/>
                <w:color w:val="auto"/>
                <w:sz w:val="24"/>
                <w:szCs w:val="24"/>
              </w:rPr>
              <w:t>patientRegister</w:t>
            </w:r>
            <w:proofErr w:type="spellEnd"/>
            <w:r w:rsidRPr="003C7AC3">
              <w:rPr>
                <w:rStyle w:val="Heading2Char"/>
                <w:rFonts w:ascii="Times" w:hAnsi="Times"/>
                <w:b w:val="0"/>
                <w:color w:val="auto"/>
                <w:sz w:val="24"/>
                <w:szCs w:val="24"/>
              </w:rPr>
              <w:t>()</w:t>
            </w:r>
          </w:p>
        </w:tc>
        <w:tc>
          <w:tcPr>
            <w:tcW w:w="3098" w:type="dxa"/>
          </w:tcPr>
          <w:p w14:paraId="256981F9" w14:textId="2DC52365" w:rsidR="00424DC2" w:rsidRPr="003C7AC3" w:rsidRDefault="00424DC2" w:rsidP="002B2ECD">
            <w:pPr>
              <w:rPr>
                <w:rStyle w:val="Heading2Char"/>
                <w:rFonts w:ascii="Times" w:hAnsi="Times"/>
                <w:b w:val="0"/>
                <w:color w:val="auto"/>
                <w:sz w:val="24"/>
                <w:szCs w:val="24"/>
              </w:rPr>
            </w:pPr>
            <w:r w:rsidRPr="003C7AC3">
              <w:rPr>
                <w:rStyle w:val="Heading2Char"/>
                <w:rFonts w:ascii="Times" w:hAnsi="Times"/>
                <w:b w:val="0"/>
                <w:color w:val="auto"/>
                <w:sz w:val="24"/>
                <w:szCs w:val="24"/>
              </w:rPr>
              <w:t xml:space="preserve">Method uses to </w:t>
            </w:r>
            <w:r>
              <w:rPr>
                <w:rStyle w:val="Heading2Char"/>
                <w:rFonts w:ascii="Times" w:hAnsi="Times"/>
                <w:b w:val="0"/>
                <w:color w:val="auto"/>
                <w:sz w:val="24"/>
                <w:szCs w:val="24"/>
              </w:rPr>
              <w:t>register patient into the database.</w:t>
            </w:r>
          </w:p>
        </w:tc>
        <w:tc>
          <w:tcPr>
            <w:tcW w:w="2800" w:type="dxa"/>
          </w:tcPr>
          <w:p w14:paraId="5BABEFC4" w14:textId="32DA7F83" w:rsidR="00424DC2" w:rsidRPr="003C7AC3" w:rsidRDefault="00424DC2" w:rsidP="002B2ECD">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424DC2" w14:paraId="3A288843" w14:textId="77777777" w:rsidTr="002B2ECD">
        <w:tblPrEx>
          <w:tblLook w:val="0000" w:firstRow="0" w:lastRow="0" w:firstColumn="0" w:lastColumn="0" w:noHBand="0" w:noVBand="0"/>
        </w:tblPrEx>
        <w:trPr>
          <w:trHeight w:val="120"/>
        </w:trPr>
        <w:tc>
          <w:tcPr>
            <w:tcW w:w="899" w:type="dxa"/>
          </w:tcPr>
          <w:p w14:paraId="7C9F81E0" w14:textId="28BE56E2" w:rsidR="00424DC2" w:rsidRPr="003C7AC3" w:rsidRDefault="002B2ECD" w:rsidP="002B2ECD">
            <w:pPr>
              <w:ind w:left="108"/>
              <w:jc w:val="center"/>
              <w:rPr>
                <w:rStyle w:val="Heading2Char"/>
                <w:rFonts w:ascii="Times" w:hAnsi="Times"/>
                <w:b w:val="0"/>
                <w:color w:val="auto"/>
                <w:sz w:val="24"/>
                <w:szCs w:val="24"/>
              </w:rPr>
            </w:pPr>
            <w:r>
              <w:rPr>
                <w:rStyle w:val="Heading2Char"/>
                <w:rFonts w:ascii="Times" w:hAnsi="Times"/>
                <w:b w:val="0"/>
                <w:color w:val="auto"/>
                <w:sz w:val="24"/>
                <w:szCs w:val="24"/>
              </w:rPr>
              <w:t>5</w:t>
            </w:r>
          </w:p>
        </w:tc>
        <w:tc>
          <w:tcPr>
            <w:tcW w:w="2445" w:type="dxa"/>
            <w:gridSpan w:val="2"/>
          </w:tcPr>
          <w:p w14:paraId="0E46607F" w14:textId="703E0C67" w:rsidR="00424DC2" w:rsidRPr="003C7AC3" w:rsidRDefault="00424DC2" w:rsidP="002B2ECD">
            <w:pPr>
              <w:rPr>
                <w:rStyle w:val="Heading2Char"/>
                <w:rFonts w:ascii="Times" w:hAnsi="Times"/>
                <w:b w:val="0"/>
                <w:color w:val="auto"/>
                <w:sz w:val="24"/>
                <w:szCs w:val="24"/>
              </w:rPr>
            </w:pPr>
            <w:proofErr w:type="spellStart"/>
            <w:r>
              <w:rPr>
                <w:rStyle w:val="Heading2Char"/>
                <w:rFonts w:ascii="Times" w:hAnsi="Times"/>
                <w:b w:val="0"/>
                <w:color w:val="auto"/>
                <w:sz w:val="24"/>
                <w:szCs w:val="24"/>
              </w:rPr>
              <w:t>get</w:t>
            </w:r>
            <w:r w:rsidR="002B2ECD">
              <w:rPr>
                <w:rStyle w:val="Heading2Char"/>
                <w:rFonts w:ascii="Times" w:hAnsi="Times"/>
                <w:b w:val="0"/>
                <w:color w:val="auto"/>
                <w:sz w:val="24"/>
                <w:szCs w:val="24"/>
              </w:rPr>
              <w:t>Dentist</w:t>
            </w:r>
            <w:r>
              <w:rPr>
                <w:rStyle w:val="Heading2Char"/>
                <w:rFonts w:ascii="Times" w:hAnsi="Times"/>
                <w:b w:val="0"/>
                <w:color w:val="auto"/>
                <w:sz w:val="24"/>
                <w:szCs w:val="24"/>
              </w:rPr>
              <w:t>ByID</w:t>
            </w:r>
            <w:proofErr w:type="spellEnd"/>
            <w:r w:rsidRPr="003C7AC3">
              <w:rPr>
                <w:rStyle w:val="Heading2Char"/>
                <w:rFonts w:ascii="Times" w:hAnsi="Times"/>
                <w:b w:val="0"/>
                <w:color w:val="auto"/>
                <w:sz w:val="24"/>
                <w:szCs w:val="24"/>
              </w:rPr>
              <w:t>()</w:t>
            </w:r>
          </w:p>
        </w:tc>
        <w:tc>
          <w:tcPr>
            <w:tcW w:w="3098" w:type="dxa"/>
          </w:tcPr>
          <w:p w14:paraId="3CF08DD3" w14:textId="2734D11C" w:rsidR="00424DC2" w:rsidRPr="003C7AC3" w:rsidRDefault="00424DC2" w:rsidP="002B2ECD">
            <w:pPr>
              <w:rPr>
                <w:rStyle w:val="Heading2Char"/>
                <w:rFonts w:ascii="Times" w:hAnsi="Times"/>
                <w:b w:val="0"/>
                <w:color w:val="auto"/>
                <w:sz w:val="24"/>
                <w:szCs w:val="24"/>
              </w:rPr>
            </w:pPr>
            <w:r w:rsidRPr="003C7AC3">
              <w:rPr>
                <w:rStyle w:val="Heading2Char"/>
                <w:rFonts w:ascii="Times" w:hAnsi="Times"/>
                <w:b w:val="0"/>
                <w:color w:val="auto"/>
                <w:sz w:val="24"/>
                <w:szCs w:val="24"/>
              </w:rPr>
              <w:t xml:space="preserve">Method uses to </w:t>
            </w:r>
            <w:r w:rsidR="002B2ECD">
              <w:rPr>
                <w:rStyle w:val="Heading2Char"/>
                <w:rFonts w:ascii="Times" w:hAnsi="Times"/>
                <w:b w:val="0"/>
                <w:color w:val="auto"/>
                <w:sz w:val="24"/>
                <w:szCs w:val="24"/>
              </w:rPr>
              <w:t>get dentist by using dentist</w:t>
            </w:r>
            <w:r>
              <w:rPr>
                <w:rStyle w:val="Heading2Char"/>
                <w:rFonts w:ascii="Times" w:hAnsi="Times"/>
                <w:b w:val="0"/>
                <w:color w:val="auto"/>
                <w:sz w:val="24"/>
                <w:szCs w:val="24"/>
              </w:rPr>
              <w:t>s’ id.</w:t>
            </w:r>
          </w:p>
        </w:tc>
        <w:tc>
          <w:tcPr>
            <w:tcW w:w="2800" w:type="dxa"/>
          </w:tcPr>
          <w:p w14:paraId="737DBF80" w14:textId="5C96321D" w:rsidR="00424DC2" w:rsidRPr="003C7AC3" w:rsidRDefault="00424DC2" w:rsidP="002B2ECD">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424DC2" w14:paraId="09874986" w14:textId="77777777" w:rsidTr="002B2ECD">
        <w:tblPrEx>
          <w:tblLook w:val="0000" w:firstRow="0" w:lastRow="0" w:firstColumn="0" w:lastColumn="0" w:noHBand="0" w:noVBand="0"/>
        </w:tblPrEx>
        <w:trPr>
          <w:trHeight w:val="215"/>
        </w:trPr>
        <w:tc>
          <w:tcPr>
            <w:tcW w:w="899" w:type="dxa"/>
          </w:tcPr>
          <w:p w14:paraId="54C5F31D" w14:textId="167119AB" w:rsidR="00424DC2" w:rsidRDefault="002B2ECD" w:rsidP="002B2ECD">
            <w:pPr>
              <w:ind w:left="108"/>
              <w:jc w:val="center"/>
              <w:rPr>
                <w:rStyle w:val="Heading2Char"/>
                <w:rFonts w:ascii="Times" w:hAnsi="Times"/>
                <w:b w:val="0"/>
                <w:color w:val="auto"/>
                <w:sz w:val="24"/>
                <w:szCs w:val="24"/>
              </w:rPr>
            </w:pPr>
            <w:r>
              <w:rPr>
                <w:rStyle w:val="Heading2Char"/>
                <w:rFonts w:ascii="Times" w:hAnsi="Times"/>
                <w:b w:val="0"/>
                <w:color w:val="auto"/>
                <w:sz w:val="24"/>
                <w:szCs w:val="24"/>
              </w:rPr>
              <w:t>6</w:t>
            </w:r>
          </w:p>
        </w:tc>
        <w:tc>
          <w:tcPr>
            <w:tcW w:w="2445" w:type="dxa"/>
            <w:gridSpan w:val="2"/>
          </w:tcPr>
          <w:p w14:paraId="490C8AC2" w14:textId="2B61B591" w:rsidR="00424DC2" w:rsidRDefault="00424DC2" w:rsidP="002B2ECD">
            <w:pPr>
              <w:rPr>
                <w:rStyle w:val="Heading2Char"/>
                <w:rFonts w:ascii="Times" w:hAnsi="Times"/>
                <w:b w:val="0"/>
                <w:color w:val="auto"/>
                <w:sz w:val="24"/>
                <w:szCs w:val="24"/>
              </w:rPr>
            </w:pPr>
            <w:proofErr w:type="spellStart"/>
            <w:r>
              <w:rPr>
                <w:rStyle w:val="Heading2Char"/>
                <w:rFonts w:ascii="Times" w:hAnsi="Times"/>
                <w:b w:val="0"/>
                <w:color w:val="auto"/>
                <w:sz w:val="24"/>
                <w:szCs w:val="24"/>
              </w:rPr>
              <w:t>edit</w:t>
            </w:r>
            <w:r w:rsidR="002B2ECD">
              <w:rPr>
                <w:rStyle w:val="Heading2Char"/>
                <w:rFonts w:ascii="Times" w:hAnsi="Times"/>
                <w:b w:val="0"/>
                <w:color w:val="auto"/>
                <w:sz w:val="24"/>
                <w:szCs w:val="24"/>
              </w:rPr>
              <w:t>Dentist</w:t>
            </w:r>
            <w:r>
              <w:rPr>
                <w:rStyle w:val="Heading2Char"/>
                <w:rFonts w:ascii="Times" w:hAnsi="Times"/>
                <w:b w:val="0"/>
                <w:color w:val="auto"/>
                <w:sz w:val="24"/>
                <w:szCs w:val="24"/>
              </w:rPr>
              <w:t>ByID</w:t>
            </w:r>
            <w:proofErr w:type="spellEnd"/>
            <w:r>
              <w:rPr>
                <w:rStyle w:val="Heading2Char"/>
                <w:rFonts w:ascii="Times" w:hAnsi="Times"/>
                <w:b w:val="0"/>
                <w:color w:val="auto"/>
                <w:sz w:val="24"/>
                <w:szCs w:val="24"/>
              </w:rPr>
              <w:t>()</w:t>
            </w:r>
          </w:p>
        </w:tc>
        <w:tc>
          <w:tcPr>
            <w:tcW w:w="3098" w:type="dxa"/>
          </w:tcPr>
          <w:p w14:paraId="01340B8C" w14:textId="63167FE5" w:rsidR="00424DC2" w:rsidRDefault="00424DC2" w:rsidP="002B2ECD">
            <w:pPr>
              <w:rPr>
                <w:rStyle w:val="Heading2Char"/>
                <w:rFonts w:ascii="Times" w:hAnsi="Times"/>
                <w:b w:val="0"/>
                <w:color w:val="auto"/>
                <w:sz w:val="24"/>
                <w:szCs w:val="24"/>
              </w:rPr>
            </w:pPr>
            <w:r>
              <w:rPr>
                <w:rStyle w:val="Heading2Char"/>
                <w:rFonts w:ascii="Times" w:hAnsi="Times"/>
                <w:b w:val="0"/>
                <w:color w:val="auto"/>
                <w:sz w:val="24"/>
                <w:szCs w:val="24"/>
              </w:rPr>
              <w:t xml:space="preserve">Method uses to edit </w:t>
            </w:r>
            <w:r w:rsidR="002B2ECD">
              <w:rPr>
                <w:rStyle w:val="Heading2Char"/>
                <w:rFonts w:ascii="Times" w:hAnsi="Times"/>
                <w:b w:val="0"/>
                <w:color w:val="auto"/>
                <w:sz w:val="24"/>
                <w:szCs w:val="24"/>
              </w:rPr>
              <w:t>dentist information by using dentist</w:t>
            </w:r>
            <w:r>
              <w:rPr>
                <w:rStyle w:val="Heading2Char"/>
                <w:rFonts w:ascii="Times" w:hAnsi="Times"/>
                <w:b w:val="0"/>
                <w:color w:val="auto"/>
                <w:sz w:val="24"/>
                <w:szCs w:val="24"/>
              </w:rPr>
              <w:t>s’ id.</w:t>
            </w:r>
          </w:p>
        </w:tc>
        <w:tc>
          <w:tcPr>
            <w:tcW w:w="2800" w:type="dxa"/>
          </w:tcPr>
          <w:p w14:paraId="44ABAFE2" w14:textId="05ABE953" w:rsidR="00424DC2" w:rsidRDefault="00424DC2" w:rsidP="002B2ECD">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424DC2" w14:paraId="41B5A528" w14:textId="77777777" w:rsidTr="002B2ECD">
        <w:tblPrEx>
          <w:tblLook w:val="0000" w:firstRow="0" w:lastRow="0" w:firstColumn="0" w:lastColumn="0" w:noHBand="0" w:noVBand="0"/>
        </w:tblPrEx>
        <w:trPr>
          <w:trHeight w:val="400"/>
        </w:trPr>
        <w:tc>
          <w:tcPr>
            <w:tcW w:w="899" w:type="dxa"/>
          </w:tcPr>
          <w:p w14:paraId="0C88BAAB" w14:textId="6CA97281" w:rsidR="00424DC2" w:rsidRPr="003C7AC3" w:rsidRDefault="002B2ECD" w:rsidP="002B2ECD">
            <w:pPr>
              <w:ind w:left="108"/>
              <w:jc w:val="center"/>
              <w:rPr>
                <w:rStyle w:val="Heading2Char"/>
                <w:rFonts w:ascii="Times" w:hAnsi="Times"/>
                <w:b w:val="0"/>
                <w:color w:val="auto"/>
                <w:sz w:val="24"/>
                <w:szCs w:val="24"/>
              </w:rPr>
            </w:pPr>
            <w:r>
              <w:rPr>
                <w:rStyle w:val="Heading2Char"/>
                <w:rFonts w:ascii="Times" w:hAnsi="Times" w:cs="Ayuthaya"/>
                <w:b w:val="0"/>
                <w:color w:val="auto"/>
                <w:sz w:val="24"/>
                <w:szCs w:val="24"/>
              </w:rPr>
              <w:t>7</w:t>
            </w:r>
          </w:p>
        </w:tc>
        <w:tc>
          <w:tcPr>
            <w:tcW w:w="2445" w:type="dxa"/>
            <w:gridSpan w:val="2"/>
          </w:tcPr>
          <w:p w14:paraId="746DED9C" w14:textId="28F32D0F" w:rsidR="00424DC2" w:rsidRPr="003C7AC3" w:rsidRDefault="002B2ECD" w:rsidP="002B2ECD">
            <w:pPr>
              <w:rPr>
                <w:rStyle w:val="Heading2Char"/>
                <w:rFonts w:ascii="Times" w:hAnsi="Times"/>
                <w:b w:val="0"/>
                <w:color w:val="auto"/>
                <w:sz w:val="24"/>
                <w:szCs w:val="24"/>
              </w:rPr>
            </w:pPr>
            <w:proofErr w:type="spellStart"/>
            <w:r>
              <w:rPr>
                <w:rStyle w:val="Heading2Char"/>
                <w:rFonts w:ascii="Times" w:hAnsi="Times"/>
                <w:b w:val="0"/>
                <w:color w:val="auto"/>
                <w:sz w:val="24"/>
                <w:szCs w:val="24"/>
              </w:rPr>
              <w:t>deleteDentist</w:t>
            </w:r>
            <w:r w:rsidR="00424DC2" w:rsidRPr="00967A1D">
              <w:rPr>
                <w:rStyle w:val="Heading2Char"/>
                <w:rFonts w:ascii="Times" w:hAnsi="Times"/>
                <w:b w:val="0"/>
                <w:color w:val="auto"/>
                <w:sz w:val="24"/>
                <w:szCs w:val="24"/>
              </w:rPr>
              <w:t>ByID</w:t>
            </w:r>
            <w:proofErr w:type="spellEnd"/>
            <w:r w:rsidR="00424DC2" w:rsidRPr="00967A1D">
              <w:rPr>
                <w:rStyle w:val="Heading2Char"/>
                <w:rFonts w:ascii="Times" w:hAnsi="Times"/>
                <w:b w:val="0"/>
                <w:color w:val="auto"/>
                <w:sz w:val="24"/>
                <w:szCs w:val="24"/>
              </w:rPr>
              <w:t>()</w:t>
            </w:r>
          </w:p>
        </w:tc>
        <w:tc>
          <w:tcPr>
            <w:tcW w:w="3098" w:type="dxa"/>
          </w:tcPr>
          <w:p w14:paraId="3841826B" w14:textId="75A7B1E1" w:rsidR="00424DC2" w:rsidRPr="003C7AC3" w:rsidRDefault="00424DC2" w:rsidP="002B2ECD">
            <w:pPr>
              <w:rPr>
                <w:rStyle w:val="Heading2Char"/>
                <w:rFonts w:ascii="Times" w:hAnsi="Times"/>
                <w:b w:val="0"/>
                <w:color w:val="auto"/>
                <w:sz w:val="24"/>
                <w:szCs w:val="24"/>
              </w:rPr>
            </w:pPr>
            <w:r w:rsidRPr="00967A1D">
              <w:rPr>
                <w:rStyle w:val="Heading2Char"/>
                <w:rFonts w:ascii="Times" w:hAnsi="Times"/>
                <w:b w:val="0"/>
                <w:color w:val="auto"/>
                <w:sz w:val="24"/>
                <w:szCs w:val="24"/>
              </w:rPr>
              <w:t xml:space="preserve">Method uses to delete </w:t>
            </w:r>
            <w:r w:rsidR="002B2ECD">
              <w:rPr>
                <w:rStyle w:val="Heading2Char"/>
                <w:rFonts w:ascii="Times" w:hAnsi="Times" w:cs="Ayuthaya"/>
                <w:b w:val="0"/>
                <w:color w:val="auto"/>
                <w:sz w:val="24"/>
                <w:szCs w:val="24"/>
              </w:rPr>
              <w:t>dentist by using dentist</w:t>
            </w:r>
            <w:r w:rsidRPr="00967A1D">
              <w:rPr>
                <w:rStyle w:val="Heading2Char"/>
                <w:rFonts w:ascii="Times" w:hAnsi="Times" w:cs="Ayuthaya"/>
                <w:b w:val="0"/>
                <w:color w:val="auto"/>
                <w:sz w:val="24"/>
                <w:szCs w:val="24"/>
              </w:rPr>
              <w:t>s’ id.</w:t>
            </w:r>
          </w:p>
        </w:tc>
        <w:tc>
          <w:tcPr>
            <w:tcW w:w="2800" w:type="dxa"/>
          </w:tcPr>
          <w:p w14:paraId="44350961" w14:textId="7FF135D2" w:rsidR="00424DC2" w:rsidRPr="003C7AC3" w:rsidRDefault="00424DC2" w:rsidP="002B2ECD">
            <w:pPr>
              <w:ind w:left="108"/>
              <w:jc w:val="center"/>
              <w:rPr>
                <w:rStyle w:val="Heading2Char"/>
                <w:rFonts w:ascii="Times" w:hAnsi="Times"/>
                <w:b w:val="0"/>
                <w:color w:val="auto"/>
                <w:sz w:val="24"/>
                <w:szCs w:val="24"/>
              </w:rPr>
            </w:pPr>
            <w:r w:rsidRPr="00967A1D">
              <w:rPr>
                <w:rStyle w:val="Heading2Char"/>
                <w:rFonts w:ascii="Times" w:hAnsi="Times"/>
                <w:b w:val="0"/>
                <w:color w:val="auto"/>
                <w:sz w:val="24"/>
                <w:szCs w:val="24"/>
              </w:rPr>
              <w:t>-</w:t>
            </w:r>
          </w:p>
        </w:tc>
      </w:tr>
      <w:tr w:rsidR="002B2ECD" w14:paraId="604DD13F" w14:textId="0CA40995" w:rsidTr="002B2ECD">
        <w:tblPrEx>
          <w:tblLook w:val="0000" w:firstRow="0" w:lastRow="0" w:firstColumn="0" w:lastColumn="0" w:noHBand="0" w:noVBand="0"/>
        </w:tblPrEx>
        <w:trPr>
          <w:trHeight w:val="222"/>
        </w:trPr>
        <w:tc>
          <w:tcPr>
            <w:tcW w:w="905" w:type="dxa"/>
            <w:gridSpan w:val="2"/>
          </w:tcPr>
          <w:p w14:paraId="36CC8D19" w14:textId="176B883D" w:rsidR="002B2ECD" w:rsidRDefault="002B2ECD" w:rsidP="002B2ECD">
            <w:pPr>
              <w:jc w:val="center"/>
              <w:rPr>
                <w:rStyle w:val="Heading2Char"/>
                <w:rFonts w:ascii="Times" w:hAnsi="Times"/>
                <w:color w:val="auto"/>
                <w:sz w:val="24"/>
                <w:szCs w:val="24"/>
              </w:rPr>
            </w:pPr>
            <w:r>
              <w:rPr>
                <w:rStyle w:val="Heading2Char"/>
                <w:rFonts w:ascii="Times" w:hAnsi="Times"/>
                <w:b w:val="0"/>
                <w:color w:val="auto"/>
                <w:sz w:val="24"/>
                <w:szCs w:val="24"/>
              </w:rPr>
              <w:t>8</w:t>
            </w:r>
          </w:p>
        </w:tc>
        <w:tc>
          <w:tcPr>
            <w:tcW w:w="2439" w:type="dxa"/>
          </w:tcPr>
          <w:p w14:paraId="6CE65FB4" w14:textId="1F7D58BF" w:rsidR="002B2ECD" w:rsidRDefault="002B2ECD" w:rsidP="002B2ECD">
            <w:pPr>
              <w:rPr>
                <w:rStyle w:val="Heading2Char"/>
                <w:rFonts w:ascii="Times" w:hAnsi="Times"/>
                <w:color w:val="auto"/>
                <w:sz w:val="24"/>
                <w:szCs w:val="24"/>
              </w:rPr>
            </w:pPr>
            <w:proofErr w:type="spellStart"/>
            <w:r w:rsidRPr="00967A1D">
              <w:rPr>
                <w:rStyle w:val="Heading2Char"/>
                <w:rFonts w:ascii="Times" w:hAnsi="Times"/>
                <w:b w:val="0"/>
                <w:color w:val="auto"/>
                <w:sz w:val="24"/>
                <w:szCs w:val="24"/>
              </w:rPr>
              <w:t>makePatientAppointment</w:t>
            </w:r>
            <w:proofErr w:type="spellEnd"/>
            <w:r w:rsidRPr="00967A1D">
              <w:rPr>
                <w:rStyle w:val="Heading2Char"/>
                <w:rFonts w:ascii="Times" w:hAnsi="Times"/>
                <w:b w:val="0"/>
                <w:color w:val="auto"/>
                <w:sz w:val="24"/>
                <w:szCs w:val="24"/>
              </w:rPr>
              <w:t>()</w:t>
            </w:r>
          </w:p>
        </w:tc>
        <w:tc>
          <w:tcPr>
            <w:tcW w:w="3098" w:type="dxa"/>
          </w:tcPr>
          <w:p w14:paraId="0D560478" w14:textId="26C2647D" w:rsidR="002B2ECD" w:rsidRDefault="002B2ECD" w:rsidP="002B2ECD">
            <w:pPr>
              <w:rPr>
                <w:rStyle w:val="Heading2Char"/>
                <w:rFonts w:ascii="Times" w:hAnsi="Times"/>
                <w:color w:val="auto"/>
                <w:sz w:val="24"/>
                <w:szCs w:val="24"/>
              </w:rPr>
            </w:pPr>
            <w:r w:rsidRPr="00967A1D">
              <w:rPr>
                <w:rStyle w:val="Heading2Char"/>
                <w:rFonts w:ascii="Times" w:hAnsi="Times"/>
                <w:b w:val="0"/>
                <w:color w:val="auto"/>
                <w:sz w:val="24"/>
                <w:szCs w:val="24"/>
              </w:rPr>
              <w:t>Method uses to make new patient appointment.</w:t>
            </w:r>
          </w:p>
        </w:tc>
        <w:tc>
          <w:tcPr>
            <w:tcW w:w="2800" w:type="dxa"/>
          </w:tcPr>
          <w:p w14:paraId="0C104E68" w14:textId="0A95E5BB" w:rsidR="002B2ECD" w:rsidRDefault="002B2ECD" w:rsidP="002B2ECD">
            <w:pPr>
              <w:ind w:left="108" w:firstLine="720"/>
              <w:jc w:val="center"/>
              <w:rPr>
                <w:rStyle w:val="Heading2Char"/>
                <w:rFonts w:ascii="Times" w:hAnsi="Times"/>
                <w:color w:val="auto"/>
                <w:sz w:val="24"/>
                <w:szCs w:val="24"/>
              </w:rPr>
            </w:pPr>
            <w:r w:rsidRPr="00967A1D">
              <w:rPr>
                <w:rStyle w:val="Heading2Char"/>
                <w:rFonts w:ascii="Times" w:hAnsi="Times"/>
                <w:b w:val="0"/>
                <w:color w:val="auto"/>
                <w:sz w:val="24"/>
                <w:szCs w:val="24"/>
              </w:rPr>
              <w:t>-</w:t>
            </w:r>
          </w:p>
        </w:tc>
      </w:tr>
      <w:tr w:rsidR="002B2ECD" w14:paraId="3F19F93D" w14:textId="36A4FA42" w:rsidTr="002B2ECD">
        <w:tblPrEx>
          <w:tblLook w:val="0000" w:firstRow="0" w:lastRow="0" w:firstColumn="0" w:lastColumn="0" w:noHBand="0" w:noVBand="0"/>
        </w:tblPrEx>
        <w:trPr>
          <w:trHeight w:val="351"/>
        </w:trPr>
        <w:tc>
          <w:tcPr>
            <w:tcW w:w="905" w:type="dxa"/>
            <w:gridSpan w:val="2"/>
          </w:tcPr>
          <w:p w14:paraId="19E346A5" w14:textId="339AF400" w:rsidR="002B2ECD" w:rsidRDefault="002B2ECD" w:rsidP="002B2ECD">
            <w:pPr>
              <w:jc w:val="center"/>
              <w:rPr>
                <w:rStyle w:val="Heading2Char"/>
                <w:rFonts w:ascii="Times" w:hAnsi="Times"/>
                <w:color w:val="auto"/>
                <w:sz w:val="24"/>
                <w:szCs w:val="24"/>
              </w:rPr>
            </w:pPr>
            <w:r>
              <w:rPr>
                <w:rStyle w:val="Heading2Char"/>
                <w:rFonts w:ascii="Times" w:hAnsi="Times"/>
                <w:b w:val="0"/>
                <w:color w:val="auto"/>
                <w:sz w:val="24"/>
                <w:szCs w:val="24"/>
              </w:rPr>
              <w:t>9</w:t>
            </w:r>
          </w:p>
        </w:tc>
        <w:tc>
          <w:tcPr>
            <w:tcW w:w="2439" w:type="dxa"/>
          </w:tcPr>
          <w:p w14:paraId="401A71BD" w14:textId="5A8F7F43" w:rsidR="002B2ECD" w:rsidRDefault="002B2ECD" w:rsidP="002B2ECD">
            <w:pPr>
              <w:rPr>
                <w:rStyle w:val="Heading2Char"/>
                <w:rFonts w:ascii="Times" w:hAnsi="Times"/>
                <w:color w:val="auto"/>
                <w:sz w:val="24"/>
                <w:szCs w:val="24"/>
              </w:rPr>
            </w:pPr>
            <w:proofErr w:type="spellStart"/>
            <w:r w:rsidRPr="00AA43C7">
              <w:rPr>
                <w:rStyle w:val="Heading2Char"/>
                <w:rFonts w:ascii="Times" w:hAnsi="Times"/>
                <w:b w:val="0"/>
                <w:color w:val="auto"/>
                <w:sz w:val="24"/>
                <w:szCs w:val="24"/>
              </w:rPr>
              <w:t>makeDentistAppointment</w:t>
            </w:r>
            <w:proofErr w:type="spellEnd"/>
            <w:r w:rsidRPr="00AA43C7">
              <w:rPr>
                <w:rStyle w:val="Heading2Char"/>
                <w:rFonts w:ascii="Times" w:hAnsi="Times"/>
                <w:b w:val="0"/>
                <w:color w:val="auto"/>
                <w:sz w:val="24"/>
                <w:szCs w:val="24"/>
              </w:rPr>
              <w:t>()</w:t>
            </w:r>
          </w:p>
        </w:tc>
        <w:tc>
          <w:tcPr>
            <w:tcW w:w="3098" w:type="dxa"/>
          </w:tcPr>
          <w:p w14:paraId="4E121052" w14:textId="77777777" w:rsidR="002B2ECD" w:rsidRPr="00AA43C7" w:rsidRDefault="002B2ECD" w:rsidP="002B2ECD">
            <w:pPr>
              <w:spacing w:after="200"/>
              <w:rPr>
                <w:rStyle w:val="Heading2Char"/>
                <w:rFonts w:ascii="Times" w:hAnsi="Times"/>
                <w:b w:val="0"/>
                <w:color w:val="auto"/>
                <w:sz w:val="24"/>
                <w:szCs w:val="24"/>
              </w:rPr>
            </w:pPr>
            <w:r w:rsidRPr="00AA43C7">
              <w:rPr>
                <w:rStyle w:val="Heading2Char"/>
                <w:rFonts w:ascii="Times" w:hAnsi="Times"/>
                <w:b w:val="0"/>
                <w:color w:val="auto"/>
                <w:sz w:val="24"/>
                <w:szCs w:val="24"/>
              </w:rPr>
              <w:t>Method uses to make new dentist appointment.</w:t>
            </w:r>
          </w:p>
          <w:p w14:paraId="4178BAE4" w14:textId="494390E5" w:rsidR="002B2ECD" w:rsidRDefault="002B2ECD" w:rsidP="002B2ECD">
            <w:pPr>
              <w:ind w:left="108" w:firstLine="720"/>
              <w:rPr>
                <w:rStyle w:val="Heading2Char"/>
                <w:rFonts w:ascii="Times" w:hAnsi="Times"/>
                <w:color w:val="auto"/>
                <w:sz w:val="24"/>
                <w:szCs w:val="24"/>
              </w:rPr>
            </w:pPr>
          </w:p>
        </w:tc>
        <w:tc>
          <w:tcPr>
            <w:tcW w:w="2800" w:type="dxa"/>
          </w:tcPr>
          <w:p w14:paraId="2608F19B" w14:textId="77777777" w:rsidR="002B2ECD" w:rsidRPr="00AA43C7" w:rsidRDefault="002B2ECD" w:rsidP="002B2ECD">
            <w:pPr>
              <w:spacing w:after="200"/>
              <w:jc w:val="center"/>
              <w:rPr>
                <w:rStyle w:val="Heading2Char"/>
                <w:rFonts w:ascii="Times" w:hAnsi="Times"/>
                <w:b w:val="0"/>
                <w:color w:val="auto"/>
                <w:sz w:val="24"/>
                <w:szCs w:val="24"/>
              </w:rPr>
            </w:pPr>
            <w:r w:rsidRPr="00AA43C7">
              <w:rPr>
                <w:rStyle w:val="Heading2Char"/>
                <w:rFonts w:ascii="Times" w:hAnsi="Times"/>
                <w:b w:val="0"/>
                <w:color w:val="auto"/>
                <w:sz w:val="24"/>
                <w:szCs w:val="24"/>
              </w:rPr>
              <w:t>-</w:t>
            </w:r>
          </w:p>
          <w:p w14:paraId="72217716" w14:textId="08DDD673" w:rsidR="002B2ECD" w:rsidRDefault="002B2ECD" w:rsidP="002B2ECD">
            <w:pPr>
              <w:ind w:left="108" w:firstLine="720"/>
              <w:jc w:val="center"/>
              <w:rPr>
                <w:rStyle w:val="Heading2Char"/>
                <w:rFonts w:ascii="Times" w:hAnsi="Times"/>
                <w:color w:val="auto"/>
                <w:sz w:val="24"/>
                <w:szCs w:val="24"/>
              </w:rPr>
            </w:pPr>
          </w:p>
        </w:tc>
      </w:tr>
    </w:tbl>
    <w:p w14:paraId="7AE26301" w14:textId="77777777" w:rsidR="00F01701" w:rsidRDefault="00F01701" w:rsidP="000C7BB4">
      <w:pPr>
        <w:ind w:firstLine="720"/>
        <w:rPr>
          <w:rStyle w:val="Heading2Char"/>
          <w:rFonts w:ascii="Times" w:hAnsi="Times"/>
          <w:color w:val="auto"/>
          <w:sz w:val="24"/>
          <w:szCs w:val="24"/>
        </w:rPr>
      </w:pPr>
    </w:p>
    <w:p w14:paraId="0C1A5EE0" w14:textId="77777777" w:rsidR="002B2ECD" w:rsidRDefault="002B2ECD" w:rsidP="000C7BB4">
      <w:pPr>
        <w:ind w:firstLine="720"/>
        <w:rPr>
          <w:rStyle w:val="Heading2Char"/>
          <w:rFonts w:ascii="Times" w:hAnsi="Times"/>
          <w:color w:val="auto"/>
          <w:sz w:val="24"/>
          <w:szCs w:val="24"/>
        </w:rPr>
      </w:pPr>
    </w:p>
    <w:p w14:paraId="207D8CDE" w14:textId="4B7ADF6F" w:rsidR="00F803D1" w:rsidRDefault="00F803D1" w:rsidP="000C7BB4">
      <w:pPr>
        <w:ind w:firstLine="720"/>
        <w:rPr>
          <w:rStyle w:val="Heading2Char"/>
          <w:rFonts w:ascii="Times" w:hAnsi="Times"/>
          <w:color w:val="auto"/>
          <w:sz w:val="24"/>
          <w:szCs w:val="24"/>
        </w:rPr>
      </w:pPr>
      <w:r>
        <w:rPr>
          <w:rStyle w:val="Heading2Char"/>
          <w:rFonts w:ascii="Times" w:hAnsi="Times"/>
          <w:color w:val="auto"/>
          <w:sz w:val="24"/>
          <w:szCs w:val="24"/>
        </w:rPr>
        <w:t>CD-11</w:t>
      </w:r>
      <w:proofErr w:type="gramStart"/>
      <w:r>
        <w:rPr>
          <w:rStyle w:val="Heading2Char"/>
          <w:rFonts w:ascii="Times" w:hAnsi="Times"/>
          <w:color w:val="auto"/>
          <w:sz w:val="24"/>
          <w:szCs w:val="24"/>
        </w:rPr>
        <w:t>,URS</w:t>
      </w:r>
      <w:proofErr w:type="gramEnd"/>
    </w:p>
    <w:p w14:paraId="0B91D9BF" w14:textId="1816E7AC" w:rsidR="00F803D1" w:rsidRDefault="00F803D1" w:rsidP="00F803D1">
      <w:pPr>
        <w:rPr>
          <w:rStyle w:val="Heading2Char"/>
          <w:rFonts w:ascii="Times" w:hAnsi="Times"/>
          <w:color w:val="auto"/>
          <w:sz w:val="24"/>
          <w:szCs w:val="24"/>
        </w:rPr>
      </w:pPr>
      <w:r>
        <w:rPr>
          <w:rStyle w:val="Heading2Char"/>
          <w:rFonts w:ascii="Times" w:hAnsi="Times"/>
          <w:color w:val="auto"/>
          <w:sz w:val="24"/>
          <w:szCs w:val="24"/>
        </w:rPr>
        <w:tab/>
        <w:t xml:space="preserve">Class name: </w:t>
      </w:r>
      <w:proofErr w:type="spellStart"/>
      <w:r>
        <w:rPr>
          <w:rStyle w:val="Heading2Char"/>
          <w:rFonts w:ascii="Times" w:hAnsi="Times"/>
          <w:color w:val="auto"/>
          <w:sz w:val="24"/>
          <w:szCs w:val="24"/>
        </w:rPr>
        <w:t>Dentist_Controller</w:t>
      </w:r>
      <w:proofErr w:type="spellEnd"/>
    </w:p>
    <w:p w14:paraId="1E3C9488" w14:textId="293E9334" w:rsidR="00F803D1" w:rsidRDefault="00B575B0" w:rsidP="00F803D1">
      <w:pPr>
        <w:tabs>
          <w:tab w:val="left" w:pos="2791"/>
        </w:tabs>
        <w:rPr>
          <w:rFonts w:ascii="Times" w:eastAsiaTheme="majorEastAsia" w:hAnsi="Times" w:cstheme="majorBidi"/>
          <w:sz w:val="24"/>
          <w:szCs w:val="24"/>
        </w:rPr>
      </w:pPr>
      <w:r>
        <w:rPr>
          <w:rFonts w:ascii="Times" w:eastAsiaTheme="majorEastAsia" w:hAnsi="Times" w:cstheme="majorBidi"/>
          <w:noProof/>
          <w:sz w:val="24"/>
          <w:szCs w:val="24"/>
          <w:lang w:eastAsia="ko-KR"/>
        </w:rPr>
        <w:drawing>
          <wp:anchor distT="0" distB="0" distL="114300" distR="114300" simplePos="0" relativeHeight="251692032" behindDoc="0" locked="0" layoutInCell="1" allowOverlap="1" wp14:anchorId="71385D6E" wp14:editId="6814732F">
            <wp:simplePos x="0" y="0"/>
            <wp:positionH relativeFrom="column">
              <wp:posOffset>1485900</wp:posOffset>
            </wp:positionH>
            <wp:positionV relativeFrom="paragraph">
              <wp:posOffset>167005</wp:posOffset>
            </wp:positionV>
            <wp:extent cx="2997200" cy="17272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_Contoller.jpg"/>
                    <pic:cNvPicPr/>
                  </pic:nvPicPr>
                  <pic:blipFill>
                    <a:blip r:embed="rId22">
                      <a:extLst>
                        <a:ext uri="{28A0092B-C50C-407E-A947-70E740481C1C}">
                          <a14:useLocalDpi xmlns:a14="http://schemas.microsoft.com/office/drawing/2010/main" val="0"/>
                        </a:ext>
                      </a:extLst>
                    </a:blip>
                    <a:stretch>
                      <a:fillRect/>
                    </a:stretch>
                  </pic:blipFill>
                  <pic:spPr>
                    <a:xfrm>
                      <a:off x="0" y="0"/>
                      <a:ext cx="2997200" cy="1727200"/>
                    </a:xfrm>
                    <a:prstGeom prst="rect">
                      <a:avLst/>
                    </a:prstGeom>
                  </pic:spPr>
                </pic:pic>
              </a:graphicData>
            </a:graphic>
            <wp14:sizeRelH relativeFrom="page">
              <wp14:pctWidth>0</wp14:pctWidth>
            </wp14:sizeRelH>
            <wp14:sizeRelV relativeFrom="page">
              <wp14:pctHeight>0</wp14:pctHeight>
            </wp14:sizeRelV>
          </wp:anchor>
        </w:drawing>
      </w:r>
    </w:p>
    <w:p w14:paraId="49D48395" w14:textId="77777777" w:rsidR="00F803D1" w:rsidRPr="00F803D1" w:rsidRDefault="00F803D1" w:rsidP="00F803D1">
      <w:pPr>
        <w:rPr>
          <w:rFonts w:ascii="Times" w:eastAsiaTheme="majorEastAsia" w:hAnsi="Times" w:cstheme="majorBidi"/>
          <w:sz w:val="24"/>
          <w:szCs w:val="24"/>
        </w:rPr>
      </w:pPr>
    </w:p>
    <w:p w14:paraId="495E8E16" w14:textId="77777777" w:rsidR="00F803D1" w:rsidRPr="00F803D1" w:rsidRDefault="00F803D1" w:rsidP="00F803D1">
      <w:pPr>
        <w:rPr>
          <w:rFonts w:ascii="Times" w:eastAsiaTheme="majorEastAsia" w:hAnsi="Times" w:cstheme="majorBidi"/>
          <w:sz w:val="24"/>
          <w:szCs w:val="24"/>
        </w:rPr>
      </w:pPr>
    </w:p>
    <w:p w14:paraId="2F45C6F4" w14:textId="77777777" w:rsidR="00F803D1" w:rsidRPr="00F803D1" w:rsidRDefault="00F803D1" w:rsidP="00F803D1">
      <w:pPr>
        <w:rPr>
          <w:rFonts w:ascii="Times" w:eastAsiaTheme="majorEastAsia" w:hAnsi="Times" w:cstheme="majorBidi"/>
          <w:sz w:val="24"/>
          <w:szCs w:val="24"/>
        </w:rPr>
      </w:pPr>
    </w:p>
    <w:p w14:paraId="28EE2496" w14:textId="77777777" w:rsidR="00F803D1" w:rsidRPr="00F803D1" w:rsidRDefault="00F803D1" w:rsidP="00F803D1">
      <w:pPr>
        <w:rPr>
          <w:rFonts w:ascii="Times" w:eastAsiaTheme="majorEastAsia" w:hAnsi="Times" w:cstheme="majorBidi"/>
          <w:sz w:val="24"/>
          <w:szCs w:val="24"/>
        </w:rPr>
      </w:pPr>
    </w:p>
    <w:p w14:paraId="0362E8A9" w14:textId="77777777" w:rsidR="00F803D1" w:rsidRPr="00F803D1" w:rsidRDefault="00F803D1" w:rsidP="00F803D1">
      <w:pPr>
        <w:rPr>
          <w:rFonts w:ascii="Times" w:eastAsiaTheme="majorEastAsia" w:hAnsi="Times" w:cstheme="majorBidi"/>
          <w:sz w:val="24"/>
          <w:szCs w:val="24"/>
        </w:rPr>
      </w:pPr>
    </w:p>
    <w:p w14:paraId="62FAD0DF" w14:textId="77777777" w:rsidR="00F803D1" w:rsidRPr="00F803D1" w:rsidRDefault="00F803D1" w:rsidP="00F803D1">
      <w:pPr>
        <w:rPr>
          <w:rFonts w:ascii="Times" w:eastAsiaTheme="majorEastAsia" w:hAnsi="Times" w:cstheme="majorBidi"/>
          <w:sz w:val="24"/>
          <w:szCs w:val="24"/>
        </w:rPr>
      </w:pPr>
    </w:p>
    <w:p w14:paraId="6E5A60CB" w14:textId="77777777" w:rsidR="00F803D1" w:rsidRPr="00F803D1" w:rsidRDefault="00F803D1" w:rsidP="00F803D1">
      <w:pPr>
        <w:rPr>
          <w:rFonts w:ascii="Times" w:eastAsiaTheme="majorEastAsia" w:hAnsi="Times" w:cstheme="majorBidi"/>
          <w:sz w:val="24"/>
          <w:szCs w:val="24"/>
        </w:rPr>
      </w:pPr>
    </w:p>
    <w:p w14:paraId="65EE6638" w14:textId="77777777" w:rsidR="00F803D1" w:rsidRPr="00F803D1" w:rsidRDefault="00F803D1" w:rsidP="00F803D1">
      <w:pPr>
        <w:rPr>
          <w:rFonts w:ascii="Times" w:eastAsiaTheme="majorEastAsia" w:hAnsi="Times" w:cstheme="majorBidi"/>
          <w:sz w:val="24"/>
          <w:szCs w:val="24"/>
        </w:rPr>
      </w:pPr>
    </w:p>
    <w:p w14:paraId="3CC35583" w14:textId="77777777" w:rsidR="00F803D1" w:rsidRPr="00F803D1" w:rsidRDefault="00F803D1" w:rsidP="00F803D1">
      <w:pPr>
        <w:rPr>
          <w:rFonts w:ascii="Times" w:eastAsiaTheme="majorEastAsia" w:hAnsi="Times" w:cstheme="majorBidi"/>
          <w:sz w:val="24"/>
          <w:szCs w:val="24"/>
        </w:rPr>
      </w:pPr>
    </w:p>
    <w:p w14:paraId="09D5099B" w14:textId="77777777" w:rsidR="003707B7" w:rsidRDefault="003707B7" w:rsidP="000C7BB4">
      <w:pPr>
        <w:rPr>
          <w:rStyle w:val="Heading2Char"/>
          <w:rFonts w:ascii="Times" w:hAnsi="Times"/>
          <w:color w:val="auto"/>
          <w:sz w:val="24"/>
          <w:szCs w:val="24"/>
        </w:rPr>
      </w:pPr>
    </w:p>
    <w:p w14:paraId="4CDE2DC4" w14:textId="77777777" w:rsidR="003707B7" w:rsidRDefault="003707B7" w:rsidP="000C7BB4">
      <w:pPr>
        <w:rPr>
          <w:rStyle w:val="Heading2Char"/>
          <w:rFonts w:ascii="Times" w:hAnsi="Times"/>
          <w:color w:val="auto"/>
          <w:sz w:val="24"/>
          <w:szCs w:val="24"/>
        </w:rPr>
      </w:pPr>
    </w:p>
    <w:p w14:paraId="402C0668" w14:textId="77777777" w:rsidR="000C7BB4" w:rsidRPr="00CD512E" w:rsidRDefault="000C7BB4" w:rsidP="000C7BB4">
      <w:pPr>
        <w:rPr>
          <w:rStyle w:val="Heading2Char"/>
          <w:rFonts w:ascii="Times" w:hAnsi="Times"/>
          <w:color w:val="auto"/>
          <w:sz w:val="24"/>
          <w:szCs w:val="24"/>
        </w:rPr>
      </w:pPr>
      <w:r w:rsidRPr="00CD512E">
        <w:rPr>
          <w:rStyle w:val="Heading2Char"/>
          <w:rFonts w:ascii="Times" w:hAnsi="Times"/>
          <w:color w:val="auto"/>
          <w:sz w:val="24"/>
          <w:szCs w:val="24"/>
        </w:rPr>
        <w:t>Property</w:t>
      </w:r>
    </w:p>
    <w:p w14:paraId="73FEAA0E" w14:textId="77777777" w:rsidR="000C7BB4" w:rsidRDefault="000C7BB4" w:rsidP="000C7BB4">
      <w:pPr>
        <w:jc w:val="center"/>
        <w:rPr>
          <w:rStyle w:val="Heading2Char"/>
          <w:rFonts w:ascii="Times" w:hAnsi="Times"/>
          <w:color w:val="auto"/>
          <w:sz w:val="28"/>
          <w:szCs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9E56F4" w:rsidRPr="00CD512E" w14:paraId="2F3607AD" w14:textId="77777777" w:rsidTr="009E56F4">
        <w:trPr>
          <w:trHeight w:val="218"/>
        </w:trPr>
        <w:tc>
          <w:tcPr>
            <w:tcW w:w="1106" w:type="dxa"/>
            <w:shd w:val="clear" w:color="auto" w:fill="D9D9D9"/>
          </w:tcPr>
          <w:p w14:paraId="0BCED8F8" w14:textId="77777777" w:rsidR="000C7BB4" w:rsidRPr="00CD512E" w:rsidRDefault="000C7BB4" w:rsidP="003A332F">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562" w:type="dxa"/>
            <w:shd w:val="clear" w:color="auto" w:fill="D9D9D9"/>
          </w:tcPr>
          <w:p w14:paraId="19665B91" w14:textId="77777777" w:rsidR="000C7BB4" w:rsidRPr="00CD512E" w:rsidRDefault="000C7BB4" w:rsidP="003A332F">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274" w:type="dxa"/>
            <w:shd w:val="clear" w:color="auto" w:fill="D9D9D9"/>
          </w:tcPr>
          <w:p w14:paraId="06D3895E" w14:textId="6CF07E6C" w:rsidR="000C7BB4" w:rsidRPr="00CD512E" w:rsidRDefault="000C7BB4" w:rsidP="003A332F">
            <w:pPr>
              <w:jc w:val="center"/>
              <w:rPr>
                <w:rStyle w:val="Heading2Char"/>
                <w:rFonts w:ascii="Times" w:hAnsi="Times"/>
                <w:color w:val="auto"/>
                <w:sz w:val="24"/>
                <w:szCs w:val="24"/>
              </w:rPr>
            </w:pPr>
            <w:r>
              <w:rPr>
                <w:rStyle w:val="Heading2Char"/>
                <w:rFonts w:ascii="Times" w:hAnsi="Times"/>
                <w:color w:val="auto"/>
                <w:sz w:val="24"/>
                <w:szCs w:val="24"/>
              </w:rPr>
              <w:t>Description</w:t>
            </w:r>
            <w:r w:rsidR="009E56F4">
              <w:rPr>
                <w:rStyle w:val="Heading2Char"/>
                <w:rFonts w:ascii="Times" w:hAnsi="Times"/>
                <w:color w:val="auto"/>
                <w:sz w:val="24"/>
                <w:szCs w:val="24"/>
              </w:rPr>
              <w:t xml:space="preserve">               </w:t>
            </w:r>
          </w:p>
        </w:tc>
        <w:tc>
          <w:tcPr>
            <w:tcW w:w="2340" w:type="dxa"/>
            <w:shd w:val="clear" w:color="auto" w:fill="D9D9D9"/>
          </w:tcPr>
          <w:p w14:paraId="7C499DC2" w14:textId="77777777" w:rsidR="000C7BB4" w:rsidRPr="00CD512E" w:rsidRDefault="000C7BB4" w:rsidP="003A332F">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9E56F4" w14:paraId="4A639512" w14:textId="77777777" w:rsidTr="009E56F4">
        <w:trPr>
          <w:trHeight w:val="589"/>
        </w:trPr>
        <w:tc>
          <w:tcPr>
            <w:tcW w:w="1106" w:type="dxa"/>
          </w:tcPr>
          <w:p w14:paraId="46D1366A" w14:textId="77777777" w:rsidR="000C7BB4" w:rsidRPr="005064EC" w:rsidRDefault="000C7BB4" w:rsidP="003A332F">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2562" w:type="dxa"/>
          </w:tcPr>
          <w:p w14:paraId="63214DAF" w14:textId="77777777" w:rsidR="000C7BB4" w:rsidRPr="005064EC" w:rsidRDefault="000C7BB4" w:rsidP="003A332F">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3274" w:type="dxa"/>
          </w:tcPr>
          <w:p w14:paraId="0FAE0FDD" w14:textId="77777777" w:rsidR="000C7BB4" w:rsidRPr="005064EC" w:rsidRDefault="000C7BB4" w:rsidP="003A332F">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w:t>
            </w:r>
          </w:p>
        </w:tc>
        <w:tc>
          <w:tcPr>
            <w:tcW w:w="2340" w:type="dxa"/>
          </w:tcPr>
          <w:p w14:paraId="23A34A3C" w14:textId="77777777" w:rsidR="000C7BB4" w:rsidRPr="005064EC" w:rsidRDefault="000C7BB4" w:rsidP="003A332F">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695AB2FF" w14:textId="77777777" w:rsidR="000C7BB4" w:rsidRDefault="000C7BB4" w:rsidP="000C7BB4">
      <w:pPr>
        <w:rPr>
          <w:rStyle w:val="Heading2Char"/>
          <w:rFonts w:ascii="Times" w:hAnsi="Times"/>
          <w:color w:val="auto"/>
          <w:sz w:val="24"/>
          <w:szCs w:val="24"/>
        </w:rPr>
      </w:pPr>
    </w:p>
    <w:p w14:paraId="5791CA36" w14:textId="77777777" w:rsidR="000C7BB4" w:rsidRDefault="000C7BB4" w:rsidP="000C7BB4">
      <w:pPr>
        <w:rPr>
          <w:rStyle w:val="Heading2Char"/>
          <w:rFonts w:ascii="Times" w:hAnsi="Times"/>
          <w:color w:val="auto"/>
          <w:sz w:val="24"/>
          <w:szCs w:val="24"/>
        </w:rPr>
      </w:pPr>
      <w:r w:rsidRPr="00CD512E">
        <w:rPr>
          <w:rStyle w:val="Heading2Char"/>
          <w:rFonts w:ascii="Times" w:hAnsi="Times"/>
          <w:color w:val="auto"/>
          <w:sz w:val="24"/>
          <w:szCs w:val="24"/>
        </w:rPr>
        <w:t>Method</w:t>
      </w:r>
    </w:p>
    <w:tbl>
      <w:tblPr>
        <w:tblStyle w:val="TableGrid"/>
        <w:tblW w:w="0" w:type="auto"/>
        <w:tblLook w:val="04A0" w:firstRow="1" w:lastRow="0" w:firstColumn="1" w:lastColumn="0" w:noHBand="0" w:noVBand="1"/>
      </w:tblPr>
      <w:tblGrid>
        <w:gridCol w:w="827"/>
        <w:gridCol w:w="2856"/>
        <w:gridCol w:w="2849"/>
        <w:gridCol w:w="2484"/>
      </w:tblGrid>
      <w:tr w:rsidR="003707B7" w:rsidRPr="00CD512E" w14:paraId="5D3FD1C1" w14:textId="77777777" w:rsidTr="00B575B0">
        <w:trPr>
          <w:trHeight w:val="191"/>
        </w:trPr>
        <w:tc>
          <w:tcPr>
            <w:tcW w:w="857" w:type="dxa"/>
            <w:shd w:val="clear" w:color="auto" w:fill="D9D9D9"/>
          </w:tcPr>
          <w:p w14:paraId="652410DE" w14:textId="77777777" w:rsidR="003707B7" w:rsidRPr="00CD512E" w:rsidRDefault="003707B7" w:rsidP="003707B7">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856" w:type="dxa"/>
            <w:shd w:val="clear" w:color="auto" w:fill="D9D9D9"/>
          </w:tcPr>
          <w:p w14:paraId="33A7FC6D" w14:textId="77777777" w:rsidR="003707B7" w:rsidRPr="00CD512E" w:rsidRDefault="003707B7" w:rsidP="003707B7">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919" w:type="dxa"/>
            <w:shd w:val="clear" w:color="auto" w:fill="D9D9D9"/>
          </w:tcPr>
          <w:p w14:paraId="4E8BAB07" w14:textId="77777777" w:rsidR="003707B7" w:rsidRPr="00CD512E" w:rsidRDefault="003707B7" w:rsidP="003707B7">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610" w:type="dxa"/>
            <w:shd w:val="clear" w:color="auto" w:fill="D9D9D9"/>
          </w:tcPr>
          <w:p w14:paraId="5F2D05AE" w14:textId="77777777" w:rsidR="003707B7" w:rsidRPr="00CD512E" w:rsidRDefault="003707B7" w:rsidP="003707B7">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B575B0" w:rsidRPr="005064EC" w14:paraId="5BD80F4E" w14:textId="77777777" w:rsidTr="00B575B0">
        <w:trPr>
          <w:trHeight w:val="528"/>
        </w:trPr>
        <w:tc>
          <w:tcPr>
            <w:tcW w:w="857" w:type="dxa"/>
          </w:tcPr>
          <w:p w14:paraId="745EC861" w14:textId="34F8E4DA" w:rsidR="00B575B0" w:rsidRPr="005064EC" w:rsidRDefault="00B575B0" w:rsidP="00B575B0">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2856" w:type="dxa"/>
          </w:tcPr>
          <w:p w14:paraId="733A2753" w14:textId="2CECC449" w:rsidR="00B575B0" w:rsidRPr="009048D6" w:rsidRDefault="00B575B0" w:rsidP="003707B7">
            <w:pPr>
              <w:rPr>
                <w:rStyle w:val="Heading2Char"/>
                <w:rFonts w:ascii="Times" w:hAnsi="Times"/>
                <w:b w:val="0"/>
                <w:color w:val="auto"/>
                <w:sz w:val="24"/>
                <w:szCs w:val="24"/>
              </w:rPr>
            </w:pPr>
            <w:r>
              <w:rPr>
                <w:rStyle w:val="Heading2Char"/>
                <w:rFonts w:ascii="Times" w:hAnsi="Times"/>
                <w:b w:val="0"/>
                <w:color w:val="auto"/>
                <w:sz w:val="24"/>
                <w:szCs w:val="24"/>
              </w:rPr>
              <w:t>login()</w:t>
            </w:r>
          </w:p>
        </w:tc>
        <w:tc>
          <w:tcPr>
            <w:tcW w:w="2919" w:type="dxa"/>
          </w:tcPr>
          <w:p w14:paraId="19037F2F" w14:textId="4494F7CC" w:rsidR="00B575B0" w:rsidRPr="009048D6" w:rsidRDefault="00B575B0" w:rsidP="003707B7">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login for patient.</w:t>
            </w:r>
          </w:p>
        </w:tc>
        <w:tc>
          <w:tcPr>
            <w:tcW w:w="2610" w:type="dxa"/>
          </w:tcPr>
          <w:p w14:paraId="3632F46F" w14:textId="0A9F8DA1" w:rsidR="00B575B0" w:rsidRPr="005064EC" w:rsidRDefault="00B575B0" w:rsidP="00B575B0">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B575B0" w:rsidRPr="005064EC" w14:paraId="00BBC5F1" w14:textId="77777777" w:rsidTr="00B575B0">
        <w:tc>
          <w:tcPr>
            <w:tcW w:w="857" w:type="dxa"/>
          </w:tcPr>
          <w:p w14:paraId="0ACFFA08" w14:textId="46EC72C1" w:rsidR="00B575B0" w:rsidRPr="005064EC" w:rsidRDefault="00B575B0" w:rsidP="00B575B0">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2856" w:type="dxa"/>
          </w:tcPr>
          <w:p w14:paraId="67B7BE73" w14:textId="77B6B47A" w:rsidR="00B575B0" w:rsidRPr="005064EC" w:rsidRDefault="00B575B0" w:rsidP="003707B7">
            <w:pPr>
              <w:rPr>
                <w:rStyle w:val="Heading2Char"/>
                <w:rFonts w:ascii="Times" w:hAnsi="Times"/>
                <w:b w:val="0"/>
                <w:color w:val="auto"/>
                <w:sz w:val="24"/>
                <w:szCs w:val="24"/>
              </w:rPr>
            </w:pPr>
            <w:r>
              <w:rPr>
                <w:rStyle w:val="Heading2Char"/>
                <w:rFonts w:ascii="Times" w:hAnsi="Times"/>
                <w:b w:val="0"/>
                <w:color w:val="auto"/>
                <w:sz w:val="24"/>
                <w:szCs w:val="24"/>
              </w:rPr>
              <w:t>logout()</w:t>
            </w:r>
          </w:p>
        </w:tc>
        <w:tc>
          <w:tcPr>
            <w:tcW w:w="2919" w:type="dxa"/>
          </w:tcPr>
          <w:p w14:paraId="0F122ECD" w14:textId="46D32A72" w:rsidR="00B575B0" w:rsidRPr="009048D6" w:rsidRDefault="00B575B0" w:rsidP="003707B7">
            <w:pPr>
              <w:rPr>
                <w:rStyle w:val="Heading2Char"/>
                <w:rFonts w:ascii="Times" w:hAnsi="Times"/>
                <w:b w:val="0"/>
                <w:color w:val="auto"/>
                <w:sz w:val="24"/>
                <w:szCs w:val="24"/>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logout for patient.</w:t>
            </w:r>
          </w:p>
        </w:tc>
        <w:tc>
          <w:tcPr>
            <w:tcW w:w="2610" w:type="dxa"/>
          </w:tcPr>
          <w:p w14:paraId="479A2CF6" w14:textId="3D444789" w:rsidR="00B575B0" w:rsidRPr="005064EC" w:rsidRDefault="00B575B0" w:rsidP="00B575B0">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B575B0" w14:paraId="122F6E45" w14:textId="77777777" w:rsidTr="00B575B0">
        <w:tblPrEx>
          <w:tblLook w:val="0000" w:firstRow="0" w:lastRow="0" w:firstColumn="0" w:lastColumn="0" w:noHBand="0" w:noVBand="0"/>
        </w:tblPrEx>
        <w:trPr>
          <w:trHeight w:val="620"/>
        </w:trPr>
        <w:tc>
          <w:tcPr>
            <w:tcW w:w="857" w:type="dxa"/>
          </w:tcPr>
          <w:p w14:paraId="6AD0CB27" w14:textId="7F79396B" w:rsidR="00B575B0" w:rsidRPr="003C7AC3" w:rsidRDefault="00B575B0" w:rsidP="00B575B0">
            <w:pPr>
              <w:ind w:left="108"/>
              <w:jc w:val="center"/>
              <w:rPr>
                <w:rStyle w:val="Heading2Char"/>
                <w:rFonts w:ascii="Times" w:hAnsi="Times"/>
                <w:b w:val="0"/>
                <w:color w:val="auto"/>
                <w:sz w:val="24"/>
                <w:szCs w:val="24"/>
              </w:rPr>
            </w:pPr>
            <w:r w:rsidRPr="003C7AC3">
              <w:rPr>
                <w:rStyle w:val="Heading2Char"/>
                <w:rFonts w:ascii="Times" w:hAnsi="Times"/>
                <w:b w:val="0"/>
                <w:color w:val="auto"/>
                <w:sz w:val="24"/>
                <w:szCs w:val="24"/>
              </w:rPr>
              <w:t>3</w:t>
            </w:r>
          </w:p>
        </w:tc>
        <w:tc>
          <w:tcPr>
            <w:tcW w:w="2856" w:type="dxa"/>
          </w:tcPr>
          <w:p w14:paraId="32960E81" w14:textId="689CB83A" w:rsidR="00B575B0" w:rsidRPr="003C7AC3" w:rsidRDefault="00B575B0" w:rsidP="003707B7">
            <w:pPr>
              <w:rPr>
                <w:rStyle w:val="Heading2Char"/>
                <w:rFonts w:ascii="Times" w:hAnsi="Times"/>
                <w:b w:val="0"/>
                <w:color w:val="auto"/>
                <w:sz w:val="24"/>
                <w:szCs w:val="24"/>
              </w:rPr>
            </w:pPr>
            <w:r>
              <w:rPr>
                <w:rStyle w:val="Heading2Char"/>
                <w:rFonts w:ascii="Times" w:hAnsi="Times"/>
                <w:b w:val="0"/>
                <w:color w:val="auto"/>
                <w:sz w:val="24"/>
                <w:szCs w:val="24"/>
              </w:rPr>
              <w:t>v</w:t>
            </w:r>
            <w:r w:rsidRPr="003C7AC3">
              <w:rPr>
                <w:rStyle w:val="Heading2Char"/>
                <w:rFonts w:ascii="Times" w:hAnsi="Times"/>
                <w:b w:val="0"/>
                <w:color w:val="auto"/>
                <w:sz w:val="24"/>
                <w:szCs w:val="24"/>
              </w:rPr>
              <w:t>iew()</w:t>
            </w:r>
          </w:p>
        </w:tc>
        <w:tc>
          <w:tcPr>
            <w:tcW w:w="2919" w:type="dxa"/>
          </w:tcPr>
          <w:p w14:paraId="41B748D3" w14:textId="46F56D31" w:rsidR="00B575B0" w:rsidRPr="003C7AC3" w:rsidRDefault="00B575B0" w:rsidP="003707B7">
            <w:pPr>
              <w:rPr>
                <w:rStyle w:val="Heading2Char"/>
                <w:rFonts w:ascii="Times" w:hAnsi="Times"/>
                <w:b w:val="0"/>
                <w:color w:val="auto"/>
                <w:sz w:val="24"/>
                <w:szCs w:val="24"/>
              </w:rPr>
            </w:pPr>
            <w:r w:rsidRPr="003C7AC3">
              <w:rPr>
                <w:rStyle w:val="Heading2Char"/>
                <w:rFonts w:ascii="Times" w:hAnsi="Times"/>
                <w:b w:val="0"/>
                <w:color w:val="auto"/>
                <w:sz w:val="24"/>
                <w:szCs w:val="24"/>
              </w:rPr>
              <w:t>Method uses to view any page which allow for patient</w:t>
            </w:r>
          </w:p>
        </w:tc>
        <w:tc>
          <w:tcPr>
            <w:tcW w:w="2610" w:type="dxa"/>
          </w:tcPr>
          <w:p w14:paraId="33DF2231" w14:textId="506AC40C" w:rsidR="00B575B0" w:rsidRPr="003C7AC3" w:rsidRDefault="00B575B0" w:rsidP="00B575B0">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B575B0" w14:paraId="126FF2B3" w14:textId="77777777" w:rsidTr="00B575B0">
        <w:tblPrEx>
          <w:tblLook w:val="0000" w:firstRow="0" w:lastRow="0" w:firstColumn="0" w:lastColumn="0" w:noHBand="0" w:noVBand="0"/>
        </w:tblPrEx>
        <w:trPr>
          <w:trHeight w:val="120"/>
        </w:trPr>
        <w:tc>
          <w:tcPr>
            <w:tcW w:w="857" w:type="dxa"/>
          </w:tcPr>
          <w:p w14:paraId="585AAEB6" w14:textId="26FB9577" w:rsidR="00B575B0" w:rsidRPr="003C7AC3" w:rsidRDefault="00B575B0" w:rsidP="00B575B0">
            <w:pPr>
              <w:ind w:left="108"/>
              <w:jc w:val="center"/>
              <w:rPr>
                <w:rStyle w:val="Heading2Char"/>
                <w:rFonts w:ascii="Times" w:hAnsi="Times"/>
                <w:b w:val="0"/>
                <w:color w:val="auto"/>
                <w:sz w:val="24"/>
                <w:szCs w:val="24"/>
              </w:rPr>
            </w:pPr>
            <w:r>
              <w:rPr>
                <w:rStyle w:val="Heading2Char"/>
                <w:rFonts w:ascii="Times" w:hAnsi="Times"/>
                <w:b w:val="0"/>
                <w:color w:val="auto"/>
                <w:sz w:val="24"/>
                <w:szCs w:val="24"/>
              </w:rPr>
              <w:t>4</w:t>
            </w:r>
          </w:p>
        </w:tc>
        <w:tc>
          <w:tcPr>
            <w:tcW w:w="2856" w:type="dxa"/>
          </w:tcPr>
          <w:p w14:paraId="29ED7401" w14:textId="08B9EEBA" w:rsidR="00B575B0" w:rsidRPr="003C7AC3" w:rsidRDefault="00B575B0" w:rsidP="003707B7">
            <w:pPr>
              <w:rPr>
                <w:rStyle w:val="Heading2Char"/>
                <w:rFonts w:ascii="Times" w:hAnsi="Times"/>
                <w:b w:val="0"/>
                <w:color w:val="auto"/>
                <w:sz w:val="24"/>
                <w:szCs w:val="24"/>
              </w:rPr>
            </w:pPr>
            <w:r>
              <w:rPr>
                <w:rStyle w:val="Heading2Char"/>
                <w:rFonts w:ascii="Times" w:hAnsi="Times"/>
                <w:b w:val="0"/>
                <w:color w:val="auto"/>
                <w:sz w:val="24"/>
                <w:szCs w:val="24"/>
              </w:rPr>
              <w:t>edit()</w:t>
            </w:r>
          </w:p>
        </w:tc>
        <w:tc>
          <w:tcPr>
            <w:tcW w:w="2919" w:type="dxa"/>
          </w:tcPr>
          <w:p w14:paraId="158815D2" w14:textId="779A67A7" w:rsidR="00B575B0" w:rsidRPr="003C7AC3" w:rsidRDefault="00B575B0" w:rsidP="00B575B0">
            <w:pPr>
              <w:rPr>
                <w:rStyle w:val="Heading2Char"/>
                <w:rFonts w:ascii="Times" w:hAnsi="Times"/>
                <w:b w:val="0"/>
                <w:color w:val="auto"/>
                <w:sz w:val="24"/>
                <w:szCs w:val="24"/>
              </w:rPr>
            </w:pPr>
            <w:r>
              <w:rPr>
                <w:rStyle w:val="Heading2Char"/>
                <w:rFonts w:ascii="Times" w:hAnsi="Times"/>
                <w:b w:val="0"/>
                <w:color w:val="auto"/>
                <w:sz w:val="24"/>
                <w:szCs w:val="24"/>
              </w:rPr>
              <w:t xml:space="preserve">Method uses to edit </w:t>
            </w:r>
            <w:proofErr w:type="spellStart"/>
            <w:r>
              <w:rPr>
                <w:rStyle w:val="Heading2Char"/>
                <w:rFonts w:ascii="Times" w:hAnsi="Times"/>
                <w:b w:val="0"/>
                <w:color w:val="auto"/>
                <w:sz w:val="24"/>
                <w:szCs w:val="24"/>
              </w:rPr>
              <w:t>dentistinformation</w:t>
            </w:r>
            <w:proofErr w:type="spellEnd"/>
            <w:r>
              <w:rPr>
                <w:rStyle w:val="Heading2Char"/>
                <w:rFonts w:ascii="Times" w:hAnsi="Times"/>
                <w:b w:val="0"/>
                <w:color w:val="auto"/>
                <w:sz w:val="24"/>
                <w:szCs w:val="24"/>
              </w:rPr>
              <w:t>.</w:t>
            </w:r>
          </w:p>
        </w:tc>
        <w:tc>
          <w:tcPr>
            <w:tcW w:w="2610" w:type="dxa"/>
          </w:tcPr>
          <w:p w14:paraId="20B9C965" w14:textId="2558F083" w:rsidR="00B575B0" w:rsidRPr="003C7AC3" w:rsidRDefault="00B575B0" w:rsidP="00B575B0">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B575B0" w14:paraId="6B06B834" w14:textId="77777777" w:rsidTr="00B575B0">
        <w:tblPrEx>
          <w:tblLook w:val="0000" w:firstRow="0" w:lastRow="0" w:firstColumn="0" w:lastColumn="0" w:noHBand="0" w:noVBand="0"/>
        </w:tblPrEx>
        <w:trPr>
          <w:trHeight w:val="215"/>
        </w:trPr>
        <w:tc>
          <w:tcPr>
            <w:tcW w:w="857" w:type="dxa"/>
          </w:tcPr>
          <w:p w14:paraId="1FBEF48E" w14:textId="04622F1D" w:rsidR="00B575B0" w:rsidRDefault="00B575B0" w:rsidP="00B575B0">
            <w:pPr>
              <w:ind w:left="108"/>
              <w:jc w:val="center"/>
              <w:rPr>
                <w:rStyle w:val="Heading2Char"/>
                <w:rFonts w:ascii="Times" w:hAnsi="Times"/>
                <w:b w:val="0"/>
                <w:color w:val="auto"/>
                <w:sz w:val="24"/>
                <w:szCs w:val="24"/>
              </w:rPr>
            </w:pPr>
            <w:r>
              <w:rPr>
                <w:rStyle w:val="Heading2Char"/>
                <w:rFonts w:ascii="Times" w:hAnsi="Times" w:cs="Ayuthaya"/>
                <w:b w:val="0"/>
                <w:color w:val="auto"/>
                <w:sz w:val="24"/>
                <w:szCs w:val="24"/>
              </w:rPr>
              <w:t>5</w:t>
            </w:r>
          </w:p>
        </w:tc>
        <w:tc>
          <w:tcPr>
            <w:tcW w:w="2856" w:type="dxa"/>
          </w:tcPr>
          <w:p w14:paraId="7BB89F82" w14:textId="3104CF60" w:rsidR="00B575B0" w:rsidRDefault="00B575B0" w:rsidP="003707B7">
            <w:pPr>
              <w:rPr>
                <w:rStyle w:val="Heading2Char"/>
                <w:rFonts w:ascii="Times" w:hAnsi="Times"/>
                <w:b w:val="0"/>
                <w:color w:val="auto"/>
                <w:sz w:val="24"/>
                <w:szCs w:val="24"/>
              </w:rPr>
            </w:pPr>
            <w:r>
              <w:rPr>
                <w:rStyle w:val="Heading2Char"/>
                <w:rFonts w:ascii="Times" w:hAnsi="Times"/>
                <w:b w:val="0"/>
                <w:color w:val="auto"/>
                <w:sz w:val="24"/>
                <w:szCs w:val="24"/>
              </w:rPr>
              <w:t>d</w:t>
            </w:r>
            <w:r w:rsidRPr="00967A1D">
              <w:rPr>
                <w:rStyle w:val="Heading2Char"/>
                <w:rFonts w:ascii="Times" w:hAnsi="Times"/>
                <w:b w:val="0"/>
                <w:color w:val="auto"/>
                <w:sz w:val="24"/>
                <w:szCs w:val="24"/>
              </w:rPr>
              <w:t>elete ()</w:t>
            </w:r>
          </w:p>
        </w:tc>
        <w:tc>
          <w:tcPr>
            <w:tcW w:w="2919" w:type="dxa"/>
          </w:tcPr>
          <w:p w14:paraId="74CC39B5" w14:textId="5A50DEF7" w:rsidR="00B575B0" w:rsidRDefault="00B575B0" w:rsidP="00B575B0">
            <w:pPr>
              <w:rPr>
                <w:rStyle w:val="Heading2Char"/>
                <w:rFonts w:ascii="Times" w:hAnsi="Times"/>
                <w:b w:val="0"/>
                <w:color w:val="auto"/>
                <w:sz w:val="24"/>
                <w:szCs w:val="24"/>
              </w:rPr>
            </w:pPr>
            <w:r w:rsidRPr="00967A1D">
              <w:rPr>
                <w:rStyle w:val="Heading2Char"/>
                <w:rFonts w:ascii="Times" w:hAnsi="Times"/>
                <w:b w:val="0"/>
                <w:color w:val="auto"/>
                <w:sz w:val="24"/>
                <w:szCs w:val="24"/>
              </w:rPr>
              <w:t xml:space="preserve">Method uses to delete </w:t>
            </w:r>
            <w:r>
              <w:rPr>
                <w:rStyle w:val="Heading2Char"/>
                <w:rFonts w:ascii="Times" w:hAnsi="Times" w:cs="Ayuthaya"/>
                <w:b w:val="0"/>
                <w:color w:val="auto"/>
                <w:sz w:val="24"/>
                <w:szCs w:val="24"/>
              </w:rPr>
              <w:t>dentist</w:t>
            </w:r>
            <w:r w:rsidRPr="00967A1D">
              <w:rPr>
                <w:rStyle w:val="Heading2Char"/>
                <w:rFonts w:ascii="Times" w:hAnsi="Times" w:cs="Ayuthaya"/>
                <w:b w:val="0"/>
                <w:color w:val="auto"/>
                <w:sz w:val="24"/>
                <w:szCs w:val="24"/>
              </w:rPr>
              <w:t>.</w:t>
            </w:r>
          </w:p>
        </w:tc>
        <w:tc>
          <w:tcPr>
            <w:tcW w:w="2610" w:type="dxa"/>
          </w:tcPr>
          <w:p w14:paraId="59CEBBC7" w14:textId="0CF0C3E3" w:rsidR="00B575B0" w:rsidRDefault="00B575B0" w:rsidP="00B575B0">
            <w:pPr>
              <w:jc w:val="center"/>
              <w:rPr>
                <w:rStyle w:val="Heading2Char"/>
                <w:rFonts w:ascii="Times" w:hAnsi="Times"/>
                <w:b w:val="0"/>
                <w:color w:val="auto"/>
                <w:sz w:val="24"/>
                <w:szCs w:val="24"/>
              </w:rPr>
            </w:pPr>
            <w:r w:rsidRPr="00967A1D">
              <w:rPr>
                <w:rStyle w:val="Heading2Char"/>
                <w:rFonts w:ascii="Times" w:hAnsi="Times"/>
                <w:b w:val="0"/>
                <w:color w:val="auto"/>
                <w:sz w:val="24"/>
                <w:szCs w:val="24"/>
              </w:rPr>
              <w:t>-</w:t>
            </w:r>
          </w:p>
        </w:tc>
      </w:tr>
      <w:tr w:rsidR="00B575B0" w14:paraId="5B41CA96" w14:textId="251F8C94" w:rsidTr="00B575B0">
        <w:tblPrEx>
          <w:tblLook w:val="0000" w:firstRow="0" w:lastRow="0" w:firstColumn="0" w:lastColumn="0" w:noHBand="0" w:noVBand="0"/>
        </w:tblPrEx>
        <w:trPr>
          <w:trHeight w:val="623"/>
        </w:trPr>
        <w:tc>
          <w:tcPr>
            <w:tcW w:w="857" w:type="dxa"/>
          </w:tcPr>
          <w:p w14:paraId="177AC0C4" w14:textId="78B931C6" w:rsidR="00B575B0" w:rsidRDefault="00B575B0" w:rsidP="00B575B0">
            <w:pPr>
              <w:ind w:left="108"/>
              <w:jc w:val="center"/>
              <w:rPr>
                <w:rStyle w:val="Heading2Char"/>
                <w:rFonts w:ascii="Times" w:hAnsi="Times"/>
                <w:color w:val="auto"/>
                <w:sz w:val="24"/>
                <w:szCs w:val="24"/>
              </w:rPr>
            </w:pPr>
            <w:r>
              <w:rPr>
                <w:rStyle w:val="Heading2Char"/>
                <w:rFonts w:ascii="Times" w:hAnsi="Times"/>
                <w:b w:val="0"/>
                <w:color w:val="auto"/>
                <w:sz w:val="24"/>
                <w:szCs w:val="24"/>
              </w:rPr>
              <w:t>6</w:t>
            </w:r>
          </w:p>
        </w:tc>
        <w:tc>
          <w:tcPr>
            <w:tcW w:w="2856" w:type="dxa"/>
          </w:tcPr>
          <w:p w14:paraId="7DAA9472" w14:textId="5B8E405F" w:rsidR="00B575B0" w:rsidRDefault="00B575B0" w:rsidP="003707B7">
            <w:pPr>
              <w:rPr>
                <w:rStyle w:val="Heading2Char"/>
                <w:rFonts w:ascii="Times" w:hAnsi="Times"/>
                <w:color w:val="auto"/>
                <w:sz w:val="24"/>
                <w:szCs w:val="24"/>
              </w:rPr>
            </w:pPr>
            <w:proofErr w:type="spellStart"/>
            <w:r w:rsidRPr="00967A1D">
              <w:rPr>
                <w:rStyle w:val="Heading2Char"/>
                <w:rFonts w:ascii="Times" w:hAnsi="Times"/>
                <w:b w:val="0"/>
                <w:color w:val="auto"/>
                <w:sz w:val="24"/>
                <w:szCs w:val="24"/>
              </w:rPr>
              <w:t>makePatientAppointment</w:t>
            </w:r>
            <w:proofErr w:type="spellEnd"/>
            <w:r w:rsidRPr="00967A1D">
              <w:rPr>
                <w:rStyle w:val="Heading2Char"/>
                <w:rFonts w:ascii="Times" w:hAnsi="Times"/>
                <w:b w:val="0"/>
                <w:color w:val="auto"/>
                <w:sz w:val="24"/>
                <w:szCs w:val="24"/>
              </w:rPr>
              <w:t>()</w:t>
            </w:r>
          </w:p>
        </w:tc>
        <w:tc>
          <w:tcPr>
            <w:tcW w:w="2919" w:type="dxa"/>
          </w:tcPr>
          <w:p w14:paraId="16593BB4" w14:textId="7B487658" w:rsidR="00B575B0" w:rsidRDefault="00B575B0" w:rsidP="003707B7">
            <w:pPr>
              <w:rPr>
                <w:rStyle w:val="Heading2Char"/>
                <w:rFonts w:ascii="Times" w:hAnsi="Times"/>
                <w:color w:val="auto"/>
                <w:sz w:val="24"/>
                <w:szCs w:val="24"/>
              </w:rPr>
            </w:pPr>
            <w:r w:rsidRPr="00967A1D">
              <w:rPr>
                <w:rStyle w:val="Heading2Char"/>
                <w:rFonts w:ascii="Times" w:hAnsi="Times"/>
                <w:b w:val="0"/>
                <w:color w:val="auto"/>
                <w:sz w:val="24"/>
                <w:szCs w:val="24"/>
              </w:rPr>
              <w:t>Method uses to make new patient appointment.</w:t>
            </w:r>
          </w:p>
        </w:tc>
        <w:tc>
          <w:tcPr>
            <w:tcW w:w="2610" w:type="dxa"/>
          </w:tcPr>
          <w:p w14:paraId="4660DF1C" w14:textId="25F0F526" w:rsidR="00B575B0" w:rsidRDefault="00B575B0" w:rsidP="00B575B0">
            <w:pPr>
              <w:jc w:val="center"/>
              <w:rPr>
                <w:rStyle w:val="Heading2Char"/>
                <w:rFonts w:ascii="Times" w:hAnsi="Times"/>
                <w:color w:val="auto"/>
                <w:sz w:val="24"/>
                <w:szCs w:val="24"/>
              </w:rPr>
            </w:pPr>
            <w:r w:rsidRPr="00967A1D">
              <w:rPr>
                <w:rStyle w:val="Heading2Char"/>
                <w:rFonts w:ascii="Times" w:hAnsi="Times"/>
                <w:b w:val="0"/>
                <w:color w:val="auto"/>
                <w:sz w:val="24"/>
                <w:szCs w:val="24"/>
              </w:rPr>
              <w:t>-</w:t>
            </w:r>
          </w:p>
        </w:tc>
      </w:tr>
      <w:tr w:rsidR="00B575B0" w14:paraId="62766D8D" w14:textId="77777777" w:rsidTr="00B575B0">
        <w:tblPrEx>
          <w:tblLook w:val="0000" w:firstRow="0" w:lastRow="0" w:firstColumn="0" w:lastColumn="0" w:noHBand="0" w:noVBand="0"/>
        </w:tblPrEx>
        <w:trPr>
          <w:trHeight w:val="670"/>
        </w:trPr>
        <w:tc>
          <w:tcPr>
            <w:tcW w:w="857" w:type="dxa"/>
          </w:tcPr>
          <w:p w14:paraId="4C3B2DB0" w14:textId="5F1C7134" w:rsidR="00B575B0" w:rsidRDefault="00B575B0" w:rsidP="00B575B0">
            <w:pPr>
              <w:ind w:left="108"/>
              <w:jc w:val="center"/>
              <w:rPr>
                <w:rStyle w:val="Heading2Char"/>
                <w:rFonts w:ascii="Times" w:hAnsi="Times"/>
                <w:b w:val="0"/>
                <w:color w:val="auto"/>
                <w:sz w:val="24"/>
                <w:szCs w:val="24"/>
              </w:rPr>
            </w:pPr>
            <w:r>
              <w:rPr>
                <w:rStyle w:val="Heading2Char"/>
                <w:rFonts w:ascii="Times" w:hAnsi="Times"/>
                <w:b w:val="0"/>
                <w:color w:val="auto"/>
                <w:sz w:val="24"/>
                <w:szCs w:val="24"/>
              </w:rPr>
              <w:t>7</w:t>
            </w:r>
          </w:p>
        </w:tc>
        <w:tc>
          <w:tcPr>
            <w:tcW w:w="2856" w:type="dxa"/>
          </w:tcPr>
          <w:p w14:paraId="15549E78" w14:textId="45EEA8A0" w:rsidR="00B575B0" w:rsidRPr="00453729" w:rsidRDefault="00B575B0" w:rsidP="003707B7">
            <w:pPr>
              <w:rPr>
                <w:rStyle w:val="Heading2Char"/>
                <w:rFonts w:ascii="Times" w:hAnsi="Times"/>
                <w:b w:val="0"/>
                <w:color w:val="auto"/>
                <w:sz w:val="24"/>
                <w:szCs w:val="24"/>
              </w:rPr>
            </w:pPr>
            <w:proofErr w:type="spellStart"/>
            <w:r w:rsidRPr="00AA43C7">
              <w:rPr>
                <w:rStyle w:val="Heading2Char"/>
                <w:rFonts w:ascii="Times" w:hAnsi="Times"/>
                <w:b w:val="0"/>
                <w:color w:val="auto"/>
                <w:sz w:val="24"/>
                <w:szCs w:val="24"/>
              </w:rPr>
              <w:t>makeDentistAppointment</w:t>
            </w:r>
            <w:proofErr w:type="spellEnd"/>
            <w:r w:rsidRPr="00AA43C7">
              <w:rPr>
                <w:rStyle w:val="Heading2Char"/>
                <w:rFonts w:ascii="Times" w:hAnsi="Times"/>
                <w:b w:val="0"/>
                <w:color w:val="auto"/>
                <w:sz w:val="24"/>
                <w:szCs w:val="24"/>
              </w:rPr>
              <w:t>()</w:t>
            </w:r>
          </w:p>
        </w:tc>
        <w:tc>
          <w:tcPr>
            <w:tcW w:w="2919" w:type="dxa"/>
          </w:tcPr>
          <w:p w14:paraId="6FC7E793" w14:textId="77777777" w:rsidR="00B575B0" w:rsidRPr="00AA43C7" w:rsidRDefault="00B575B0" w:rsidP="00676512">
            <w:pPr>
              <w:spacing w:after="200"/>
              <w:rPr>
                <w:rStyle w:val="Heading2Char"/>
                <w:rFonts w:ascii="Times" w:hAnsi="Times"/>
                <w:b w:val="0"/>
                <w:color w:val="auto"/>
                <w:sz w:val="24"/>
                <w:szCs w:val="24"/>
              </w:rPr>
            </w:pPr>
            <w:r w:rsidRPr="00AA43C7">
              <w:rPr>
                <w:rStyle w:val="Heading2Char"/>
                <w:rFonts w:ascii="Times" w:hAnsi="Times"/>
                <w:b w:val="0"/>
                <w:color w:val="auto"/>
                <w:sz w:val="24"/>
                <w:szCs w:val="24"/>
              </w:rPr>
              <w:t>Method uses to make new dentist appointment.</w:t>
            </w:r>
          </w:p>
          <w:p w14:paraId="6A5030CA" w14:textId="77777777" w:rsidR="00B575B0" w:rsidRPr="00453729" w:rsidRDefault="00B575B0" w:rsidP="003707B7">
            <w:pPr>
              <w:spacing w:after="200"/>
              <w:rPr>
                <w:rStyle w:val="Heading2Char"/>
                <w:rFonts w:ascii="Times" w:hAnsi="Times"/>
                <w:b w:val="0"/>
                <w:color w:val="auto"/>
                <w:sz w:val="24"/>
                <w:szCs w:val="24"/>
              </w:rPr>
            </w:pPr>
          </w:p>
        </w:tc>
        <w:tc>
          <w:tcPr>
            <w:tcW w:w="2610" w:type="dxa"/>
          </w:tcPr>
          <w:p w14:paraId="630BF05B" w14:textId="77777777" w:rsidR="00B575B0" w:rsidRPr="00AA43C7" w:rsidRDefault="00B575B0" w:rsidP="00B575B0">
            <w:pPr>
              <w:spacing w:after="200"/>
              <w:jc w:val="center"/>
              <w:rPr>
                <w:rStyle w:val="Heading2Char"/>
                <w:rFonts w:ascii="Times" w:hAnsi="Times"/>
                <w:b w:val="0"/>
                <w:color w:val="auto"/>
                <w:sz w:val="24"/>
                <w:szCs w:val="24"/>
              </w:rPr>
            </w:pPr>
            <w:r w:rsidRPr="00AA43C7">
              <w:rPr>
                <w:rStyle w:val="Heading2Char"/>
                <w:rFonts w:ascii="Times" w:hAnsi="Times"/>
                <w:b w:val="0"/>
                <w:color w:val="auto"/>
                <w:sz w:val="24"/>
                <w:szCs w:val="24"/>
              </w:rPr>
              <w:t>-</w:t>
            </w:r>
          </w:p>
          <w:p w14:paraId="216CB55D" w14:textId="77777777" w:rsidR="00B575B0" w:rsidRPr="00453729" w:rsidRDefault="00B575B0" w:rsidP="00B575B0">
            <w:pPr>
              <w:spacing w:after="200"/>
              <w:jc w:val="center"/>
              <w:rPr>
                <w:rStyle w:val="Heading2Char"/>
                <w:rFonts w:ascii="Times" w:hAnsi="Times"/>
                <w:b w:val="0"/>
                <w:color w:val="auto"/>
                <w:sz w:val="24"/>
                <w:szCs w:val="24"/>
              </w:rPr>
            </w:pPr>
          </w:p>
        </w:tc>
      </w:tr>
    </w:tbl>
    <w:p w14:paraId="0F0750D6" w14:textId="77777777" w:rsidR="000C7BB4" w:rsidRDefault="000C7BB4" w:rsidP="000C7BB4">
      <w:pPr>
        <w:rPr>
          <w:rStyle w:val="Heading2Char"/>
          <w:rFonts w:ascii="Times" w:hAnsi="Times"/>
          <w:color w:val="auto"/>
          <w:sz w:val="28"/>
          <w:szCs w:val="28"/>
        </w:rPr>
      </w:pPr>
      <w:r>
        <w:rPr>
          <w:rStyle w:val="Heading2Char"/>
          <w:rFonts w:ascii="Times" w:hAnsi="Times"/>
          <w:color w:val="auto"/>
          <w:sz w:val="28"/>
          <w:szCs w:val="28"/>
        </w:rPr>
        <w:tab/>
      </w:r>
    </w:p>
    <w:p w14:paraId="73C7892D" w14:textId="77777777" w:rsidR="00F803D1" w:rsidRPr="00F803D1" w:rsidRDefault="00F803D1" w:rsidP="00F803D1">
      <w:pPr>
        <w:rPr>
          <w:rFonts w:ascii="Times" w:eastAsiaTheme="majorEastAsia" w:hAnsi="Times" w:cstheme="majorBidi"/>
          <w:sz w:val="24"/>
          <w:szCs w:val="24"/>
        </w:rPr>
      </w:pPr>
    </w:p>
    <w:p w14:paraId="612FB9D2" w14:textId="77777777" w:rsidR="00B575B0" w:rsidRDefault="00B575B0" w:rsidP="00F803D1">
      <w:pPr>
        <w:ind w:firstLine="720"/>
        <w:rPr>
          <w:rStyle w:val="Heading2Char"/>
          <w:rFonts w:ascii="Times" w:hAnsi="Times"/>
          <w:color w:val="auto"/>
          <w:sz w:val="24"/>
          <w:szCs w:val="24"/>
        </w:rPr>
      </w:pPr>
    </w:p>
    <w:p w14:paraId="7EF896A2" w14:textId="77777777" w:rsidR="00B575B0" w:rsidRDefault="00B575B0" w:rsidP="00F803D1">
      <w:pPr>
        <w:ind w:firstLine="720"/>
        <w:rPr>
          <w:rStyle w:val="Heading2Char"/>
          <w:rFonts w:ascii="Times" w:hAnsi="Times"/>
          <w:color w:val="auto"/>
          <w:sz w:val="24"/>
          <w:szCs w:val="24"/>
        </w:rPr>
      </w:pPr>
    </w:p>
    <w:p w14:paraId="62D20517" w14:textId="77777777" w:rsidR="00F01701" w:rsidRDefault="00F01701" w:rsidP="00B575B0">
      <w:pPr>
        <w:rPr>
          <w:rStyle w:val="Heading2Char"/>
          <w:rFonts w:ascii="Times" w:hAnsi="Times"/>
          <w:color w:val="auto"/>
          <w:sz w:val="24"/>
          <w:szCs w:val="24"/>
        </w:rPr>
      </w:pPr>
    </w:p>
    <w:p w14:paraId="1AC6F884" w14:textId="11846117" w:rsidR="00F803D1" w:rsidRDefault="00B575B0" w:rsidP="00F803D1">
      <w:pPr>
        <w:ind w:firstLine="720"/>
        <w:rPr>
          <w:rStyle w:val="Heading2Char"/>
          <w:rFonts w:ascii="Times" w:hAnsi="Times"/>
          <w:color w:val="auto"/>
          <w:sz w:val="24"/>
          <w:szCs w:val="24"/>
        </w:rPr>
      </w:pPr>
      <w:r>
        <w:rPr>
          <w:rStyle w:val="Heading2Char"/>
          <w:rFonts w:ascii="Times" w:hAnsi="Times"/>
          <w:color w:val="auto"/>
          <w:sz w:val="24"/>
          <w:szCs w:val="24"/>
        </w:rPr>
        <w:t>CD-12</w:t>
      </w:r>
      <w:proofErr w:type="gramStart"/>
      <w:r w:rsidR="00F803D1">
        <w:rPr>
          <w:rStyle w:val="Heading2Char"/>
          <w:rFonts w:ascii="Times" w:hAnsi="Times"/>
          <w:color w:val="auto"/>
          <w:sz w:val="24"/>
          <w:szCs w:val="24"/>
        </w:rPr>
        <w:t>,URS</w:t>
      </w:r>
      <w:proofErr w:type="gramEnd"/>
    </w:p>
    <w:p w14:paraId="5E389E84" w14:textId="3F4AC4B8" w:rsidR="00F803D1" w:rsidRDefault="00F803D1" w:rsidP="00F803D1">
      <w:pPr>
        <w:rPr>
          <w:rStyle w:val="Heading2Char"/>
          <w:rFonts w:ascii="Times" w:hAnsi="Times"/>
          <w:color w:val="auto"/>
          <w:sz w:val="24"/>
          <w:szCs w:val="24"/>
        </w:rPr>
      </w:pPr>
      <w:r>
        <w:rPr>
          <w:rStyle w:val="Heading2Char"/>
          <w:rFonts w:ascii="Times" w:hAnsi="Times"/>
          <w:color w:val="auto"/>
          <w:sz w:val="24"/>
          <w:szCs w:val="24"/>
        </w:rPr>
        <w:tab/>
        <w:t xml:space="preserve">Class name: </w:t>
      </w:r>
      <w:proofErr w:type="spellStart"/>
      <w:r>
        <w:rPr>
          <w:rStyle w:val="Heading2Char"/>
          <w:rFonts w:ascii="Times" w:hAnsi="Times"/>
          <w:color w:val="auto"/>
          <w:sz w:val="24"/>
          <w:szCs w:val="24"/>
        </w:rPr>
        <w:t>PatientAppointment</w:t>
      </w:r>
      <w:proofErr w:type="spellEnd"/>
    </w:p>
    <w:p w14:paraId="21E3E812" w14:textId="0101F4E3" w:rsidR="00F803D1" w:rsidRDefault="00F803D1" w:rsidP="00F803D1">
      <w:pPr>
        <w:rPr>
          <w:rStyle w:val="Heading2Char"/>
          <w:rFonts w:ascii="Times" w:hAnsi="Times"/>
          <w:color w:val="auto"/>
          <w:sz w:val="24"/>
          <w:szCs w:val="24"/>
        </w:rPr>
      </w:pPr>
    </w:p>
    <w:p w14:paraId="133192FD" w14:textId="3E9794F1" w:rsidR="00F803D1" w:rsidRDefault="00F803D1" w:rsidP="00F803D1">
      <w:pPr>
        <w:tabs>
          <w:tab w:val="left" w:pos="2946"/>
        </w:tabs>
        <w:rPr>
          <w:rFonts w:ascii="Times" w:eastAsiaTheme="majorEastAsia" w:hAnsi="Times" w:cstheme="majorBidi"/>
          <w:sz w:val="24"/>
          <w:szCs w:val="24"/>
        </w:rPr>
      </w:pPr>
      <w:r>
        <w:rPr>
          <w:rFonts w:ascii="Times" w:eastAsiaTheme="majorEastAsia" w:hAnsi="Times" w:cstheme="majorBidi"/>
          <w:b/>
          <w:bCs/>
          <w:noProof/>
          <w:color w:val="auto"/>
          <w:sz w:val="24"/>
          <w:szCs w:val="24"/>
          <w:lang w:eastAsia="ko-KR"/>
        </w:rPr>
        <w:lastRenderedPageBreak/>
        <w:drawing>
          <wp:anchor distT="0" distB="0" distL="114300" distR="114300" simplePos="0" relativeHeight="251673600" behindDoc="0" locked="0" layoutInCell="1" allowOverlap="1" wp14:anchorId="490B2F82" wp14:editId="33B4EA91">
            <wp:simplePos x="0" y="0"/>
            <wp:positionH relativeFrom="column">
              <wp:posOffset>1485900</wp:posOffset>
            </wp:positionH>
            <wp:positionV relativeFrom="paragraph">
              <wp:posOffset>198120</wp:posOffset>
            </wp:positionV>
            <wp:extent cx="2768600" cy="2540000"/>
            <wp:effectExtent l="0" t="0" r="0" b="0"/>
            <wp:wrapThrough wrapText="bothSides">
              <wp:wrapPolygon edited="0">
                <wp:start x="0" y="0"/>
                <wp:lineTo x="0" y="21384"/>
                <wp:lineTo x="21402" y="21384"/>
                <wp:lineTo x="21402"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Appointment.jpg"/>
                    <pic:cNvPicPr/>
                  </pic:nvPicPr>
                  <pic:blipFill>
                    <a:blip r:embed="rId23">
                      <a:extLst>
                        <a:ext uri="{28A0092B-C50C-407E-A947-70E740481C1C}">
                          <a14:useLocalDpi xmlns:a14="http://schemas.microsoft.com/office/drawing/2010/main" val="0"/>
                        </a:ext>
                      </a:extLst>
                    </a:blip>
                    <a:stretch>
                      <a:fillRect/>
                    </a:stretch>
                  </pic:blipFill>
                  <pic:spPr>
                    <a:xfrm>
                      <a:off x="0" y="0"/>
                      <a:ext cx="2768600" cy="2540000"/>
                    </a:xfrm>
                    <a:prstGeom prst="rect">
                      <a:avLst/>
                    </a:prstGeom>
                  </pic:spPr>
                </pic:pic>
              </a:graphicData>
            </a:graphic>
            <wp14:sizeRelH relativeFrom="page">
              <wp14:pctWidth>0</wp14:pctWidth>
            </wp14:sizeRelH>
            <wp14:sizeRelV relativeFrom="page">
              <wp14:pctHeight>0</wp14:pctHeight>
            </wp14:sizeRelV>
          </wp:anchor>
        </w:drawing>
      </w:r>
    </w:p>
    <w:p w14:paraId="7643B7EB" w14:textId="77777777" w:rsidR="00F803D1" w:rsidRPr="00F803D1" w:rsidRDefault="00F803D1" w:rsidP="00F803D1">
      <w:pPr>
        <w:rPr>
          <w:rFonts w:ascii="Times" w:eastAsiaTheme="majorEastAsia" w:hAnsi="Times" w:cstheme="majorBidi"/>
          <w:sz w:val="24"/>
          <w:szCs w:val="24"/>
        </w:rPr>
      </w:pPr>
    </w:p>
    <w:p w14:paraId="038FC054" w14:textId="77777777" w:rsidR="00F803D1" w:rsidRPr="00F803D1" w:rsidRDefault="00F803D1" w:rsidP="00F803D1">
      <w:pPr>
        <w:rPr>
          <w:rFonts w:ascii="Times" w:eastAsiaTheme="majorEastAsia" w:hAnsi="Times" w:cstheme="majorBidi"/>
          <w:sz w:val="24"/>
          <w:szCs w:val="24"/>
        </w:rPr>
      </w:pPr>
    </w:p>
    <w:p w14:paraId="5E15E6A1" w14:textId="77777777" w:rsidR="00F803D1" w:rsidRPr="00F803D1" w:rsidRDefault="00F803D1" w:rsidP="00F803D1">
      <w:pPr>
        <w:rPr>
          <w:rFonts w:ascii="Times" w:eastAsiaTheme="majorEastAsia" w:hAnsi="Times" w:cstheme="majorBidi"/>
          <w:sz w:val="24"/>
          <w:szCs w:val="24"/>
        </w:rPr>
      </w:pPr>
    </w:p>
    <w:p w14:paraId="1A671BE3" w14:textId="77777777" w:rsidR="00F803D1" w:rsidRPr="00F803D1" w:rsidRDefault="00F803D1" w:rsidP="00F803D1">
      <w:pPr>
        <w:rPr>
          <w:rFonts w:ascii="Times" w:eastAsiaTheme="majorEastAsia" w:hAnsi="Times" w:cstheme="majorBidi"/>
          <w:sz w:val="24"/>
          <w:szCs w:val="24"/>
        </w:rPr>
      </w:pPr>
    </w:p>
    <w:p w14:paraId="69EBB513" w14:textId="77777777" w:rsidR="00F803D1" w:rsidRPr="00F803D1" w:rsidRDefault="00F803D1" w:rsidP="00F803D1">
      <w:pPr>
        <w:rPr>
          <w:rFonts w:ascii="Times" w:eastAsiaTheme="majorEastAsia" w:hAnsi="Times" w:cstheme="majorBidi"/>
          <w:sz w:val="24"/>
          <w:szCs w:val="24"/>
        </w:rPr>
      </w:pPr>
    </w:p>
    <w:p w14:paraId="7F3FEE8B" w14:textId="77777777" w:rsidR="00F803D1" w:rsidRPr="00F803D1" w:rsidRDefault="00F803D1" w:rsidP="00F803D1">
      <w:pPr>
        <w:rPr>
          <w:rFonts w:ascii="Times" w:eastAsiaTheme="majorEastAsia" w:hAnsi="Times" w:cstheme="majorBidi"/>
          <w:sz w:val="24"/>
          <w:szCs w:val="24"/>
        </w:rPr>
      </w:pPr>
    </w:p>
    <w:p w14:paraId="27C09E92" w14:textId="77777777" w:rsidR="00F803D1" w:rsidRPr="00F803D1" w:rsidRDefault="00F803D1" w:rsidP="00F803D1">
      <w:pPr>
        <w:rPr>
          <w:rFonts w:ascii="Times" w:eastAsiaTheme="majorEastAsia" w:hAnsi="Times" w:cstheme="majorBidi"/>
          <w:sz w:val="24"/>
          <w:szCs w:val="24"/>
        </w:rPr>
      </w:pPr>
    </w:p>
    <w:p w14:paraId="6AEB4DAD" w14:textId="77777777" w:rsidR="00F803D1" w:rsidRPr="00F803D1" w:rsidRDefault="00F803D1" w:rsidP="00F803D1">
      <w:pPr>
        <w:rPr>
          <w:rFonts w:ascii="Times" w:eastAsiaTheme="majorEastAsia" w:hAnsi="Times" w:cstheme="majorBidi"/>
          <w:sz w:val="24"/>
          <w:szCs w:val="24"/>
        </w:rPr>
      </w:pPr>
    </w:p>
    <w:p w14:paraId="5A4A514D" w14:textId="77777777" w:rsidR="00F803D1" w:rsidRPr="00F803D1" w:rsidRDefault="00F803D1" w:rsidP="00F803D1">
      <w:pPr>
        <w:rPr>
          <w:rFonts w:ascii="Times" w:eastAsiaTheme="majorEastAsia" w:hAnsi="Times" w:cstheme="majorBidi"/>
          <w:sz w:val="24"/>
          <w:szCs w:val="24"/>
        </w:rPr>
      </w:pPr>
    </w:p>
    <w:p w14:paraId="46AF0165" w14:textId="77777777" w:rsidR="00F803D1" w:rsidRPr="00F803D1" w:rsidRDefault="00F803D1" w:rsidP="00F803D1">
      <w:pPr>
        <w:rPr>
          <w:rFonts w:ascii="Times" w:eastAsiaTheme="majorEastAsia" w:hAnsi="Times" w:cstheme="majorBidi"/>
          <w:sz w:val="24"/>
          <w:szCs w:val="24"/>
        </w:rPr>
      </w:pPr>
    </w:p>
    <w:p w14:paraId="0B65E446" w14:textId="77777777" w:rsidR="00F803D1" w:rsidRPr="00F803D1" w:rsidRDefault="00F803D1" w:rsidP="00F803D1">
      <w:pPr>
        <w:rPr>
          <w:rFonts w:ascii="Times" w:eastAsiaTheme="majorEastAsia" w:hAnsi="Times" w:cstheme="majorBidi"/>
          <w:sz w:val="24"/>
          <w:szCs w:val="24"/>
        </w:rPr>
      </w:pPr>
    </w:p>
    <w:p w14:paraId="2E65EF0E" w14:textId="77777777" w:rsidR="00F803D1" w:rsidRPr="00F803D1" w:rsidRDefault="00F803D1" w:rsidP="00F803D1">
      <w:pPr>
        <w:rPr>
          <w:rFonts w:ascii="Times" w:eastAsiaTheme="majorEastAsia" w:hAnsi="Times" w:cstheme="majorBidi"/>
          <w:sz w:val="24"/>
          <w:szCs w:val="24"/>
        </w:rPr>
      </w:pPr>
    </w:p>
    <w:p w14:paraId="25FABE4F" w14:textId="77777777" w:rsidR="00F803D1" w:rsidRPr="00F803D1" w:rsidRDefault="00F803D1" w:rsidP="00F803D1">
      <w:pPr>
        <w:rPr>
          <w:rFonts w:ascii="Times" w:eastAsiaTheme="majorEastAsia" w:hAnsi="Times" w:cstheme="majorBidi"/>
          <w:sz w:val="24"/>
          <w:szCs w:val="24"/>
        </w:rPr>
      </w:pPr>
    </w:p>
    <w:p w14:paraId="4CB83C53" w14:textId="77777777" w:rsidR="00F803D1" w:rsidRPr="00F803D1" w:rsidRDefault="00F803D1" w:rsidP="00F803D1">
      <w:pPr>
        <w:rPr>
          <w:rFonts w:ascii="Times" w:eastAsiaTheme="majorEastAsia" w:hAnsi="Times" w:cstheme="majorBidi"/>
          <w:sz w:val="24"/>
          <w:szCs w:val="24"/>
        </w:rPr>
      </w:pPr>
    </w:p>
    <w:p w14:paraId="2E1A21B1" w14:textId="77777777" w:rsidR="00F01701" w:rsidRPr="00CD512E" w:rsidRDefault="00F01701" w:rsidP="00F01701">
      <w:pPr>
        <w:rPr>
          <w:rStyle w:val="Heading2Char"/>
          <w:rFonts w:ascii="Times" w:hAnsi="Times"/>
          <w:color w:val="auto"/>
          <w:sz w:val="24"/>
          <w:szCs w:val="24"/>
        </w:rPr>
      </w:pPr>
      <w:r w:rsidRPr="00CD512E">
        <w:rPr>
          <w:rStyle w:val="Heading2Char"/>
          <w:rFonts w:ascii="Times" w:hAnsi="Times"/>
          <w:color w:val="auto"/>
          <w:sz w:val="24"/>
          <w:szCs w:val="24"/>
        </w:rPr>
        <w:t>Property</w:t>
      </w:r>
    </w:p>
    <w:p w14:paraId="3B8B5114" w14:textId="77777777" w:rsidR="00F01701" w:rsidRDefault="00F01701" w:rsidP="00F01701">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35"/>
        <w:gridCol w:w="1814"/>
        <w:gridCol w:w="3263"/>
        <w:gridCol w:w="3004"/>
      </w:tblGrid>
      <w:tr w:rsidR="00F01701" w:rsidRPr="00CD512E" w14:paraId="3FEF8B65" w14:textId="77777777" w:rsidTr="00F01701">
        <w:trPr>
          <w:trHeight w:val="191"/>
        </w:trPr>
        <w:tc>
          <w:tcPr>
            <w:tcW w:w="959" w:type="dxa"/>
            <w:shd w:val="clear" w:color="auto" w:fill="D9D9D9"/>
          </w:tcPr>
          <w:p w14:paraId="6AB23492" w14:textId="77777777" w:rsidR="00F01701" w:rsidRPr="00CD512E" w:rsidRDefault="00F01701" w:rsidP="00F01701">
            <w:pP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5197A9BE" w14:textId="77777777" w:rsidR="00F01701" w:rsidRPr="00CD512E" w:rsidRDefault="00F01701" w:rsidP="00F01701">
            <w:pP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4257BCA8" w14:textId="77777777" w:rsidR="00F01701" w:rsidRPr="00CD512E" w:rsidRDefault="00F01701" w:rsidP="00F01701">
            <w:pP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3AED62AE" w14:textId="77777777" w:rsidR="00F01701" w:rsidRPr="00CD512E" w:rsidRDefault="00F01701" w:rsidP="00F01701">
            <w:pPr>
              <w:rPr>
                <w:rStyle w:val="Heading2Char"/>
                <w:rFonts w:ascii="Times" w:hAnsi="Times"/>
                <w:color w:val="auto"/>
                <w:sz w:val="24"/>
                <w:szCs w:val="24"/>
              </w:rPr>
            </w:pPr>
            <w:r w:rsidRPr="00CD512E">
              <w:rPr>
                <w:rStyle w:val="Heading2Char"/>
                <w:rFonts w:ascii="Times" w:hAnsi="Times"/>
                <w:color w:val="auto"/>
                <w:sz w:val="24"/>
                <w:szCs w:val="24"/>
              </w:rPr>
              <w:t>Remark</w:t>
            </w:r>
          </w:p>
        </w:tc>
      </w:tr>
      <w:tr w:rsidR="00F01701" w14:paraId="744AB09C" w14:textId="77777777" w:rsidTr="00F01701">
        <w:trPr>
          <w:trHeight w:val="860"/>
        </w:trPr>
        <w:tc>
          <w:tcPr>
            <w:tcW w:w="959" w:type="dxa"/>
          </w:tcPr>
          <w:p w14:paraId="63C387E4" w14:textId="77777777" w:rsidR="00F01701" w:rsidRPr="005064EC" w:rsidRDefault="00F01701" w:rsidP="00F01701">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1843" w:type="dxa"/>
          </w:tcPr>
          <w:p w14:paraId="5F412CBD" w14:textId="766CB41F" w:rsidR="00F01701" w:rsidRPr="005064EC" w:rsidRDefault="00F01701" w:rsidP="00F01701">
            <w:pPr>
              <w:rPr>
                <w:rStyle w:val="Heading2Char"/>
                <w:rFonts w:ascii="Times" w:hAnsi="Times"/>
                <w:b w:val="0"/>
                <w:color w:val="auto"/>
                <w:sz w:val="24"/>
                <w:szCs w:val="24"/>
              </w:rPr>
            </w:pPr>
            <w:r>
              <w:rPr>
                <w:rStyle w:val="Heading2Char"/>
                <w:rFonts w:ascii="Times" w:hAnsi="Times"/>
                <w:b w:val="0"/>
                <w:color w:val="auto"/>
                <w:sz w:val="24"/>
                <w:szCs w:val="24"/>
              </w:rPr>
              <w:t>$id</w:t>
            </w:r>
          </w:p>
        </w:tc>
        <w:tc>
          <w:tcPr>
            <w:tcW w:w="3358" w:type="dxa"/>
          </w:tcPr>
          <w:p w14:paraId="625E329D" w14:textId="14744C50" w:rsidR="00F01701" w:rsidRPr="005064EC" w:rsidRDefault="00F01701" w:rsidP="00F01701">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patient appointment id</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52C896B6" w14:textId="77777777" w:rsidR="00F01701" w:rsidRPr="005064EC" w:rsidRDefault="00F01701" w:rsidP="00F01701">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F01701" w14:paraId="2CF7EB57" w14:textId="77777777" w:rsidTr="00F01701">
        <w:trPr>
          <w:trHeight w:val="215"/>
        </w:trPr>
        <w:tc>
          <w:tcPr>
            <w:tcW w:w="959" w:type="dxa"/>
          </w:tcPr>
          <w:p w14:paraId="58C6A7DE" w14:textId="3E0C20BA" w:rsidR="00F01701" w:rsidRPr="005064EC" w:rsidRDefault="00F01701" w:rsidP="00F01701">
            <w:pPr>
              <w:jc w:val="center"/>
              <w:rPr>
                <w:rStyle w:val="Heading2Char"/>
                <w:rFonts w:ascii="Times" w:hAnsi="Times"/>
                <w:b w:val="0"/>
                <w:color w:val="auto"/>
                <w:sz w:val="24"/>
                <w:szCs w:val="24"/>
              </w:rPr>
            </w:pPr>
            <w:r>
              <w:rPr>
                <w:rStyle w:val="Heading2Char"/>
                <w:rFonts w:ascii="Times" w:hAnsi="Times"/>
                <w:b w:val="0"/>
                <w:color w:val="auto"/>
                <w:sz w:val="24"/>
                <w:szCs w:val="24"/>
              </w:rPr>
              <w:t>2</w:t>
            </w:r>
          </w:p>
        </w:tc>
        <w:tc>
          <w:tcPr>
            <w:tcW w:w="1843" w:type="dxa"/>
          </w:tcPr>
          <w:p w14:paraId="5822C6A4" w14:textId="72505B48" w:rsidR="00F01701" w:rsidRDefault="00F01701" w:rsidP="00F01701">
            <w:pPr>
              <w:rPr>
                <w:rStyle w:val="Heading2Char"/>
                <w:rFonts w:ascii="Times" w:hAnsi="Times"/>
                <w:b w:val="0"/>
                <w:color w:val="auto"/>
                <w:sz w:val="24"/>
                <w:szCs w:val="24"/>
              </w:rPr>
            </w:pPr>
            <w:r>
              <w:rPr>
                <w:rStyle w:val="Heading2Char"/>
                <w:rFonts w:ascii="Times" w:hAnsi="Times"/>
                <w:b w:val="0"/>
                <w:color w:val="auto"/>
                <w:sz w:val="24"/>
                <w:szCs w:val="24"/>
              </w:rPr>
              <w:t>$</w:t>
            </w:r>
            <w:proofErr w:type="spellStart"/>
            <w:r>
              <w:rPr>
                <w:rStyle w:val="Heading2Char"/>
                <w:rFonts w:ascii="Times" w:hAnsi="Times"/>
                <w:b w:val="0"/>
                <w:color w:val="auto"/>
                <w:sz w:val="24"/>
                <w:szCs w:val="24"/>
              </w:rPr>
              <w:t>patientID</w:t>
            </w:r>
            <w:proofErr w:type="spellEnd"/>
          </w:p>
        </w:tc>
        <w:tc>
          <w:tcPr>
            <w:tcW w:w="3358" w:type="dxa"/>
          </w:tcPr>
          <w:p w14:paraId="492B56FF" w14:textId="0C58B92B" w:rsidR="00F01701" w:rsidRPr="005064EC" w:rsidRDefault="00F01701" w:rsidP="00F01701">
            <w:pPr>
              <w:widowControl w:val="0"/>
              <w:autoSpaceDE w:val="0"/>
              <w:autoSpaceDN w:val="0"/>
              <w:adjustRightInd w:val="0"/>
              <w:spacing w:after="240"/>
              <w:rPr>
                <w:rFonts w:ascii="Times New Roman" w:eastAsiaTheme="minorHAnsi" w:hAnsi="Times New Roman" w:cs="Times New Roman"/>
                <w:color w:val="auto"/>
                <w:sz w:val="24"/>
                <w:szCs w:val="24"/>
                <w:lang w:bidi="ar-SA"/>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patients’ id</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1EB5512D" w14:textId="42C451C8" w:rsidR="00F01701" w:rsidRPr="005064EC" w:rsidRDefault="00F01701" w:rsidP="00F01701">
            <w:pPr>
              <w:rPr>
                <w:rStyle w:val="Heading2Char"/>
                <w:rFonts w:ascii="Times" w:hAnsi="Times"/>
                <w:b w:val="0"/>
                <w:color w:val="auto"/>
                <w:sz w:val="24"/>
                <w:szCs w:val="24"/>
              </w:rPr>
            </w:pPr>
            <w:proofErr w:type="spellStart"/>
            <w:r>
              <w:rPr>
                <w:rStyle w:val="Heading2Char"/>
                <w:rFonts w:ascii="Times" w:hAnsi="Times"/>
                <w:b w:val="0"/>
                <w:color w:val="auto"/>
                <w:sz w:val="24"/>
                <w:szCs w:val="24"/>
              </w:rPr>
              <w:t>Type:varchar</w:t>
            </w:r>
            <w:proofErr w:type="spellEnd"/>
          </w:p>
        </w:tc>
      </w:tr>
      <w:tr w:rsidR="00F01701" w14:paraId="40FFEA9E" w14:textId="77777777" w:rsidTr="00F01701">
        <w:tc>
          <w:tcPr>
            <w:tcW w:w="959" w:type="dxa"/>
          </w:tcPr>
          <w:p w14:paraId="70665179" w14:textId="77777777" w:rsidR="00F01701" w:rsidRPr="005064EC" w:rsidRDefault="00F01701" w:rsidP="00F01701">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1843" w:type="dxa"/>
          </w:tcPr>
          <w:p w14:paraId="20507217" w14:textId="77777777" w:rsidR="00F01701" w:rsidRPr="005064EC" w:rsidRDefault="00F01701" w:rsidP="00F01701">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spellStart"/>
            <w:r w:rsidRPr="005064EC">
              <w:rPr>
                <w:rStyle w:val="Heading2Char"/>
                <w:rFonts w:ascii="Times" w:hAnsi="Times"/>
                <w:b w:val="0"/>
                <w:color w:val="auto"/>
                <w:sz w:val="24"/>
                <w:szCs w:val="24"/>
              </w:rPr>
              <w:t>firstname</w:t>
            </w:r>
            <w:proofErr w:type="spellEnd"/>
          </w:p>
        </w:tc>
        <w:tc>
          <w:tcPr>
            <w:tcW w:w="3358" w:type="dxa"/>
          </w:tcPr>
          <w:p w14:paraId="49359BD2" w14:textId="77777777" w:rsidR="00F01701" w:rsidRPr="005064EC" w:rsidRDefault="00F01701" w:rsidP="00F01701">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 xml:space="preserve">patients’ </w:t>
            </w:r>
            <w:proofErr w:type="spellStart"/>
            <w:r>
              <w:rPr>
                <w:rFonts w:ascii="Times New Roman" w:eastAsiaTheme="minorHAnsi" w:hAnsi="Times New Roman" w:cs="Times New Roman"/>
                <w:color w:val="auto"/>
                <w:sz w:val="24"/>
                <w:szCs w:val="24"/>
                <w:lang w:bidi="ar-SA"/>
              </w:rPr>
              <w:t>firstname</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28A79B5C" w14:textId="3CCA7A20" w:rsidR="00F01701" w:rsidRPr="005064EC" w:rsidRDefault="00F01701" w:rsidP="00F01701">
            <w:pPr>
              <w:rPr>
                <w:rStyle w:val="Heading2Char"/>
                <w:rFonts w:ascii="Times" w:hAnsi="Times"/>
                <w:b w:val="0"/>
                <w:color w:val="auto"/>
                <w:sz w:val="24"/>
                <w:szCs w:val="24"/>
              </w:rPr>
            </w:pPr>
            <w:r>
              <w:rPr>
                <w:rStyle w:val="Heading2Char"/>
                <w:rFonts w:ascii="Times" w:hAnsi="Times"/>
                <w:b w:val="0"/>
                <w:color w:val="auto"/>
                <w:sz w:val="24"/>
                <w:szCs w:val="24"/>
              </w:rPr>
              <w:t>Type: Patient</w:t>
            </w:r>
          </w:p>
        </w:tc>
      </w:tr>
      <w:tr w:rsidR="00F01701" w14:paraId="54098851" w14:textId="77777777" w:rsidTr="00F01701">
        <w:tc>
          <w:tcPr>
            <w:tcW w:w="959" w:type="dxa"/>
          </w:tcPr>
          <w:p w14:paraId="34D89334" w14:textId="77777777" w:rsidR="00F01701" w:rsidRPr="005064EC" w:rsidRDefault="00F01701" w:rsidP="00F01701">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3</w:t>
            </w:r>
          </w:p>
        </w:tc>
        <w:tc>
          <w:tcPr>
            <w:tcW w:w="1843" w:type="dxa"/>
          </w:tcPr>
          <w:p w14:paraId="739409A1" w14:textId="77777777" w:rsidR="00F01701" w:rsidRPr="005064EC" w:rsidRDefault="00F01701" w:rsidP="00F01701">
            <w:pPr>
              <w:rPr>
                <w:rStyle w:val="Heading2Char"/>
                <w:rFonts w:ascii="Times" w:hAnsi="Times"/>
                <w:b w:val="0"/>
                <w:color w:val="auto"/>
                <w:sz w:val="24"/>
                <w:szCs w:val="24"/>
              </w:rPr>
            </w:pPr>
            <w:r w:rsidRPr="005064EC">
              <w:rPr>
                <w:rStyle w:val="Heading2Char"/>
                <w:rFonts w:ascii="Times" w:hAnsi="Times"/>
                <w:b w:val="0"/>
                <w:color w:val="auto"/>
                <w:sz w:val="24"/>
                <w:szCs w:val="24"/>
              </w:rPr>
              <w:t>$surname</w:t>
            </w:r>
          </w:p>
        </w:tc>
        <w:tc>
          <w:tcPr>
            <w:tcW w:w="3358" w:type="dxa"/>
          </w:tcPr>
          <w:p w14:paraId="11425A3B" w14:textId="77777777" w:rsidR="00F01701" w:rsidRPr="005064EC" w:rsidRDefault="00F01701" w:rsidP="00F01701">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patients’ surname</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398C3CE9" w14:textId="49B89CEE" w:rsidR="00F01701" w:rsidRPr="005064EC" w:rsidRDefault="00F01701" w:rsidP="00F01701">
            <w:pPr>
              <w:rPr>
                <w:rStyle w:val="Heading2Char"/>
                <w:rFonts w:ascii="Times" w:hAnsi="Times"/>
                <w:b w:val="0"/>
                <w:color w:val="auto"/>
                <w:sz w:val="24"/>
                <w:szCs w:val="24"/>
              </w:rPr>
            </w:pPr>
            <w:r>
              <w:rPr>
                <w:rStyle w:val="Heading2Char"/>
                <w:rFonts w:ascii="Times" w:hAnsi="Times"/>
                <w:b w:val="0"/>
                <w:color w:val="auto"/>
                <w:sz w:val="24"/>
                <w:szCs w:val="24"/>
              </w:rPr>
              <w:t>Type: Patient</w:t>
            </w:r>
          </w:p>
        </w:tc>
      </w:tr>
      <w:tr w:rsidR="00F01701" w14:paraId="0D0F4B27" w14:textId="77777777" w:rsidTr="00F01701">
        <w:tc>
          <w:tcPr>
            <w:tcW w:w="959" w:type="dxa"/>
          </w:tcPr>
          <w:p w14:paraId="0CBF64D2" w14:textId="1DA2D5A4" w:rsidR="00F01701" w:rsidRPr="005064EC" w:rsidRDefault="00F01701" w:rsidP="00F01701">
            <w:pPr>
              <w:jc w:val="center"/>
              <w:rPr>
                <w:rStyle w:val="Heading2Char"/>
                <w:rFonts w:ascii="Times" w:hAnsi="Times"/>
                <w:b w:val="0"/>
                <w:color w:val="auto"/>
                <w:sz w:val="24"/>
                <w:szCs w:val="24"/>
              </w:rPr>
            </w:pPr>
            <w:r>
              <w:rPr>
                <w:rStyle w:val="Heading2Char"/>
                <w:rFonts w:ascii="Times" w:hAnsi="Times"/>
                <w:b w:val="0"/>
                <w:color w:val="auto"/>
                <w:sz w:val="24"/>
                <w:szCs w:val="24"/>
              </w:rPr>
              <w:t>4</w:t>
            </w:r>
          </w:p>
        </w:tc>
        <w:tc>
          <w:tcPr>
            <w:tcW w:w="1843" w:type="dxa"/>
          </w:tcPr>
          <w:p w14:paraId="258B7427" w14:textId="67B286BD" w:rsidR="00F01701" w:rsidRPr="005064EC" w:rsidRDefault="00F01701" w:rsidP="00F01701">
            <w:pPr>
              <w:rPr>
                <w:rStyle w:val="Heading2Char"/>
                <w:rFonts w:ascii="Times" w:hAnsi="Times"/>
                <w:b w:val="0"/>
                <w:color w:val="auto"/>
                <w:sz w:val="24"/>
                <w:szCs w:val="24"/>
              </w:rPr>
            </w:pPr>
            <w:r w:rsidRPr="005064EC">
              <w:rPr>
                <w:rStyle w:val="Heading2Char"/>
                <w:rFonts w:ascii="Times" w:hAnsi="Times"/>
                <w:b w:val="0"/>
                <w:color w:val="auto"/>
                <w:sz w:val="24"/>
                <w:szCs w:val="24"/>
              </w:rPr>
              <w:t>$treatment</w:t>
            </w:r>
          </w:p>
        </w:tc>
        <w:tc>
          <w:tcPr>
            <w:tcW w:w="3358" w:type="dxa"/>
          </w:tcPr>
          <w:p w14:paraId="71F3C7EB" w14:textId="4C567CE4" w:rsidR="00F01701" w:rsidRPr="005064EC" w:rsidRDefault="00F01701" w:rsidP="00F01701">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patients’ dental treatment</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304974B7" w14:textId="4E0AEAF5" w:rsidR="00F01701" w:rsidRPr="005064EC" w:rsidRDefault="00F01701" w:rsidP="00F01701">
            <w:pPr>
              <w:rPr>
                <w:rStyle w:val="Heading2Char"/>
                <w:rFonts w:ascii="Times" w:hAnsi="Times"/>
                <w:b w:val="0"/>
                <w:color w:val="auto"/>
                <w:sz w:val="24"/>
                <w:szCs w:val="24"/>
              </w:rPr>
            </w:pPr>
            <w:r>
              <w:rPr>
                <w:rStyle w:val="Heading2Char"/>
                <w:rFonts w:ascii="Times" w:hAnsi="Times"/>
                <w:b w:val="0"/>
                <w:color w:val="auto"/>
                <w:sz w:val="24"/>
                <w:szCs w:val="24"/>
              </w:rPr>
              <w:t>Type: Patient</w:t>
            </w:r>
          </w:p>
        </w:tc>
      </w:tr>
      <w:tr w:rsidR="00F01701" w14:paraId="3644E1D7" w14:textId="77777777" w:rsidTr="00F01701">
        <w:tblPrEx>
          <w:tblLook w:val="0000" w:firstRow="0" w:lastRow="0" w:firstColumn="0" w:lastColumn="0" w:noHBand="0" w:noVBand="0"/>
        </w:tblPrEx>
        <w:trPr>
          <w:trHeight w:val="313"/>
        </w:trPr>
        <w:tc>
          <w:tcPr>
            <w:tcW w:w="959" w:type="dxa"/>
          </w:tcPr>
          <w:p w14:paraId="1EC2D343" w14:textId="77777777" w:rsidR="00F01701" w:rsidRPr="005064EC" w:rsidRDefault="00F01701" w:rsidP="00F01701">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5</w:t>
            </w:r>
          </w:p>
        </w:tc>
        <w:tc>
          <w:tcPr>
            <w:tcW w:w="1843" w:type="dxa"/>
          </w:tcPr>
          <w:p w14:paraId="332F7EBE" w14:textId="6AC495A6" w:rsidR="00F01701" w:rsidRPr="005064EC" w:rsidRDefault="00F01701" w:rsidP="00F01701">
            <w:pPr>
              <w:rPr>
                <w:rStyle w:val="Heading2Char"/>
                <w:rFonts w:ascii="Times" w:hAnsi="Times"/>
                <w:b w:val="0"/>
                <w:color w:val="auto"/>
                <w:sz w:val="24"/>
                <w:szCs w:val="24"/>
              </w:rPr>
            </w:pPr>
            <w:r w:rsidRPr="005064EC">
              <w:rPr>
                <w:rStyle w:val="Heading2Char"/>
                <w:rFonts w:ascii="Times" w:hAnsi="Times"/>
                <w:b w:val="0"/>
                <w:color w:val="auto"/>
                <w:sz w:val="24"/>
                <w:szCs w:val="24"/>
              </w:rPr>
              <w:t>$</w:t>
            </w:r>
            <w:r>
              <w:rPr>
                <w:rStyle w:val="Heading2Char"/>
                <w:rFonts w:ascii="Times" w:hAnsi="Times"/>
                <w:b w:val="0"/>
                <w:color w:val="auto"/>
                <w:sz w:val="24"/>
                <w:szCs w:val="24"/>
              </w:rPr>
              <w:t>date</w:t>
            </w:r>
          </w:p>
        </w:tc>
        <w:tc>
          <w:tcPr>
            <w:tcW w:w="3358" w:type="dxa"/>
          </w:tcPr>
          <w:p w14:paraId="401E0ADA" w14:textId="366A51DF" w:rsidR="00F01701" w:rsidRPr="005064EC" w:rsidRDefault="00F01701" w:rsidP="00F01701">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 xml:space="preserve">patients’ appointment date </w:t>
            </w:r>
            <w:r w:rsidRPr="005064EC">
              <w:rPr>
                <w:rFonts w:ascii="Times New Roman" w:eastAsiaTheme="minorHAnsi" w:hAnsi="Times New Roman" w:cs="Times New Roman"/>
                <w:color w:val="auto"/>
                <w:sz w:val="24"/>
                <w:szCs w:val="24"/>
                <w:lang w:bidi="ar-SA"/>
              </w:rPr>
              <w:t>that store in the database.</w:t>
            </w:r>
          </w:p>
        </w:tc>
        <w:tc>
          <w:tcPr>
            <w:tcW w:w="3082" w:type="dxa"/>
          </w:tcPr>
          <w:p w14:paraId="5B932024" w14:textId="7FD0A490" w:rsidR="00F01701" w:rsidRPr="005064EC" w:rsidRDefault="00F01701" w:rsidP="00F01701">
            <w:pPr>
              <w:rPr>
                <w:rStyle w:val="Heading2Char"/>
                <w:rFonts w:ascii="Times" w:hAnsi="Times"/>
                <w:b w:val="0"/>
                <w:color w:val="auto"/>
                <w:sz w:val="24"/>
                <w:szCs w:val="24"/>
              </w:rPr>
            </w:pPr>
            <w:r w:rsidRPr="005064EC">
              <w:rPr>
                <w:rStyle w:val="Heading2Char"/>
                <w:rFonts w:ascii="Times" w:hAnsi="Times"/>
                <w:b w:val="0"/>
                <w:color w:val="auto"/>
                <w:sz w:val="24"/>
                <w:szCs w:val="24"/>
              </w:rPr>
              <w:t>Type</w:t>
            </w:r>
            <w:r>
              <w:rPr>
                <w:rStyle w:val="Heading2Char"/>
                <w:rFonts w:ascii="Times" w:hAnsi="Times"/>
                <w:b w:val="0"/>
                <w:color w:val="auto"/>
                <w:sz w:val="24"/>
                <w:szCs w:val="24"/>
              </w:rPr>
              <w:t>: date</w:t>
            </w:r>
          </w:p>
        </w:tc>
      </w:tr>
      <w:tr w:rsidR="00F01701" w14:paraId="6523F9DC" w14:textId="77777777" w:rsidTr="00F01701">
        <w:tblPrEx>
          <w:tblLook w:val="0000" w:firstRow="0" w:lastRow="0" w:firstColumn="0" w:lastColumn="0" w:noHBand="0" w:noVBand="0"/>
        </w:tblPrEx>
        <w:trPr>
          <w:trHeight w:val="340"/>
        </w:trPr>
        <w:tc>
          <w:tcPr>
            <w:tcW w:w="959" w:type="dxa"/>
          </w:tcPr>
          <w:p w14:paraId="0B98CA01" w14:textId="77777777" w:rsidR="00F01701" w:rsidRPr="005064EC" w:rsidRDefault="00F01701" w:rsidP="00F01701">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6</w:t>
            </w:r>
          </w:p>
        </w:tc>
        <w:tc>
          <w:tcPr>
            <w:tcW w:w="1843" w:type="dxa"/>
          </w:tcPr>
          <w:p w14:paraId="7F8A341E" w14:textId="5628DD52" w:rsidR="00F01701" w:rsidRPr="005064EC" w:rsidRDefault="00F01701" w:rsidP="00F01701">
            <w:pPr>
              <w:rPr>
                <w:rStyle w:val="Heading2Char"/>
                <w:rFonts w:ascii="Times" w:hAnsi="Times"/>
                <w:b w:val="0"/>
                <w:color w:val="auto"/>
                <w:sz w:val="24"/>
                <w:szCs w:val="24"/>
              </w:rPr>
            </w:pPr>
            <w:r>
              <w:rPr>
                <w:rStyle w:val="Heading2Char"/>
                <w:rFonts w:ascii="Times" w:hAnsi="Times"/>
                <w:b w:val="0"/>
                <w:color w:val="auto"/>
                <w:sz w:val="24"/>
                <w:szCs w:val="24"/>
              </w:rPr>
              <w:t>$time</w:t>
            </w:r>
          </w:p>
        </w:tc>
        <w:tc>
          <w:tcPr>
            <w:tcW w:w="3358" w:type="dxa"/>
          </w:tcPr>
          <w:p w14:paraId="73FE6618" w14:textId="640D55C5" w:rsidR="00F01701" w:rsidRPr="005064EC" w:rsidRDefault="00F01701" w:rsidP="00F01701">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patient’s appointment time</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019FA906" w14:textId="1A65674F" w:rsidR="00F01701" w:rsidRPr="005064EC" w:rsidRDefault="00F01701" w:rsidP="00F01701">
            <w:pPr>
              <w:rPr>
                <w:rStyle w:val="Heading2Char"/>
                <w:rFonts w:ascii="Times" w:hAnsi="Times"/>
                <w:b w:val="0"/>
                <w:color w:val="auto"/>
                <w:sz w:val="24"/>
                <w:szCs w:val="24"/>
              </w:rPr>
            </w:pPr>
            <w:r>
              <w:rPr>
                <w:rStyle w:val="Heading2Char"/>
                <w:rFonts w:ascii="Times" w:hAnsi="Times"/>
                <w:b w:val="0"/>
                <w:color w:val="auto"/>
                <w:sz w:val="24"/>
                <w:szCs w:val="24"/>
              </w:rPr>
              <w:t>Type: time</w:t>
            </w:r>
          </w:p>
        </w:tc>
      </w:tr>
      <w:tr w:rsidR="00F01701" w14:paraId="0BED4B8D" w14:textId="77777777" w:rsidTr="00F01701">
        <w:tblPrEx>
          <w:tblLook w:val="0000" w:firstRow="0" w:lastRow="0" w:firstColumn="0" w:lastColumn="0" w:noHBand="0" w:noVBand="0"/>
        </w:tblPrEx>
        <w:trPr>
          <w:trHeight w:val="340"/>
        </w:trPr>
        <w:tc>
          <w:tcPr>
            <w:tcW w:w="959" w:type="dxa"/>
          </w:tcPr>
          <w:p w14:paraId="30354CFB" w14:textId="77777777" w:rsidR="00F01701" w:rsidRPr="005064EC" w:rsidRDefault="00F01701" w:rsidP="00F01701">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7</w:t>
            </w:r>
          </w:p>
        </w:tc>
        <w:tc>
          <w:tcPr>
            <w:tcW w:w="1843" w:type="dxa"/>
          </w:tcPr>
          <w:p w14:paraId="07D7193F" w14:textId="0B38E1F3" w:rsidR="00F01701" w:rsidRPr="005064EC" w:rsidRDefault="00F01701" w:rsidP="00F01701">
            <w:pPr>
              <w:rPr>
                <w:rStyle w:val="Heading2Char"/>
                <w:rFonts w:ascii="Times" w:hAnsi="Times"/>
                <w:b w:val="0"/>
                <w:color w:val="auto"/>
                <w:sz w:val="24"/>
                <w:szCs w:val="24"/>
              </w:rPr>
            </w:pPr>
            <w:r>
              <w:rPr>
                <w:rStyle w:val="Heading2Char"/>
                <w:rFonts w:ascii="Times" w:hAnsi="Times"/>
                <w:b w:val="0"/>
                <w:color w:val="auto"/>
                <w:sz w:val="24"/>
                <w:szCs w:val="24"/>
              </w:rPr>
              <w:t>$dentist</w:t>
            </w:r>
          </w:p>
        </w:tc>
        <w:tc>
          <w:tcPr>
            <w:tcW w:w="3358" w:type="dxa"/>
          </w:tcPr>
          <w:p w14:paraId="61F0341E" w14:textId="726E3749" w:rsidR="00F01701" w:rsidRPr="005064EC" w:rsidRDefault="00F01701" w:rsidP="00F01701">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dentist</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570C3F82" w14:textId="3C211DAF" w:rsidR="00F01701" w:rsidRPr="005064EC" w:rsidRDefault="00F01701" w:rsidP="00F01701">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r>
              <w:rPr>
                <w:rStyle w:val="Heading2Char"/>
                <w:rFonts w:ascii="Times" w:hAnsi="Times"/>
                <w:b w:val="0"/>
                <w:color w:val="auto"/>
                <w:sz w:val="24"/>
                <w:szCs w:val="24"/>
              </w:rPr>
              <w:t>Dentist</w:t>
            </w:r>
          </w:p>
        </w:tc>
      </w:tr>
    </w:tbl>
    <w:p w14:paraId="5D7CA1BB" w14:textId="77777777" w:rsidR="00F01701" w:rsidRDefault="00F01701" w:rsidP="00F01701">
      <w:pPr>
        <w:rPr>
          <w:rStyle w:val="Heading2Char"/>
          <w:rFonts w:ascii="Times" w:hAnsi="Times"/>
          <w:color w:val="auto"/>
          <w:sz w:val="24"/>
          <w:szCs w:val="24"/>
        </w:rPr>
      </w:pPr>
    </w:p>
    <w:p w14:paraId="7495BE71" w14:textId="77777777" w:rsidR="00F01701" w:rsidRPr="00CD512E" w:rsidRDefault="00F01701" w:rsidP="00F01701">
      <w:pPr>
        <w:rPr>
          <w:rStyle w:val="Heading2Char"/>
          <w:rFonts w:ascii="Times" w:hAnsi="Times"/>
          <w:color w:val="auto"/>
          <w:sz w:val="24"/>
          <w:szCs w:val="24"/>
        </w:rPr>
      </w:pPr>
      <w:r w:rsidRPr="00CD512E">
        <w:rPr>
          <w:rStyle w:val="Heading2Char"/>
          <w:rFonts w:ascii="Times" w:hAnsi="Times"/>
          <w:color w:val="auto"/>
          <w:sz w:val="24"/>
          <w:szCs w:val="24"/>
        </w:rPr>
        <w:lastRenderedPageBreak/>
        <w:t>Method</w:t>
      </w:r>
    </w:p>
    <w:p w14:paraId="2FB7DB1B" w14:textId="77777777" w:rsidR="00F01701" w:rsidRDefault="00F01701" w:rsidP="00F01701">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767"/>
        <w:gridCol w:w="3252"/>
        <w:gridCol w:w="2572"/>
        <w:gridCol w:w="2425"/>
      </w:tblGrid>
      <w:tr w:rsidR="00F01701" w:rsidRPr="00CD512E" w14:paraId="2FCC3692" w14:textId="77777777" w:rsidTr="00F01701">
        <w:trPr>
          <w:trHeight w:val="191"/>
        </w:trPr>
        <w:tc>
          <w:tcPr>
            <w:tcW w:w="842" w:type="dxa"/>
            <w:shd w:val="clear" w:color="auto" w:fill="D9D9D9"/>
          </w:tcPr>
          <w:p w14:paraId="3B5D5D92" w14:textId="77777777" w:rsidR="00F01701" w:rsidRPr="00CD512E" w:rsidRDefault="00F01701" w:rsidP="00F01701">
            <w:pPr>
              <w:rPr>
                <w:rStyle w:val="Heading2Char"/>
                <w:rFonts w:ascii="Times" w:hAnsi="Times"/>
                <w:color w:val="auto"/>
                <w:sz w:val="24"/>
                <w:szCs w:val="24"/>
              </w:rPr>
            </w:pPr>
            <w:r w:rsidRPr="00CD512E">
              <w:rPr>
                <w:rStyle w:val="Heading2Char"/>
                <w:rFonts w:ascii="Times" w:hAnsi="Times"/>
                <w:color w:val="auto"/>
                <w:sz w:val="24"/>
                <w:szCs w:val="24"/>
              </w:rPr>
              <w:t>ID</w:t>
            </w:r>
          </w:p>
        </w:tc>
        <w:tc>
          <w:tcPr>
            <w:tcW w:w="2843" w:type="dxa"/>
            <w:shd w:val="clear" w:color="auto" w:fill="D9D9D9"/>
          </w:tcPr>
          <w:p w14:paraId="07DB7DD0" w14:textId="77777777" w:rsidR="00F01701" w:rsidRPr="00CD512E" w:rsidRDefault="00F01701" w:rsidP="00F01701">
            <w:pPr>
              <w:rPr>
                <w:rStyle w:val="Heading2Char"/>
                <w:rFonts w:ascii="Times" w:hAnsi="Times"/>
                <w:color w:val="auto"/>
                <w:sz w:val="24"/>
                <w:szCs w:val="24"/>
              </w:rPr>
            </w:pPr>
            <w:r w:rsidRPr="00CD512E">
              <w:rPr>
                <w:rStyle w:val="Heading2Char"/>
                <w:rFonts w:ascii="Times" w:hAnsi="Times"/>
                <w:color w:val="auto"/>
                <w:sz w:val="24"/>
                <w:szCs w:val="24"/>
              </w:rPr>
              <w:t>Name</w:t>
            </w:r>
          </w:p>
        </w:tc>
        <w:tc>
          <w:tcPr>
            <w:tcW w:w="2880" w:type="dxa"/>
            <w:shd w:val="clear" w:color="auto" w:fill="D9D9D9"/>
          </w:tcPr>
          <w:p w14:paraId="0A764AE4" w14:textId="77777777" w:rsidR="00F01701" w:rsidRPr="00CD512E" w:rsidRDefault="00F01701" w:rsidP="00F01701">
            <w:pPr>
              <w:rPr>
                <w:rStyle w:val="Heading2Char"/>
                <w:rFonts w:ascii="Times" w:hAnsi="Times"/>
                <w:color w:val="auto"/>
                <w:sz w:val="24"/>
                <w:szCs w:val="24"/>
              </w:rPr>
            </w:pPr>
            <w:r>
              <w:rPr>
                <w:rStyle w:val="Heading2Char"/>
                <w:rFonts w:ascii="Times" w:hAnsi="Times"/>
                <w:color w:val="auto"/>
                <w:sz w:val="24"/>
                <w:szCs w:val="24"/>
              </w:rPr>
              <w:t>Description</w:t>
            </w:r>
          </w:p>
        </w:tc>
        <w:tc>
          <w:tcPr>
            <w:tcW w:w="2677" w:type="dxa"/>
            <w:shd w:val="clear" w:color="auto" w:fill="D9D9D9"/>
          </w:tcPr>
          <w:p w14:paraId="7723B463" w14:textId="77777777" w:rsidR="00F01701" w:rsidRPr="00CD512E" w:rsidRDefault="00F01701" w:rsidP="00F01701">
            <w:pPr>
              <w:rPr>
                <w:rStyle w:val="Heading2Char"/>
                <w:rFonts w:ascii="Times" w:hAnsi="Times"/>
                <w:color w:val="auto"/>
                <w:sz w:val="24"/>
                <w:szCs w:val="24"/>
              </w:rPr>
            </w:pPr>
            <w:r w:rsidRPr="00CD512E">
              <w:rPr>
                <w:rStyle w:val="Heading2Char"/>
                <w:rFonts w:ascii="Times" w:hAnsi="Times"/>
                <w:color w:val="auto"/>
                <w:sz w:val="24"/>
                <w:szCs w:val="24"/>
              </w:rPr>
              <w:t>Remark</w:t>
            </w:r>
          </w:p>
        </w:tc>
      </w:tr>
      <w:tr w:rsidR="00F01701" w:rsidRPr="005064EC" w14:paraId="7FD3AEAB" w14:textId="77777777" w:rsidTr="00F01701">
        <w:trPr>
          <w:trHeight w:val="473"/>
        </w:trPr>
        <w:tc>
          <w:tcPr>
            <w:tcW w:w="842" w:type="dxa"/>
          </w:tcPr>
          <w:p w14:paraId="48565B93" w14:textId="77777777" w:rsidR="00F01701" w:rsidRPr="005064EC" w:rsidRDefault="00F01701" w:rsidP="00F01701">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2843" w:type="dxa"/>
          </w:tcPr>
          <w:p w14:paraId="3403FCC1" w14:textId="684EB77E" w:rsidR="00F01701" w:rsidRPr="005064EC" w:rsidRDefault="00F01701" w:rsidP="00F01701">
            <w:pPr>
              <w:rPr>
                <w:rStyle w:val="Heading2Char"/>
                <w:rFonts w:ascii="Times" w:hAnsi="Times"/>
                <w:b w:val="0"/>
                <w:color w:val="auto"/>
                <w:sz w:val="24"/>
                <w:szCs w:val="24"/>
              </w:rPr>
            </w:pPr>
            <w:proofErr w:type="spellStart"/>
            <w:r>
              <w:rPr>
                <w:rStyle w:val="Heading2Char"/>
                <w:rFonts w:ascii="Times" w:hAnsi="Times"/>
                <w:b w:val="0"/>
                <w:color w:val="auto"/>
                <w:sz w:val="24"/>
                <w:szCs w:val="24"/>
              </w:rPr>
              <w:t>getPateint</w:t>
            </w:r>
            <w:proofErr w:type="spellEnd"/>
            <w:r>
              <w:rPr>
                <w:rStyle w:val="Heading2Char"/>
                <w:rFonts w:ascii="Times" w:hAnsi="Times"/>
                <w:b w:val="0"/>
                <w:color w:val="auto"/>
                <w:sz w:val="24"/>
                <w:szCs w:val="24"/>
              </w:rPr>
              <w:t>($</w:t>
            </w:r>
            <w:proofErr w:type="spellStart"/>
            <w:r>
              <w:rPr>
                <w:rStyle w:val="Heading2Char"/>
                <w:rFonts w:ascii="Times" w:hAnsi="Times"/>
                <w:b w:val="0"/>
                <w:color w:val="auto"/>
                <w:sz w:val="24"/>
                <w:szCs w:val="24"/>
              </w:rPr>
              <w:t>pateint:</w:t>
            </w:r>
            <w:commentRangeStart w:id="45"/>
            <w:r>
              <w:rPr>
                <w:rStyle w:val="Heading2Char"/>
                <w:rFonts w:ascii="Times" w:hAnsi="Times"/>
                <w:b w:val="0"/>
                <w:color w:val="auto"/>
                <w:sz w:val="24"/>
                <w:szCs w:val="24"/>
              </w:rPr>
              <w:t>Pateint</w:t>
            </w:r>
            <w:commentRangeEnd w:id="45"/>
            <w:proofErr w:type="spellEnd"/>
            <w:r w:rsidR="004F5492">
              <w:rPr>
                <w:rStyle w:val="CommentReference"/>
                <w:rFonts w:cs="Cordia New"/>
              </w:rPr>
              <w:commentReference w:id="45"/>
            </w:r>
            <w:r>
              <w:rPr>
                <w:rStyle w:val="Heading2Char"/>
                <w:rFonts w:ascii="Times" w:hAnsi="Times"/>
                <w:b w:val="0"/>
                <w:color w:val="auto"/>
                <w:sz w:val="24"/>
                <w:szCs w:val="24"/>
              </w:rPr>
              <w:t>)</w:t>
            </w:r>
          </w:p>
        </w:tc>
        <w:tc>
          <w:tcPr>
            <w:tcW w:w="2880" w:type="dxa"/>
          </w:tcPr>
          <w:p w14:paraId="1804569A" w14:textId="38432A29" w:rsidR="00F01701" w:rsidRPr="005064EC" w:rsidRDefault="00F01701" w:rsidP="00F01701">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Fonts w:ascii="Times New Roman" w:hAnsi="Times New Roman" w:cs="Times New Roman"/>
              </w:rPr>
              <w:t>Method uses to get information from Patient class</w:t>
            </w:r>
          </w:p>
        </w:tc>
        <w:tc>
          <w:tcPr>
            <w:tcW w:w="2677" w:type="dxa"/>
          </w:tcPr>
          <w:p w14:paraId="797B074B" w14:textId="5AF1846F" w:rsidR="00F01701" w:rsidRPr="005064EC" w:rsidRDefault="00F01701" w:rsidP="00F01701">
            <w:pPr>
              <w:rPr>
                <w:rStyle w:val="Heading2Char"/>
                <w:rFonts w:ascii="Times" w:hAnsi="Times"/>
                <w:b w:val="0"/>
                <w:color w:val="auto"/>
                <w:sz w:val="24"/>
                <w:szCs w:val="24"/>
              </w:rPr>
            </w:pPr>
            <w:proofErr w:type="spellStart"/>
            <w:r>
              <w:rPr>
                <w:rStyle w:val="Heading2Char"/>
                <w:rFonts w:ascii="Times" w:hAnsi="Times"/>
                <w:b w:val="0"/>
                <w:color w:val="auto"/>
                <w:sz w:val="24"/>
                <w:szCs w:val="24"/>
              </w:rPr>
              <w:t>Type:Pateint</w:t>
            </w:r>
            <w:proofErr w:type="spellEnd"/>
          </w:p>
        </w:tc>
      </w:tr>
      <w:tr w:rsidR="00F01701" w:rsidRPr="005064EC" w14:paraId="703DF469" w14:textId="77777777" w:rsidTr="00F01701">
        <w:trPr>
          <w:trHeight w:val="236"/>
        </w:trPr>
        <w:tc>
          <w:tcPr>
            <w:tcW w:w="842" w:type="dxa"/>
          </w:tcPr>
          <w:p w14:paraId="6C003D4F" w14:textId="29CCB49B" w:rsidR="00F01701" w:rsidRPr="005064EC" w:rsidRDefault="00F01701" w:rsidP="00F01701">
            <w:pPr>
              <w:jc w:val="center"/>
              <w:rPr>
                <w:rStyle w:val="Heading2Char"/>
                <w:rFonts w:ascii="Times" w:hAnsi="Times"/>
                <w:b w:val="0"/>
                <w:color w:val="auto"/>
                <w:sz w:val="24"/>
                <w:szCs w:val="24"/>
              </w:rPr>
            </w:pPr>
            <w:r>
              <w:rPr>
                <w:rStyle w:val="Heading2Char"/>
                <w:rFonts w:ascii="Times" w:hAnsi="Times"/>
                <w:b w:val="0"/>
                <w:color w:val="auto"/>
                <w:sz w:val="24"/>
                <w:szCs w:val="24"/>
              </w:rPr>
              <w:t>2</w:t>
            </w:r>
          </w:p>
        </w:tc>
        <w:tc>
          <w:tcPr>
            <w:tcW w:w="2843" w:type="dxa"/>
          </w:tcPr>
          <w:p w14:paraId="603CE513" w14:textId="3FC66ABE" w:rsidR="00F01701" w:rsidRDefault="00F01701" w:rsidP="00F01701">
            <w:pPr>
              <w:rPr>
                <w:rStyle w:val="Heading2Char"/>
                <w:rFonts w:ascii="Times" w:hAnsi="Times"/>
                <w:b w:val="0"/>
                <w:color w:val="auto"/>
                <w:sz w:val="24"/>
                <w:szCs w:val="24"/>
              </w:rPr>
            </w:pPr>
            <w:proofErr w:type="spellStart"/>
            <w:r>
              <w:rPr>
                <w:rStyle w:val="Heading2Char"/>
                <w:rFonts w:ascii="Times" w:hAnsi="Times"/>
                <w:b w:val="0"/>
                <w:color w:val="auto"/>
                <w:sz w:val="24"/>
                <w:szCs w:val="24"/>
              </w:rPr>
              <w:t>getDentist</w:t>
            </w:r>
            <w:proofErr w:type="spellEnd"/>
            <w:r>
              <w:rPr>
                <w:rStyle w:val="Heading2Char"/>
                <w:rFonts w:ascii="Times" w:hAnsi="Times"/>
                <w:b w:val="0"/>
                <w:color w:val="auto"/>
                <w:sz w:val="24"/>
                <w:szCs w:val="24"/>
              </w:rPr>
              <w:t>($</w:t>
            </w:r>
            <w:proofErr w:type="spellStart"/>
            <w:r>
              <w:rPr>
                <w:rStyle w:val="Heading2Char"/>
                <w:rFonts w:ascii="Times" w:hAnsi="Times"/>
                <w:b w:val="0"/>
                <w:color w:val="auto"/>
                <w:sz w:val="24"/>
                <w:szCs w:val="24"/>
              </w:rPr>
              <w:t>dentist:Dentist</w:t>
            </w:r>
            <w:proofErr w:type="spellEnd"/>
            <w:r>
              <w:rPr>
                <w:rStyle w:val="Heading2Char"/>
                <w:rFonts w:ascii="Times" w:hAnsi="Times"/>
                <w:b w:val="0"/>
                <w:color w:val="auto"/>
                <w:sz w:val="24"/>
                <w:szCs w:val="24"/>
              </w:rPr>
              <w:t>)</w:t>
            </w:r>
          </w:p>
        </w:tc>
        <w:tc>
          <w:tcPr>
            <w:tcW w:w="2880" w:type="dxa"/>
          </w:tcPr>
          <w:p w14:paraId="1B2D00F7" w14:textId="19F74E93" w:rsidR="00F01701" w:rsidRDefault="00F01701" w:rsidP="00F01701">
            <w:pPr>
              <w:widowControl w:val="0"/>
              <w:autoSpaceDE w:val="0"/>
              <w:autoSpaceDN w:val="0"/>
              <w:adjustRightInd w:val="0"/>
              <w:spacing w:after="240"/>
              <w:rPr>
                <w:rFonts w:ascii="Times New Roman" w:hAnsi="Times New Roman" w:cs="Times New Roman"/>
              </w:rPr>
            </w:pPr>
            <w:r>
              <w:rPr>
                <w:rFonts w:ascii="Times New Roman" w:hAnsi="Times New Roman" w:cs="Times New Roman"/>
              </w:rPr>
              <w:t>Method uses to get information from Patient class</w:t>
            </w:r>
          </w:p>
        </w:tc>
        <w:tc>
          <w:tcPr>
            <w:tcW w:w="2677" w:type="dxa"/>
          </w:tcPr>
          <w:p w14:paraId="288ACF43" w14:textId="7905C023" w:rsidR="00F01701" w:rsidRDefault="00F01701" w:rsidP="00F01701">
            <w:pPr>
              <w:rPr>
                <w:rStyle w:val="Heading2Char"/>
                <w:rFonts w:ascii="Times" w:hAnsi="Times"/>
                <w:b w:val="0"/>
                <w:color w:val="auto"/>
                <w:sz w:val="24"/>
                <w:szCs w:val="24"/>
              </w:rPr>
            </w:pPr>
            <w:proofErr w:type="spellStart"/>
            <w:r>
              <w:rPr>
                <w:rStyle w:val="Heading2Char"/>
                <w:rFonts w:ascii="Times" w:hAnsi="Times"/>
                <w:b w:val="0"/>
                <w:color w:val="auto"/>
                <w:sz w:val="24"/>
                <w:szCs w:val="24"/>
              </w:rPr>
              <w:t>Type:Dentist</w:t>
            </w:r>
            <w:proofErr w:type="spellEnd"/>
          </w:p>
        </w:tc>
      </w:tr>
      <w:tr w:rsidR="00F01701" w:rsidRPr="005064EC" w14:paraId="1169B365" w14:textId="77777777" w:rsidTr="00F01701">
        <w:trPr>
          <w:trHeight w:val="236"/>
        </w:trPr>
        <w:tc>
          <w:tcPr>
            <w:tcW w:w="842" w:type="dxa"/>
          </w:tcPr>
          <w:p w14:paraId="1C608E69" w14:textId="0E843558" w:rsidR="00F01701" w:rsidRPr="005064EC" w:rsidRDefault="00F01701" w:rsidP="00F01701">
            <w:pPr>
              <w:jc w:val="center"/>
              <w:rPr>
                <w:rStyle w:val="Heading2Char"/>
                <w:rFonts w:ascii="Times" w:hAnsi="Times"/>
                <w:b w:val="0"/>
                <w:color w:val="auto"/>
                <w:sz w:val="24"/>
                <w:szCs w:val="24"/>
              </w:rPr>
            </w:pPr>
            <w:r>
              <w:rPr>
                <w:rStyle w:val="Heading2Char"/>
                <w:rFonts w:ascii="Times" w:hAnsi="Times"/>
                <w:b w:val="0"/>
                <w:color w:val="auto"/>
                <w:sz w:val="24"/>
                <w:szCs w:val="24"/>
              </w:rPr>
              <w:t>3</w:t>
            </w:r>
          </w:p>
        </w:tc>
        <w:tc>
          <w:tcPr>
            <w:tcW w:w="2843" w:type="dxa"/>
          </w:tcPr>
          <w:p w14:paraId="3F4412CF" w14:textId="0FFBC78C" w:rsidR="00F01701" w:rsidRDefault="00F01701" w:rsidP="00F01701">
            <w:pPr>
              <w:rPr>
                <w:rStyle w:val="Heading2Char"/>
                <w:rFonts w:ascii="Times" w:hAnsi="Times"/>
                <w:b w:val="0"/>
                <w:color w:val="auto"/>
                <w:sz w:val="24"/>
                <w:szCs w:val="24"/>
              </w:rPr>
            </w:pPr>
            <w:proofErr w:type="spellStart"/>
            <w:r>
              <w:rPr>
                <w:rStyle w:val="Heading2Char"/>
                <w:rFonts w:ascii="Times" w:hAnsi="Times"/>
                <w:b w:val="0"/>
                <w:color w:val="auto"/>
                <w:sz w:val="24"/>
                <w:szCs w:val="24"/>
              </w:rPr>
              <w:t>connectDatabse</w:t>
            </w:r>
            <w:proofErr w:type="spellEnd"/>
            <w:r>
              <w:rPr>
                <w:rStyle w:val="Heading2Char"/>
                <w:rFonts w:ascii="Times" w:hAnsi="Times"/>
                <w:b w:val="0"/>
                <w:color w:val="auto"/>
                <w:sz w:val="24"/>
                <w:szCs w:val="24"/>
              </w:rPr>
              <w:t>()</w:t>
            </w:r>
          </w:p>
        </w:tc>
        <w:tc>
          <w:tcPr>
            <w:tcW w:w="2880" w:type="dxa"/>
          </w:tcPr>
          <w:p w14:paraId="31925FAC" w14:textId="4922F7D6" w:rsidR="00F01701" w:rsidRDefault="00F01701" w:rsidP="00F01701">
            <w:pPr>
              <w:widowControl w:val="0"/>
              <w:autoSpaceDE w:val="0"/>
              <w:autoSpaceDN w:val="0"/>
              <w:adjustRightInd w:val="0"/>
              <w:spacing w:after="240"/>
              <w:rPr>
                <w:rFonts w:ascii="Times New Roman" w:hAnsi="Times New Roman" w:cs="Times New Roman"/>
              </w:rPr>
            </w:pPr>
            <w:r>
              <w:rPr>
                <w:rFonts w:ascii="Times New Roman" w:hAnsi="Times New Roman" w:cs="Times New Roman"/>
              </w:rPr>
              <w:t>Method uses to connect with the dental clinic database.</w:t>
            </w:r>
          </w:p>
        </w:tc>
        <w:tc>
          <w:tcPr>
            <w:tcW w:w="2677" w:type="dxa"/>
          </w:tcPr>
          <w:p w14:paraId="576D2678" w14:textId="5D8AAC80" w:rsidR="00F01701" w:rsidRDefault="00F01701" w:rsidP="00F01701">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F01701" w:rsidRPr="005064EC" w14:paraId="5B94A51D" w14:textId="77777777" w:rsidTr="00F01701">
        <w:tc>
          <w:tcPr>
            <w:tcW w:w="842" w:type="dxa"/>
          </w:tcPr>
          <w:p w14:paraId="76E0E202" w14:textId="59DD9BCA" w:rsidR="00F01701" w:rsidRPr="005064EC" w:rsidRDefault="00F01701" w:rsidP="00F01701">
            <w:pPr>
              <w:jc w:val="center"/>
              <w:rPr>
                <w:rStyle w:val="Heading2Char"/>
                <w:rFonts w:ascii="Times" w:hAnsi="Times"/>
                <w:b w:val="0"/>
                <w:color w:val="auto"/>
                <w:sz w:val="24"/>
                <w:szCs w:val="24"/>
              </w:rPr>
            </w:pPr>
            <w:r>
              <w:rPr>
                <w:rStyle w:val="Heading2Char"/>
                <w:rFonts w:ascii="Times" w:hAnsi="Times"/>
                <w:b w:val="0"/>
                <w:color w:val="auto"/>
                <w:sz w:val="24"/>
                <w:szCs w:val="24"/>
              </w:rPr>
              <w:t>4</w:t>
            </w:r>
          </w:p>
        </w:tc>
        <w:tc>
          <w:tcPr>
            <w:tcW w:w="2843" w:type="dxa"/>
          </w:tcPr>
          <w:p w14:paraId="2C4B6BBA" w14:textId="77777777" w:rsidR="00F01701" w:rsidRPr="005064EC" w:rsidRDefault="00F01701" w:rsidP="00F01701">
            <w:pPr>
              <w:rPr>
                <w:rStyle w:val="Heading2Char"/>
                <w:rFonts w:ascii="Times" w:hAnsi="Times"/>
                <w:b w:val="0"/>
                <w:color w:val="auto"/>
                <w:sz w:val="24"/>
                <w:szCs w:val="24"/>
              </w:rPr>
            </w:pPr>
            <w:proofErr w:type="spellStart"/>
            <w:r>
              <w:rPr>
                <w:rStyle w:val="Heading2Char"/>
                <w:rFonts w:ascii="Times" w:hAnsi="Times"/>
                <w:b w:val="0"/>
                <w:color w:val="auto"/>
                <w:sz w:val="24"/>
                <w:szCs w:val="24"/>
              </w:rPr>
              <w:t>queryDatabase</w:t>
            </w:r>
            <w:proofErr w:type="spellEnd"/>
            <w:r>
              <w:rPr>
                <w:rStyle w:val="Heading2Char"/>
                <w:rFonts w:ascii="Times" w:hAnsi="Times"/>
                <w:b w:val="0"/>
                <w:color w:val="auto"/>
                <w:sz w:val="24"/>
                <w:szCs w:val="24"/>
              </w:rPr>
              <w:t>()</w:t>
            </w:r>
          </w:p>
        </w:tc>
        <w:tc>
          <w:tcPr>
            <w:tcW w:w="2880" w:type="dxa"/>
          </w:tcPr>
          <w:p w14:paraId="647081EE" w14:textId="77777777" w:rsidR="00F01701" w:rsidRPr="005064EC" w:rsidRDefault="00F01701" w:rsidP="00F01701">
            <w:pPr>
              <w:rPr>
                <w:rStyle w:val="Heading2Char"/>
                <w:rFonts w:ascii="Times" w:hAnsi="Times"/>
                <w:b w:val="0"/>
                <w:color w:val="auto"/>
                <w:sz w:val="24"/>
                <w:szCs w:val="24"/>
              </w:rPr>
            </w:pPr>
            <w:r>
              <w:rPr>
                <w:rFonts w:ascii="Times New Roman" w:hAnsi="Times New Roman" w:cs="Times New Roman"/>
              </w:rPr>
              <w:t>Method uses to query the data from the dental clinic database.</w:t>
            </w:r>
          </w:p>
        </w:tc>
        <w:tc>
          <w:tcPr>
            <w:tcW w:w="2677" w:type="dxa"/>
          </w:tcPr>
          <w:p w14:paraId="4B356C9D" w14:textId="77777777" w:rsidR="00F01701" w:rsidRPr="005064EC" w:rsidRDefault="00F01701" w:rsidP="00F01701">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708F40D1" w14:textId="77777777" w:rsidR="00F01701" w:rsidRDefault="00F01701" w:rsidP="00F01701">
      <w:pPr>
        <w:rPr>
          <w:rStyle w:val="Heading2Char"/>
          <w:rFonts w:ascii="Times" w:hAnsi="Times"/>
          <w:color w:val="auto"/>
          <w:sz w:val="28"/>
          <w:szCs w:val="28"/>
        </w:rPr>
      </w:pPr>
    </w:p>
    <w:p w14:paraId="1E8D76EA" w14:textId="77777777" w:rsidR="00B575B0" w:rsidRDefault="00F01701" w:rsidP="00F01701">
      <w:pPr>
        <w:tabs>
          <w:tab w:val="left" w:pos="3456"/>
        </w:tabs>
        <w:rPr>
          <w:rStyle w:val="Heading2Char"/>
          <w:rFonts w:ascii="Times" w:hAnsi="Times"/>
          <w:color w:val="auto"/>
          <w:sz w:val="28"/>
          <w:szCs w:val="28"/>
        </w:rPr>
      </w:pPr>
      <w:r>
        <w:rPr>
          <w:rStyle w:val="Heading2Char"/>
          <w:rFonts w:ascii="Times" w:hAnsi="Times"/>
          <w:color w:val="auto"/>
          <w:sz w:val="28"/>
          <w:szCs w:val="28"/>
        </w:rPr>
        <w:t xml:space="preserve">         </w:t>
      </w:r>
    </w:p>
    <w:p w14:paraId="0C7041D0" w14:textId="77777777" w:rsidR="00B575B0" w:rsidRDefault="00B575B0" w:rsidP="00F01701">
      <w:pPr>
        <w:tabs>
          <w:tab w:val="left" w:pos="3456"/>
        </w:tabs>
        <w:rPr>
          <w:rStyle w:val="Heading2Char"/>
          <w:rFonts w:ascii="Times" w:hAnsi="Times"/>
          <w:color w:val="auto"/>
          <w:sz w:val="28"/>
          <w:szCs w:val="28"/>
        </w:rPr>
      </w:pPr>
    </w:p>
    <w:p w14:paraId="4999881A" w14:textId="77777777" w:rsidR="00B575B0" w:rsidRDefault="00B575B0" w:rsidP="00F01701">
      <w:pPr>
        <w:tabs>
          <w:tab w:val="left" w:pos="3456"/>
        </w:tabs>
        <w:rPr>
          <w:rStyle w:val="Heading2Char"/>
          <w:rFonts w:ascii="Times" w:hAnsi="Times"/>
          <w:color w:val="auto"/>
          <w:sz w:val="28"/>
          <w:szCs w:val="28"/>
        </w:rPr>
      </w:pPr>
    </w:p>
    <w:p w14:paraId="2207287C" w14:textId="77777777" w:rsidR="00B575B0" w:rsidRDefault="00B575B0" w:rsidP="00F01701">
      <w:pPr>
        <w:tabs>
          <w:tab w:val="left" w:pos="3456"/>
        </w:tabs>
        <w:rPr>
          <w:rStyle w:val="Heading2Char"/>
          <w:rFonts w:ascii="Times" w:hAnsi="Times"/>
          <w:color w:val="auto"/>
          <w:sz w:val="28"/>
          <w:szCs w:val="28"/>
        </w:rPr>
      </w:pPr>
    </w:p>
    <w:p w14:paraId="07A8EB20" w14:textId="77777777" w:rsidR="00B575B0" w:rsidRDefault="00B575B0" w:rsidP="00F01701">
      <w:pPr>
        <w:tabs>
          <w:tab w:val="left" w:pos="3456"/>
        </w:tabs>
        <w:rPr>
          <w:rStyle w:val="Heading2Char"/>
          <w:rFonts w:ascii="Times" w:hAnsi="Times"/>
          <w:color w:val="auto"/>
          <w:sz w:val="28"/>
          <w:szCs w:val="28"/>
        </w:rPr>
      </w:pPr>
    </w:p>
    <w:p w14:paraId="7650E870" w14:textId="77777777" w:rsidR="00B575B0" w:rsidRDefault="00B575B0" w:rsidP="00F01701">
      <w:pPr>
        <w:tabs>
          <w:tab w:val="left" w:pos="3456"/>
        </w:tabs>
        <w:rPr>
          <w:rStyle w:val="Heading2Char"/>
          <w:rFonts w:ascii="Times" w:hAnsi="Times"/>
          <w:color w:val="auto"/>
          <w:sz w:val="28"/>
          <w:szCs w:val="28"/>
        </w:rPr>
      </w:pPr>
    </w:p>
    <w:p w14:paraId="18F20B46" w14:textId="77777777" w:rsidR="00B575B0" w:rsidRDefault="00B575B0" w:rsidP="00F01701">
      <w:pPr>
        <w:tabs>
          <w:tab w:val="left" w:pos="3456"/>
        </w:tabs>
        <w:rPr>
          <w:rStyle w:val="Heading2Char"/>
          <w:rFonts w:ascii="Times" w:hAnsi="Times"/>
          <w:color w:val="auto"/>
          <w:sz w:val="28"/>
          <w:szCs w:val="28"/>
        </w:rPr>
      </w:pPr>
    </w:p>
    <w:p w14:paraId="18A73634" w14:textId="77777777" w:rsidR="00B575B0" w:rsidRDefault="00B575B0" w:rsidP="00F01701">
      <w:pPr>
        <w:tabs>
          <w:tab w:val="left" w:pos="3456"/>
        </w:tabs>
        <w:rPr>
          <w:rStyle w:val="Heading2Char"/>
          <w:rFonts w:ascii="Times" w:hAnsi="Times"/>
          <w:color w:val="auto"/>
          <w:sz w:val="28"/>
          <w:szCs w:val="28"/>
        </w:rPr>
      </w:pPr>
    </w:p>
    <w:p w14:paraId="61D71E17" w14:textId="77777777" w:rsidR="00B575B0" w:rsidRDefault="00B575B0" w:rsidP="00F01701">
      <w:pPr>
        <w:tabs>
          <w:tab w:val="left" w:pos="3456"/>
        </w:tabs>
        <w:rPr>
          <w:rStyle w:val="Heading2Char"/>
          <w:rFonts w:ascii="Times" w:hAnsi="Times"/>
          <w:color w:val="auto"/>
          <w:sz w:val="28"/>
          <w:szCs w:val="28"/>
        </w:rPr>
      </w:pPr>
    </w:p>
    <w:p w14:paraId="14AA30D9" w14:textId="77777777" w:rsidR="00B575B0" w:rsidRDefault="00B575B0" w:rsidP="00F01701">
      <w:pPr>
        <w:tabs>
          <w:tab w:val="left" w:pos="3456"/>
        </w:tabs>
        <w:rPr>
          <w:rStyle w:val="Heading2Char"/>
          <w:rFonts w:ascii="Times" w:hAnsi="Times"/>
          <w:color w:val="auto"/>
          <w:sz w:val="28"/>
          <w:szCs w:val="28"/>
        </w:rPr>
      </w:pPr>
    </w:p>
    <w:p w14:paraId="6020BC2A" w14:textId="77777777" w:rsidR="00B575B0" w:rsidRDefault="00B575B0" w:rsidP="00F01701">
      <w:pPr>
        <w:tabs>
          <w:tab w:val="left" w:pos="3456"/>
        </w:tabs>
        <w:rPr>
          <w:rStyle w:val="Heading2Char"/>
          <w:rFonts w:ascii="Times" w:hAnsi="Times"/>
          <w:color w:val="auto"/>
          <w:sz w:val="28"/>
          <w:szCs w:val="28"/>
        </w:rPr>
      </w:pPr>
    </w:p>
    <w:p w14:paraId="62DF6E19" w14:textId="77777777" w:rsidR="00B575B0" w:rsidRDefault="00B575B0" w:rsidP="00F01701">
      <w:pPr>
        <w:tabs>
          <w:tab w:val="left" w:pos="3456"/>
        </w:tabs>
        <w:rPr>
          <w:rStyle w:val="Heading2Char"/>
          <w:rFonts w:ascii="Times" w:hAnsi="Times"/>
          <w:color w:val="auto"/>
          <w:sz w:val="28"/>
          <w:szCs w:val="28"/>
        </w:rPr>
      </w:pPr>
    </w:p>
    <w:p w14:paraId="308FA2EE" w14:textId="77777777" w:rsidR="00B575B0" w:rsidRDefault="00B575B0" w:rsidP="00F01701">
      <w:pPr>
        <w:tabs>
          <w:tab w:val="left" w:pos="3456"/>
        </w:tabs>
        <w:rPr>
          <w:rStyle w:val="Heading2Char"/>
          <w:rFonts w:ascii="Times" w:hAnsi="Times"/>
          <w:color w:val="auto"/>
          <w:sz w:val="28"/>
          <w:szCs w:val="28"/>
        </w:rPr>
      </w:pPr>
    </w:p>
    <w:p w14:paraId="116A42E1" w14:textId="77777777" w:rsidR="00B575B0" w:rsidRDefault="00B575B0" w:rsidP="00F01701">
      <w:pPr>
        <w:tabs>
          <w:tab w:val="left" w:pos="3456"/>
        </w:tabs>
        <w:rPr>
          <w:rStyle w:val="Heading2Char"/>
          <w:rFonts w:ascii="Times" w:hAnsi="Times"/>
          <w:color w:val="auto"/>
          <w:sz w:val="28"/>
          <w:szCs w:val="28"/>
        </w:rPr>
      </w:pPr>
    </w:p>
    <w:p w14:paraId="349470FB" w14:textId="77777777" w:rsidR="00B575B0" w:rsidRDefault="00B575B0" w:rsidP="00F01701">
      <w:pPr>
        <w:tabs>
          <w:tab w:val="left" w:pos="3456"/>
        </w:tabs>
        <w:rPr>
          <w:rStyle w:val="Heading2Char"/>
          <w:rFonts w:ascii="Times" w:hAnsi="Times"/>
          <w:color w:val="auto"/>
          <w:sz w:val="28"/>
          <w:szCs w:val="28"/>
        </w:rPr>
      </w:pPr>
    </w:p>
    <w:p w14:paraId="3DBF0C59" w14:textId="77777777" w:rsidR="00B575B0" w:rsidRDefault="00B575B0" w:rsidP="00F01701">
      <w:pPr>
        <w:tabs>
          <w:tab w:val="left" w:pos="3456"/>
        </w:tabs>
        <w:rPr>
          <w:rStyle w:val="Heading2Char"/>
          <w:rFonts w:ascii="Times" w:hAnsi="Times"/>
          <w:color w:val="auto"/>
          <w:sz w:val="28"/>
          <w:szCs w:val="28"/>
        </w:rPr>
      </w:pPr>
    </w:p>
    <w:p w14:paraId="654990E4" w14:textId="77777777" w:rsidR="00B575B0" w:rsidRDefault="00B575B0" w:rsidP="00F01701">
      <w:pPr>
        <w:tabs>
          <w:tab w:val="left" w:pos="3456"/>
        </w:tabs>
        <w:rPr>
          <w:rStyle w:val="Heading2Char"/>
          <w:rFonts w:ascii="Times" w:hAnsi="Times"/>
          <w:color w:val="auto"/>
          <w:sz w:val="28"/>
          <w:szCs w:val="28"/>
        </w:rPr>
      </w:pPr>
    </w:p>
    <w:p w14:paraId="52485D82" w14:textId="77777777" w:rsidR="00B575B0" w:rsidRDefault="00B575B0" w:rsidP="00F01701">
      <w:pPr>
        <w:tabs>
          <w:tab w:val="left" w:pos="3456"/>
        </w:tabs>
        <w:rPr>
          <w:rStyle w:val="Heading2Char"/>
          <w:rFonts w:ascii="Times" w:hAnsi="Times"/>
          <w:color w:val="auto"/>
          <w:sz w:val="28"/>
          <w:szCs w:val="28"/>
        </w:rPr>
      </w:pPr>
    </w:p>
    <w:p w14:paraId="3D382688" w14:textId="77777777" w:rsidR="00B575B0" w:rsidRDefault="00B575B0" w:rsidP="00F01701">
      <w:pPr>
        <w:tabs>
          <w:tab w:val="left" w:pos="3456"/>
        </w:tabs>
        <w:rPr>
          <w:rStyle w:val="Heading2Char"/>
          <w:rFonts w:ascii="Times" w:hAnsi="Times"/>
          <w:color w:val="auto"/>
          <w:sz w:val="28"/>
          <w:szCs w:val="28"/>
        </w:rPr>
      </w:pPr>
    </w:p>
    <w:p w14:paraId="2E2B153C" w14:textId="77777777" w:rsidR="00B575B0" w:rsidRDefault="00B575B0" w:rsidP="00F01701">
      <w:pPr>
        <w:tabs>
          <w:tab w:val="left" w:pos="3456"/>
        </w:tabs>
        <w:rPr>
          <w:rStyle w:val="Heading2Char"/>
          <w:rFonts w:ascii="Times" w:hAnsi="Times"/>
          <w:color w:val="auto"/>
          <w:sz w:val="28"/>
          <w:szCs w:val="28"/>
        </w:rPr>
      </w:pPr>
    </w:p>
    <w:p w14:paraId="45DA72DE" w14:textId="77777777" w:rsidR="00B575B0" w:rsidRDefault="00B575B0" w:rsidP="00F01701">
      <w:pPr>
        <w:tabs>
          <w:tab w:val="left" w:pos="3456"/>
        </w:tabs>
        <w:rPr>
          <w:rStyle w:val="Heading2Char"/>
          <w:rFonts w:ascii="Times" w:hAnsi="Times"/>
          <w:color w:val="auto"/>
          <w:sz w:val="28"/>
          <w:szCs w:val="28"/>
        </w:rPr>
      </w:pPr>
    </w:p>
    <w:p w14:paraId="687580D8" w14:textId="77777777" w:rsidR="00B575B0" w:rsidRDefault="00B575B0" w:rsidP="00F01701">
      <w:pPr>
        <w:tabs>
          <w:tab w:val="left" w:pos="3456"/>
        </w:tabs>
        <w:rPr>
          <w:rStyle w:val="Heading2Char"/>
          <w:rFonts w:ascii="Times" w:hAnsi="Times"/>
          <w:color w:val="auto"/>
          <w:sz w:val="28"/>
          <w:szCs w:val="28"/>
        </w:rPr>
      </w:pPr>
    </w:p>
    <w:p w14:paraId="7EDCC245" w14:textId="77777777" w:rsidR="00B575B0" w:rsidRDefault="00B575B0" w:rsidP="00F01701">
      <w:pPr>
        <w:tabs>
          <w:tab w:val="left" w:pos="3456"/>
        </w:tabs>
        <w:rPr>
          <w:rStyle w:val="Heading2Char"/>
          <w:rFonts w:ascii="Times" w:hAnsi="Times"/>
          <w:color w:val="auto"/>
          <w:sz w:val="28"/>
          <w:szCs w:val="28"/>
        </w:rPr>
      </w:pPr>
    </w:p>
    <w:p w14:paraId="7615CF2B" w14:textId="77777777" w:rsidR="00B575B0" w:rsidRDefault="00B575B0" w:rsidP="00F01701">
      <w:pPr>
        <w:tabs>
          <w:tab w:val="left" w:pos="3456"/>
        </w:tabs>
        <w:rPr>
          <w:rStyle w:val="Heading2Char"/>
          <w:rFonts w:ascii="Times" w:hAnsi="Times"/>
          <w:color w:val="auto"/>
          <w:sz w:val="28"/>
          <w:szCs w:val="28"/>
        </w:rPr>
      </w:pPr>
    </w:p>
    <w:p w14:paraId="5EFF52DF" w14:textId="79E7BE07" w:rsidR="00F803D1" w:rsidRPr="00F01701" w:rsidRDefault="00B575B0" w:rsidP="00F01701">
      <w:pPr>
        <w:tabs>
          <w:tab w:val="left" w:pos="3456"/>
        </w:tabs>
        <w:rPr>
          <w:rStyle w:val="Heading2Char"/>
          <w:rFonts w:ascii="Times" w:hAnsi="Times"/>
          <w:b w:val="0"/>
          <w:bCs w:val="0"/>
          <w:color w:val="000000"/>
          <w:sz w:val="24"/>
          <w:szCs w:val="24"/>
        </w:rPr>
      </w:pPr>
      <w:r>
        <w:rPr>
          <w:rStyle w:val="Heading2Char"/>
          <w:rFonts w:ascii="Times" w:hAnsi="Times"/>
          <w:color w:val="auto"/>
          <w:sz w:val="28"/>
          <w:szCs w:val="28"/>
        </w:rPr>
        <w:t xml:space="preserve">         </w:t>
      </w:r>
      <w:r w:rsidR="00F01701">
        <w:rPr>
          <w:rStyle w:val="Heading2Char"/>
          <w:rFonts w:ascii="Times" w:hAnsi="Times"/>
          <w:color w:val="auto"/>
          <w:sz w:val="28"/>
          <w:szCs w:val="28"/>
        </w:rPr>
        <w:t xml:space="preserve"> </w:t>
      </w:r>
      <w:r>
        <w:rPr>
          <w:rStyle w:val="Heading2Char"/>
          <w:rFonts w:ascii="Times" w:hAnsi="Times"/>
          <w:color w:val="auto"/>
          <w:sz w:val="24"/>
          <w:szCs w:val="24"/>
        </w:rPr>
        <w:t>CD-13</w:t>
      </w:r>
      <w:proofErr w:type="gramStart"/>
      <w:r w:rsidR="00677FB8">
        <w:rPr>
          <w:rStyle w:val="Heading2Char"/>
          <w:rFonts w:ascii="Times" w:hAnsi="Times"/>
          <w:color w:val="auto"/>
          <w:sz w:val="24"/>
          <w:szCs w:val="24"/>
        </w:rPr>
        <w:t>,</w:t>
      </w:r>
      <w:r w:rsidR="00F803D1">
        <w:rPr>
          <w:rStyle w:val="Heading2Char"/>
          <w:rFonts w:ascii="Times" w:hAnsi="Times"/>
          <w:color w:val="auto"/>
          <w:sz w:val="24"/>
          <w:szCs w:val="24"/>
        </w:rPr>
        <w:t>URS</w:t>
      </w:r>
      <w:proofErr w:type="gramEnd"/>
    </w:p>
    <w:p w14:paraId="041B28EE" w14:textId="3D8AD1D4" w:rsidR="00F803D1" w:rsidRDefault="00677FB8" w:rsidP="00F803D1">
      <w:pPr>
        <w:rPr>
          <w:rStyle w:val="Heading2Char"/>
          <w:rFonts w:ascii="Times" w:hAnsi="Times"/>
          <w:color w:val="auto"/>
          <w:sz w:val="24"/>
          <w:szCs w:val="24"/>
        </w:rPr>
      </w:pPr>
      <w:r>
        <w:rPr>
          <w:rStyle w:val="Heading2Char"/>
          <w:rFonts w:ascii="Times" w:hAnsi="Times"/>
          <w:color w:val="auto"/>
          <w:sz w:val="24"/>
          <w:szCs w:val="24"/>
        </w:rPr>
        <w:tab/>
        <w:t xml:space="preserve">Class name: </w:t>
      </w:r>
      <w:proofErr w:type="spellStart"/>
      <w:r>
        <w:rPr>
          <w:rStyle w:val="Heading2Char"/>
          <w:rFonts w:ascii="Times" w:hAnsi="Times"/>
          <w:color w:val="auto"/>
          <w:sz w:val="24"/>
          <w:szCs w:val="24"/>
        </w:rPr>
        <w:t>PatientAppointment_Model</w:t>
      </w:r>
      <w:proofErr w:type="spellEnd"/>
    </w:p>
    <w:p w14:paraId="1770D746" w14:textId="2B0F3BE9" w:rsidR="00677FB8" w:rsidRDefault="00677FB8" w:rsidP="00F803D1">
      <w:pPr>
        <w:tabs>
          <w:tab w:val="left" w:pos="3456"/>
        </w:tabs>
        <w:rPr>
          <w:rFonts w:ascii="Times" w:eastAsiaTheme="majorEastAsia" w:hAnsi="Times" w:cstheme="majorBidi"/>
          <w:sz w:val="24"/>
          <w:szCs w:val="24"/>
        </w:rPr>
      </w:pPr>
    </w:p>
    <w:p w14:paraId="2A9185AC" w14:textId="027A276D" w:rsidR="00677FB8" w:rsidRPr="00677FB8" w:rsidRDefault="009970D8" w:rsidP="00677FB8">
      <w:pPr>
        <w:rPr>
          <w:rFonts w:ascii="Times" w:eastAsiaTheme="majorEastAsia" w:hAnsi="Times" w:cstheme="majorBidi"/>
          <w:sz w:val="24"/>
          <w:szCs w:val="24"/>
        </w:rPr>
      </w:pPr>
      <w:r>
        <w:rPr>
          <w:rFonts w:ascii="Times" w:eastAsiaTheme="majorEastAsia" w:hAnsi="Times" w:cstheme="majorBidi"/>
          <w:noProof/>
          <w:sz w:val="24"/>
          <w:szCs w:val="24"/>
          <w:lang w:eastAsia="ko-KR"/>
        </w:rPr>
        <w:drawing>
          <wp:anchor distT="0" distB="0" distL="114300" distR="114300" simplePos="0" relativeHeight="251693056" behindDoc="0" locked="0" layoutInCell="1" allowOverlap="1" wp14:anchorId="03CBDE0C" wp14:editId="2347228B">
            <wp:simplePos x="0" y="0"/>
            <wp:positionH relativeFrom="column">
              <wp:posOffset>914400</wp:posOffset>
            </wp:positionH>
            <wp:positionV relativeFrom="paragraph">
              <wp:posOffset>78740</wp:posOffset>
            </wp:positionV>
            <wp:extent cx="3213100" cy="1244600"/>
            <wp:effectExtent l="0" t="0" r="1270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Appointment_Model.jpg"/>
                    <pic:cNvPicPr/>
                  </pic:nvPicPr>
                  <pic:blipFill>
                    <a:blip r:embed="rId24">
                      <a:extLst>
                        <a:ext uri="{28A0092B-C50C-407E-A947-70E740481C1C}">
                          <a14:useLocalDpi xmlns:a14="http://schemas.microsoft.com/office/drawing/2010/main" val="0"/>
                        </a:ext>
                      </a:extLst>
                    </a:blip>
                    <a:stretch>
                      <a:fillRect/>
                    </a:stretch>
                  </pic:blipFill>
                  <pic:spPr>
                    <a:xfrm>
                      <a:off x="0" y="0"/>
                      <a:ext cx="3213100" cy="1244600"/>
                    </a:xfrm>
                    <a:prstGeom prst="rect">
                      <a:avLst/>
                    </a:prstGeom>
                  </pic:spPr>
                </pic:pic>
              </a:graphicData>
            </a:graphic>
            <wp14:sizeRelH relativeFrom="page">
              <wp14:pctWidth>0</wp14:pctWidth>
            </wp14:sizeRelH>
            <wp14:sizeRelV relativeFrom="page">
              <wp14:pctHeight>0</wp14:pctHeight>
            </wp14:sizeRelV>
          </wp:anchor>
        </w:drawing>
      </w:r>
    </w:p>
    <w:p w14:paraId="45408948" w14:textId="77777777" w:rsidR="00677FB8" w:rsidRPr="00677FB8" w:rsidRDefault="00677FB8" w:rsidP="00677FB8">
      <w:pPr>
        <w:rPr>
          <w:rFonts w:ascii="Times" w:eastAsiaTheme="majorEastAsia" w:hAnsi="Times" w:cstheme="majorBidi"/>
          <w:sz w:val="24"/>
          <w:szCs w:val="24"/>
        </w:rPr>
      </w:pPr>
    </w:p>
    <w:p w14:paraId="2E2B2E92" w14:textId="77777777" w:rsidR="00677FB8" w:rsidRPr="00677FB8" w:rsidRDefault="00677FB8" w:rsidP="00677FB8">
      <w:pPr>
        <w:rPr>
          <w:rFonts w:ascii="Times" w:eastAsiaTheme="majorEastAsia" w:hAnsi="Times" w:cstheme="majorBidi"/>
          <w:sz w:val="24"/>
          <w:szCs w:val="24"/>
        </w:rPr>
      </w:pPr>
    </w:p>
    <w:p w14:paraId="11FD3123" w14:textId="77777777" w:rsidR="00677FB8" w:rsidRPr="00677FB8" w:rsidRDefault="00677FB8" w:rsidP="00677FB8">
      <w:pPr>
        <w:rPr>
          <w:rFonts w:ascii="Times" w:eastAsiaTheme="majorEastAsia" w:hAnsi="Times" w:cstheme="majorBidi"/>
          <w:sz w:val="24"/>
          <w:szCs w:val="24"/>
        </w:rPr>
      </w:pPr>
    </w:p>
    <w:p w14:paraId="372444F9" w14:textId="77777777" w:rsidR="00677FB8" w:rsidRPr="00677FB8" w:rsidRDefault="00677FB8" w:rsidP="00677FB8">
      <w:pPr>
        <w:rPr>
          <w:rFonts w:ascii="Times" w:eastAsiaTheme="majorEastAsia" w:hAnsi="Times" w:cstheme="majorBidi"/>
          <w:sz w:val="24"/>
          <w:szCs w:val="24"/>
        </w:rPr>
      </w:pPr>
    </w:p>
    <w:p w14:paraId="3AD66B51" w14:textId="77777777" w:rsidR="00677FB8" w:rsidRPr="00677FB8" w:rsidRDefault="00677FB8" w:rsidP="00677FB8">
      <w:pPr>
        <w:rPr>
          <w:rFonts w:ascii="Times" w:eastAsiaTheme="majorEastAsia" w:hAnsi="Times" w:cstheme="majorBidi"/>
          <w:sz w:val="24"/>
          <w:szCs w:val="24"/>
        </w:rPr>
      </w:pPr>
    </w:p>
    <w:p w14:paraId="4FE68A3F" w14:textId="4EDFE81A" w:rsidR="00677FB8" w:rsidRDefault="00677FB8" w:rsidP="00677FB8">
      <w:pPr>
        <w:rPr>
          <w:rFonts w:ascii="Times" w:eastAsiaTheme="majorEastAsia" w:hAnsi="Times" w:cstheme="majorBidi"/>
          <w:sz w:val="24"/>
          <w:szCs w:val="24"/>
        </w:rPr>
      </w:pPr>
    </w:p>
    <w:p w14:paraId="7B04ECD6" w14:textId="77777777" w:rsidR="009970D8" w:rsidRDefault="009970D8" w:rsidP="00F01701">
      <w:pPr>
        <w:rPr>
          <w:rStyle w:val="Heading2Char"/>
          <w:rFonts w:ascii="Times" w:hAnsi="Times"/>
          <w:color w:val="auto"/>
          <w:sz w:val="24"/>
          <w:szCs w:val="24"/>
        </w:rPr>
      </w:pPr>
    </w:p>
    <w:p w14:paraId="7CDA52F8" w14:textId="77777777" w:rsidR="00F01701" w:rsidRPr="00CD512E" w:rsidRDefault="00F01701" w:rsidP="00F01701">
      <w:pPr>
        <w:rPr>
          <w:rStyle w:val="Heading2Char"/>
          <w:rFonts w:ascii="Times" w:hAnsi="Times"/>
          <w:color w:val="auto"/>
          <w:sz w:val="24"/>
          <w:szCs w:val="24"/>
        </w:rPr>
      </w:pPr>
      <w:r w:rsidRPr="00CD512E">
        <w:rPr>
          <w:rStyle w:val="Heading2Char"/>
          <w:rFonts w:ascii="Times" w:hAnsi="Times"/>
          <w:color w:val="auto"/>
          <w:sz w:val="24"/>
          <w:szCs w:val="24"/>
        </w:rPr>
        <w:t>Property</w:t>
      </w:r>
    </w:p>
    <w:p w14:paraId="5EADEB14" w14:textId="77777777" w:rsidR="00F01701" w:rsidRDefault="00F01701" w:rsidP="00F01701">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39"/>
        <w:gridCol w:w="2616"/>
        <w:gridCol w:w="2462"/>
        <w:gridCol w:w="2999"/>
      </w:tblGrid>
      <w:tr w:rsidR="00F01701" w:rsidRPr="00CD512E" w14:paraId="5254C9DF" w14:textId="77777777" w:rsidTr="00F40E00">
        <w:trPr>
          <w:trHeight w:val="191"/>
        </w:trPr>
        <w:tc>
          <w:tcPr>
            <w:tcW w:w="959" w:type="dxa"/>
            <w:shd w:val="clear" w:color="auto" w:fill="D9D9D9"/>
          </w:tcPr>
          <w:p w14:paraId="51204930" w14:textId="77777777" w:rsidR="00F01701" w:rsidRPr="00CD512E" w:rsidRDefault="00F01701" w:rsidP="009970D8">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693" w:type="dxa"/>
            <w:shd w:val="clear" w:color="auto" w:fill="D9D9D9"/>
          </w:tcPr>
          <w:p w14:paraId="5EA497FE" w14:textId="77777777" w:rsidR="00F01701" w:rsidRPr="00CD512E" w:rsidRDefault="00F01701" w:rsidP="009970D8">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508" w:type="dxa"/>
            <w:shd w:val="clear" w:color="auto" w:fill="D9D9D9"/>
          </w:tcPr>
          <w:p w14:paraId="6B67D824" w14:textId="77777777" w:rsidR="00F01701" w:rsidRPr="00CD512E" w:rsidRDefault="00F01701" w:rsidP="009970D8">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09DBDA5D" w14:textId="77777777" w:rsidR="00F01701" w:rsidRPr="00CD512E" w:rsidRDefault="00F01701" w:rsidP="009970D8">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F01701" w14:paraId="5C54DE40" w14:textId="77777777" w:rsidTr="00F40E00">
        <w:trPr>
          <w:trHeight w:val="860"/>
        </w:trPr>
        <w:tc>
          <w:tcPr>
            <w:tcW w:w="959" w:type="dxa"/>
          </w:tcPr>
          <w:p w14:paraId="19D150AC" w14:textId="29EC2EF9" w:rsidR="00F01701" w:rsidRPr="005064EC" w:rsidRDefault="00F01701" w:rsidP="00F01701">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2693" w:type="dxa"/>
          </w:tcPr>
          <w:p w14:paraId="0E10961A" w14:textId="0766E722" w:rsidR="00F01701" w:rsidRPr="005064EC" w:rsidRDefault="00F01701" w:rsidP="00F01701">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2508" w:type="dxa"/>
          </w:tcPr>
          <w:p w14:paraId="2D5B1F17" w14:textId="3507C11B" w:rsidR="00F01701" w:rsidRPr="005064EC" w:rsidRDefault="00F01701" w:rsidP="00F01701">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Fonts w:ascii="Times New Roman" w:eastAsiaTheme="minorHAnsi" w:hAnsi="Times New Roman" w:cs="Times New Roman"/>
                <w:color w:val="auto"/>
                <w:sz w:val="24"/>
                <w:szCs w:val="24"/>
                <w:lang w:bidi="ar-SA"/>
              </w:rPr>
              <w:t>-</w:t>
            </w:r>
          </w:p>
        </w:tc>
        <w:tc>
          <w:tcPr>
            <w:tcW w:w="3082" w:type="dxa"/>
          </w:tcPr>
          <w:p w14:paraId="1BC47F50" w14:textId="49D55A46" w:rsidR="00F01701" w:rsidRPr="005064EC" w:rsidRDefault="00F01701" w:rsidP="00F01701">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46F0CF47" w14:textId="77777777" w:rsidR="00F01701" w:rsidRPr="00CD512E" w:rsidRDefault="00F01701" w:rsidP="00F01701">
      <w:pPr>
        <w:rPr>
          <w:rStyle w:val="Heading2Char"/>
          <w:rFonts w:ascii="Times" w:hAnsi="Times"/>
          <w:color w:val="auto"/>
          <w:sz w:val="24"/>
          <w:szCs w:val="24"/>
        </w:rPr>
      </w:pPr>
      <w:r w:rsidRPr="00CD512E">
        <w:rPr>
          <w:rStyle w:val="Heading2Char"/>
          <w:rFonts w:ascii="Times" w:hAnsi="Times"/>
          <w:color w:val="auto"/>
          <w:sz w:val="24"/>
          <w:szCs w:val="24"/>
        </w:rPr>
        <w:t>Method</w:t>
      </w:r>
    </w:p>
    <w:p w14:paraId="1F4CC3AB" w14:textId="77777777" w:rsidR="00F01701" w:rsidRDefault="00F01701" w:rsidP="00F01701">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815"/>
        <w:gridCol w:w="2874"/>
        <w:gridCol w:w="2769"/>
        <w:gridCol w:w="2558"/>
      </w:tblGrid>
      <w:tr w:rsidR="00F01701" w:rsidRPr="00CD512E" w14:paraId="2EA4D538" w14:textId="77777777" w:rsidTr="00F40E00">
        <w:trPr>
          <w:trHeight w:val="191"/>
        </w:trPr>
        <w:tc>
          <w:tcPr>
            <w:tcW w:w="837" w:type="dxa"/>
            <w:shd w:val="clear" w:color="auto" w:fill="D9D9D9"/>
          </w:tcPr>
          <w:p w14:paraId="5EFB27AC" w14:textId="77777777" w:rsidR="00F01701" w:rsidRPr="00CD512E" w:rsidRDefault="00F01701" w:rsidP="009970D8">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883" w:type="dxa"/>
            <w:shd w:val="clear" w:color="auto" w:fill="D9D9D9"/>
          </w:tcPr>
          <w:p w14:paraId="642DE64C" w14:textId="77777777" w:rsidR="00F01701" w:rsidRPr="00CD512E" w:rsidRDefault="00F01701" w:rsidP="009970D8">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861" w:type="dxa"/>
            <w:shd w:val="clear" w:color="auto" w:fill="D9D9D9"/>
          </w:tcPr>
          <w:p w14:paraId="4FE8D244" w14:textId="77777777" w:rsidR="00F01701" w:rsidRPr="00CD512E" w:rsidRDefault="00F01701" w:rsidP="009970D8">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661" w:type="dxa"/>
            <w:shd w:val="clear" w:color="auto" w:fill="D9D9D9"/>
          </w:tcPr>
          <w:p w14:paraId="31D760AF" w14:textId="77777777" w:rsidR="00F01701" w:rsidRPr="00CD512E" w:rsidRDefault="00F01701" w:rsidP="009970D8">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F40E00" w:rsidRPr="005064EC" w14:paraId="11E3D2D8" w14:textId="77777777" w:rsidTr="00F40E00">
        <w:trPr>
          <w:trHeight w:val="473"/>
        </w:trPr>
        <w:tc>
          <w:tcPr>
            <w:tcW w:w="837" w:type="dxa"/>
          </w:tcPr>
          <w:p w14:paraId="04948F4D" w14:textId="654CFAF2" w:rsidR="00F40E00" w:rsidRPr="005064EC" w:rsidRDefault="00F40E00" w:rsidP="00F01701">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2883" w:type="dxa"/>
          </w:tcPr>
          <w:p w14:paraId="524A3B2A" w14:textId="769A40F8" w:rsidR="00F40E00" w:rsidRPr="005064EC" w:rsidRDefault="009970D8" w:rsidP="00F01701">
            <w:pPr>
              <w:rPr>
                <w:rStyle w:val="Heading2Char"/>
                <w:rFonts w:ascii="Times" w:hAnsi="Times"/>
                <w:b w:val="0"/>
                <w:color w:val="auto"/>
                <w:sz w:val="24"/>
                <w:szCs w:val="24"/>
              </w:rPr>
            </w:pPr>
            <w:proofErr w:type="spellStart"/>
            <w:r>
              <w:rPr>
                <w:rStyle w:val="Heading2Char"/>
                <w:rFonts w:ascii="Times" w:hAnsi="Times"/>
                <w:b w:val="0"/>
                <w:color w:val="auto"/>
                <w:sz w:val="24"/>
                <w:szCs w:val="24"/>
              </w:rPr>
              <w:t>getPatientByID</w:t>
            </w:r>
            <w:proofErr w:type="spellEnd"/>
            <w:r w:rsidR="00F40E00">
              <w:rPr>
                <w:rStyle w:val="Heading2Char"/>
                <w:rFonts w:ascii="Times" w:hAnsi="Times"/>
                <w:b w:val="0"/>
                <w:color w:val="auto"/>
                <w:sz w:val="24"/>
                <w:szCs w:val="24"/>
              </w:rPr>
              <w:t>()</w:t>
            </w:r>
          </w:p>
        </w:tc>
        <w:tc>
          <w:tcPr>
            <w:tcW w:w="2861" w:type="dxa"/>
          </w:tcPr>
          <w:p w14:paraId="04CC8AF6" w14:textId="74F1C7C8" w:rsidR="00F40E00" w:rsidRPr="005064EC" w:rsidRDefault="00F40E00" w:rsidP="00F01701">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6E6011">
              <w:rPr>
                <w:rFonts w:ascii="Times New Roman" w:hAnsi="Times New Roman" w:cs="Times New Roman"/>
                <w:sz w:val="24"/>
                <w:szCs w:val="24"/>
              </w:rPr>
              <w:t>Method uses</w:t>
            </w:r>
            <w:r w:rsidR="009970D8">
              <w:rPr>
                <w:rFonts w:ascii="Times New Roman" w:hAnsi="Times New Roman" w:cs="Times New Roman"/>
                <w:sz w:val="24"/>
                <w:szCs w:val="24"/>
              </w:rPr>
              <w:t xml:space="preserve"> to query patient from the database using patients’ id</w:t>
            </w:r>
            <w:r w:rsidRPr="006E6011">
              <w:rPr>
                <w:rFonts w:ascii="Times New Roman" w:hAnsi="Times New Roman" w:cs="Times New Roman"/>
                <w:sz w:val="24"/>
                <w:szCs w:val="24"/>
              </w:rPr>
              <w:t>.</w:t>
            </w:r>
          </w:p>
        </w:tc>
        <w:tc>
          <w:tcPr>
            <w:tcW w:w="2661" w:type="dxa"/>
          </w:tcPr>
          <w:p w14:paraId="35FBA488" w14:textId="609228F2" w:rsidR="00F40E00" w:rsidRPr="005064EC" w:rsidRDefault="00F40E00" w:rsidP="009970D8">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F40E00" w:rsidRPr="005064EC" w14:paraId="16BA0BBB" w14:textId="77777777" w:rsidTr="00F40E00">
        <w:trPr>
          <w:trHeight w:val="236"/>
        </w:trPr>
        <w:tc>
          <w:tcPr>
            <w:tcW w:w="837" w:type="dxa"/>
          </w:tcPr>
          <w:p w14:paraId="6C1C6F59" w14:textId="58E08B8D" w:rsidR="00F40E00" w:rsidRPr="005064EC" w:rsidRDefault="00F40E00" w:rsidP="00F01701">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2883" w:type="dxa"/>
          </w:tcPr>
          <w:p w14:paraId="19E8A318" w14:textId="52A394ED" w:rsidR="00F40E00" w:rsidRDefault="009970D8" w:rsidP="00F01701">
            <w:pPr>
              <w:rPr>
                <w:rStyle w:val="Heading2Char"/>
                <w:rFonts w:ascii="Times" w:hAnsi="Times"/>
                <w:b w:val="0"/>
                <w:color w:val="auto"/>
                <w:sz w:val="24"/>
                <w:szCs w:val="24"/>
              </w:rPr>
            </w:pPr>
            <w:proofErr w:type="spellStart"/>
            <w:r>
              <w:rPr>
                <w:rStyle w:val="Heading2Char"/>
                <w:rFonts w:ascii="Times" w:hAnsi="Times"/>
                <w:b w:val="0"/>
                <w:color w:val="auto"/>
                <w:sz w:val="24"/>
                <w:szCs w:val="24"/>
              </w:rPr>
              <w:t>add</w:t>
            </w:r>
            <w:r w:rsidR="00F40E00">
              <w:rPr>
                <w:rStyle w:val="Heading2Char"/>
                <w:rFonts w:ascii="Times" w:hAnsi="Times"/>
                <w:b w:val="0"/>
                <w:color w:val="auto"/>
                <w:sz w:val="24"/>
                <w:szCs w:val="24"/>
              </w:rPr>
              <w:t>Appointment</w:t>
            </w:r>
            <w:r>
              <w:rPr>
                <w:rStyle w:val="Heading2Char"/>
                <w:rFonts w:ascii="Times" w:hAnsi="Times"/>
                <w:b w:val="0"/>
                <w:color w:val="auto"/>
                <w:sz w:val="24"/>
                <w:szCs w:val="24"/>
              </w:rPr>
              <w:t>ByID</w:t>
            </w:r>
            <w:proofErr w:type="spellEnd"/>
            <w:r w:rsidR="00F40E00">
              <w:rPr>
                <w:rStyle w:val="Heading2Char"/>
                <w:rFonts w:ascii="Times" w:hAnsi="Times"/>
                <w:b w:val="0"/>
                <w:color w:val="auto"/>
                <w:sz w:val="24"/>
                <w:szCs w:val="24"/>
              </w:rPr>
              <w:t>()</w:t>
            </w:r>
          </w:p>
        </w:tc>
        <w:tc>
          <w:tcPr>
            <w:tcW w:w="2861" w:type="dxa"/>
          </w:tcPr>
          <w:p w14:paraId="0CC589A4" w14:textId="4540A097" w:rsidR="00F40E00" w:rsidRDefault="00F40E00" w:rsidP="00F01701">
            <w:pPr>
              <w:widowControl w:val="0"/>
              <w:autoSpaceDE w:val="0"/>
              <w:autoSpaceDN w:val="0"/>
              <w:adjustRightInd w:val="0"/>
              <w:spacing w:after="240"/>
              <w:rPr>
                <w:rFonts w:ascii="Times New Roman" w:hAnsi="Times New Roman" w:cs="Times New Roman"/>
              </w:rPr>
            </w:pPr>
            <w:r w:rsidRPr="006E6011">
              <w:rPr>
                <w:rFonts w:ascii="Times New Roman" w:hAnsi="Times New Roman" w:cs="Times New Roman"/>
                <w:sz w:val="24"/>
                <w:szCs w:val="24"/>
              </w:rPr>
              <w:t xml:space="preserve">Method uses to add new appointment from patient </w:t>
            </w:r>
            <w:proofErr w:type="spellStart"/>
            <w:r w:rsidRPr="006E6011">
              <w:rPr>
                <w:rFonts w:ascii="Times New Roman" w:hAnsi="Times New Roman" w:cs="Times New Roman"/>
                <w:sz w:val="24"/>
                <w:szCs w:val="24"/>
              </w:rPr>
              <w:t>requested</w:t>
            </w:r>
            <w:r w:rsidR="009970D8">
              <w:rPr>
                <w:rFonts w:ascii="Times New Roman" w:hAnsi="Times New Roman" w:cs="Times New Roman"/>
                <w:sz w:val="24"/>
                <w:szCs w:val="24"/>
              </w:rPr>
              <w:t>by</w:t>
            </w:r>
            <w:proofErr w:type="spellEnd"/>
            <w:r w:rsidR="009970D8">
              <w:rPr>
                <w:rFonts w:ascii="Times New Roman" w:hAnsi="Times New Roman" w:cs="Times New Roman"/>
                <w:sz w:val="24"/>
                <w:szCs w:val="24"/>
              </w:rPr>
              <w:t xml:space="preserve"> patients’ id</w:t>
            </w:r>
            <w:r w:rsidRPr="006E6011">
              <w:rPr>
                <w:rFonts w:ascii="Times New Roman" w:hAnsi="Times New Roman" w:cs="Times New Roman"/>
                <w:sz w:val="24"/>
                <w:szCs w:val="24"/>
              </w:rPr>
              <w:t>.</w:t>
            </w:r>
          </w:p>
        </w:tc>
        <w:tc>
          <w:tcPr>
            <w:tcW w:w="2661" w:type="dxa"/>
          </w:tcPr>
          <w:p w14:paraId="113E1BB8" w14:textId="50D93851" w:rsidR="00F40E00" w:rsidRDefault="00F40E00" w:rsidP="009970D8">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F40E00" w:rsidRPr="005064EC" w14:paraId="1A2DBFBC" w14:textId="77777777" w:rsidTr="00F40E00">
        <w:trPr>
          <w:trHeight w:val="344"/>
        </w:trPr>
        <w:tc>
          <w:tcPr>
            <w:tcW w:w="837" w:type="dxa"/>
          </w:tcPr>
          <w:p w14:paraId="7A60CD03" w14:textId="4830D3CD" w:rsidR="00F40E00" w:rsidRPr="005064EC" w:rsidRDefault="00F40E00" w:rsidP="00F01701">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3</w:t>
            </w:r>
          </w:p>
        </w:tc>
        <w:tc>
          <w:tcPr>
            <w:tcW w:w="2883" w:type="dxa"/>
          </w:tcPr>
          <w:p w14:paraId="16963C2E" w14:textId="6895308C" w:rsidR="00F40E00" w:rsidRPr="003C7AC3" w:rsidRDefault="00F40E00" w:rsidP="007B7A06">
            <w:pPr>
              <w:spacing w:after="200"/>
              <w:rPr>
                <w:rStyle w:val="Heading2Char"/>
                <w:rFonts w:ascii="Times" w:hAnsi="Times"/>
                <w:b w:val="0"/>
                <w:color w:val="auto"/>
                <w:sz w:val="24"/>
                <w:szCs w:val="24"/>
              </w:rPr>
            </w:pPr>
            <w:proofErr w:type="spellStart"/>
            <w:r w:rsidRPr="003C7AC3">
              <w:rPr>
                <w:rStyle w:val="Heading2Char"/>
                <w:rFonts w:ascii="Times" w:hAnsi="Times"/>
                <w:b w:val="0"/>
                <w:color w:val="auto"/>
                <w:sz w:val="24"/>
                <w:szCs w:val="24"/>
              </w:rPr>
              <w:t>editAppointment</w:t>
            </w:r>
            <w:r w:rsidR="009970D8">
              <w:rPr>
                <w:rStyle w:val="Heading2Char"/>
                <w:rFonts w:ascii="Times" w:hAnsi="Times"/>
                <w:b w:val="0"/>
                <w:color w:val="auto"/>
                <w:sz w:val="24"/>
                <w:szCs w:val="24"/>
              </w:rPr>
              <w:t>ByID</w:t>
            </w:r>
            <w:proofErr w:type="spellEnd"/>
            <w:r w:rsidRPr="003C7AC3">
              <w:rPr>
                <w:rStyle w:val="Heading2Char"/>
                <w:rFonts w:ascii="Times" w:hAnsi="Times"/>
                <w:b w:val="0"/>
                <w:color w:val="auto"/>
                <w:sz w:val="24"/>
                <w:szCs w:val="24"/>
              </w:rPr>
              <w:t>()</w:t>
            </w:r>
          </w:p>
          <w:p w14:paraId="6EA5E240" w14:textId="143A2B27" w:rsidR="00F40E00" w:rsidRDefault="00F40E00" w:rsidP="00F01701">
            <w:pPr>
              <w:rPr>
                <w:rStyle w:val="Heading2Char"/>
                <w:rFonts w:ascii="Times" w:hAnsi="Times"/>
                <w:b w:val="0"/>
                <w:color w:val="auto"/>
                <w:sz w:val="24"/>
                <w:szCs w:val="24"/>
              </w:rPr>
            </w:pPr>
          </w:p>
        </w:tc>
        <w:tc>
          <w:tcPr>
            <w:tcW w:w="2861" w:type="dxa"/>
          </w:tcPr>
          <w:p w14:paraId="6CE59C52" w14:textId="73AAA6F0" w:rsidR="00F40E00" w:rsidRDefault="00F40E00" w:rsidP="00F01701">
            <w:pPr>
              <w:widowControl w:val="0"/>
              <w:autoSpaceDE w:val="0"/>
              <w:autoSpaceDN w:val="0"/>
              <w:adjustRightInd w:val="0"/>
              <w:spacing w:after="240"/>
              <w:rPr>
                <w:rFonts w:ascii="Times New Roman" w:hAnsi="Times New Roman" w:cs="Times New Roman"/>
              </w:rPr>
            </w:pPr>
            <w:r>
              <w:rPr>
                <w:rStyle w:val="Heading2Char"/>
                <w:rFonts w:ascii="Times" w:hAnsi="Times"/>
                <w:b w:val="0"/>
                <w:color w:val="auto"/>
                <w:sz w:val="24"/>
                <w:szCs w:val="24"/>
              </w:rPr>
              <w:t>Method uses to edit patients’ appointment date and time</w:t>
            </w:r>
            <w:r w:rsidR="009970D8">
              <w:rPr>
                <w:rStyle w:val="Heading2Char"/>
                <w:rFonts w:ascii="Times" w:hAnsi="Times"/>
                <w:b w:val="0"/>
                <w:color w:val="auto"/>
                <w:sz w:val="24"/>
                <w:szCs w:val="24"/>
              </w:rPr>
              <w:t xml:space="preserve"> by patients’ id</w:t>
            </w:r>
            <w:r>
              <w:rPr>
                <w:rStyle w:val="Heading2Char"/>
                <w:rFonts w:ascii="Times" w:hAnsi="Times"/>
                <w:b w:val="0"/>
                <w:color w:val="auto"/>
                <w:sz w:val="24"/>
                <w:szCs w:val="24"/>
              </w:rPr>
              <w:t>.</w:t>
            </w:r>
          </w:p>
        </w:tc>
        <w:tc>
          <w:tcPr>
            <w:tcW w:w="2661" w:type="dxa"/>
          </w:tcPr>
          <w:p w14:paraId="2A3A5EC0" w14:textId="77777777" w:rsidR="00F40E00" w:rsidRPr="003C7AC3" w:rsidRDefault="00F40E00" w:rsidP="007B7A06">
            <w:pPr>
              <w:spacing w:after="200"/>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p w14:paraId="3FAAE55C" w14:textId="7E2D4844" w:rsidR="00F40E00" w:rsidRDefault="00F40E00" w:rsidP="00F01701">
            <w:pPr>
              <w:jc w:val="center"/>
              <w:rPr>
                <w:rStyle w:val="Heading2Char"/>
                <w:rFonts w:ascii="Times" w:hAnsi="Times"/>
                <w:b w:val="0"/>
                <w:color w:val="auto"/>
                <w:sz w:val="24"/>
                <w:szCs w:val="24"/>
              </w:rPr>
            </w:pPr>
          </w:p>
        </w:tc>
      </w:tr>
      <w:tr w:rsidR="009970D8" w:rsidRPr="005064EC" w14:paraId="7EA30AC0" w14:textId="77777777" w:rsidTr="00F40E00">
        <w:trPr>
          <w:trHeight w:val="705"/>
        </w:trPr>
        <w:tc>
          <w:tcPr>
            <w:tcW w:w="837" w:type="dxa"/>
          </w:tcPr>
          <w:p w14:paraId="461286A3" w14:textId="0C4BBCC8" w:rsidR="009970D8" w:rsidRPr="003C7AC3" w:rsidRDefault="009970D8" w:rsidP="00F01701">
            <w:pPr>
              <w:jc w:val="center"/>
              <w:rPr>
                <w:rStyle w:val="Heading2Char"/>
                <w:rFonts w:ascii="Times" w:hAnsi="Times"/>
                <w:b w:val="0"/>
                <w:color w:val="auto"/>
                <w:sz w:val="24"/>
                <w:szCs w:val="24"/>
              </w:rPr>
            </w:pPr>
            <w:r>
              <w:rPr>
                <w:rStyle w:val="Heading2Char"/>
                <w:rFonts w:ascii="Times" w:hAnsi="Times"/>
                <w:b w:val="0"/>
                <w:color w:val="auto"/>
                <w:sz w:val="24"/>
                <w:szCs w:val="24"/>
              </w:rPr>
              <w:t>4</w:t>
            </w:r>
          </w:p>
        </w:tc>
        <w:tc>
          <w:tcPr>
            <w:tcW w:w="2883" w:type="dxa"/>
          </w:tcPr>
          <w:p w14:paraId="1D404967" w14:textId="0F4194C6" w:rsidR="009970D8" w:rsidRPr="003C7AC3" w:rsidRDefault="009970D8" w:rsidP="00676512">
            <w:pPr>
              <w:spacing w:after="200"/>
              <w:rPr>
                <w:rStyle w:val="Heading2Char"/>
                <w:rFonts w:ascii="Times" w:hAnsi="Times"/>
                <w:b w:val="0"/>
                <w:color w:val="auto"/>
                <w:sz w:val="24"/>
                <w:szCs w:val="24"/>
              </w:rPr>
            </w:pPr>
            <w:proofErr w:type="spellStart"/>
            <w:r>
              <w:rPr>
                <w:rStyle w:val="Heading2Char"/>
                <w:rFonts w:ascii="Times" w:hAnsi="Times"/>
                <w:b w:val="0"/>
                <w:color w:val="auto"/>
                <w:sz w:val="24"/>
                <w:szCs w:val="24"/>
              </w:rPr>
              <w:t>delete</w:t>
            </w:r>
            <w:r w:rsidRPr="003C7AC3">
              <w:rPr>
                <w:rStyle w:val="Heading2Char"/>
                <w:rFonts w:ascii="Times" w:hAnsi="Times"/>
                <w:b w:val="0"/>
                <w:color w:val="auto"/>
                <w:sz w:val="24"/>
                <w:szCs w:val="24"/>
              </w:rPr>
              <w:t>Appointment</w:t>
            </w:r>
            <w:r>
              <w:rPr>
                <w:rStyle w:val="Heading2Char"/>
                <w:rFonts w:ascii="Times" w:hAnsi="Times"/>
                <w:b w:val="0"/>
                <w:color w:val="auto"/>
                <w:sz w:val="24"/>
                <w:szCs w:val="24"/>
              </w:rPr>
              <w:t>ByID</w:t>
            </w:r>
            <w:proofErr w:type="spellEnd"/>
            <w:r w:rsidRPr="003C7AC3">
              <w:rPr>
                <w:rStyle w:val="Heading2Char"/>
                <w:rFonts w:ascii="Times" w:hAnsi="Times"/>
                <w:b w:val="0"/>
                <w:color w:val="auto"/>
                <w:sz w:val="24"/>
                <w:szCs w:val="24"/>
              </w:rPr>
              <w:t>()</w:t>
            </w:r>
          </w:p>
          <w:p w14:paraId="4FC3F73A" w14:textId="10476026" w:rsidR="009970D8" w:rsidRPr="003C7AC3" w:rsidRDefault="009970D8" w:rsidP="007B7A06">
            <w:pPr>
              <w:spacing w:after="200"/>
              <w:rPr>
                <w:rStyle w:val="Heading2Char"/>
                <w:rFonts w:ascii="Times" w:hAnsi="Times"/>
                <w:b w:val="0"/>
                <w:color w:val="auto"/>
                <w:sz w:val="24"/>
                <w:szCs w:val="24"/>
              </w:rPr>
            </w:pPr>
          </w:p>
        </w:tc>
        <w:tc>
          <w:tcPr>
            <w:tcW w:w="2861" w:type="dxa"/>
          </w:tcPr>
          <w:p w14:paraId="2BF04802" w14:textId="4A3EE735" w:rsidR="009970D8" w:rsidRDefault="009970D8" w:rsidP="009970D8">
            <w:pPr>
              <w:widowControl w:val="0"/>
              <w:autoSpaceDE w:val="0"/>
              <w:autoSpaceDN w:val="0"/>
              <w:adjustRightInd w:val="0"/>
              <w:spacing w:after="240"/>
              <w:rPr>
                <w:rStyle w:val="Heading2Char"/>
                <w:rFonts w:ascii="Times" w:hAnsi="Times"/>
                <w:b w:val="0"/>
                <w:color w:val="auto"/>
                <w:sz w:val="24"/>
                <w:szCs w:val="24"/>
              </w:rPr>
            </w:pPr>
            <w:r>
              <w:rPr>
                <w:rStyle w:val="Heading2Char"/>
                <w:rFonts w:ascii="Times" w:hAnsi="Times"/>
                <w:b w:val="0"/>
                <w:color w:val="auto"/>
                <w:sz w:val="24"/>
                <w:szCs w:val="24"/>
              </w:rPr>
              <w:t>Method uses to delete patients’ appointment by patients’ id.</w:t>
            </w:r>
          </w:p>
        </w:tc>
        <w:tc>
          <w:tcPr>
            <w:tcW w:w="2661" w:type="dxa"/>
          </w:tcPr>
          <w:p w14:paraId="573B1BC6" w14:textId="77777777" w:rsidR="009970D8" w:rsidRPr="003C7AC3" w:rsidRDefault="009970D8" w:rsidP="00676512">
            <w:pPr>
              <w:spacing w:after="200"/>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p w14:paraId="3C0749B2" w14:textId="4E4C1128" w:rsidR="009970D8" w:rsidRPr="003C7AC3" w:rsidRDefault="009970D8" w:rsidP="007B7A06">
            <w:pPr>
              <w:spacing w:after="200"/>
              <w:jc w:val="center"/>
              <w:rPr>
                <w:rStyle w:val="Heading2Char"/>
                <w:rFonts w:ascii="Times" w:hAnsi="Times"/>
                <w:b w:val="0"/>
                <w:color w:val="auto"/>
                <w:sz w:val="24"/>
                <w:szCs w:val="24"/>
              </w:rPr>
            </w:pPr>
          </w:p>
        </w:tc>
      </w:tr>
    </w:tbl>
    <w:p w14:paraId="0C0DC228" w14:textId="77777777" w:rsidR="00677FB8" w:rsidRDefault="00677FB8" w:rsidP="00677FB8">
      <w:pPr>
        <w:ind w:firstLine="720"/>
        <w:rPr>
          <w:rStyle w:val="Heading2Char"/>
          <w:rFonts w:ascii="Times" w:hAnsi="Times"/>
          <w:color w:val="auto"/>
          <w:sz w:val="24"/>
          <w:szCs w:val="24"/>
        </w:rPr>
      </w:pPr>
    </w:p>
    <w:p w14:paraId="0BCE1A79" w14:textId="77777777" w:rsidR="00F01701" w:rsidRDefault="00F01701" w:rsidP="00677FB8">
      <w:pPr>
        <w:ind w:firstLine="720"/>
        <w:rPr>
          <w:rStyle w:val="Heading2Char"/>
          <w:rFonts w:ascii="Times" w:hAnsi="Times"/>
          <w:color w:val="auto"/>
          <w:sz w:val="24"/>
          <w:szCs w:val="24"/>
        </w:rPr>
      </w:pPr>
    </w:p>
    <w:p w14:paraId="6A38B2B8" w14:textId="77777777" w:rsidR="009970D8" w:rsidRDefault="009970D8" w:rsidP="00677FB8">
      <w:pPr>
        <w:ind w:firstLine="720"/>
        <w:rPr>
          <w:rStyle w:val="Heading2Char"/>
          <w:rFonts w:ascii="Times" w:hAnsi="Times"/>
          <w:color w:val="auto"/>
          <w:sz w:val="24"/>
          <w:szCs w:val="24"/>
        </w:rPr>
      </w:pPr>
    </w:p>
    <w:p w14:paraId="1C2D2E36" w14:textId="77777777" w:rsidR="009970D8" w:rsidRDefault="009970D8" w:rsidP="00677FB8">
      <w:pPr>
        <w:ind w:firstLine="720"/>
        <w:rPr>
          <w:rStyle w:val="Heading2Char"/>
          <w:rFonts w:ascii="Times" w:hAnsi="Times"/>
          <w:color w:val="auto"/>
          <w:sz w:val="24"/>
          <w:szCs w:val="24"/>
        </w:rPr>
      </w:pPr>
    </w:p>
    <w:p w14:paraId="0C52A0A4" w14:textId="77777777" w:rsidR="009970D8" w:rsidRDefault="009970D8" w:rsidP="00677FB8">
      <w:pPr>
        <w:ind w:firstLine="720"/>
        <w:rPr>
          <w:rStyle w:val="Heading2Char"/>
          <w:rFonts w:ascii="Times" w:hAnsi="Times"/>
          <w:color w:val="auto"/>
          <w:sz w:val="24"/>
          <w:szCs w:val="24"/>
        </w:rPr>
      </w:pPr>
    </w:p>
    <w:p w14:paraId="58E970F1" w14:textId="77777777" w:rsidR="009970D8" w:rsidRDefault="009970D8" w:rsidP="00677FB8">
      <w:pPr>
        <w:ind w:firstLine="720"/>
        <w:rPr>
          <w:rStyle w:val="Heading2Char"/>
          <w:rFonts w:ascii="Times" w:hAnsi="Times"/>
          <w:color w:val="auto"/>
          <w:sz w:val="24"/>
          <w:szCs w:val="24"/>
        </w:rPr>
      </w:pPr>
    </w:p>
    <w:p w14:paraId="0E9EC4B1" w14:textId="77777777" w:rsidR="009970D8" w:rsidRDefault="009970D8" w:rsidP="00677FB8">
      <w:pPr>
        <w:ind w:firstLine="720"/>
        <w:rPr>
          <w:rStyle w:val="Heading2Char"/>
          <w:rFonts w:ascii="Times" w:hAnsi="Times"/>
          <w:color w:val="auto"/>
          <w:sz w:val="24"/>
          <w:szCs w:val="24"/>
        </w:rPr>
      </w:pPr>
    </w:p>
    <w:p w14:paraId="7BEC666E" w14:textId="77777777" w:rsidR="009970D8" w:rsidRDefault="009970D8" w:rsidP="00677FB8">
      <w:pPr>
        <w:ind w:firstLine="720"/>
        <w:rPr>
          <w:rStyle w:val="Heading2Char"/>
          <w:rFonts w:ascii="Times" w:hAnsi="Times"/>
          <w:color w:val="auto"/>
          <w:sz w:val="24"/>
          <w:szCs w:val="24"/>
        </w:rPr>
      </w:pPr>
    </w:p>
    <w:p w14:paraId="372289A4" w14:textId="77777777" w:rsidR="009970D8" w:rsidRDefault="009970D8" w:rsidP="00677FB8">
      <w:pPr>
        <w:ind w:firstLine="720"/>
        <w:rPr>
          <w:rStyle w:val="Heading2Char"/>
          <w:rFonts w:ascii="Times" w:hAnsi="Times"/>
          <w:color w:val="auto"/>
          <w:sz w:val="24"/>
          <w:szCs w:val="24"/>
        </w:rPr>
      </w:pPr>
    </w:p>
    <w:p w14:paraId="43071FD6" w14:textId="77777777" w:rsidR="009970D8" w:rsidRDefault="009970D8" w:rsidP="00677FB8">
      <w:pPr>
        <w:ind w:firstLine="720"/>
        <w:rPr>
          <w:rStyle w:val="Heading2Char"/>
          <w:rFonts w:ascii="Times" w:hAnsi="Times"/>
          <w:color w:val="auto"/>
          <w:sz w:val="24"/>
          <w:szCs w:val="24"/>
        </w:rPr>
      </w:pPr>
    </w:p>
    <w:p w14:paraId="43680CFD" w14:textId="27528D01" w:rsidR="00677FB8" w:rsidRDefault="009970D8" w:rsidP="00677FB8">
      <w:pPr>
        <w:ind w:firstLine="720"/>
        <w:rPr>
          <w:rStyle w:val="Heading2Char"/>
          <w:rFonts w:ascii="Times" w:hAnsi="Times"/>
          <w:color w:val="auto"/>
          <w:sz w:val="24"/>
          <w:szCs w:val="24"/>
        </w:rPr>
      </w:pPr>
      <w:r>
        <w:rPr>
          <w:rStyle w:val="Heading2Char"/>
          <w:rFonts w:ascii="Times" w:hAnsi="Times"/>
          <w:color w:val="auto"/>
          <w:sz w:val="24"/>
          <w:szCs w:val="24"/>
        </w:rPr>
        <w:t>CD-014</w:t>
      </w:r>
      <w:proofErr w:type="gramStart"/>
      <w:r w:rsidR="00677FB8">
        <w:rPr>
          <w:rStyle w:val="Heading2Char"/>
          <w:rFonts w:ascii="Times" w:hAnsi="Times"/>
          <w:color w:val="auto"/>
          <w:sz w:val="24"/>
          <w:szCs w:val="24"/>
        </w:rPr>
        <w:t>,URS</w:t>
      </w:r>
      <w:proofErr w:type="gramEnd"/>
    </w:p>
    <w:p w14:paraId="09C7290B" w14:textId="4793CC34" w:rsidR="00677FB8" w:rsidRDefault="00677FB8" w:rsidP="00677FB8">
      <w:pPr>
        <w:rPr>
          <w:rStyle w:val="Heading2Char"/>
          <w:rFonts w:ascii="Times" w:hAnsi="Times"/>
          <w:color w:val="auto"/>
          <w:sz w:val="24"/>
          <w:szCs w:val="24"/>
        </w:rPr>
      </w:pPr>
      <w:r>
        <w:rPr>
          <w:rStyle w:val="Heading2Char"/>
          <w:rFonts w:ascii="Times" w:hAnsi="Times"/>
          <w:color w:val="auto"/>
          <w:sz w:val="24"/>
          <w:szCs w:val="24"/>
        </w:rPr>
        <w:tab/>
        <w:t xml:space="preserve">Class name: </w:t>
      </w:r>
      <w:proofErr w:type="spellStart"/>
      <w:r>
        <w:rPr>
          <w:rStyle w:val="Heading2Char"/>
          <w:rFonts w:ascii="Times" w:hAnsi="Times"/>
          <w:color w:val="auto"/>
          <w:sz w:val="24"/>
          <w:szCs w:val="24"/>
        </w:rPr>
        <w:t>PatientAppointment_Controller</w:t>
      </w:r>
      <w:proofErr w:type="spellEnd"/>
    </w:p>
    <w:p w14:paraId="7ED819F0" w14:textId="00B56545" w:rsidR="00677FB8" w:rsidRDefault="009970D8" w:rsidP="00677FB8">
      <w:pPr>
        <w:ind w:firstLine="720"/>
        <w:rPr>
          <w:rFonts w:ascii="Times" w:eastAsiaTheme="majorEastAsia" w:hAnsi="Times" w:cstheme="majorBidi"/>
          <w:sz w:val="24"/>
          <w:szCs w:val="24"/>
        </w:rPr>
      </w:pPr>
      <w:r>
        <w:rPr>
          <w:rFonts w:ascii="Times" w:eastAsiaTheme="majorEastAsia" w:hAnsi="Times" w:cstheme="majorBidi"/>
          <w:noProof/>
          <w:sz w:val="24"/>
          <w:szCs w:val="24"/>
          <w:lang w:eastAsia="ko-KR"/>
        </w:rPr>
        <w:drawing>
          <wp:anchor distT="0" distB="0" distL="114300" distR="114300" simplePos="0" relativeHeight="251694080" behindDoc="0" locked="0" layoutInCell="1" allowOverlap="1" wp14:anchorId="0A502F53" wp14:editId="19E61710">
            <wp:simplePos x="0" y="0"/>
            <wp:positionH relativeFrom="column">
              <wp:posOffset>1714500</wp:posOffset>
            </wp:positionH>
            <wp:positionV relativeFrom="paragraph">
              <wp:posOffset>167005</wp:posOffset>
            </wp:positionV>
            <wp:extent cx="2489200" cy="965200"/>
            <wp:effectExtent l="0" t="0" r="0" b="0"/>
            <wp:wrapThrough wrapText="bothSides">
              <wp:wrapPolygon edited="0">
                <wp:start x="0" y="0"/>
                <wp:lineTo x="0" y="21032"/>
                <wp:lineTo x="21380" y="21032"/>
                <wp:lineTo x="21380"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Appointment_Controller.jpg"/>
                    <pic:cNvPicPr/>
                  </pic:nvPicPr>
                  <pic:blipFill>
                    <a:blip r:embed="rId25">
                      <a:extLst>
                        <a:ext uri="{28A0092B-C50C-407E-A947-70E740481C1C}">
                          <a14:useLocalDpi xmlns:a14="http://schemas.microsoft.com/office/drawing/2010/main" val="0"/>
                        </a:ext>
                      </a:extLst>
                    </a:blip>
                    <a:stretch>
                      <a:fillRect/>
                    </a:stretch>
                  </pic:blipFill>
                  <pic:spPr>
                    <a:xfrm>
                      <a:off x="0" y="0"/>
                      <a:ext cx="2489200" cy="965200"/>
                    </a:xfrm>
                    <a:prstGeom prst="rect">
                      <a:avLst/>
                    </a:prstGeom>
                  </pic:spPr>
                </pic:pic>
              </a:graphicData>
            </a:graphic>
            <wp14:sizeRelH relativeFrom="page">
              <wp14:pctWidth>0</wp14:pctWidth>
            </wp14:sizeRelH>
            <wp14:sizeRelV relativeFrom="page">
              <wp14:pctHeight>0</wp14:pctHeight>
            </wp14:sizeRelV>
          </wp:anchor>
        </w:drawing>
      </w:r>
    </w:p>
    <w:p w14:paraId="675ED963" w14:textId="77777777" w:rsidR="00677FB8" w:rsidRPr="00677FB8" w:rsidRDefault="00677FB8" w:rsidP="00677FB8">
      <w:pPr>
        <w:rPr>
          <w:rFonts w:ascii="Times" w:eastAsiaTheme="majorEastAsia" w:hAnsi="Times" w:cstheme="majorBidi"/>
          <w:sz w:val="24"/>
          <w:szCs w:val="24"/>
        </w:rPr>
      </w:pPr>
    </w:p>
    <w:p w14:paraId="2AFDB52D" w14:textId="77777777" w:rsidR="00677FB8" w:rsidRPr="00677FB8" w:rsidRDefault="00677FB8" w:rsidP="00677FB8">
      <w:pPr>
        <w:rPr>
          <w:rFonts w:ascii="Times" w:eastAsiaTheme="majorEastAsia" w:hAnsi="Times" w:cstheme="majorBidi"/>
          <w:sz w:val="24"/>
          <w:szCs w:val="24"/>
        </w:rPr>
      </w:pPr>
    </w:p>
    <w:p w14:paraId="72B36DD5" w14:textId="77777777" w:rsidR="00677FB8" w:rsidRPr="00677FB8" w:rsidRDefault="00677FB8" w:rsidP="00677FB8">
      <w:pPr>
        <w:rPr>
          <w:rFonts w:ascii="Times" w:eastAsiaTheme="majorEastAsia" w:hAnsi="Times" w:cstheme="majorBidi"/>
          <w:sz w:val="24"/>
          <w:szCs w:val="24"/>
        </w:rPr>
      </w:pPr>
    </w:p>
    <w:p w14:paraId="7EE3D78B" w14:textId="77777777" w:rsidR="00677FB8" w:rsidRPr="00677FB8" w:rsidRDefault="00677FB8" w:rsidP="00677FB8">
      <w:pPr>
        <w:rPr>
          <w:rFonts w:ascii="Times" w:eastAsiaTheme="majorEastAsia" w:hAnsi="Times" w:cstheme="majorBidi"/>
          <w:sz w:val="24"/>
          <w:szCs w:val="24"/>
        </w:rPr>
      </w:pPr>
    </w:p>
    <w:p w14:paraId="3CE4480D" w14:textId="77777777" w:rsidR="00677FB8" w:rsidRPr="00677FB8" w:rsidRDefault="00677FB8" w:rsidP="00677FB8">
      <w:pPr>
        <w:rPr>
          <w:rFonts w:ascii="Times" w:eastAsiaTheme="majorEastAsia" w:hAnsi="Times" w:cstheme="majorBidi"/>
          <w:sz w:val="24"/>
          <w:szCs w:val="24"/>
        </w:rPr>
      </w:pPr>
    </w:p>
    <w:p w14:paraId="3220AAA2" w14:textId="77777777" w:rsidR="00677FB8" w:rsidRPr="00677FB8" w:rsidRDefault="00677FB8" w:rsidP="00677FB8">
      <w:pPr>
        <w:rPr>
          <w:rFonts w:ascii="Times" w:eastAsiaTheme="majorEastAsia" w:hAnsi="Times" w:cstheme="majorBidi"/>
          <w:sz w:val="24"/>
          <w:szCs w:val="24"/>
        </w:rPr>
      </w:pPr>
    </w:p>
    <w:p w14:paraId="35463ED9" w14:textId="77777777" w:rsidR="00F40E00" w:rsidRPr="00CD512E" w:rsidRDefault="00F40E00" w:rsidP="00F40E00">
      <w:pPr>
        <w:rPr>
          <w:rStyle w:val="Heading2Char"/>
          <w:rFonts w:ascii="Times" w:hAnsi="Times"/>
          <w:color w:val="auto"/>
          <w:sz w:val="24"/>
          <w:szCs w:val="24"/>
        </w:rPr>
      </w:pPr>
      <w:r w:rsidRPr="00CD512E">
        <w:rPr>
          <w:rStyle w:val="Heading2Char"/>
          <w:rFonts w:ascii="Times" w:hAnsi="Times"/>
          <w:color w:val="auto"/>
          <w:sz w:val="24"/>
          <w:szCs w:val="24"/>
        </w:rPr>
        <w:t>Property</w:t>
      </w:r>
    </w:p>
    <w:p w14:paraId="62E5DD67" w14:textId="77777777" w:rsidR="00F40E00" w:rsidRDefault="00F40E00" w:rsidP="00F40E00">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39"/>
        <w:gridCol w:w="2616"/>
        <w:gridCol w:w="2462"/>
        <w:gridCol w:w="2999"/>
      </w:tblGrid>
      <w:tr w:rsidR="00F40E00" w:rsidRPr="00CD512E" w14:paraId="6A479E50" w14:textId="77777777" w:rsidTr="007B7A06">
        <w:trPr>
          <w:trHeight w:val="191"/>
        </w:trPr>
        <w:tc>
          <w:tcPr>
            <w:tcW w:w="959" w:type="dxa"/>
            <w:shd w:val="clear" w:color="auto" w:fill="D9D9D9"/>
          </w:tcPr>
          <w:p w14:paraId="276B98B4" w14:textId="77777777" w:rsidR="00F40E00" w:rsidRPr="00CD512E" w:rsidRDefault="00F40E00" w:rsidP="009970D8">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693" w:type="dxa"/>
            <w:shd w:val="clear" w:color="auto" w:fill="D9D9D9"/>
          </w:tcPr>
          <w:p w14:paraId="65CDF486" w14:textId="77777777" w:rsidR="00F40E00" w:rsidRPr="00CD512E" w:rsidRDefault="00F40E00" w:rsidP="009970D8">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508" w:type="dxa"/>
            <w:shd w:val="clear" w:color="auto" w:fill="D9D9D9"/>
          </w:tcPr>
          <w:p w14:paraId="292AAF4B" w14:textId="77777777" w:rsidR="00F40E00" w:rsidRPr="00CD512E" w:rsidRDefault="00F40E00" w:rsidP="009970D8">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65939853" w14:textId="77777777" w:rsidR="00F40E00" w:rsidRPr="00CD512E" w:rsidRDefault="00F40E00" w:rsidP="009970D8">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F40E00" w14:paraId="04A89FCB" w14:textId="77777777" w:rsidTr="007B7A06">
        <w:trPr>
          <w:trHeight w:val="860"/>
        </w:trPr>
        <w:tc>
          <w:tcPr>
            <w:tcW w:w="959" w:type="dxa"/>
          </w:tcPr>
          <w:p w14:paraId="58914E0F" w14:textId="77777777" w:rsidR="00F40E00" w:rsidRPr="005064EC" w:rsidRDefault="00F40E00" w:rsidP="007B7A06">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2693" w:type="dxa"/>
          </w:tcPr>
          <w:p w14:paraId="596C7DF9" w14:textId="77777777" w:rsidR="00F40E00" w:rsidRPr="005064EC" w:rsidRDefault="00F40E00" w:rsidP="007B7A06">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2508" w:type="dxa"/>
          </w:tcPr>
          <w:p w14:paraId="3229A235" w14:textId="77777777" w:rsidR="00F40E00" w:rsidRPr="005064EC" w:rsidRDefault="00F40E00" w:rsidP="007B7A06">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Fonts w:ascii="Times New Roman" w:eastAsiaTheme="minorHAnsi" w:hAnsi="Times New Roman" w:cs="Times New Roman"/>
                <w:color w:val="auto"/>
                <w:sz w:val="24"/>
                <w:szCs w:val="24"/>
                <w:lang w:bidi="ar-SA"/>
              </w:rPr>
              <w:t>-</w:t>
            </w:r>
          </w:p>
        </w:tc>
        <w:tc>
          <w:tcPr>
            <w:tcW w:w="3082" w:type="dxa"/>
          </w:tcPr>
          <w:p w14:paraId="0240A28D" w14:textId="77777777" w:rsidR="00F40E00" w:rsidRPr="005064EC" w:rsidRDefault="00F40E00" w:rsidP="007B7A06">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5406D470" w14:textId="77777777" w:rsidR="00F40E00" w:rsidRPr="00CD512E" w:rsidRDefault="00F40E00" w:rsidP="00F40E00">
      <w:pPr>
        <w:rPr>
          <w:rStyle w:val="Heading2Char"/>
          <w:rFonts w:ascii="Times" w:hAnsi="Times"/>
          <w:color w:val="auto"/>
          <w:sz w:val="24"/>
          <w:szCs w:val="24"/>
        </w:rPr>
      </w:pPr>
      <w:r w:rsidRPr="00CD512E">
        <w:rPr>
          <w:rStyle w:val="Heading2Char"/>
          <w:rFonts w:ascii="Times" w:hAnsi="Times"/>
          <w:color w:val="auto"/>
          <w:sz w:val="24"/>
          <w:szCs w:val="24"/>
        </w:rPr>
        <w:t>Method</w:t>
      </w:r>
    </w:p>
    <w:p w14:paraId="2510A52C" w14:textId="77777777" w:rsidR="00F40E00" w:rsidRDefault="00F40E00" w:rsidP="00F40E00">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822"/>
        <w:gridCol w:w="2800"/>
        <w:gridCol w:w="2802"/>
        <w:gridCol w:w="2592"/>
      </w:tblGrid>
      <w:tr w:rsidR="00F40E00" w:rsidRPr="00CD512E" w14:paraId="7C19769D" w14:textId="77777777" w:rsidTr="007B7A06">
        <w:trPr>
          <w:trHeight w:val="191"/>
        </w:trPr>
        <w:tc>
          <w:tcPr>
            <w:tcW w:w="837" w:type="dxa"/>
            <w:shd w:val="clear" w:color="auto" w:fill="D9D9D9"/>
          </w:tcPr>
          <w:p w14:paraId="0A9D4109" w14:textId="77777777" w:rsidR="00F40E00" w:rsidRPr="00CD512E" w:rsidRDefault="00F40E00" w:rsidP="009970D8">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883" w:type="dxa"/>
            <w:shd w:val="clear" w:color="auto" w:fill="D9D9D9"/>
          </w:tcPr>
          <w:p w14:paraId="4DD4A4A6" w14:textId="77777777" w:rsidR="00F40E00" w:rsidRPr="00CD512E" w:rsidRDefault="00F40E00" w:rsidP="009970D8">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861" w:type="dxa"/>
            <w:shd w:val="clear" w:color="auto" w:fill="D9D9D9"/>
          </w:tcPr>
          <w:p w14:paraId="71BD5EDA" w14:textId="77777777" w:rsidR="00F40E00" w:rsidRPr="00CD512E" w:rsidRDefault="00F40E00" w:rsidP="009970D8">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661" w:type="dxa"/>
            <w:shd w:val="clear" w:color="auto" w:fill="D9D9D9"/>
          </w:tcPr>
          <w:p w14:paraId="08ECB647" w14:textId="77777777" w:rsidR="00F40E00" w:rsidRPr="00CD512E" w:rsidRDefault="00F40E00" w:rsidP="009970D8">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F40E00" w:rsidRPr="005064EC" w14:paraId="6E08D22B" w14:textId="77777777" w:rsidTr="007B7A06">
        <w:trPr>
          <w:trHeight w:val="236"/>
        </w:trPr>
        <w:tc>
          <w:tcPr>
            <w:tcW w:w="837" w:type="dxa"/>
          </w:tcPr>
          <w:p w14:paraId="0D325EF8" w14:textId="730E43C6" w:rsidR="00F40E00" w:rsidRPr="005064EC" w:rsidRDefault="00676512" w:rsidP="007B7A06">
            <w:pPr>
              <w:jc w:val="center"/>
              <w:rPr>
                <w:rStyle w:val="Heading2Char"/>
                <w:rFonts w:ascii="Times" w:hAnsi="Times"/>
                <w:b w:val="0"/>
                <w:color w:val="auto"/>
                <w:sz w:val="24"/>
                <w:szCs w:val="24"/>
              </w:rPr>
            </w:pPr>
            <w:r>
              <w:rPr>
                <w:rStyle w:val="Heading2Char"/>
                <w:rFonts w:ascii="Times" w:hAnsi="Times"/>
                <w:b w:val="0"/>
                <w:color w:val="auto"/>
                <w:sz w:val="24"/>
                <w:szCs w:val="24"/>
              </w:rPr>
              <w:t>1</w:t>
            </w:r>
          </w:p>
        </w:tc>
        <w:tc>
          <w:tcPr>
            <w:tcW w:w="2883" w:type="dxa"/>
          </w:tcPr>
          <w:p w14:paraId="6072170D" w14:textId="6B8FF618" w:rsidR="00F40E00" w:rsidRDefault="00F40E00" w:rsidP="00A26918">
            <w:pPr>
              <w:rPr>
                <w:rStyle w:val="Heading2Char"/>
                <w:rFonts w:ascii="Times" w:hAnsi="Times"/>
                <w:b w:val="0"/>
                <w:color w:val="auto"/>
                <w:sz w:val="24"/>
                <w:szCs w:val="24"/>
              </w:rPr>
            </w:pPr>
            <w:r>
              <w:rPr>
                <w:rStyle w:val="Heading2Char"/>
                <w:rFonts w:ascii="Times" w:hAnsi="Times"/>
                <w:b w:val="0"/>
                <w:color w:val="auto"/>
                <w:sz w:val="24"/>
                <w:szCs w:val="24"/>
              </w:rPr>
              <w:t>add</w:t>
            </w:r>
            <w:r w:rsidR="00A26918">
              <w:rPr>
                <w:rStyle w:val="Heading2Char"/>
                <w:rFonts w:ascii="Times" w:hAnsi="Times"/>
                <w:b w:val="0"/>
                <w:color w:val="auto"/>
                <w:sz w:val="24"/>
                <w:szCs w:val="24"/>
              </w:rPr>
              <w:t xml:space="preserve"> </w:t>
            </w:r>
            <w:r>
              <w:rPr>
                <w:rStyle w:val="Heading2Char"/>
                <w:rFonts w:ascii="Times" w:hAnsi="Times"/>
                <w:b w:val="0"/>
                <w:color w:val="auto"/>
                <w:sz w:val="24"/>
                <w:szCs w:val="24"/>
              </w:rPr>
              <w:t>()</w:t>
            </w:r>
          </w:p>
        </w:tc>
        <w:tc>
          <w:tcPr>
            <w:tcW w:w="2861" w:type="dxa"/>
          </w:tcPr>
          <w:p w14:paraId="13EB2817" w14:textId="1F82BDEF" w:rsidR="00F40E00" w:rsidRDefault="00F40E00" w:rsidP="006E3788">
            <w:pPr>
              <w:widowControl w:val="0"/>
              <w:autoSpaceDE w:val="0"/>
              <w:autoSpaceDN w:val="0"/>
              <w:adjustRightInd w:val="0"/>
              <w:spacing w:after="240"/>
              <w:rPr>
                <w:rFonts w:ascii="Times New Roman" w:hAnsi="Times New Roman" w:cs="Times New Roman"/>
              </w:rPr>
            </w:pPr>
            <w:r w:rsidRPr="006E6011">
              <w:rPr>
                <w:rFonts w:ascii="Times New Roman" w:hAnsi="Times New Roman" w:cs="Times New Roman"/>
                <w:sz w:val="24"/>
                <w:szCs w:val="24"/>
              </w:rPr>
              <w:t>Meth</w:t>
            </w:r>
            <w:r w:rsidR="006E3788">
              <w:rPr>
                <w:rFonts w:ascii="Times New Roman" w:hAnsi="Times New Roman" w:cs="Times New Roman"/>
                <w:sz w:val="24"/>
                <w:szCs w:val="24"/>
              </w:rPr>
              <w:t>od uses to add new appointment by patient</w:t>
            </w:r>
            <w:r w:rsidRPr="006E6011">
              <w:rPr>
                <w:rFonts w:ascii="Times New Roman" w:hAnsi="Times New Roman" w:cs="Times New Roman"/>
                <w:sz w:val="24"/>
                <w:szCs w:val="24"/>
              </w:rPr>
              <w:t>.</w:t>
            </w:r>
          </w:p>
        </w:tc>
        <w:tc>
          <w:tcPr>
            <w:tcW w:w="2661" w:type="dxa"/>
          </w:tcPr>
          <w:p w14:paraId="3F6DB014" w14:textId="77777777" w:rsidR="00F40E00" w:rsidRDefault="00F40E00" w:rsidP="004851CB">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F40E00" w:rsidRPr="005064EC" w14:paraId="284D6A1D" w14:textId="77777777" w:rsidTr="007B7A06">
        <w:trPr>
          <w:trHeight w:val="344"/>
        </w:trPr>
        <w:tc>
          <w:tcPr>
            <w:tcW w:w="837" w:type="dxa"/>
          </w:tcPr>
          <w:p w14:paraId="6373B2D5" w14:textId="2648E931" w:rsidR="00F40E00" w:rsidRPr="005064EC" w:rsidRDefault="00676512" w:rsidP="007B7A06">
            <w:pPr>
              <w:jc w:val="center"/>
              <w:rPr>
                <w:rStyle w:val="Heading2Char"/>
                <w:rFonts w:ascii="Times" w:hAnsi="Times"/>
                <w:b w:val="0"/>
                <w:color w:val="auto"/>
                <w:sz w:val="24"/>
                <w:szCs w:val="24"/>
              </w:rPr>
            </w:pPr>
            <w:r>
              <w:rPr>
                <w:rStyle w:val="Heading2Char"/>
                <w:rFonts w:ascii="Times" w:hAnsi="Times"/>
                <w:b w:val="0"/>
                <w:color w:val="auto"/>
                <w:sz w:val="24"/>
                <w:szCs w:val="24"/>
              </w:rPr>
              <w:t>2</w:t>
            </w:r>
          </w:p>
        </w:tc>
        <w:tc>
          <w:tcPr>
            <w:tcW w:w="2883" w:type="dxa"/>
          </w:tcPr>
          <w:p w14:paraId="68A06EEB" w14:textId="2E545997" w:rsidR="00F40E00" w:rsidRPr="003C7AC3" w:rsidRDefault="00F40E00" w:rsidP="007B7A06">
            <w:pPr>
              <w:spacing w:after="200"/>
              <w:rPr>
                <w:rStyle w:val="Heading2Char"/>
                <w:rFonts w:ascii="Times" w:hAnsi="Times"/>
                <w:b w:val="0"/>
                <w:color w:val="auto"/>
                <w:sz w:val="24"/>
                <w:szCs w:val="24"/>
              </w:rPr>
            </w:pPr>
            <w:r w:rsidRPr="003C7AC3">
              <w:rPr>
                <w:rStyle w:val="Heading2Char"/>
                <w:rFonts w:ascii="Times" w:hAnsi="Times"/>
                <w:b w:val="0"/>
                <w:color w:val="auto"/>
                <w:sz w:val="24"/>
                <w:szCs w:val="24"/>
              </w:rPr>
              <w:t>edi</w:t>
            </w:r>
            <w:r w:rsidR="00A26918">
              <w:rPr>
                <w:rStyle w:val="Heading2Char"/>
                <w:rFonts w:ascii="Times" w:hAnsi="Times"/>
                <w:b w:val="0"/>
                <w:color w:val="auto"/>
                <w:sz w:val="24"/>
                <w:szCs w:val="24"/>
              </w:rPr>
              <w:t>t</w:t>
            </w:r>
            <w:r w:rsidR="00A26918" w:rsidRPr="003C7AC3">
              <w:rPr>
                <w:rStyle w:val="Heading2Char"/>
                <w:rFonts w:ascii="Times" w:hAnsi="Times"/>
                <w:b w:val="0"/>
                <w:color w:val="auto"/>
                <w:sz w:val="24"/>
                <w:szCs w:val="24"/>
              </w:rPr>
              <w:t xml:space="preserve"> </w:t>
            </w:r>
            <w:r w:rsidRPr="003C7AC3">
              <w:rPr>
                <w:rStyle w:val="Heading2Char"/>
                <w:rFonts w:ascii="Times" w:hAnsi="Times"/>
                <w:b w:val="0"/>
                <w:color w:val="auto"/>
                <w:sz w:val="24"/>
                <w:szCs w:val="24"/>
              </w:rPr>
              <w:t>()</w:t>
            </w:r>
          </w:p>
          <w:p w14:paraId="6DCC0988" w14:textId="77777777" w:rsidR="00F40E00" w:rsidRDefault="00F40E00" w:rsidP="007B7A06">
            <w:pPr>
              <w:rPr>
                <w:rStyle w:val="Heading2Char"/>
                <w:rFonts w:ascii="Times" w:hAnsi="Times"/>
                <w:b w:val="0"/>
                <w:color w:val="auto"/>
                <w:sz w:val="24"/>
                <w:szCs w:val="24"/>
              </w:rPr>
            </w:pPr>
          </w:p>
        </w:tc>
        <w:tc>
          <w:tcPr>
            <w:tcW w:w="2861" w:type="dxa"/>
          </w:tcPr>
          <w:p w14:paraId="47969048" w14:textId="1D007CD0" w:rsidR="00F40E00" w:rsidRDefault="00F40E00" w:rsidP="004707FD">
            <w:pPr>
              <w:widowControl w:val="0"/>
              <w:autoSpaceDE w:val="0"/>
              <w:autoSpaceDN w:val="0"/>
              <w:adjustRightInd w:val="0"/>
              <w:spacing w:after="240"/>
              <w:rPr>
                <w:rFonts w:ascii="Times New Roman" w:hAnsi="Times New Roman" w:cs="Times New Roman"/>
              </w:rPr>
            </w:pPr>
            <w:r>
              <w:rPr>
                <w:rStyle w:val="Heading2Char"/>
                <w:rFonts w:ascii="Times" w:hAnsi="Times"/>
                <w:b w:val="0"/>
                <w:color w:val="auto"/>
                <w:sz w:val="24"/>
                <w:szCs w:val="24"/>
              </w:rPr>
              <w:t>Method uses to edit patients’ appointment.</w:t>
            </w:r>
          </w:p>
        </w:tc>
        <w:tc>
          <w:tcPr>
            <w:tcW w:w="2661" w:type="dxa"/>
          </w:tcPr>
          <w:p w14:paraId="7629E6F4" w14:textId="77777777" w:rsidR="00F40E00" w:rsidRPr="003C7AC3" w:rsidRDefault="00F40E00" w:rsidP="007B7A06">
            <w:pPr>
              <w:spacing w:after="200"/>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p w14:paraId="408E25D0" w14:textId="77777777" w:rsidR="00F40E00" w:rsidRDefault="00F40E00" w:rsidP="007B7A06">
            <w:pPr>
              <w:jc w:val="center"/>
              <w:rPr>
                <w:rStyle w:val="Heading2Char"/>
                <w:rFonts w:ascii="Times" w:hAnsi="Times"/>
                <w:b w:val="0"/>
                <w:color w:val="auto"/>
                <w:sz w:val="24"/>
                <w:szCs w:val="24"/>
              </w:rPr>
            </w:pPr>
          </w:p>
        </w:tc>
      </w:tr>
      <w:tr w:rsidR="00F40E00" w:rsidRPr="005064EC" w14:paraId="4F8559C7" w14:textId="77777777" w:rsidTr="007B7A06">
        <w:trPr>
          <w:trHeight w:val="705"/>
        </w:trPr>
        <w:tc>
          <w:tcPr>
            <w:tcW w:w="837" w:type="dxa"/>
          </w:tcPr>
          <w:p w14:paraId="3CECB44D" w14:textId="27FA264D" w:rsidR="00F40E00" w:rsidRPr="003C7AC3" w:rsidRDefault="00676512" w:rsidP="007B7A06">
            <w:pPr>
              <w:jc w:val="center"/>
              <w:rPr>
                <w:rStyle w:val="Heading2Char"/>
                <w:rFonts w:ascii="Times" w:hAnsi="Times"/>
                <w:b w:val="0"/>
                <w:color w:val="auto"/>
                <w:sz w:val="24"/>
                <w:szCs w:val="24"/>
              </w:rPr>
            </w:pPr>
            <w:r>
              <w:rPr>
                <w:rStyle w:val="Heading2Char"/>
                <w:rFonts w:ascii="Times" w:hAnsi="Times"/>
                <w:b w:val="0"/>
                <w:color w:val="auto"/>
                <w:sz w:val="24"/>
                <w:szCs w:val="24"/>
              </w:rPr>
              <w:t>3</w:t>
            </w:r>
          </w:p>
        </w:tc>
        <w:tc>
          <w:tcPr>
            <w:tcW w:w="2883" w:type="dxa"/>
          </w:tcPr>
          <w:p w14:paraId="5FCDB8AD" w14:textId="4763795B" w:rsidR="00F40E00" w:rsidRPr="003C7AC3" w:rsidRDefault="00A26918" w:rsidP="007B7A06">
            <w:pPr>
              <w:spacing w:after="200"/>
              <w:rPr>
                <w:rStyle w:val="Heading2Char"/>
                <w:rFonts w:ascii="Times" w:hAnsi="Times"/>
                <w:b w:val="0"/>
                <w:color w:val="auto"/>
                <w:sz w:val="24"/>
                <w:szCs w:val="24"/>
              </w:rPr>
            </w:pPr>
            <w:r>
              <w:rPr>
                <w:rStyle w:val="Heading2Char"/>
                <w:rFonts w:ascii="Times" w:hAnsi="Times"/>
                <w:b w:val="0"/>
                <w:color w:val="auto"/>
                <w:sz w:val="24"/>
                <w:szCs w:val="24"/>
              </w:rPr>
              <w:t>delete</w:t>
            </w:r>
            <w:r w:rsidR="00F40E00">
              <w:rPr>
                <w:rStyle w:val="Heading2Char"/>
                <w:rFonts w:ascii="Times" w:hAnsi="Times"/>
                <w:b w:val="0"/>
                <w:color w:val="auto"/>
                <w:sz w:val="24"/>
                <w:szCs w:val="24"/>
              </w:rPr>
              <w:t>()</w:t>
            </w:r>
          </w:p>
        </w:tc>
        <w:tc>
          <w:tcPr>
            <w:tcW w:w="2861" w:type="dxa"/>
          </w:tcPr>
          <w:p w14:paraId="7232A25B" w14:textId="0C3FD468" w:rsidR="00F40E00" w:rsidRDefault="00676512" w:rsidP="00676512">
            <w:pPr>
              <w:widowControl w:val="0"/>
              <w:autoSpaceDE w:val="0"/>
              <w:autoSpaceDN w:val="0"/>
              <w:adjustRightInd w:val="0"/>
              <w:spacing w:after="240"/>
              <w:rPr>
                <w:rStyle w:val="Heading2Char"/>
                <w:rFonts w:ascii="Times" w:hAnsi="Times"/>
                <w:b w:val="0"/>
                <w:color w:val="auto"/>
                <w:sz w:val="24"/>
                <w:szCs w:val="24"/>
              </w:rPr>
            </w:pPr>
            <w:r>
              <w:rPr>
                <w:rStyle w:val="Heading2Char"/>
                <w:rFonts w:ascii="Times" w:hAnsi="Times"/>
                <w:b w:val="0"/>
                <w:color w:val="auto"/>
                <w:sz w:val="24"/>
                <w:szCs w:val="24"/>
              </w:rPr>
              <w:t>Method uses to delete patient appointment.</w:t>
            </w:r>
          </w:p>
        </w:tc>
        <w:tc>
          <w:tcPr>
            <w:tcW w:w="2661" w:type="dxa"/>
          </w:tcPr>
          <w:p w14:paraId="1B8B7146" w14:textId="77777777" w:rsidR="00F40E00" w:rsidRPr="003C7AC3" w:rsidRDefault="00F40E00" w:rsidP="007B7A06">
            <w:pPr>
              <w:spacing w:after="200"/>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37D9B01E" w14:textId="77777777" w:rsidR="00F40E00" w:rsidRDefault="00F40E00" w:rsidP="00677FB8">
      <w:pPr>
        <w:ind w:firstLine="720"/>
        <w:rPr>
          <w:rStyle w:val="Heading2Char"/>
          <w:rFonts w:ascii="Times" w:hAnsi="Times"/>
          <w:color w:val="auto"/>
          <w:sz w:val="24"/>
          <w:szCs w:val="24"/>
        </w:rPr>
      </w:pPr>
    </w:p>
    <w:p w14:paraId="07C456B4" w14:textId="77777777" w:rsidR="00676512" w:rsidRDefault="00676512" w:rsidP="00677FB8">
      <w:pPr>
        <w:ind w:firstLine="720"/>
        <w:rPr>
          <w:rStyle w:val="Heading2Char"/>
          <w:rFonts w:ascii="Times" w:hAnsi="Times"/>
          <w:color w:val="auto"/>
          <w:sz w:val="24"/>
          <w:szCs w:val="24"/>
        </w:rPr>
      </w:pPr>
    </w:p>
    <w:p w14:paraId="123EDE5B" w14:textId="77777777" w:rsidR="00676512" w:rsidRDefault="00676512" w:rsidP="00677FB8">
      <w:pPr>
        <w:ind w:firstLine="720"/>
        <w:rPr>
          <w:rStyle w:val="Heading2Char"/>
          <w:rFonts w:ascii="Times" w:hAnsi="Times"/>
          <w:color w:val="auto"/>
          <w:sz w:val="24"/>
          <w:szCs w:val="24"/>
        </w:rPr>
      </w:pPr>
    </w:p>
    <w:p w14:paraId="10E50DEC" w14:textId="77777777" w:rsidR="00676512" w:rsidRDefault="00676512" w:rsidP="00677FB8">
      <w:pPr>
        <w:ind w:firstLine="720"/>
        <w:rPr>
          <w:rStyle w:val="Heading2Char"/>
          <w:rFonts w:ascii="Times" w:hAnsi="Times"/>
          <w:color w:val="auto"/>
          <w:sz w:val="24"/>
          <w:szCs w:val="24"/>
        </w:rPr>
      </w:pPr>
    </w:p>
    <w:p w14:paraId="3E53C770" w14:textId="77777777" w:rsidR="00676512" w:rsidRDefault="00676512" w:rsidP="00677FB8">
      <w:pPr>
        <w:ind w:firstLine="720"/>
        <w:rPr>
          <w:rStyle w:val="Heading2Char"/>
          <w:rFonts w:ascii="Times" w:hAnsi="Times"/>
          <w:color w:val="auto"/>
          <w:sz w:val="24"/>
          <w:szCs w:val="24"/>
        </w:rPr>
      </w:pPr>
    </w:p>
    <w:p w14:paraId="2F16F013" w14:textId="77777777" w:rsidR="00676512" w:rsidRDefault="00676512" w:rsidP="00677FB8">
      <w:pPr>
        <w:ind w:firstLine="720"/>
        <w:rPr>
          <w:rStyle w:val="Heading2Char"/>
          <w:rFonts w:ascii="Times" w:hAnsi="Times"/>
          <w:color w:val="auto"/>
          <w:sz w:val="24"/>
          <w:szCs w:val="24"/>
        </w:rPr>
      </w:pPr>
    </w:p>
    <w:p w14:paraId="1E04E152" w14:textId="77777777" w:rsidR="00676512" w:rsidRDefault="00676512" w:rsidP="00677FB8">
      <w:pPr>
        <w:ind w:firstLine="720"/>
        <w:rPr>
          <w:rStyle w:val="Heading2Char"/>
          <w:rFonts w:ascii="Times" w:hAnsi="Times"/>
          <w:color w:val="auto"/>
          <w:sz w:val="24"/>
          <w:szCs w:val="24"/>
        </w:rPr>
      </w:pPr>
    </w:p>
    <w:p w14:paraId="3C44C727" w14:textId="77777777" w:rsidR="00676512" w:rsidRDefault="00676512" w:rsidP="00677FB8">
      <w:pPr>
        <w:ind w:firstLine="720"/>
        <w:rPr>
          <w:rStyle w:val="Heading2Char"/>
          <w:rFonts w:ascii="Times" w:hAnsi="Times"/>
          <w:color w:val="auto"/>
          <w:sz w:val="24"/>
          <w:szCs w:val="24"/>
        </w:rPr>
      </w:pPr>
    </w:p>
    <w:p w14:paraId="3598FE22" w14:textId="77777777" w:rsidR="00676512" w:rsidRDefault="00676512" w:rsidP="00677FB8">
      <w:pPr>
        <w:ind w:firstLine="720"/>
        <w:rPr>
          <w:rStyle w:val="Heading2Char"/>
          <w:rFonts w:ascii="Times" w:hAnsi="Times"/>
          <w:color w:val="auto"/>
          <w:sz w:val="24"/>
          <w:szCs w:val="24"/>
        </w:rPr>
      </w:pPr>
    </w:p>
    <w:p w14:paraId="495A2575" w14:textId="77777777" w:rsidR="00676512" w:rsidRDefault="00676512" w:rsidP="00677FB8">
      <w:pPr>
        <w:ind w:firstLine="720"/>
        <w:rPr>
          <w:rStyle w:val="Heading2Char"/>
          <w:rFonts w:ascii="Times" w:hAnsi="Times"/>
          <w:color w:val="auto"/>
          <w:sz w:val="24"/>
          <w:szCs w:val="24"/>
        </w:rPr>
      </w:pPr>
    </w:p>
    <w:p w14:paraId="225BE1CE" w14:textId="77777777" w:rsidR="00676512" w:rsidRDefault="00676512" w:rsidP="00677FB8">
      <w:pPr>
        <w:ind w:firstLine="720"/>
        <w:rPr>
          <w:rStyle w:val="Heading2Char"/>
          <w:rFonts w:ascii="Times" w:hAnsi="Times"/>
          <w:color w:val="auto"/>
          <w:sz w:val="24"/>
          <w:szCs w:val="24"/>
        </w:rPr>
      </w:pPr>
    </w:p>
    <w:p w14:paraId="39F26FAE" w14:textId="77777777" w:rsidR="00676512" w:rsidRDefault="00676512" w:rsidP="00677FB8">
      <w:pPr>
        <w:ind w:firstLine="720"/>
        <w:rPr>
          <w:rStyle w:val="Heading2Char"/>
          <w:rFonts w:ascii="Times" w:hAnsi="Times"/>
          <w:color w:val="auto"/>
          <w:sz w:val="24"/>
          <w:szCs w:val="24"/>
        </w:rPr>
      </w:pPr>
    </w:p>
    <w:p w14:paraId="24B349DE" w14:textId="77777777" w:rsidR="00676512" w:rsidRDefault="00676512" w:rsidP="00677FB8">
      <w:pPr>
        <w:ind w:firstLine="720"/>
        <w:rPr>
          <w:rStyle w:val="Heading2Char"/>
          <w:rFonts w:ascii="Times" w:hAnsi="Times"/>
          <w:color w:val="auto"/>
          <w:sz w:val="24"/>
          <w:szCs w:val="24"/>
        </w:rPr>
      </w:pPr>
    </w:p>
    <w:p w14:paraId="0D259375" w14:textId="77777777" w:rsidR="00676512" w:rsidRDefault="00676512" w:rsidP="00677FB8">
      <w:pPr>
        <w:ind w:firstLine="720"/>
        <w:rPr>
          <w:rStyle w:val="Heading2Char"/>
          <w:rFonts w:ascii="Times" w:hAnsi="Times"/>
          <w:color w:val="auto"/>
          <w:sz w:val="24"/>
          <w:szCs w:val="24"/>
        </w:rPr>
      </w:pPr>
    </w:p>
    <w:p w14:paraId="75969FC1" w14:textId="77777777" w:rsidR="00676512" w:rsidRDefault="00676512" w:rsidP="00677FB8">
      <w:pPr>
        <w:ind w:firstLine="720"/>
        <w:rPr>
          <w:rStyle w:val="Heading2Char"/>
          <w:rFonts w:ascii="Times" w:hAnsi="Times"/>
          <w:color w:val="auto"/>
          <w:sz w:val="24"/>
          <w:szCs w:val="24"/>
        </w:rPr>
      </w:pPr>
    </w:p>
    <w:p w14:paraId="2E7BAE6B" w14:textId="77777777" w:rsidR="00676512" w:rsidRDefault="00676512" w:rsidP="00677FB8">
      <w:pPr>
        <w:ind w:firstLine="720"/>
        <w:rPr>
          <w:rStyle w:val="Heading2Char"/>
          <w:rFonts w:ascii="Times" w:hAnsi="Times"/>
          <w:color w:val="auto"/>
          <w:sz w:val="24"/>
          <w:szCs w:val="24"/>
        </w:rPr>
      </w:pPr>
    </w:p>
    <w:p w14:paraId="631F8FBF" w14:textId="5C84E9A7" w:rsidR="00677FB8" w:rsidRDefault="00676512" w:rsidP="00677FB8">
      <w:pPr>
        <w:ind w:firstLine="720"/>
        <w:rPr>
          <w:rStyle w:val="Heading2Char"/>
          <w:rFonts w:ascii="Times" w:hAnsi="Times"/>
          <w:color w:val="auto"/>
          <w:sz w:val="24"/>
          <w:szCs w:val="24"/>
        </w:rPr>
      </w:pPr>
      <w:r>
        <w:rPr>
          <w:rStyle w:val="Heading2Char"/>
          <w:rFonts w:ascii="Times" w:hAnsi="Times"/>
          <w:color w:val="auto"/>
          <w:sz w:val="24"/>
          <w:szCs w:val="24"/>
        </w:rPr>
        <w:t>CD-015</w:t>
      </w:r>
      <w:proofErr w:type="gramStart"/>
      <w:r w:rsidR="00677FB8">
        <w:rPr>
          <w:rStyle w:val="Heading2Char"/>
          <w:rFonts w:ascii="Times" w:hAnsi="Times"/>
          <w:color w:val="auto"/>
          <w:sz w:val="24"/>
          <w:szCs w:val="24"/>
        </w:rPr>
        <w:t>,URS</w:t>
      </w:r>
      <w:proofErr w:type="gramEnd"/>
    </w:p>
    <w:p w14:paraId="4CDA6B53" w14:textId="68C0FC45" w:rsidR="00677FB8" w:rsidRDefault="00677FB8" w:rsidP="00677FB8">
      <w:pPr>
        <w:rPr>
          <w:rStyle w:val="Heading2Char"/>
          <w:rFonts w:ascii="Times" w:hAnsi="Times"/>
          <w:color w:val="auto"/>
          <w:sz w:val="24"/>
          <w:szCs w:val="24"/>
        </w:rPr>
      </w:pPr>
      <w:r>
        <w:rPr>
          <w:rStyle w:val="Heading2Char"/>
          <w:rFonts w:ascii="Times" w:hAnsi="Times"/>
          <w:color w:val="auto"/>
          <w:sz w:val="24"/>
          <w:szCs w:val="24"/>
        </w:rPr>
        <w:tab/>
        <w:t xml:space="preserve">Class name: </w:t>
      </w:r>
      <w:proofErr w:type="spellStart"/>
      <w:r>
        <w:rPr>
          <w:rStyle w:val="Heading2Char"/>
          <w:rFonts w:ascii="Times" w:hAnsi="Times"/>
          <w:color w:val="auto"/>
          <w:sz w:val="24"/>
          <w:szCs w:val="24"/>
        </w:rPr>
        <w:t>DentistAppointment</w:t>
      </w:r>
      <w:proofErr w:type="spellEnd"/>
    </w:p>
    <w:p w14:paraId="05CFD38D" w14:textId="69AD1DAA" w:rsidR="00677FB8" w:rsidRDefault="00677FB8" w:rsidP="00677FB8">
      <w:pPr>
        <w:tabs>
          <w:tab w:val="left" w:pos="1950"/>
        </w:tabs>
        <w:rPr>
          <w:rFonts w:ascii="Times" w:eastAsiaTheme="majorEastAsia" w:hAnsi="Times" w:cstheme="majorBidi"/>
          <w:sz w:val="24"/>
          <w:szCs w:val="24"/>
        </w:rPr>
      </w:pPr>
      <w:r>
        <w:rPr>
          <w:rFonts w:ascii="Times" w:eastAsiaTheme="majorEastAsia" w:hAnsi="Times" w:cstheme="majorBidi"/>
          <w:b/>
          <w:bCs/>
          <w:noProof/>
          <w:color w:val="auto"/>
          <w:sz w:val="24"/>
          <w:szCs w:val="24"/>
          <w:lang w:eastAsia="ko-KR"/>
        </w:rPr>
        <w:drawing>
          <wp:anchor distT="0" distB="0" distL="114300" distR="114300" simplePos="0" relativeHeight="251676672" behindDoc="0" locked="0" layoutInCell="1" allowOverlap="1" wp14:anchorId="449F3BE0" wp14:editId="58810BC3">
            <wp:simplePos x="0" y="0"/>
            <wp:positionH relativeFrom="column">
              <wp:posOffset>1485900</wp:posOffset>
            </wp:positionH>
            <wp:positionV relativeFrom="paragraph">
              <wp:posOffset>286385</wp:posOffset>
            </wp:positionV>
            <wp:extent cx="2768600" cy="2362200"/>
            <wp:effectExtent l="0" t="0" r="0" b="0"/>
            <wp:wrapThrough wrapText="bothSides">
              <wp:wrapPolygon edited="0">
                <wp:start x="0" y="0"/>
                <wp:lineTo x="0" y="21368"/>
                <wp:lineTo x="21402" y="21368"/>
                <wp:lineTo x="21402"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Appointment.jpg"/>
                    <pic:cNvPicPr/>
                  </pic:nvPicPr>
                  <pic:blipFill>
                    <a:blip r:embed="rId26">
                      <a:extLst>
                        <a:ext uri="{28A0092B-C50C-407E-A947-70E740481C1C}">
                          <a14:useLocalDpi xmlns:a14="http://schemas.microsoft.com/office/drawing/2010/main" val="0"/>
                        </a:ext>
                      </a:extLst>
                    </a:blip>
                    <a:stretch>
                      <a:fillRect/>
                    </a:stretch>
                  </pic:blipFill>
                  <pic:spPr>
                    <a:xfrm>
                      <a:off x="0" y="0"/>
                      <a:ext cx="2768600" cy="2362200"/>
                    </a:xfrm>
                    <a:prstGeom prst="rect">
                      <a:avLst/>
                    </a:prstGeom>
                  </pic:spPr>
                </pic:pic>
              </a:graphicData>
            </a:graphic>
            <wp14:sizeRelH relativeFrom="page">
              <wp14:pctWidth>0</wp14:pctWidth>
            </wp14:sizeRelH>
            <wp14:sizeRelV relativeFrom="page">
              <wp14:pctHeight>0</wp14:pctHeight>
            </wp14:sizeRelV>
          </wp:anchor>
        </w:drawing>
      </w:r>
    </w:p>
    <w:p w14:paraId="667AA470" w14:textId="77777777" w:rsidR="00677FB8" w:rsidRPr="00677FB8" w:rsidRDefault="00677FB8" w:rsidP="00677FB8">
      <w:pPr>
        <w:rPr>
          <w:rFonts w:ascii="Times" w:eastAsiaTheme="majorEastAsia" w:hAnsi="Times" w:cstheme="majorBidi"/>
          <w:sz w:val="24"/>
          <w:szCs w:val="24"/>
        </w:rPr>
      </w:pPr>
    </w:p>
    <w:p w14:paraId="3DBEEC1F" w14:textId="77777777" w:rsidR="00677FB8" w:rsidRPr="00677FB8" w:rsidRDefault="00677FB8" w:rsidP="00677FB8">
      <w:pPr>
        <w:rPr>
          <w:rFonts w:ascii="Times" w:eastAsiaTheme="majorEastAsia" w:hAnsi="Times" w:cstheme="majorBidi"/>
          <w:sz w:val="24"/>
          <w:szCs w:val="24"/>
        </w:rPr>
      </w:pPr>
    </w:p>
    <w:p w14:paraId="0C636661" w14:textId="77777777" w:rsidR="00677FB8" w:rsidRPr="00677FB8" w:rsidRDefault="00677FB8" w:rsidP="00677FB8">
      <w:pPr>
        <w:rPr>
          <w:rFonts w:ascii="Times" w:eastAsiaTheme="majorEastAsia" w:hAnsi="Times" w:cstheme="majorBidi"/>
          <w:sz w:val="24"/>
          <w:szCs w:val="24"/>
        </w:rPr>
      </w:pPr>
    </w:p>
    <w:p w14:paraId="367912B4" w14:textId="77777777" w:rsidR="00677FB8" w:rsidRPr="00677FB8" w:rsidRDefault="00677FB8" w:rsidP="00677FB8">
      <w:pPr>
        <w:rPr>
          <w:rFonts w:ascii="Times" w:eastAsiaTheme="majorEastAsia" w:hAnsi="Times" w:cstheme="majorBidi"/>
          <w:sz w:val="24"/>
          <w:szCs w:val="24"/>
        </w:rPr>
      </w:pPr>
    </w:p>
    <w:p w14:paraId="762A3E42" w14:textId="77777777" w:rsidR="00677FB8" w:rsidRPr="00677FB8" w:rsidRDefault="00677FB8" w:rsidP="00677FB8">
      <w:pPr>
        <w:rPr>
          <w:rFonts w:ascii="Times" w:eastAsiaTheme="majorEastAsia" w:hAnsi="Times" w:cstheme="majorBidi"/>
          <w:sz w:val="24"/>
          <w:szCs w:val="24"/>
        </w:rPr>
      </w:pPr>
    </w:p>
    <w:p w14:paraId="11ABB2C5" w14:textId="77777777" w:rsidR="00677FB8" w:rsidRPr="00677FB8" w:rsidRDefault="00677FB8" w:rsidP="00677FB8">
      <w:pPr>
        <w:rPr>
          <w:rFonts w:ascii="Times" w:eastAsiaTheme="majorEastAsia" w:hAnsi="Times" w:cstheme="majorBidi"/>
          <w:sz w:val="24"/>
          <w:szCs w:val="24"/>
        </w:rPr>
      </w:pPr>
    </w:p>
    <w:p w14:paraId="30A07150" w14:textId="77777777" w:rsidR="00677FB8" w:rsidRPr="00677FB8" w:rsidRDefault="00677FB8" w:rsidP="00677FB8">
      <w:pPr>
        <w:rPr>
          <w:rFonts w:ascii="Times" w:eastAsiaTheme="majorEastAsia" w:hAnsi="Times" w:cstheme="majorBidi"/>
          <w:sz w:val="24"/>
          <w:szCs w:val="24"/>
        </w:rPr>
      </w:pPr>
    </w:p>
    <w:p w14:paraId="111777D9" w14:textId="77777777" w:rsidR="00677FB8" w:rsidRPr="00677FB8" w:rsidRDefault="00677FB8" w:rsidP="00677FB8">
      <w:pPr>
        <w:rPr>
          <w:rFonts w:ascii="Times" w:eastAsiaTheme="majorEastAsia" w:hAnsi="Times" w:cstheme="majorBidi"/>
          <w:sz w:val="24"/>
          <w:szCs w:val="24"/>
        </w:rPr>
      </w:pPr>
    </w:p>
    <w:p w14:paraId="3B538A62" w14:textId="77777777" w:rsidR="00677FB8" w:rsidRPr="00677FB8" w:rsidRDefault="00677FB8" w:rsidP="00677FB8">
      <w:pPr>
        <w:rPr>
          <w:rFonts w:ascii="Times" w:eastAsiaTheme="majorEastAsia" w:hAnsi="Times" w:cstheme="majorBidi"/>
          <w:sz w:val="24"/>
          <w:szCs w:val="24"/>
        </w:rPr>
      </w:pPr>
    </w:p>
    <w:p w14:paraId="4374CE22" w14:textId="77777777" w:rsidR="00677FB8" w:rsidRPr="00677FB8" w:rsidRDefault="00677FB8" w:rsidP="00677FB8">
      <w:pPr>
        <w:rPr>
          <w:rFonts w:ascii="Times" w:eastAsiaTheme="majorEastAsia" w:hAnsi="Times" w:cstheme="majorBidi"/>
          <w:sz w:val="24"/>
          <w:szCs w:val="24"/>
        </w:rPr>
      </w:pPr>
    </w:p>
    <w:p w14:paraId="017E7863" w14:textId="77777777" w:rsidR="00677FB8" w:rsidRPr="00677FB8" w:rsidRDefault="00677FB8" w:rsidP="00677FB8">
      <w:pPr>
        <w:rPr>
          <w:rFonts w:ascii="Times" w:eastAsiaTheme="majorEastAsia" w:hAnsi="Times" w:cstheme="majorBidi"/>
          <w:sz w:val="24"/>
          <w:szCs w:val="24"/>
        </w:rPr>
      </w:pPr>
    </w:p>
    <w:p w14:paraId="1E3333E6" w14:textId="77777777" w:rsidR="00677FB8" w:rsidRPr="00677FB8" w:rsidRDefault="00677FB8" w:rsidP="00677FB8">
      <w:pPr>
        <w:rPr>
          <w:rFonts w:ascii="Times" w:eastAsiaTheme="majorEastAsia" w:hAnsi="Times" w:cstheme="majorBidi"/>
          <w:sz w:val="24"/>
          <w:szCs w:val="24"/>
        </w:rPr>
      </w:pPr>
    </w:p>
    <w:p w14:paraId="0C24A64E" w14:textId="77777777" w:rsidR="00677FB8" w:rsidRPr="00677FB8" w:rsidRDefault="00677FB8" w:rsidP="00677FB8">
      <w:pPr>
        <w:rPr>
          <w:rFonts w:ascii="Times" w:eastAsiaTheme="majorEastAsia" w:hAnsi="Times" w:cstheme="majorBidi"/>
          <w:sz w:val="24"/>
          <w:szCs w:val="24"/>
        </w:rPr>
      </w:pPr>
    </w:p>
    <w:p w14:paraId="3157FD31" w14:textId="750CB628" w:rsidR="00677FB8" w:rsidRDefault="00677FB8" w:rsidP="00677FB8">
      <w:pPr>
        <w:rPr>
          <w:rFonts w:ascii="Times" w:eastAsiaTheme="majorEastAsia" w:hAnsi="Times" w:cstheme="majorBidi"/>
          <w:sz w:val="24"/>
          <w:szCs w:val="24"/>
        </w:rPr>
      </w:pPr>
    </w:p>
    <w:p w14:paraId="6AF1CCE7" w14:textId="77777777" w:rsidR="00F40E00" w:rsidRPr="00CD512E" w:rsidRDefault="00677FB8" w:rsidP="00F40E00">
      <w:pPr>
        <w:rPr>
          <w:rStyle w:val="Heading2Char"/>
          <w:rFonts w:ascii="Times" w:hAnsi="Times"/>
          <w:color w:val="auto"/>
          <w:sz w:val="24"/>
          <w:szCs w:val="24"/>
        </w:rPr>
      </w:pPr>
      <w:r>
        <w:rPr>
          <w:rFonts w:ascii="Times" w:eastAsiaTheme="majorEastAsia" w:hAnsi="Times" w:cstheme="majorBidi"/>
          <w:sz w:val="24"/>
          <w:szCs w:val="24"/>
        </w:rPr>
        <w:tab/>
      </w:r>
      <w:r w:rsidR="00F40E00" w:rsidRPr="00CD512E">
        <w:rPr>
          <w:rStyle w:val="Heading2Char"/>
          <w:rFonts w:ascii="Times" w:hAnsi="Times"/>
          <w:color w:val="auto"/>
          <w:sz w:val="24"/>
          <w:szCs w:val="24"/>
        </w:rPr>
        <w:t>Property</w:t>
      </w:r>
    </w:p>
    <w:p w14:paraId="594E9C99" w14:textId="77777777" w:rsidR="00F40E00" w:rsidRDefault="00F40E00" w:rsidP="00F40E00">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36"/>
        <w:gridCol w:w="1815"/>
        <w:gridCol w:w="3266"/>
        <w:gridCol w:w="2999"/>
      </w:tblGrid>
      <w:tr w:rsidR="00F40E00" w:rsidRPr="00CD512E" w14:paraId="553CE5EF" w14:textId="77777777" w:rsidTr="007B7A06">
        <w:trPr>
          <w:trHeight w:val="191"/>
        </w:trPr>
        <w:tc>
          <w:tcPr>
            <w:tcW w:w="959" w:type="dxa"/>
            <w:shd w:val="clear" w:color="auto" w:fill="D9D9D9"/>
          </w:tcPr>
          <w:p w14:paraId="37DA7BF7" w14:textId="77777777" w:rsidR="00F40E00" w:rsidRPr="00CD512E" w:rsidRDefault="00F40E00" w:rsidP="007B7A06">
            <w:pP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53D2792A" w14:textId="77777777" w:rsidR="00F40E00" w:rsidRPr="00CD512E" w:rsidRDefault="00F40E00" w:rsidP="007B7A06">
            <w:pP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4C7F1035" w14:textId="77777777" w:rsidR="00F40E00" w:rsidRPr="00CD512E" w:rsidRDefault="00F40E00" w:rsidP="007B7A06">
            <w:pP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419D93D3" w14:textId="77777777" w:rsidR="00F40E00" w:rsidRPr="00CD512E" w:rsidRDefault="00F40E00" w:rsidP="007B7A06">
            <w:pPr>
              <w:rPr>
                <w:rStyle w:val="Heading2Char"/>
                <w:rFonts w:ascii="Times" w:hAnsi="Times"/>
                <w:color w:val="auto"/>
                <w:sz w:val="24"/>
                <w:szCs w:val="24"/>
              </w:rPr>
            </w:pPr>
            <w:r w:rsidRPr="00CD512E">
              <w:rPr>
                <w:rStyle w:val="Heading2Char"/>
                <w:rFonts w:ascii="Times" w:hAnsi="Times"/>
                <w:color w:val="auto"/>
                <w:sz w:val="24"/>
                <w:szCs w:val="24"/>
              </w:rPr>
              <w:t>Remark</w:t>
            </w:r>
          </w:p>
        </w:tc>
      </w:tr>
      <w:tr w:rsidR="00F40E00" w14:paraId="32DB9E59" w14:textId="77777777" w:rsidTr="007B7A06">
        <w:trPr>
          <w:trHeight w:val="860"/>
        </w:trPr>
        <w:tc>
          <w:tcPr>
            <w:tcW w:w="959" w:type="dxa"/>
          </w:tcPr>
          <w:p w14:paraId="1C4DEB53" w14:textId="77777777" w:rsidR="00F40E00" w:rsidRPr="005064EC" w:rsidRDefault="00F40E00" w:rsidP="007B7A06">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1843" w:type="dxa"/>
          </w:tcPr>
          <w:p w14:paraId="74499F66" w14:textId="77777777" w:rsidR="00F40E00" w:rsidRPr="005064EC" w:rsidRDefault="00F40E00" w:rsidP="007B7A06">
            <w:pPr>
              <w:rPr>
                <w:rStyle w:val="Heading2Char"/>
                <w:rFonts w:ascii="Times" w:hAnsi="Times"/>
                <w:b w:val="0"/>
                <w:color w:val="auto"/>
                <w:sz w:val="24"/>
                <w:szCs w:val="24"/>
              </w:rPr>
            </w:pPr>
            <w:r>
              <w:rPr>
                <w:rStyle w:val="Heading2Char"/>
                <w:rFonts w:ascii="Times" w:hAnsi="Times"/>
                <w:b w:val="0"/>
                <w:color w:val="auto"/>
                <w:sz w:val="24"/>
                <w:szCs w:val="24"/>
              </w:rPr>
              <w:t>$id</w:t>
            </w:r>
          </w:p>
        </w:tc>
        <w:tc>
          <w:tcPr>
            <w:tcW w:w="3358" w:type="dxa"/>
          </w:tcPr>
          <w:p w14:paraId="4774FA80" w14:textId="6B59CBE5" w:rsidR="00F40E00" w:rsidRPr="005064EC" w:rsidRDefault="00F40E00" w:rsidP="007B7A06">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dentist appointment id</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6DBAD072" w14:textId="77777777" w:rsidR="00F40E00" w:rsidRPr="005064EC" w:rsidRDefault="00F40E00" w:rsidP="007B7A06">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F40E00" w14:paraId="0E3AA518" w14:textId="77777777" w:rsidTr="007B7A06">
        <w:trPr>
          <w:trHeight w:val="215"/>
        </w:trPr>
        <w:tc>
          <w:tcPr>
            <w:tcW w:w="959" w:type="dxa"/>
          </w:tcPr>
          <w:p w14:paraId="2E569CC4" w14:textId="77777777" w:rsidR="00F40E00" w:rsidRPr="005064EC" w:rsidRDefault="00F40E00" w:rsidP="007B7A06">
            <w:pPr>
              <w:jc w:val="center"/>
              <w:rPr>
                <w:rStyle w:val="Heading2Char"/>
                <w:rFonts w:ascii="Times" w:hAnsi="Times"/>
                <w:b w:val="0"/>
                <w:color w:val="auto"/>
                <w:sz w:val="24"/>
                <w:szCs w:val="24"/>
              </w:rPr>
            </w:pPr>
            <w:r>
              <w:rPr>
                <w:rStyle w:val="Heading2Char"/>
                <w:rFonts w:ascii="Times" w:hAnsi="Times"/>
                <w:b w:val="0"/>
                <w:color w:val="auto"/>
                <w:sz w:val="24"/>
                <w:szCs w:val="24"/>
              </w:rPr>
              <w:t>2</w:t>
            </w:r>
          </w:p>
        </w:tc>
        <w:tc>
          <w:tcPr>
            <w:tcW w:w="1843" w:type="dxa"/>
          </w:tcPr>
          <w:p w14:paraId="4BC8DC46" w14:textId="08EE78D2" w:rsidR="00F40E00" w:rsidRDefault="00F40E00" w:rsidP="007B7A06">
            <w:pPr>
              <w:rPr>
                <w:rStyle w:val="Heading2Char"/>
                <w:rFonts w:ascii="Times" w:hAnsi="Times"/>
                <w:b w:val="0"/>
                <w:color w:val="auto"/>
                <w:sz w:val="24"/>
                <w:szCs w:val="24"/>
              </w:rPr>
            </w:pPr>
            <w:r>
              <w:rPr>
                <w:rStyle w:val="Heading2Char"/>
                <w:rFonts w:ascii="Times" w:hAnsi="Times"/>
                <w:b w:val="0"/>
                <w:color w:val="auto"/>
                <w:sz w:val="24"/>
                <w:szCs w:val="24"/>
              </w:rPr>
              <w:t>$</w:t>
            </w:r>
            <w:proofErr w:type="spellStart"/>
            <w:r>
              <w:rPr>
                <w:rStyle w:val="Heading2Char"/>
                <w:rFonts w:ascii="Times" w:hAnsi="Times"/>
                <w:b w:val="0"/>
                <w:color w:val="auto"/>
                <w:sz w:val="24"/>
                <w:szCs w:val="24"/>
              </w:rPr>
              <w:t>dentistID</w:t>
            </w:r>
            <w:proofErr w:type="spellEnd"/>
          </w:p>
        </w:tc>
        <w:tc>
          <w:tcPr>
            <w:tcW w:w="3358" w:type="dxa"/>
          </w:tcPr>
          <w:p w14:paraId="73B757CC" w14:textId="23ADF964" w:rsidR="00F40E00" w:rsidRPr="005064EC" w:rsidRDefault="00F40E00" w:rsidP="007B7A06">
            <w:pPr>
              <w:widowControl w:val="0"/>
              <w:autoSpaceDE w:val="0"/>
              <w:autoSpaceDN w:val="0"/>
              <w:adjustRightInd w:val="0"/>
              <w:spacing w:after="240"/>
              <w:rPr>
                <w:rFonts w:ascii="Times New Roman" w:eastAsiaTheme="minorHAnsi" w:hAnsi="Times New Roman" w:cs="Times New Roman"/>
                <w:color w:val="auto"/>
                <w:sz w:val="24"/>
                <w:szCs w:val="24"/>
                <w:lang w:bidi="ar-SA"/>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dentist’ id</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5BB01C4D" w14:textId="3952304A" w:rsidR="00F40E00" w:rsidRPr="005064EC" w:rsidRDefault="00F40E00" w:rsidP="00F40E00">
            <w:pPr>
              <w:rPr>
                <w:rStyle w:val="Heading2Char"/>
                <w:rFonts w:ascii="Times" w:hAnsi="Times"/>
                <w:b w:val="0"/>
                <w:color w:val="auto"/>
                <w:sz w:val="24"/>
                <w:szCs w:val="24"/>
              </w:rPr>
            </w:pPr>
            <w:commentRangeStart w:id="46"/>
            <w:r>
              <w:rPr>
                <w:rStyle w:val="Heading2Char"/>
                <w:rFonts w:ascii="Times" w:hAnsi="Times"/>
                <w:b w:val="0"/>
                <w:color w:val="auto"/>
                <w:sz w:val="24"/>
                <w:szCs w:val="24"/>
              </w:rPr>
              <w:t>Type: Dentist</w:t>
            </w:r>
            <w:commentRangeEnd w:id="46"/>
            <w:r w:rsidR="004F5492">
              <w:rPr>
                <w:rStyle w:val="CommentReference"/>
                <w:rFonts w:cs="Cordia New"/>
              </w:rPr>
              <w:commentReference w:id="46"/>
            </w:r>
          </w:p>
        </w:tc>
      </w:tr>
      <w:tr w:rsidR="00F40E00" w14:paraId="5A4B5BC2" w14:textId="77777777" w:rsidTr="007B7A06">
        <w:tc>
          <w:tcPr>
            <w:tcW w:w="959" w:type="dxa"/>
          </w:tcPr>
          <w:p w14:paraId="7ADC4B81" w14:textId="77777777" w:rsidR="00F40E00" w:rsidRPr="005064EC" w:rsidRDefault="00F40E00" w:rsidP="007B7A06">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1843" w:type="dxa"/>
          </w:tcPr>
          <w:p w14:paraId="70498022" w14:textId="77777777" w:rsidR="00F40E00" w:rsidRPr="005064EC" w:rsidRDefault="00F40E00" w:rsidP="007B7A06">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spellStart"/>
            <w:r w:rsidRPr="005064EC">
              <w:rPr>
                <w:rStyle w:val="Heading2Char"/>
                <w:rFonts w:ascii="Times" w:hAnsi="Times"/>
                <w:b w:val="0"/>
                <w:color w:val="auto"/>
                <w:sz w:val="24"/>
                <w:szCs w:val="24"/>
              </w:rPr>
              <w:t>firstname</w:t>
            </w:r>
            <w:proofErr w:type="spellEnd"/>
          </w:p>
        </w:tc>
        <w:tc>
          <w:tcPr>
            <w:tcW w:w="3358" w:type="dxa"/>
          </w:tcPr>
          <w:p w14:paraId="4EC58453" w14:textId="51224523" w:rsidR="00F40E00" w:rsidRPr="005064EC" w:rsidRDefault="00F40E00" w:rsidP="007B7A06">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 xml:space="preserve">dentists’ </w:t>
            </w:r>
            <w:proofErr w:type="spellStart"/>
            <w:r>
              <w:rPr>
                <w:rFonts w:ascii="Times New Roman" w:eastAsiaTheme="minorHAnsi" w:hAnsi="Times New Roman" w:cs="Times New Roman"/>
                <w:color w:val="auto"/>
                <w:sz w:val="24"/>
                <w:szCs w:val="24"/>
                <w:lang w:bidi="ar-SA"/>
              </w:rPr>
              <w:t>firstname</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0A723441" w14:textId="7F4D0C8E" w:rsidR="00F40E00" w:rsidRPr="005064EC" w:rsidRDefault="00F40E00" w:rsidP="007B7A06">
            <w:pPr>
              <w:rPr>
                <w:rStyle w:val="Heading2Char"/>
                <w:rFonts w:ascii="Times" w:hAnsi="Times"/>
                <w:b w:val="0"/>
                <w:color w:val="auto"/>
                <w:sz w:val="24"/>
                <w:szCs w:val="24"/>
              </w:rPr>
            </w:pPr>
            <w:r>
              <w:rPr>
                <w:rStyle w:val="Heading2Char"/>
                <w:rFonts w:ascii="Times" w:hAnsi="Times"/>
                <w:b w:val="0"/>
                <w:color w:val="auto"/>
                <w:sz w:val="24"/>
                <w:szCs w:val="24"/>
              </w:rPr>
              <w:t>Type: Dentist</w:t>
            </w:r>
          </w:p>
        </w:tc>
      </w:tr>
      <w:tr w:rsidR="00F40E00" w14:paraId="1FC5E1F9" w14:textId="77777777" w:rsidTr="007B7A06">
        <w:tc>
          <w:tcPr>
            <w:tcW w:w="959" w:type="dxa"/>
          </w:tcPr>
          <w:p w14:paraId="180BF985" w14:textId="77777777" w:rsidR="00F40E00" w:rsidRPr="005064EC" w:rsidRDefault="00F40E00" w:rsidP="007B7A06">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3</w:t>
            </w:r>
          </w:p>
        </w:tc>
        <w:tc>
          <w:tcPr>
            <w:tcW w:w="1843" w:type="dxa"/>
          </w:tcPr>
          <w:p w14:paraId="1E702734" w14:textId="77777777" w:rsidR="00F40E00" w:rsidRPr="005064EC" w:rsidRDefault="00F40E00" w:rsidP="007B7A06">
            <w:pPr>
              <w:rPr>
                <w:rStyle w:val="Heading2Char"/>
                <w:rFonts w:ascii="Times" w:hAnsi="Times"/>
                <w:b w:val="0"/>
                <w:color w:val="auto"/>
                <w:sz w:val="24"/>
                <w:szCs w:val="24"/>
              </w:rPr>
            </w:pPr>
            <w:r w:rsidRPr="005064EC">
              <w:rPr>
                <w:rStyle w:val="Heading2Char"/>
                <w:rFonts w:ascii="Times" w:hAnsi="Times"/>
                <w:b w:val="0"/>
                <w:color w:val="auto"/>
                <w:sz w:val="24"/>
                <w:szCs w:val="24"/>
              </w:rPr>
              <w:t>$surname</w:t>
            </w:r>
          </w:p>
        </w:tc>
        <w:tc>
          <w:tcPr>
            <w:tcW w:w="3358" w:type="dxa"/>
          </w:tcPr>
          <w:p w14:paraId="4F9CBF18" w14:textId="1E2366FB" w:rsidR="00F40E00" w:rsidRPr="005064EC" w:rsidRDefault="00F40E00" w:rsidP="007B7A06">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dentists’ surname</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4B5BE751" w14:textId="58B99494" w:rsidR="00F40E00" w:rsidRPr="005064EC" w:rsidRDefault="00F40E00" w:rsidP="007B7A06">
            <w:pPr>
              <w:rPr>
                <w:rStyle w:val="Heading2Char"/>
                <w:rFonts w:ascii="Times" w:hAnsi="Times"/>
                <w:b w:val="0"/>
                <w:color w:val="auto"/>
                <w:sz w:val="24"/>
                <w:szCs w:val="24"/>
              </w:rPr>
            </w:pPr>
            <w:r>
              <w:rPr>
                <w:rStyle w:val="Heading2Char"/>
                <w:rFonts w:ascii="Times" w:hAnsi="Times"/>
                <w:b w:val="0"/>
                <w:color w:val="auto"/>
                <w:sz w:val="24"/>
                <w:szCs w:val="24"/>
              </w:rPr>
              <w:t>Type: Dentist</w:t>
            </w:r>
          </w:p>
        </w:tc>
      </w:tr>
      <w:tr w:rsidR="00F40E00" w14:paraId="6B1B3669" w14:textId="77777777" w:rsidTr="007B7A06">
        <w:tblPrEx>
          <w:tblLook w:val="0000" w:firstRow="0" w:lastRow="0" w:firstColumn="0" w:lastColumn="0" w:noHBand="0" w:noVBand="0"/>
        </w:tblPrEx>
        <w:trPr>
          <w:trHeight w:val="313"/>
        </w:trPr>
        <w:tc>
          <w:tcPr>
            <w:tcW w:w="959" w:type="dxa"/>
          </w:tcPr>
          <w:p w14:paraId="0B62E9EA" w14:textId="77777777" w:rsidR="00F40E00" w:rsidRPr="005064EC" w:rsidRDefault="00F40E00" w:rsidP="007B7A06">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5</w:t>
            </w:r>
          </w:p>
        </w:tc>
        <w:tc>
          <w:tcPr>
            <w:tcW w:w="1843" w:type="dxa"/>
          </w:tcPr>
          <w:p w14:paraId="6CB47984" w14:textId="77777777" w:rsidR="00F40E00" w:rsidRPr="005064EC" w:rsidRDefault="00F40E00" w:rsidP="007B7A06">
            <w:pPr>
              <w:rPr>
                <w:rStyle w:val="Heading2Char"/>
                <w:rFonts w:ascii="Times" w:hAnsi="Times"/>
                <w:b w:val="0"/>
                <w:color w:val="auto"/>
                <w:sz w:val="24"/>
                <w:szCs w:val="24"/>
              </w:rPr>
            </w:pPr>
            <w:r w:rsidRPr="005064EC">
              <w:rPr>
                <w:rStyle w:val="Heading2Char"/>
                <w:rFonts w:ascii="Times" w:hAnsi="Times"/>
                <w:b w:val="0"/>
                <w:color w:val="auto"/>
                <w:sz w:val="24"/>
                <w:szCs w:val="24"/>
              </w:rPr>
              <w:t>$</w:t>
            </w:r>
            <w:r>
              <w:rPr>
                <w:rStyle w:val="Heading2Char"/>
                <w:rFonts w:ascii="Times" w:hAnsi="Times"/>
                <w:b w:val="0"/>
                <w:color w:val="auto"/>
                <w:sz w:val="24"/>
                <w:szCs w:val="24"/>
              </w:rPr>
              <w:t>date</w:t>
            </w:r>
          </w:p>
        </w:tc>
        <w:tc>
          <w:tcPr>
            <w:tcW w:w="3358" w:type="dxa"/>
          </w:tcPr>
          <w:p w14:paraId="62A6B00B" w14:textId="0138CC0D" w:rsidR="00F40E00" w:rsidRPr="005064EC" w:rsidRDefault="00F40E00" w:rsidP="007B7A06">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 xml:space="preserve">dentists’ appointment date </w:t>
            </w:r>
            <w:r w:rsidRPr="005064EC">
              <w:rPr>
                <w:rFonts w:ascii="Times New Roman" w:eastAsiaTheme="minorHAnsi" w:hAnsi="Times New Roman" w:cs="Times New Roman"/>
                <w:color w:val="auto"/>
                <w:sz w:val="24"/>
                <w:szCs w:val="24"/>
                <w:lang w:bidi="ar-SA"/>
              </w:rPr>
              <w:t>that store in the database.</w:t>
            </w:r>
          </w:p>
        </w:tc>
        <w:tc>
          <w:tcPr>
            <w:tcW w:w="3082" w:type="dxa"/>
          </w:tcPr>
          <w:p w14:paraId="2FBC6FD6" w14:textId="77777777" w:rsidR="00F40E00" w:rsidRPr="005064EC" w:rsidRDefault="00F40E00" w:rsidP="007B7A06">
            <w:pPr>
              <w:rPr>
                <w:rStyle w:val="Heading2Char"/>
                <w:rFonts w:ascii="Times" w:hAnsi="Times"/>
                <w:b w:val="0"/>
                <w:color w:val="auto"/>
                <w:sz w:val="24"/>
                <w:szCs w:val="24"/>
              </w:rPr>
            </w:pPr>
            <w:r w:rsidRPr="005064EC">
              <w:rPr>
                <w:rStyle w:val="Heading2Char"/>
                <w:rFonts w:ascii="Times" w:hAnsi="Times"/>
                <w:b w:val="0"/>
                <w:color w:val="auto"/>
                <w:sz w:val="24"/>
                <w:szCs w:val="24"/>
              </w:rPr>
              <w:t>Type</w:t>
            </w:r>
            <w:r>
              <w:rPr>
                <w:rStyle w:val="Heading2Char"/>
                <w:rFonts w:ascii="Times" w:hAnsi="Times"/>
                <w:b w:val="0"/>
                <w:color w:val="auto"/>
                <w:sz w:val="24"/>
                <w:szCs w:val="24"/>
              </w:rPr>
              <w:t>: date</w:t>
            </w:r>
          </w:p>
        </w:tc>
      </w:tr>
      <w:tr w:rsidR="00F40E00" w14:paraId="1592245A" w14:textId="77777777" w:rsidTr="007B7A06">
        <w:tblPrEx>
          <w:tblLook w:val="0000" w:firstRow="0" w:lastRow="0" w:firstColumn="0" w:lastColumn="0" w:noHBand="0" w:noVBand="0"/>
        </w:tblPrEx>
        <w:trPr>
          <w:trHeight w:val="340"/>
        </w:trPr>
        <w:tc>
          <w:tcPr>
            <w:tcW w:w="959" w:type="dxa"/>
          </w:tcPr>
          <w:p w14:paraId="0E0359E7" w14:textId="77777777" w:rsidR="00F40E00" w:rsidRPr="005064EC" w:rsidRDefault="00F40E00" w:rsidP="007B7A06">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6</w:t>
            </w:r>
          </w:p>
        </w:tc>
        <w:tc>
          <w:tcPr>
            <w:tcW w:w="1843" w:type="dxa"/>
          </w:tcPr>
          <w:p w14:paraId="319C9ADB" w14:textId="77777777" w:rsidR="00F40E00" w:rsidRPr="005064EC" w:rsidRDefault="00F40E00" w:rsidP="007B7A06">
            <w:pPr>
              <w:rPr>
                <w:rStyle w:val="Heading2Char"/>
                <w:rFonts w:ascii="Times" w:hAnsi="Times"/>
                <w:b w:val="0"/>
                <w:color w:val="auto"/>
                <w:sz w:val="24"/>
                <w:szCs w:val="24"/>
              </w:rPr>
            </w:pPr>
            <w:r>
              <w:rPr>
                <w:rStyle w:val="Heading2Char"/>
                <w:rFonts w:ascii="Times" w:hAnsi="Times"/>
                <w:b w:val="0"/>
                <w:color w:val="auto"/>
                <w:sz w:val="24"/>
                <w:szCs w:val="24"/>
              </w:rPr>
              <w:t>$time</w:t>
            </w:r>
          </w:p>
        </w:tc>
        <w:tc>
          <w:tcPr>
            <w:tcW w:w="3358" w:type="dxa"/>
          </w:tcPr>
          <w:p w14:paraId="5FED9647" w14:textId="340292EB" w:rsidR="00F40E00" w:rsidRPr="005064EC" w:rsidRDefault="00F40E00" w:rsidP="007B7A06">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proofErr w:type="spellStart"/>
            <w:r>
              <w:rPr>
                <w:rFonts w:ascii="Times New Roman" w:eastAsiaTheme="minorHAnsi" w:hAnsi="Times New Roman" w:cs="Times New Roman"/>
                <w:color w:val="auto"/>
                <w:sz w:val="24"/>
                <w:szCs w:val="24"/>
                <w:lang w:bidi="ar-SA"/>
              </w:rPr>
              <w:t>dentists’s</w:t>
            </w:r>
            <w:proofErr w:type="spellEnd"/>
            <w:r>
              <w:rPr>
                <w:rFonts w:ascii="Times New Roman" w:eastAsiaTheme="minorHAnsi" w:hAnsi="Times New Roman" w:cs="Times New Roman"/>
                <w:color w:val="auto"/>
                <w:sz w:val="24"/>
                <w:szCs w:val="24"/>
                <w:lang w:bidi="ar-SA"/>
              </w:rPr>
              <w:t xml:space="preserve"> appointment time</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38AB1003" w14:textId="77777777" w:rsidR="00F40E00" w:rsidRPr="005064EC" w:rsidRDefault="00F40E00" w:rsidP="007B7A06">
            <w:pPr>
              <w:rPr>
                <w:rStyle w:val="Heading2Char"/>
                <w:rFonts w:ascii="Times" w:hAnsi="Times"/>
                <w:b w:val="0"/>
                <w:color w:val="auto"/>
                <w:sz w:val="24"/>
                <w:szCs w:val="24"/>
              </w:rPr>
            </w:pPr>
            <w:r>
              <w:rPr>
                <w:rStyle w:val="Heading2Char"/>
                <w:rFonts w:ascii="Times" w:hAnsi="Times"/>
                <w:b w:val="0"/>
                <w:color w:val="auto"/>
                <w:sz w:val="24"/>
                <w:szCs w:val="24"/>
              </w:rPr>
              <w:t>Type: time</w:t>
            </w:r>
          </w:p>
        </w:tc>
      </w:tr>
      <w:tr w:rsidR="00F40E00" w14:paraId="3A2F6514" w14:textId="77777777" w:rsidTr="007B7A06">
        <w:tblPrEx>
          <w:tblLook w:val="0000" w:firstRow="0" w:lastRow="0" w:firstColumn="0" w:lastColumn="0" w:noHBand="0" w:noVBand="0"/>
        </w:tblPrEx>
        <w:trPr>
          <w:trHeight w:val="340"/>
        </w:trPr>
        <w:tc>
          <w:tcPr>
            <w:tcW w:w="959" w:type="dxa"/>
          </w:tcPr>
          <w:p w14:paraId="22893B55" w14:textId="77777777" w:rsidR="00F40E00" w:rsidRPr="005064EC" w:rsidRDefault="00F40E00" w:rsidP="007B7A06">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lastRenderedPageBreak/>
              <w:t>7</w:t>
            </w:r>
          </w:p>
        </w:tc>
        <w:tc>
          <w:tcPr>
            <w:tcW w:w="1843" w:type="dxa"/>
          </w:tcPr>
          <w:p w14:paraId="05B5ECEC" w14:textId="64C0449C" w:rsidR="00F40E00" w:rsidRPr="005064EC" w:rsidRDefault="00F40E00" w:rsidP="007B7A06">
            <w:pPr>
              <w:rPr>
                <w:rStyle w:val="Heading2Char"/>
                <w:rFonts w:ascii="Times" w:hAnsi="Times"/>
                <w:b w:val="0"/>
                <w:color w:val="auto"/>
                <w:sz w:val="24"/>
                <w:szCs w:val="24"/>
              </w:rPr>
            </w:pPr>
            <w:r>
              <w:rPr>
                <w:rStyle w:val="Heading2Char"/>
                <w:rFonts w:ascii="Times" w:hAnsi="Times"/>
                <w:b w:val="0"/>
                <w:color w:val="auto"/>
                <w:sz w:val="24"/>
                <w:szCs w:val="24"/>
              </w:rPr>
              <w:t>$patient</w:t>
            </w:r>
          </w:p>
        </w:tc>
        <w:tc>
          <w:tcPr>
            <w:tcW w:w="3358" w:type="dxa"/>
          </w:tcPr>
          <w:p w14:paraId="2F4EC053" w14:textId="40E0F67E" w:rsidR="00F40E00" w:rsidRPr="005064EC" w:rsidRDefault="00F40E00" w:rsidP="007B7A06">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patient</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7B34F888" w14:textId="39146B95" w:rsidR="00F40E00" w:rsidRPr="005064EC" w:rsidRDefault="00F40E00" w:rsidP="00F40E00">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r>
              <w:rPr>
                <w:rStyle w:val="Heading2Char"/>
                <w:rFonts w:ascii="Times" w:hAnsi="Times"/>
                <w:b w:val="0"/>
                <w:color w:val="auto"/>
                <w:sz w:val="24"/>
                <w:szCs w:val="24"/>
              </w:rPr>
              <w:t>Patient</w:t>
            </w:r>
          </w:p>
        </w:tc>
      </w:tr>
    </w:tbl>
    <w:p w14:paraId="47458ADB" w14:textId="77777777" w:rsidR="00F40E00" w:rsidRDefault="00F40E00" w:rsidP="00F40E00">
      <w:pPr>
        <w:rPr>
          <w:rStyle w:val="Heading2Char"/>
          <w:rFonts w:ascii="Times" w:hAnsi="Times"/>
          <w:color w:val="auto"/>
          <w:sz w:val="24"/>
          <w:szCs w:val="24"/>
        </w:rPr>
      </w:pPr>
    </w:p>
    <w:p w14:paraId="51ECBE30" w14:textId="77777777" w:rsidR="00F40E00" w:rsidRPr="00CD512E" w:rsidRDefault="00F40E00" w:rsidP="00F40E00">
      <w:pPr>
        <w:rPr>
          <w:rStyle w:val="Heading2Char"/>
          <w:rFonts w:ascii="Times" w:hAnsi="Times"/>
          <w:color w:val="auto"/>
          <w:sz w:val="24"/>
          <w:szCs w:val="24"/>
        </w:rPr>
      </w:pPr>
      <w:r w:rsidRPr="00CD512E">
        <w:rPr>
          <w:rStyle w:val="Heading2Char"/>
          <w:rFonts w:ascii="Times" w:hAnsi="Times"/>
          <w:color w:val="auto"/>
          <w:sz w:val="24"/>
          <w:szCs w:val="24"/>
        </w:rPr>
        <w:t>Method</w:t>
      </w:r>
    </w:p>
    <w:p w14:paraId="02490DFC" w14:textId="77777777" w:rsidR="00F40E00" w:rsidRDefault="00F40E00" w:rsidP="00F40E00">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767"/>
        <w:gridCol w:w="3252"/>
        <w:gridCol w:w="2572"/>
        <w:gridCol w:w="2425"/>
      </w:tblGrid>
      <w:tr w:rsidR="00F40E00" w:rsidRPr="00CD512E" w14:paraId="35D09470" w14:textId="77777777" w:rsidTr="007B7A06">
        <w:trPr>
          <w:trHeight w:val="191"/>
        </w:trPr>
        <w:tc>
          <w:tcPr>
            <w:tcW w:w="842" w:type="dxa"/>
            <w:shd w:val="clear" w:color="auto" w:fill="D9D9D9"/>
          </w:tcPr>
          <w:p w14:paraId="47AA2828" w14:textId="77777777" w:rsidR="00F40E00" w:rsidRPr="00CD512E" w:rsidRDefault="00F40E00" w:rsidP="007B7A06">
            <w:pPr>
              <w:rPr>
                <w:rStyle w:val="Heading2Char"/>
                <w:rFonts w:ascii="Times" w:hAnsi="Times"/>
                <w:color w:val="auto"/>
                <w:sz w:val="24"/>
                <w:szCs w:val="24"/>
              </w:rPr>
            </w:pPr>
            <w:r w:rsidRPr="00CD512E">
              <w:rPr>
                <w:rStyle w:val="Heading2Char"/>
                <w:rFonts w:ascii="Times" w:hAnsi="Times"/>
                <w:color w:val="auto"/>
                <w:sz w:val="24"/>
                <w:szCs w:val="24"/>
              </w:rPr>
              <w:t>ID</w:t>
            </w:r>
          </w:p>
        </w:tc>
        <w:tc>
          <w:tcPr>
            <w:tcW w:w="2843" w:type="dxa"/>
            <w:shd w:val="clear" w:color="auto" w:fill="D9D9D9"/>
          </w:tcPr>
          <w:p w14:paraId="65D3556E" w14:textId="77777777" w:rsidR="00F40E00" w:rsidRPr="00CD512E" w:rsidRDefault="00F40E00" w:rsidP="007B7A06">
            <w:pPr>
              <w:rPr>
                <w:rStyle w:val="Heading2Char"/>
                <w:rFonts w:ascii="Times" w:hAnsi="Times"/>
                <w:color w:val="auto"/>
                <w:sz w:val="24"/>
                <w:szCs w:val="24"/>
              </w:rPr>
            </w:pPr>
            <w:r w:rsidRPr="00CD512E">
              <w:rPr>
                <w:rStyle w:val="Heading2Char"/>
                <w:rFonts w:ascii="Times" w:hAnsi="Times"/>
                <w:color w:val="auto"/>
                <w:sz w:val="24"/>
                <w:szCs w:val="24"/>
              </w:rPr>
              <w:t>Name</w:t>
            </w:r>
          </w:p>
        </w:tc>
        <w:tc>
          <w:tcPr>
            <w:tcW w:w="2880" w:type="dxa"/>
            <w:shd w:val="clear" w:color="auto" w:fill="D9D9D9"/>
          </w:tcPr>
          <w:p w14:paraId="77815811" w14:textId="77777777" w:rsidR="00F40E00" w:rsidRPr="00CD512E" w:rsidRDefault="00F40E00" w:rsidP="007B7A06">
            <w:pPr>
              <w:rPr>
                <w:rStyle w:val="Heading2Char"/>
                <w:rFonts w:ascii="Times" w:hAnsi="Times"/>
                <w:color w:val="auto"/>
                <w:sz w:val="24"/>
                <w:szCs w:val="24"/>
              </w:rPr>
            </w:pPr>
            <w:r>
              <w:rPr>
                <w:rStyle w:val="Heading2Char"/>
                <w:rFonts w:ascii="Times" w:hAnsi="Times"/>
                <w:color w:val="auto"/>
                <w:sz w:val="24"/>
                <w:szCs w:val="24"/>
              </w:rPr>
              <w:t>Description</w:t>
            </w:r>
          </w:p>
        </w:tc>
        <w:tc>
          <w:tcPr>
            <w:tcW w:w="2677" w:type="dxa"/>
            <w:shd w:val="clear" w:color="auto" w:fill="D9D9D9"/>
          </w:tcPr>
          <w:p w14:paraId="381C6EBA" w14:textId="77777777" w:rsidR="00F40E00" w:rsidRPr="00CD512E" w:rsidRDefault="00F40E00" w:rsidP="007B7A06">
            <w:pPr>
              <w:rPr>
                <w:rStyle w:val="Heading2Char"/>
                <w:rFonts w:ascii="Times" w:hAnsi="Times"/>
                <w:color w:val="auto"/>
                <w:sz w:val="24"/>
                <w:szCs w:val="24"/>
              </w:rPr>
            </w:pPr>
            <w:r w:rsidRPr="00CD512E">
              <w:rPr>
                <w:rStyle w:val="Heading2Char"/>
                <w:rFonts w:ascii="Times" w:hAnsi="Times"/>
                <w:color w:val="auto"/>
                <w:sz w:val="24"/>
                <w:szCs w:val="24"/>
              </w:rPr>
              <w:t>Remark</w:t>
            </w:r>
          </w:p>
        </w:tc>
      </w:tr>
      <w:tr w:rsidR="00F40E00" w:rsidRPr="005064EC" w14:paraId="02EF6A5C" w14:textId="77777777" w:rsidTr="007B7A06">
        <w:trPr>
          <w:trHeight w:val="473"/>
        </w:trPr>
        <w:tc>
          <w:tcPr>
            <w:tcW w:w="842" w:type="dxa"/>
          </w:tcPr>
          <w:p w14:paraId="1DDB4F60" w14:textId="77777777" w:rsidR="00F40E00" w:rsidRPr="005064EC" w:rsidRDefault="00F40E00" w:rsidP="007B7A06">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2843" w:type="dxa"/>
          </w:tcPr>
          <w:p w14:paraId="0180E2AE" w14:textId="77777777" w:rsidR="00F40E00" w:rsidRPr="005064EC" w:rsidRDefault="00F40E00" w:rsidP="007B7A06">
            <w:pPr>
              <w:rPr>
                <w:rStyle w:val="Heading2Char"/>
                <w:rFonts w:ascii="Times" w:hAnsi="Times"/>
                <w:b w:val="0"/>
                <w:color w:val="auto"/>
                <w:sz w:val="24"/>
                <w:szCs w:val="24"/>
              </w:rPr>
            </w:pPr>
            <w:proofErr w:type="spellStart"/>
            <w:r>
              <w:rPr>
                <w:rStyle w:val="Heading2Char"/>
                <w:rFonts w:ascii="Times" w:hAnsi="Times"/>
                <w:b w:val="0"/>
                <w:color w:val="auto"/>
                <w:sz w:val="24"/>
                <w:szCs w:val="24"/>
              </w:rPr>
              <w:t>getPateint</w:t>
            </w:r>
            <w:proofErr w:type="spellEnd"/>
            <w:r>
              <w:rPr>
                <w:rStyle w:val="Heading2Char"/>
                <w:rFonts w:ascii="Times" w:hAnsi="Times"/>
                <w:b w:val="0"/>
                <w:color w:val="auto"/>
                <w:sz w:val="24"/>
                <w:szCs w:val="24"/>
              </w:rPr>
              <w:t>(</w:t>
            </w:r>
            <w:commentRangeStart w:id="47"/>
            <w:r>
              <w:rPr>
                <w:rStyle w:val="Heading2Char"/>
                <w:rFonts w:ascii="Times" w:hAnsi="Times"/>
                <w:b w:val="0"/>
                <w:color w:val="auto"/>
                <w:sz w:val="24"/>
                <w:szCs w:val="24"/>
              </w:rPr>
              <w:t>$</w:t>
            </w:r>
            <w:proofErr w:type="spellStart"/>
            <w:r>
              <w:rPr>
                <w:rStyle w:val="Heading2Char"/>
                <w:rFonts w:ascii="Times" w:hAnsi="Times"/>
                <w:b w:val="0"/>
                <w:color w:val="auto"/>
                <w:sz w:val="24"/>
                <w:szCs w:val="24"/>
              </w:rPr>
              <w:t>pateint:Pateint</w:t>
            </w:r>
            <w:proofErr w:type="spellEnd"/>
            <w:r>
              <w:rPr>
                <w:rStyle w:val="Heading2Char"/>
                <w:rFonts w:ascii="Times" w:hAnsi="Times"/>
                <w:b w:val="0"/>
                <w:color w:val="auto"/>
                <w:sz w:val="24"/>
                <w:szCs w:val="24"/>
              </w:rPr>
              <w:t>)</w:t>
            </w:r>
            <w:commentRangeEnd w:id="47"/>
            <w:r w:rsidR="004F5492">
              <w:rPr>
                <w:rStyle w:val="CommentReference"/>
                <w:rFonts w:cs="Cordia New"/>
              </w:rPr>
              <w:commentReference w:id="47"/>
            </w:r>
          </w:p>
        </w:tc>
        <w:tc>
          <w:tcPr>
            <w:tcW w:w="2880" w:type="dxa"/>
          </w:tcPr>
          <w:p w14:paraId="4884E7A8" w14:textId="77777777" w:rsidR="00F40E00" w:rsidRPr="00CF423E" w:rsidRDefault="00F40E00" w:rsidP="007B7A06">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CF423E">
              <w:rPr>
                <w:rFonts w:ascii="Times New Roman" w:hAnsi="Times New Roman" w:cs="Times New Roman"/>
                <w:sz w:val="24"/>
                <w:szCs w:val="24"/>
              </w:rPr>
              <w:t>Method uses to get information from Patient class</w:t>
            </w:r>
          </w:p>
        </w:tc>
        <w:tc>
          <w:tcPr>
            <w:tcW w:w="2677" w:type="dxa"/>
          </w:tcPr>
          <w:p w14:paraId="2DB7E596" w14:textId="77777777" w:rsidR="00F40E00" w:rsidRPr="005064EC" w:rsidRDefault="00F40E00" w:rsidP="007B7A06">
            <w:pPr>
              <w:rPr>
                <w:rStyle w:val="Heading2Char"/>
                <w:rFonts w:ascii="Times" w:hAnsi="Times"/>
                <w:b w:val="0"/>
                <w:color w:val="auto"/>
                <w:sz w:val="24"/>
                <w:szCs w:val="24"/>
              </w:rPr>
            </w:pPr>
            <w:proofErr w:type="spellStart"/>
            <w:r>
              <w:rPr>
                <w:rStyle w:val="Heading2Char"/>
                <w:rFonts w:ascii="Times" w:hAnsi="Times"/>
                <w:b w:val="0"/>
                <w:color w:val="auto"/>
                <w:sz w:val="24"/>
                <w:szCs w:val="24"/>
              </w:rPr>
              <w:t>Type:Pateint</w:t>
            </w:r>
            <w:proofErr w:type="spellEnd"/>
          </w:p>
        </w:tc>
      </w:tr>
      <w:tr w:rsidR="00F40E00" w:rsidRPr="005064EC" w14:paraId="1E6DB6D0" w14:textId="77777777" w:rsidTr="007B7A06">
        <w:trPr>
          <w:trHeight w:val="236"/>
        </w:trPr>
        <w:tc>
          <w:tcPr>
            <w:tcW w:w="842" w:type="dxa"/>
          </w:tcPr>
          <w:p w14:paraId="35D00E1C" w14:textId="77777777" w:rsidR="00F40E00" w:rsidRPr="005064EC" w:rsidRDefault="00F40E00" w:rsidP="007B7A06">
            <w:pPr>
              <w:jc w:val="center"/>
              <w:rPr>
                <w:rStyle w:val="Heading2Char"/>
                <w:rFonts w:ascii="Times" w:hAnsi="Times"/>
                <w:b w:val="0"/>
                <w:color w:val="auto"/>
                <w:sz w:val="24"/>
                <w:szCs w:val="24"/>
              </w:rPr>
            </w:pPr>
            <w:r>
              <w:rPr>
                <w:rStyle w:val="Heading2Char"/>
                <w:rFonts w:ascii="Times" w:hAnsi="Times"/>
                <w:b w:val="0"/>
                <w:color w:val="auto"/>
                <w:sz w:val="24"/>
                <w:szCs w:val="24"/>
              </w:rPr>
              <w:t>2</w:t>
            </w:r>
          </w:p>
        </w:tc>
        <w:tc>
          <w:tcPr>
            <w:tcW w:w="2843" w:type="dxa"/>
          </w:tcPr>
          <w:p w14:paraId="09BA14FB" w14:textId="77777777" w:rsidR="00F40E00" w:rsidRDefault="00F40E00" w:rsidP="007B7A06">
            <w:pPr>
              <w:rPr>
                <w:rStyle w:val="Heading2Char"/>
                <w:rFonts w:ascii="Times" w:hAnsi="Times"/>
                <w:b w:val="0"/>
                <w:color w:val="auto"/>
                <w:sz w:val="24"/>
                <w:szCs w:val="24"/>
              </w:rPr>
            </w:pPr>
            <w:proofErr w:type="spellStart"/>
            <w:r>
              <w:rPr>
                <w:rStyle w:val="Heading2Char"/>
                <w:rFonts w:ascii="Times" w:hAnsi="Times"/>
                <w:b w:val="0"/>
                <w:color w:val="auto"/>
                <w:sz w:val="24"/>
                <w:szCs w:val="24"/>
              </w:rPr>
              <w:t>getDentist</w:t>
            </w:r>
            <w:proofErr w:type="spellEnd"/>
            <w:r>
              <w:rPr>
                <w:rStyle w:val="Heading2Char"/>
                <w:rFonts w:ascii="Times" w:hAnsi="Times"/>
                <w:b w:val="0"/>
                <w:color w:val="auto"/>
                <w:sz w:val="24"/>
                <w:szCs w:val="24"/>
              </w:rPr>
              <w:t>($</w:t>
            </w:r>
            <w:proofErr w:type="spellStart"/>
            <w:r>
              <w:rPr>
                <w:rStyle w:val="Heading2Char"/>
                <w:rFonts w:ascii="Times" w:hAnsi="Times"/>
                <w:b w:val="0"/>
                <w:color w:val="auto"/>
                <w:sz w:val="24"/>
                <w:szCs w:val="24"/>
              </w:rPr>
              <w:t>dentist:Dentist</w:t>
            </w:r>
            <w:proofErr w:type="spellEnd"/>
            <w:r>
              <w:rPr>
                <w:rStyle w:val="Heading2Char"/>
                <w:rFonts w:ascii="Times" w:hAnsi="Times"/>
                <w:b w:val="0"/>
                <w:color w:val="auto"/>
                <w:sz w:val="24"/>
                <w:szCs w:val="24"/>
              </w:rPr>
              <w:t>)</w:t>
            </w:r>
          </w:p>
        </w:tc>
        <w:tc>
          <w:tcPr>
            <w:tcW w:w="2880" w:type="dxa"/>
          </w:tcPr>
          <w:p w14:paraId="42C38C44" w14:textId="77777777" w:rsidR="00F40E00" w:rsidRPr="00CF423E" w:rsidRDefault="00F40E00" w:rsidP="007B7A06">
            <w:pPr>
              <w:widowControl w:val="0"/>
              <w:autoSpaceDE w:val="0"/>
              <w:autoSpaceDN w:val="0"/>
              <w:adjustRightInd w:val="0"/>
              <w:spacing w:after="240"/>
              <w:rPr>
                <w:rFonts w:ascii="Times New Roman" w:hAnsi="Times New Roman" w:cs="Times New Roman"/>
                <w:sz w:val="24"/>
                <w:szCs w:val="24"/>
              </w:rPr>
            </w:pPr>
            <w:r w:rsidRPr="00CF423E">
              <w:rPr>
                <w:rFonts w:ascii="Times New Roman" w:hAnsi="Times New Roman" w:cs="Times New Roman"/>
                <w:sz w:val="24"/>
                <w:szCs w:val="24"/>
              </w:rPr>
              <w:t>Method uses to get information from Patient class</w:t>
            </w:r>
          </w:p>
        </w:tc>
        <w:tc>
          <w:tcPr>
            <w:tcW w:w="2677" w:type="dxa"/>
          </w:tcPr>
          <w:p w14:paraId="62E8F78D" w14:textId="77777777" w:rsidR="00F40E00" w:rsidRDefault="00F40E00" w:rsidP="007B7A06">
            <w:pPr>
              <w:rPr>
                <w:rStyle w:val="Heading2Char"/>
                <w:rFonts w:ascii="Times" w:hAnsi="Times"/>
                <w:b w:val="0"/>
                <w:color w:val="auto"/>
                <w:sz w:val="24"/>
                <w:szCs w:val="24"/>
              </w:rPr>
            </w:pPr>
            <w:proofErr w:type="spellStart"/>
            <w:r>
              <w:rPr>
                <w:rStyle w:val="Heading2Char"/>
                <w:rFonts w:ascii="Times" w:hAnsi="Times"/>
                <w:b w:val="0"/>
                <w:color w:val="auto"/>
                <w:sz w:val="24"/>
                <w:szCs w:val="24"/>
              </w:rPr>
              <w:t>Type:Dentist</w:t>
            </w:r>
            <w:proofErr w:type="spellEnd"/>
          </w:p>
        </w:tc>
      </w:tr>
      <w:tr w:rsidR="00F40E00" w:rsidRPr="005064EC" w14:paraId="2BC648C6" w14:textId="77777777" w:rsidTr="007B7A06">
        <w:trPr>
          <w:trHeight w:val="236"/>
        </w:trPr>
        <w:tc>
          <w:tcPr>
            <w:tcW w:w="842" w:type="dxa"/>
          </w:tcPr>
          <w:p w14:paraId="720B1430" w14:textId="77777777" w:rsidR="00F40E00" w:rsidRPr="005064EC" w:rsidRDefault="00F40E00" w:rsidP="007B7A06">
            <w:pPr>
              <w:jc w:val="center"/>
              <w:rPr>
                <w:rStyle w:val="Heading2Char"/>
                <w:rFonts w:ascii="Times" w:hAnsi="Times"/>
                <w:b w:val="0"/>
                <w:color w:val="auto"/>
                <w:sz w:val="24"/>
                <w:szCs w:val="24"/>
              </w:rPr>
            </w:pPr>
            <w:r>
              <w:rPr>
                <w:rStyle w:val="Heading2Char"/>
                <w:rFonts w:ascii="Times" w:hAnsi="Times"/>
                <w:b w:val="0"/>
                <w:color w:val="auto"/>
                <w:sz w:val="24"/>
                <w:szCs w:val="24"/>
              </w:rPr>
              <w:t>3</w:t>
            </w:r>
          </w:p>
        </w:tc>
        <w:tc>
          <w:tcPr>
            <w:tcW w:w="2843" w:type="dxa"/>
          </w:tcPr>
          <w:p w14:paraId="2E127258" w14:textId="77777777" w:rsidR="00F40E00" w:rsidRDefault="00F40E00" w:rsidP="007B7A06">
            <w:pPr>
              <w:rPr>
                <w:rStyle w:val="Heading2Char"/>
                <w:rFonts w:ascii="Times" w:hAnsi="Times"/>
                <w:b w:val="0"/>
                <w:color w:val="auto"/>
                <w:sz w:val="24"/>
                <w:szCs w:val="24"/>
              </w:rPr>
            </w:pPr>
            <w:proofErr w:type="spellStart"/>
            <w:r>
              <w:rPr>
                <w:rStyle w:val="Heading2Char"/>
                <w:rFonts w:ascii="Times" w:hAnsi="Times"/>
                <w:b w:val="0"/>
                <w:color w:val="auto"/>
                <w:sz w:val="24"/>
                <w:szCs w:val="24"/>
              </w:rPr>
              <w:t>connectDatabse</w:t>
            </w:r>
            <w:proofErr w:type="spellEnd"/>
            <w:r>
              <w:rPr>
                <w:rStyle w:val="Heading2Char"/>
                <w:rFonts w:ascii="Times" w:hAnsi="Times"/>
                <w:b w:val="0"/>
                <w:color w:val="auto"/>
                <w:sz w:val="24"/>
                <w:szCs w:val="24"/>
              </w:rPr>
              <w:t>()</w:t>
            </w:r>
          </w:p>
        </w:tc>
        <w:tc>
          <w:tcPr>
            <w:tcW w:w="2880" w:type="dxa"/>
          </w:tcPr>
          <w:p w14:paraId="14B96C05" w14:textId="77777777" w:rsidR="00F40E00" w:rsidRPr="00CF423E" w:rsidRDefault="00F40E00" w:rsidP="007B7A06">
            <w:pPr>
              <w:widowControl w:val="0"/>
              <w:autoSpaceDE w:val="0"/>
              <w:autoSpaceDN w:val="0"/>
              <w:adjustRightInd w:val="0"/>
              <w:spacing w:after="240"/>
              <w:rPr>
                <w:rFonts w:ascii="Times New Roman" w:hAnsi="Times New Roman" w:cs="Times New Roman"/>
                <w:sz w:val="24"/>
                <w:szCs w:val="24"/>
              </w:rPr>
            </w:pPr>
            <w:r w:rsidRPr="00CF423E">
              <w:rPr>
                <w:rFonts w:ascii="Times New Roman" w:hAnsi="Times New Roman" w:cs="Times New Roman"/>
                <w:sz w:val="24"/>
                <w:szCs w:val="24"/>
              </w:rPr>
              <w:t>Method uses to connect with the dental clinic database.</w:t>
            </w:r>
          </w:p>
        </w:tc>
        <w:tc>
          <w:tcPr>
            <w:tcW w:w="2677" w:type="dxa"/>
          </w:tcPr>
          <w:p w14:paraId="2871AB53" w14:textId="77777777" w:rsidR="00F40E00" w:rsidRDefault="00F40E00" w:rsidP="007B7A06">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F40E00" w:rsidRPr="005064EC" w14:paraId="464BB846" w14:textId="77777777" w:rsidTr="007B7A06">
        <w:tc>
          <w:tcPr>
            <w:tcW w:w="842" w:type="dxa"/>
          </w:tcPr>
          <w:p w14:paraId="70E2A18E" w14:textId="77777777" w:rsidR="00F40E00" w:rsidRPr="005064EC" w:rsidRDefault="00F40E00" w:rsidP="007B7A06">
            <w:pPr>
              <w:jc w:val="center"/>
              <w:rPr>
                <w:rStyle w:val="Heading2Char"/>
                <w:rFonts w:ascii="Times" w:hAnsi="Times"/>
                <w:b w:val="0"/>
                <w:color w:val="auto"/>
                <w:sz w:val="24"/>
                <w:szCs w:val="24"/>
              </w:rPr>
            </w:pPr>
            <w:r>
              <w:rPr>
                <w:rStyle w:val="Heading2Char"/>
                <w:rFonts w:ascii="Times" w:hAnsi="Times"/>
                <w:b w:val="0"/>
                <w:color w:val="auto"/>
                <w:sz w:val="24"/>
                <w:szCs w:val="24"/>
              </w:rPr>
              <w:t>4</w:t>
            </w:r>
          </w:p>
        </w:tc>
        <w:tc>
          <w:tcPr>
            <w:tcW w:w="2843" w:type="dxa"/>
          </w:tcPr>
          <w:p w14:paraId="415CA552" w14:textId="77777777" w:rsidR="00F40E00" w:rsidRPr="005064EC" w:rsidRDefault="00F40E00" w:rsidP="007B7A06">
            <w:pPr>
              <w:rPr>
                <w:rStyle w:val="Heading2Char"/>
                <w:rFonts w:ascii="Times" w:hAnsi="Times"/>
                <w:b w:val="0"/>
                <w:color w:val="auto"/>
                <w:sz w:val="24"/>
                <w:szCs w:val="24"/>
              </w:rPr>
            </w:pPr>
            <w:proofErr w:type="spellStart"/>
            <w:r>
              <w:rPr>
                <w:rStyle w:val="Heading2Char"/>
                <w:rFonts w:ascii="Times" w:hAnsi="Times"/>
                <w:b w:val="0"/>
                <w:color w:val="auto"/>
                <w:sz w:val="24"/>
                <w:szCs w:val="24"/>
              </w:rPr>
              <w:t>queryDatabase</w:t>
            </w:r>
            <w:proofErr w:type="spellEnd"/>
            <w:r>
              <w:rPr>
                <w:rStyle w:val="Heading2Char"/>
                <w:rFonts w:ascii="Times" w:hAnsi="Times"/>
                <w:b w:val="0"/>
                <w:color w:val="auto"/>
                <w:sz w:val="24"/>
                <w:szCs w:val="24"/>
              </w:rPr>
              <w:t>()</w:t>
            </w:r>
          </w:p>
        </w:tc>
        <w:tc>
          <w:tcPr>
            <w:tcW w:w="2880" w:type="dxa"/>
          </w:tcPr>
          <w:p w14:paraId="1A3F0173" w14:textId="77777777" w:rsidR="00F40E00" w:rsidRPr="00CF423E" w:rsidRDefault="00F40E00" w:rsidP="007B7A06">
            <w:pPr>
              <w:rPr>
                <w:rStyle w:val="Heading2Char"/>
                <w:rFonts w:ascii="Times" w:hAnsi="Times"/>
                <w:b w:val="0"/>
                <w:color w:val="auto"/>
                <w:sz w:val="24"/>
                <w:szCs w:val="24"/>
              </w:rPr>
            </w:pPr>
            <w:r w:rsidRPr="00CF423E">
              <w:rPr>
                <w:rFonts w:ascii="Times New Roman" w:hAnsi="Times New Roman" w:cs="Times New Roman"/>
                <w:sz w:val="24"/>
                <w:szCs w:val="24"/>
              </w:rPr>
              <w:t>Method uses to query the data from the dental clinic database.</w:t>
            </w:r>
          </w:p>
        </w:tc>
        <w:tc>
          <w:tcPr>
            <w:tcW w:w="2677" w:type="dxa"/>
          </w:tcPr>
          <w:p w14:paraId="7E275744" w14:textId="77777777" w:rsidR="00F40E00" w:rsidRPr="005064EC" w:rsidRDefault="00F40E00" w:rsidP="007B7A06">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61E936E9" w14:textId="77777777" w:rsidR="00F40E00" w:rsidRDefault="00F40E00" w:rsidP="00F40E00">
      <w:pPr>
        <w:rPr>
          <w:rStyle w:val="Heading2Char"/>
          <w:rFonts w:ascii="Times" w:hAnsi="Times"/>
          <w:color w:val="auto"/>
          <w:sz w:val="28"/>
          <w:szCs w:val="28"/>
        </w:rPr>
      </w:pPr>
    </w:p>
    <w:p w14:paraId="03B502BD" w14:textId="5236B6D8" w:rsidR="00F803D1" w:rsidRDefault="00F803D1" w:rsidP="00677FB8">
      <w:pPr>
        <w:tabs>
          <w:tab w:val="left" w:pos="3522"/>
        </w:tabs>
        <w:rPr>
          <w:rFonts w:ascii="Times" w:eastAsiaTheme="majorEastAsia" w:hAnsi="Times" w:cstheme="majorBidi"/>
          <w:sz w:val="24"/>
          <w:szCs w:val="24"/>
        </w:rPr>
      </w:pPr>
    </w:p>
    <w:p w14:paraId="720497A3" w14:textId="77777777" w:rsidR="00676512" w:rsidRDefault="00676512" w:rsidP="00F40E00">
      <w:pPr>
        <w:ind w:firstLine="720"/>
        <w:rPr>
          <w:rStyle w:val="Heading2Char"/>
          <w:rFonts w:ascii="Times" w:hAnsi="Times"/>
          <w:color w:val="auto"/>
          <w:sz w:val="24"/>
          <w:szCs w:val="24"/>
        </w:rPr>
      </w:pPr>
    </w:p>
    <w:p w14:paraId="353A3E9A" w14:textId="77777777" w:rsidR="00676512" w:rsidRDefault="00676512" w:rsidP="00F40E00">
      <w:pPr>
        <w:ind w:firstLine="720"/>
        <w:rPr>
          <w:rStyle w:val="Heading2Char"/>
          <w:rFonts w:ascii="Times" w:hAnsi="Times"/>
          <w:color w:val="auto"/>
          <w:sz w:val="24"/>
          <w:szCs w:val="24"/>
        </w:rPr>
      </w:pPr>
    </w:p>
    <w:p w14:paraId="1680737D" w14:textId="77777777" w:rsidR="00676512" w:rsidRDefault="00676512" w:rsidP="00F40E00">
      <w:pPr>
        <w:ind w:firstLine="720"/>
        <w:rPr>
          <w:rStyle w:val="Heading2Char"/>
          <w:rFonts w:ascii="Times" w:hAnsi="Times"/>
          <w:color w:val="auto"/>
          <w:sz w:val="24"/>
          <w:szCs w:val="24"/>
        </w:rPr>
      </w:pPr>
    </w:p>
    <w:p w14:paraId="58DB3835" w14:textId="77777777" w:rsidR="00676512" w:rsidRDefault="00676512" w:rsidP="00F40E00">
      <w:pPr>
        <w:ind w:firstLine="720"/>
        <w:rPr>
          <w:rStyle w:val="Heading2Char"/>
          <w:rFonts w:ascii="Times" w:hAnsi="Times"/>
          <w:color w:val="auto"/>
          <w:sz w:val="24"/>
          <w:szCs w:val="24"/>
        </w:rPr>
      </w:pPr>
    </w:p>
    <w:p w14:paraId="6D083320" w14:textId="77777777" w:rsidR="00676512" w:rsidRDefault="00676512" w:rsidP="00F40E00">
      <w:pPr>
        <w:ind w:firstLine="720"/>
        <w:rPr>
          <w:rStyle w:val="Heading2Char"/>
          <w:rFonts w:ascii="Times" w:hAnsi="Times"/>
          <w:color w:val="auto"/>
          <w:sz w:val="24"/>
          <w:szCs w:val="24"/>
        </w:rPr>
      </w:pPr>
    </w:p>
    <w:p w14:paraId="6E9E45B6" w14:textId="77777777" w:rsidR="00676512" w:rsidRDefault="00676512" w:rsidP="00F40E00">
      <w:pPr>
        <w:ind w:firstLine="720"/>
        <w:rPr>
          <w:rStyle w:val="Heading2Char"/>
          <w:rFonts w:ascii="Times" w:hAnsi="Times"/>
          <w:color w:val="auto"/>
          <w:sz w:val="24"/>
          <w:szCs w:val="24"/>
        </w:rPr>
      </w:pPr>
    </w:p>
    <w:p w14:paraId="48E55752" w14:textId="77777777" w:rsidR="00676512" w:rsidRDefault="00676512" w:rsidP="00F40E00">
      <w:pPr>
        <w:ind w:firstLine="720"/>
        <w:rPr>
          <w:rStyle w:val="Heading2Char"/>
          <w:rFonts w:ascii="Times" w:hAnsi="Times"/>
          <w:color w:val="auto"/>
          <w:sz w:val="24"/>
          <w:szCs w:val="24"/>
        </w:rPr>
      </w:pPr>
    </w:p>
    <w:p w14:paraId="2153B68A" w14:textId="77777777" w:rsidR="00676512" w:rsidRDefault="00676512" w:rsidP="00F40E00">
      <w:pPr>
        <w:ind w:firstLine="720"/>
        <w:rPr>
          <w:rStyle w:val="Heading2Char"/>
          <w:rFonts w:ascii="Times" w:hAnsi="Times"/>
          <w:color w:val="auto"/>
          <w:sz w:val="24"/>
          <w:szCs w:val="24"/>
        </w:rPr>
      </w:pPr>
    </w:p>
    <w:p w14:paraId="238E8621" w14:textId="77777777" w:rsidR="00676512" w:rsidRDefault="00676512" w:rsidP="00F40E00">
      <w:pPr>
        <w:ind w:firstLine="720"/>
        <w:rPr>
          <w:rStyle w:val="Heading2Char"/>
          <w:rFonts w:ascii="Times" w:hAnsi="Times"/>
          <w:color w:val="auto"/>
          <w:sz w:val="24"/>
          <w:szCs w:val="24"/>
        </w:rPr>
      </w:pPr>
    </w:p>
    <w:p w14:paraId="2DBC6A18" w14:textId="77777777" w:rsidR="00676512" w:rsidRDefault="00676512" w:rsidP="00F40E00">
      <w:pPr>
        <w:ind w:firstLine="720"/>
        <w:rPr>
          <w:rStyle w:val="Heading2Char"/>
          <w:rFonts w:ascii="Times" w:hAnsi="Times"/>
          <w:color w:val="auto"/>
          <w:sz w:val="24"/>
          <w:szCs w:val="24"/>
        </w:rPr>
      </w:pPr>
    </w:p>
    <w:p w14:paraId="303EE6D9" w14:textId="77777777" w:rsidR="00676512" w:rsidRDefault="00676512" w:rsidP="00F40E00">
      <w:pPr>
        <w:ind w:firstLine="720"/>
        <w:rPr>
          <w:rStyle w:val="Heading2Char"/>
          <w:rFonts w:ascii="Times" w:hAnsi="Times"/>
          <w:color w:val="auto"/>
          <w:sz w:val="24"/>
          <w:szCs w:val="24"/>
        </w:rPr>
      </w:pPr>
    </w:p>
    <w:p w14:paraId="782ADB49" w14:textId="77777777" w:rsidR="00676512" w:rsidRDefault="00676512" w:rsidP="00F40E00">
      <w:pPr>
        <w:ind w:firstLine="720"/>
        <w:rPr>
          <w:rStyle w:val="Heading2Char"/>
          <w:rFonts w:ascii="Times" w:hAnsi="Times"/>
          <w:color w:val="auto"/>
          <w:sz w:val="24"/>
          <w:szCs w:val="24"/>
        </w:rPr>
      </w:pPr>
    </w:p>
    <w:p w14:paraId="1F2B722A" w14:textId="77777777" w:rsidR="00676512" w:rsidRDefault="00676512" w:rsidP="00F40E00">
      <w:pPr>
        <w:ind w:firstLine="720"/>
        <w:rPr>
          <w:rStyle w:val="Heading2Char"/>
          <w:rFonts w:ascii="Times" w:hAnsi="Times"/>
          <w:color w:val="auto"/>
          <w:sz w:val="24"/>
          <w:szCs w:val="24"/>
        </w:rPr>
      </w:pPr>
    </w:p>
    <w:p w14:paraId="60C7656F" w14:textId="77777777" w:rsidR="00676512" w:rsidRDefault="00676512" w:rsidP="00F40E00">
      <w:pPr>
        <w:ind w:firstLine="720"/>
        <w:rPr>
          <w:rStyle w:val="Heading2Char"/>
          <w:rFonts w:ascii="Times" w:hAnsi="Times"/>
          <w:color w:val="auto"/>
          <w:sz w:val="24"/>
          <w:szCs w:val="24"/>
        </w:rPr>
      </w:pPr>
    </w:p>
    <w:p w14:paraId="5C8B4BA8" w14:textId="77777777" w:rsidR="00676512" w:rsidRDefault="00676512" w:rsidP="00F40E00">
      <w:pPr>
        <w:ind w:firstLine="720"/>
        <w:rPr>
          <w:rStyle w:val="Heading2Char"/>
          <w:rFonts w:ascii="Times" w:hAnsi="Times"/>
          <w:color w:val="auto"/>
          <w:sz w:val="24"/>
          <w:szCs w:val="24"/>
        </w:rPr>
      </w:pPr>
    </w:p>
    <w:p w14:paraId="66E2614B" w14:textId="77777777" w:rsidR="00676512" w:rsidRDefault="00676512" w:rsidP="00F40E00">
      <w:pPr>
        <w:ind w:firstLine="720"/>
        <w:rPr>
          <w:rStyle w:val="Heading2Char"/>
          <w:rFonts w:ascii="Times" w:hAnsi="Times"/>
          <w:color w:val="auto"/>
          <w:sz w:val="24"/>
          <w:szCs w:val="24"/>
        </w:rPr>
      </w:pPr>
    </w:p>
    <w:p w14:paraId="15BB5E5A" w14:textId="77777777" w:rsidR="00676512" w:rsidRDefault="00676512" w:rsidP="00F40E00">
      <w:pPr>
        <w:ind w:firstLine="720"/>
        <w:rPr>
          <w:rStyle w:val="Heading2Char"/>
          <w:rFonts w:ascii="Times" w:hAnsi="Times"/>
          <w:color w:val="auto"/>
          <w:sz w:val="24"/>
          <w:szCs w:val="24"/>
        </w:rPr>
      </w:pPr>
    </w:p>
    <w:p w14:paraId="501F6FF2" w14:textId="77777777" w:rsidR="00676512" w:rsidRDefault="00676512" w:rsidP="00F40E00">
      <w:pPr>
        <w:ind w:firstLine="720"/>
        <w:rPr>
          <w:rStyle w:val="Heading2Char"/>
          <w:rFonts w:ascii="Times" w:hAnsi="Times"/>
          <w:color w:val="auto"/>
          <w:sz w:val="24"/>
          <w:szCs w:val="24"/>
        </w:rPr>
      </w:pPr>
    </w:p>
    <w:p w14:paraId="61167B2B" w14:textId="77777777" w:rsidR="00676512" w:rsidRDefault="00676512" w:rsidP="00F40E00">
      <w:pPr>
        <w:ind w:firstLine="720"/>
        <w:rPr>
          <w:rStyle w:val="Heading2Char"/>
          <w:rFonts w:ascii="Times" w:hAnsi="Times"/>
          <w:color w:val="auto"/>
          <w:sz w:val="24"/>
          <w:szCs w:val="24"/>
        </w:rPr>
      </w:pPr>
    </w:p>
    <w:p w14:paraId="367FFBCF" w14:textId="77777777" w:rsidR="00676512" w:rsidRDefault="00676512" w:rsidP="00F40E00">
      <w:pPr>
        <w:ind w:firstLine="720"/>
        <w:rPr>
          <w:rStyle w:val="Heading2Char"/>
          <w:rFonts w:ascii="Times" w:hAnsi="Times"/>
          <w:color w:val="auto"/>
          <w:sz w:val="24"/>
          <w:szCs w:val="24"/>
        </w:rPr>
      </w:pPr>
    </w:p>
    <w:p w14:paraId="66EC1036" w14:textId="77777777" w:rsidR="00676512" w:rsidRDefault="00676512" w:rsidP="00F40E00">
      <w:pPr>
        <w:ind w:firstLine="720"/>
        <w:rPr>
          <w:rStyle w:val="Heading2Char"/>
          <w:rFonts w:ascii="Times" w:hAnsi="Times"/>
          <w:color w:val="auto"/>
          <w:sz w:val="24"/>
          <w:szCs w:val="24"/>
        </w:rPr>
      </w:pPr>
    </w:p>
    <w:p w14:paraId="0936C38F" w14:textId="77777777" w:rsidR="00676512" w:rsidRDefault="00676512" w:rsidP="00F40E00">
      <w:pPr>
        <w:ind w:firstLine="720"/>
        <w:rPr>
          <w:rStyle w:val="Heading2Char"/>
          <w:rFonts w:ascii="Times" w:hAnsi="Times"/>
          <w:color w:val="auto"/>
          <w:sz w:val="24"/>
          <w:szCs w:val="24"/>
        </w:rPr>
      </w:pPr>
    </w:p>
    <w:p w14:paraId="14F8F38F" w14:textId="77777777" w:rsidR="00676512" w:rsidRDefault="00676512" w:rsidP="00F40E00">
      <w:pPr>
        <w:ind w:firstLine="720"/>
        <w:rPr>
          <w:rStyle w:val="Heading2Char"/>
          <w:rFonts w:ascii="Times" w:hAnsi="Times"/>
          <w:color w:val="auto"/>
          <w:sz w:val="24"/>
          <w:szCs w:val="24"/>
        </w:rPr>
      </w:pPr>
    </w:p>
    <w:p w14:paraId="2DA467AD" w14:textId="77777777" w:rsidR="00676512" w:rsidRDefault="00676512" w:rsidP="00F40E00">
      <w:pPr>
        <w:ind w:firstLine="720"/>
        <w:rPr>
          <w:rStyle w:val="Heading2Char"/>
          <w:rFonts w:ascii="Times" w:hAnsi="Times"/>
          <w:color w:val="auto"/>
          <w:sz w:val="24"/>
          <w:szCs w:val="24"/>
        </w:rPr>
      </w:pPr>
    </w:p>
    <w:p w14:paraId="172A3091" w14:textId="77777777" w:rsidR="00676512" w:rsidRDefault="00676512" w:rsidP="00F40E00">
      <w:pPr>
        <w:ind w:firstLine="720"/>
        <w:rPr>
          <w:rStyle w:val="Heading2Char"/>
          <w:rFonts w:ascii="Times" w:hAnsi="Times"/>
          <w:color w:val="auto"/>
          <w:sz w:val="24"/>
          <w:szCs w:val="24"/>
        </w:rPr>
      </w:pPr>
    </w:p>
    <w:p w14:paraId="4895E08D" w14:textId="77777777" w:rsidR="00676512" w:rsidRDefault="00676512" w:rsidP="00F40E00">
      <w:pPr>
        <w:ind w:firstLine="720"/>
        <w:rPr>
          <w:rStyle w:val="Heading2Char"/>
          <w:rFonts w:ascii="Times" w:hAnsi="Times"/>
          <w:color w:val="auto"/>
          <w:sz w:val="24"/>
          <w:szCs w:val="24"/>
        </w:rPr>
      </w:pPr>
    </w:p>
    <w:p w14:paraId="38D44BB4" w14:textId="77777777" w:rsidR="00676512" w:rsidRDefault="00676512" w:rsidP="00F40E00">
      <w:pPr>
        <w:ind w:firstLine="720"/>
        <w:rPr>
          <w:rStyle w:val="Heading2Char"/>
          <w:rFonts w:ascii="Times" w:hAnsi="Times"/>
          <w:color w:val="auto"/>
          <w:sz w:val="24"/>
          <w:szCs w:val="24"/>
        </w:rPr>
      </w:pPr>
    </w:p>
    <w:p w14:paraId="436900FF" w14:textId="77777777" w:rsidR="00676512" w:rsidRDefault="00676512" w:rsidP="00F40E00">
      <w:pPr>
        <w:ind w:firstLine="720"/>
        <w:rPr>
          <w:rStyle w:val="Heading2Char"/>
          <w:rFonts w:ascii="Times" w:hAnsi="Times"/>
          <w:color w:val="auto"/>
          <w:sz w:val="24"/>
          <w:szCs w:val="24"/>
        </w:rPr>
      </w:pPr>
    </w:p>
    <w:p w14:paraId="2E5810DA" w14:textId="77777777" w:rsidR="00676512" w:rsidRDefault="00676512" w:rsidP="00F40E00">
      <w:pPr>
        <w:ind w:firstLine="720"/>
        <w:rPr>
          <w:rStyle w:val="Heading2Char"/>
          <w:rFonts w:ascii="Times" w:hAnsi="Times"/>
          <w:color w:val="auto"/>
          <w:sz w:val="24"/>
          <w:szCs w:val="24"/>
        </w:rPr>
      </w:pPr>
    </w:p>
    <w:p w14:paraId="476A28A9" w14:textId="1189A01F" w:rsidR="00677FB8" w:rsidRDefault="00676512" w:rsidP="00F40E00">
      <w:pPr>
        <w:ind w:firstLine="720"/>
        <w:rPr>
          <w:rStyle w:val="Heading2Char"/>
          <w:rFonts w:ascii="Times" w:hAnsi="Times"/>
          <w:color w:val="auto"/>
          <w:sz w:val="24"/>
          <w:szCs w:val="24"/>
        </w:rPr>
      </w:pPr>
      <w:r>
        <w:rPr>
          <w:rStyle w:val="Heading2Char"/>
          <w:rFonts w:ascii="Times" w:hAnsi="Times"/>
          <w:color w:val="auto"/>
          <w:sz w:val="24"/>
          <w:szCs w:val="24"/>
        </w:rPr>
        <w:t>CD-016</w:t>
      </w:r>
      <w:proofErr w:type="gramStart"/>
      <w:r w:rsidR="00677FB8">
        <w:rPr>
          <w:rStyle w:val="Heading2Char"/>
          <w:rFonts w:ascii="Times" w:hAnsi="Times"/>
          <w:color w:val="auto"/>
          <w:sz w:val="24"/>
          <w:szCs w:val="24"/>
        </w:rPr>
        <w:t>,URS</w:t>
      </w:r>
      <w:proofErr w:type="gramEnd"/>
    </w:p>
    <w:p w14:paraId="4EA6BA8E" w14:textId="156D1ACF" w:rsidR="00677FB8" w:rsidRDefault="00677FB8" w:rsidP="00677FB8">
      <w:pPr>
        <w:rPr>
          <w:rStyle w:val="Heading2Char"/>
          <w:rFonts w:ascii="Times" w:hAnsi="Times"/>
          <w:color w:val="auto"/>
          <w:sz w:val="24"/>
          <w:szCs w:val="24"/>
        </w:rPr>
      </w:pPr>
      <w:r>
        <w:rPr>
          <w:rStyle w:val="Heading2Char"/>
          <w:rFonts w:ascii="Times" w:hAnsi="Times"/>
          <w:color w:val="auto"/>
          <w:sz w:val="24"/>
          <w:szCs w:val="24"/>
        </w:rPr>
        <w:tab/>
        <w:t xml:space="preserve">Class name: </w:t>
      </w:r>
      <w:proofErr w:type="spellStart"/>
      <w:r>
        <w:rPr>
          <w:rStyle w:val="Heading2Char"/>
          <w:rFonts w:ascii="Times" w:hAnsi="Times"/>
          <w:color w:val="auto"/>
          <w:sz w:val="24"/>
          <w:szCs w:val="24"/>
        </w:rPr>
        <w:t>DentistAppointment_Model</w:t>
      </w:r>
      <w:proofErr w:type="spellEnd"/>
    </w:p>
    <w:p w14:paraId="4AE384DE" w14:textId="6B27BF69" w:rsidR="00677FB8" w:rsidRDefault="003875A7" w:rsidP="00677FB8">
      <w:pPr>
        <w:rPr>
          <w:rStyle w:val="Heading2Char"/>
          <w:rFonts w:ascii="Times" w:hAnsi="Times"/>
          <w:color w:val="auto"/>
          <w:sz w:val="24"/>
          <w:szCs w:val="24"/>
        </w:rPr>
      </w:pPr>
      <w:r>
        <w:rPr>
          <w:rFonts w:ascii="Times" w:eastAsiaTheme="majorEastAsia" w:hAnsi="Times" w:cstheme="majorBidi"/>
          <w:b/>
          <w:bCs/>
          <w:noProof/>
          <w:color w:val="auto"/>
          <w:sz w:val="24"/>
          <w:szCs w:val="24"/>
          <w:lang w:eastAsia="ko-KR"/>
        </w:rPr>
        <w:drawing>
          <wp:anchor distT="0" distB="0" distL="114300" distR="114300" simplePos="0" relativeHeight="251695104" behindDoc="0" locked="0" layoutInCell="1" allowOverlap="1" wp14:anchorId="3FD89031" wp14:editId="42D02FFE">
            <wp:simplePos x="0" y="0"/>
            <wp:positionH relativeFrom="column">
              <wp:posOffset>1143000</wp:posOffset>
            </wp:positionH>
            <wp:positionV relativeFrom="paragraph">
              <wp:posOffset>193040</wp:posOffset>
            </wp:positionV>
            <wp:extent cx="3759200" cy="134620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Appointment_Model.jpg"/>
                    <pic:cNvPicPr/>
                  </pic:nvPicPr>
                  <pic:blipFill>
                    <a:blip r:embed="rId27">
                      <a:extLst>
                        <a:ext uri="{28A0092B-C50C-407E-A947-70E740481C1C}">
                          <a14:useLocalDpi xmlns:a14="http://schemas.microsoft.com/office/drawing/2010/main" val="0"/>
                        </a:ext>
                      </a:extLst>
                    </a:blip>
                    <a:stretch>
                      <a:fillRect/>
                    </a:stretch>
                  </pic:blipFill>
                  <pic:spPr>
                    <a:xfrm>
                      <a:off x="0" y="0"/>
                      <a:ext cx="3759200" cy="1346200"/>
                    </a:xfrm>
                    <a:prstGeom prst="rect">
                      <a:avLst/>
                    </a:prstGeom>
                  </pic:spPr>
                </pic:pic>
              </a:graphicData>
            </a:graphic>
            <wp14:sizeRelH relativeFrom="page">
              <wp14:pctWidth>0</wp14:pctWidth>
            </wp14:sizeRelH>
            <wp14:sizeRelV relativeFrom="page">
              <wp14:pctHeight>0</wp14:pctHeight>
            </wp14:sizeRelV>
          </wp:anchor>
        </w:drawing>
      </w:r>
    </w:p>
    <w:p w14:paraId="18672103" w14:textId="2F413581" w:rsidR="00677FB8" w:rsidRDefault="00677FB8" w:rsidP="00677FB8">
      <w:pPr>
        <w:tabs>
          <w:tab w:val="left" w:pos="3522"/>
        </w:tabs>
        <w:rPr>
          <w:rFonts w:ascii="Times" w:eastAsiaTheme="majorEastAsia" w:hAnsi="Times" w:cstheme="majorBidi"/>
          <w:sz w:val="24"/>
          <w:szCs w:val="24"/>
        </w:rPr>
      </w:pPr>
    </w:p>
    <w:p w14:paraId="2CD9F2F7" w14:textId="77777777" w:rsidR="00677FB8" w:rsidRPr="00677FB8" w:rsidRDefault="00677FB8" w:rsidP="00677FB8">
      <w:pPr>
        <w:rPr>
          <w:rFonts w:ascii="Times" w:eastAsiaTheme="majorEastAsia" w:hAnsi="Times" w:cstheme="majorBidi"/>
          <w:sz w:val="24"/>
          <w:szCs w:val="24"/>
        </w:rPr>
      </w:pPr>
    </w:p>
    <w:p w14:paraId="0B7BAFE5" w14:textId="77777777" w:rsidR="00677FB8" w:rsidRPr="00677FB8" w:rsidRDefault="00677FB8" w:rsidP="00677FB8">
      <w:pPr>
        <w:rPr>
          <w:rFonts w:ascii="Times" w:eastAsiaTheme="majorEastAsia" w:hAnsi="Times" w:cstheme="majorBidi"/>
          <w:sz w:val="24"/>
          <w:szCs w:val="24"/>
        </w:rPr>
      </w:pPr>
    </w:p>
    <w:p w14:paraId="5939A2C7" w14:textId="77777777" w:rsidR="00677FB8" w:rsidRPr="00677FB8" w:rsidRDefault="00677FB8" w:rsidP="00677FB8">
      <w:pPr>
        <w:rPr>
          <w:rFonts w:ascii="Times" w:eastAsiaTheme="majorEastAsia" w:hAnsi="Times" w:cstheme="majorBidi"/>
          <w:sz w:val="24"/>
          <w:szCs w:val="24"/>
        </w:rPr>
      </w:pPr>
    </w:p>
    <w:p w14:paraId="49648778" w14:textId="77777777" w:rsidR="00677FB8" w:rsidRPr="00677FB8" w:rsidRDefault="00677FB8" w:rsidP="00677FB8">
      <w:pPr>
        <w:rPr>
          <w:rFonts w:ascii="Times" w:eastAsiaTheme="majorEastAsia" w:hAnsi="Times" w:cstheme="majorBidi"/>
          <w:sz w:val="24"/>
          <w:szCs w:val="24"/>
        </w:rPr>
      </w:pPr>
    </w:p>
    <w:p w14:paraId="1AE68439" w14:textId="77777777" w:rsidR="00677FB8" w:rsidRPr="00677FB8" w:rsidRDefault="00677FB8" w:rsidP="00677FB8">
      <w:pPr>
        <w:rPr>
          <w:rFonts w:ascii="Times" w:eastAsiaTheme="majorEastAsia" w:hAnsi="Times" w:cstheme="majorBidi"/>
          <w:sz w:val="24"/>
          <w:szCs w:val="24"/>
        </w:rPr>
      </w:pPr>
    </w:p>
    <w:p w14:paraId="62C48E81" w14:textId="77777777" w:rsidR="00677FB8" w:rsidRPr="00677FB8" w:rsidRDefault="00677FB8" w:rsidP="00677FB8">
      <w:pPr>
        <w:rPr>
          <w:rFonts w:ascii="Times" w:eastAsiaTheme="majorEastAsia" w:hAnsi="Times" w:cstheme="majorBidi"/>
          <w:sz w:val="24"/>
          <w:szCs w:val="24"/>
        </w:rPr>
      </w:pPr>
    </w:p>
    <w:p w14:paraId="5A54225A" w14:textId="77777777" w:rsidR="00677FB8" w:rsidRPr="00677FB8" w:rsidRDefault="00677FB8" w:rsidP="00677FB8">
      <w:pPr>
        <w:rPr>
          <w:rFonts w:ascii="Times" w:eastAsiaTheme="majorEastAsia" w:hAnsi="Times" w:cstheme="majorBidi"/>
          <w:sz w:val="24"/>
          <w:szCs w:val="24"/>
        </w:rPr>
      </w:pPr>
    </w:p>
    <w:p w14:paraId="4D0E1F77" w14:textId="77777777" w:rsidR="00CF423E" w:rsidRDefault="00CF423E" w:rsidP="00F40E00">
      <w:pPr>
        <w:rPr>
          <w:rStyle w:val="Heading2Char"/>
          <w:rFonts w:ascii="Times" w:hAnsi="Times"/>
          <w:color w:val="auto"/>
          <w:sz w:val="24"/>
          <w:szCs w:val="24"/>
        </w:rPr>
      </w:pPr>
    </w:p>
    <w:p w14:paraId="3BC5630E" w14:textId="77777777" w:rsidR="00F40E00" w:rsidRPr="00CD512E" w:rsidRDefault="00F40E00" w:rsidP="00F40E00">
      <w:pPr>
        <w:rPr>
          <w:rStyle w:val="Heading2Char"/>
          <w:rFonts w:ascii="Times" w:hAnsi="Times"/>
          <w:color w:val="auto"/>
          <w:sz w:val="24"/>
          <w:szCs w:val="24"/>
        </w:rPr>
      </w:pPr>
      <w:r w:rsidRPr="00CD512E">
        <w:rPr>
          <w:rStyle w:val="Heading2Char"/>
          <w:rFonts w:ascii="Times" w:hAnsi="Times"/>
          <w:color w:val="auto"/>
          <w:sz w:val="24"/>
          <w:szCs w:val="24"/>
        </w:rPr>
        <w:t>Property</w:t>
      </w:r>
    </w:p>
    <w:p w14:paraId="1E75E223" w14:textId="77777777" w:rsidR="00F40E00" w:rsidRDefault="00F40E00" w:rsidP="00F40E00">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39"/>
        <w:gridCol w:w="1936"/>
        <w:gridCol w:w="3142"/>
        <w:gridCol w:w="2999"/>
      </w:tblGrid>
      <w:tr w:rsidR="00F40E00" w:rsidRPr="00CD512E" w14:paraId="6ADA6325" w14:textId="77777777" w:rsidTr="00F40E00">
        <w:trPr>
          <w:trHeight w:val="191"/>
        </w:trPr>
        <w:tc>
          <w:tcPr>
            <w:tcW w:w="959" w:type="dxa"/>
            <w:shd w:val="clear" w:color="auto" w:fill="D9D9D9"/>
          </w:tcPr>
          <w:p w14:paraId="2B710839" w14:textId="77777777" w:rsidR="00F40E00" w:rsidRPr="00CD512E" w:rsidRDefault="00F40E00" w:rsidP="004851CB">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984" w:type="dxa"/>
            <w:shd w:val="clear" w:color="auto" w:fill="D9D9D9"/>
          </w:tcPr>
          <w:p w14:paraId="2A552C54" w14:textId="77777777" w:rsidR="00F40E00" w:rsidRPr="00CD512E" w:rsidRDefault="00F40E00" w:rsidP="004851CB">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217" w:type="dxa"/>
            <w:shd w:val="clear" w:color="auto" w:fill="D9D9D9"/>
          </w:tcPr>
          <w:p w14:paraId="20926025" w14:textId="77777777" w:rsidR="00F40E00" w:rsidRPr="00CD512E" w:rsidRDefault="00F40E00" w:rsidP="004851CB">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2A7F25D0" w14:textId="77777777" w:rsidR="00F40E00" w:rsidRPr="00CD512E" w:rsidRDefault="00F40E00" w:rsidP="004851CB">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F40E00" w14:paraId="2E345B9C" w14:textId="77777777" w:rsidTr="00F40E00">
        <w:trPr>
          <w:trHeight w:val="860"/>
        </w:trPr>
        <w:tc>
          <w:tcPr>
            <w:tcW w:w="959" w:type="dxa"/>
          </w:tcPr>
          <w:p w14:paraId="571A6053" w14:textId="77777777" w:rsidR="00F40E00" w:rsidRPr="005064EC" w:rsidRDefault="00F40E00" w:rsidP="007B7A06">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1984" w:type="dxa"/>
          </w:tcPr>
          <w:p w14:paraId="29EE40EC" w14:textId="77777777" w:rsidR="00F40E00" w:rsidRPr="005064EC" w:rsidRDefault="00F40E00" w:rsidP="007B7A06">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3217" w:type="dxa"/>
          </w:tcPr>
          <w:p w14:paraId="343D5F5F" w14:textId="77777777" w:rsidR="00F40E00" w:rsidRPr="005064EC" w:rsidRDefault="00F40E00" w:rsidP="007B7A06">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Fonts w:ascii="Times New Roman" w:eastAsiaTheme="minorHAnsi" w:hAnsi="Times New Roman" w:cs="Times New Roman"/>
                <w:color w:val="auto"/>
                <w:sz w:val="24"/>
                <w:szCs w:val="24"/>
                <w:lang w:bidi="ar-SA"/>
              </w:rPr>
              <w:t>-</w:t>
            </w:r>
          </w:p>
        </w:tc>
        <w:tc>
          <w:tcPr>
            <w:tcW w:w="3082" w:type="dxa"/>
          </w:tcPr>
          <w:p w14:paraId="31809DD9" w14:textId="77777777" w:rsidR="00F40E00" w:rsidRPr="005064EC" w:rsidRDefault="00F40E00" w:rsidP="007B7A06">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2E070C32" w14:textId="77777777" w:rsidR="00F40E00" w:rsidRDefault="00F40E00" w:rsidP="00F40E00">
      <w:pPr>
        <w:rPr>
          <w:rStyle w:val="Heading2Char"/>
          <w:rFonts w:ascii="Times" w:hAnsi="Times"/>
          <w:color w:val="auto"/>
          <w:sz w:val="24"/>
          <w:szCs w:val="24"/>
        </w:rPr>
      </w:pPr>
    </w:p>
    <w:p w14:paraId="29AB37FB" w14:textId="77777777" w:rsidR="00F40E00" w:rsidRPr="00CD512E" w:rsidRDefault="00F40E00" w:rsidP="00F40E00">
      <w:pPr>
        <w:rPr>
          <w:rStyle w:val="Heading2Char"/>
          <w:rFonts w:ascii="Times" w:hAnsi="Times"/>
          <w:color w:val="auto"/>
          <w:sz w:val="24"/>
          <w:szCs w:val="24"/>
        </w:rPr>
      </w:pPr>
      <w:r w:rsidRPr="00CD512E">
        <w:rPr>
          <w:rStyle w:val="Heading2Char"/>
          <w:rFonts w:ascii="Times" w:hAnsi="Times"/>
          <w:color w:val="auto"/>
          <w:sz w:val="24"/>
          <w:szCs w:val="24"/>
        </w:rPr>
        <w:t>Method</w:t>
      </w:r>
    </w:p>
    <w:p w14:paraId="288F5687" w14:textId="77777777" w:rsidR="00F40E00" w:rsidRDefault="00F40E00" w:rsidP="00F40E00">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724"/>
        <w:gridCol w:w="3443"/>
        <w:gridCol w:w="2700"/>
        <w:gridCol w:w="2149"/>
      </w:tblGrid>
      <w:tr w:rsidR="00F7166E" w:rsidRPr="00CD512E" w14:paraId="7D5F01E4" w14:textId="77777777" w:rsidTr="004851CB">
        <w:trPr>
          <w:trHeight w:val="191"/>
        </w:trPr>
        <w:tc>
          <w:tcPr>
            <w:tcW w:w="745" w:type="dxa"/>
            <w:shd w:val="clear" w:color="auto" w:fill="D9D9D9"/>
          </w:tcPr>
          <w:p w14:paraId="1DF73151" w14:textId="77777777" w:rsidR="00F40E00" w:rsidRPr="00CD512E" w:rsidRDefault="00F40E00" w:rsidP="004851CB">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3443" w:type="dxa"/>
            <w:shd w:val="clear" w:color="auto" w:fill="D9D9D9"/>
          </w:tcPr>
          <w:p w14:paraId="2F2BB3B6" w14:textId="77777777" w:rsidR="00F40E00" w:rsidRPr="00CD512E" w:rsidRDefault="00F40E00" w:rsidP="004851CB">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811" w:type="dxa"/>
            <w:shd w:val="clear" w:color="auto" w:fill="D9D9D9"/>
          </w:tcPr>
          <w:p w14:paraId="3A9A2B4D" w14:textId="77777777" w:rsidR="00F40E00" w:rsidRPr="00CD512E" w:rsidRDefault="00F40E00" w:rsidP="004851CB">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243" w:type="dxa"/>
            <w:shd w:val="clear" w:color="auto" w:fill="D9D9D9"/>
          </w:tcPr>
          <w:p w14:paraId="477C0F2D" w14:textId="77777777" w:rsidR="00F40E00" w:rsidRPr="00CD512E" w:rsidRDefault="00F40E00" w:rsidP="004851CB">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F7166E" w:rsidRPr="005064EC" w14:paraId="7A40C872" w14:textId="77777777" w:rsidTr="004851CB">
        <w:trPr>
          <w:trHeight w:val="979"/>
        </w:trPr>
        <w:tc>
          <w:tcPr>
            <w:tcW w:w="745" w:type="dxa"/>
          </w:tcPr>
          <w:p w14:paraId="40D89225" w14:textId="7CABB23F" w:rsidR="003875A7" w:rsidRPr="005064EC" w:rsidRDefault="003875A7" w:rsidP="007B7A06">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3443" w:type="dxa"/>
          </w:tcPr>
          <w:p w14:paraId="4F6B7B45" w14:textId="38224B1A" w:rsidR="003875A7" w:rsidRPr="005064EC" w:rsidRDefault="003875A7" w:rsidP="007B7A06">
            <w:pPr>
              <w:rPr>
                <w:rStyle w:val="Heading2Char"/>
                <w:rFonts w:ascii="Times" w:hAnsi="Times"/>
                <w:b w:val="0"/>
                <w:color w:val="auto"/>
                <w:sz w:val="24"/>
                <w:szCs w:val="24"/>
              </w:rPr>
            </w:pPr>
            <w:proofErr w:type="spellStart"/>
            <w:r>
              <w:rPr>
                <w:rStyle w:val="Heading2Char"/>
                <w:rFonts w:ascii="Times" w:hAnsi="Times"/>
                <w:b w:val="0"/>
                <w:color w:val="auto"/>
                <w:sz w:val="24"/>
                <w:szCs w:val="24"/>
              </w:rPr>
              <w:t>getPatientByID</w:t>
            </w:r>
            <w:proofErr w:type="spellEnd"/>
            <w:r>
              <w:rPr>
                <w:rStyle w:val="Heading2Char"/>
                <w:rFonts w:ascii="Times" w:hAnsi="Times"/>
                <w:b w:val="0"/>
                <w:color w:val="auto"/>
                <w:sz w:val="24"/>
                <w:szCs w:val="24"/>
              </w:rPr>
              <w:t>()</w:t>
            </w:r>
          </w:p>
        </w:tc>
        <w:tc>
          <w:tcPr>
            <w:tcW w:w="2811" w:type="dxa"/>
          </w:tcPr>
          <w:p w14:paraId="6964DA22" w14:textId="471D9952" w:rsidR="003875A7" w:rsidRPr="005064EC" w:rsidRDefault="003875A7" w:rsidP="007B7A06">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6E6011">
              <w:rPr>
                <w:rFonts w:ascii="Times New Roman" w:hAnsi="Times New Roman" w:cs="Times New Roman"/>
                <w:sz w:val="24"/>
                <w:szCs w:val="24"/>
              </w:rPr>
              <w:t>Method uses</w:t>
            </w:r>
            <w:r>
              <w:rPr>
                <w:rFonts w:ascii="Times New Roman" w:hAnsi="Times New Roman" w:cs="Times New Roman"/>
                <w:sz w:val="24"/>
                <w:szCs w:val="24"/>
              </w:rPr>
              <w:t xml:space="preserve"> to query patient from the database using patients’ id</w:t>
            </w:r>
            <w:r w:rsidRPr="006E6011">
              <w:rPr>
                <w:rFonts w:ascii="Times New Roman" w:hAnsi="Times New Roman" w:cs="Times New Roman"/>
                <w:sz w:val="24"/>
                <w:szCs w:val="24"/>
              </w:rPr>
              <w:t>.</w:t>
            </w:r>
          </w:p>
        </w:tc>
        <w:tc>
          <w:tcPr>
            <w:tcW w:w="2243" w:type="dxa"/>
          </w:tcPr>
          <w:p w14:paraId="5D1142E9" w14:textId="03914259" w:rsidR="003875A7" w:rsidRPr="005064EC" w:rsidRDefault="003875A7" w:rsidP="004851CB">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4851CB" w:rsidRPr="005064EC" w14:paraId="0ECD3326" w14:textId="77777777" w:rsidTr="004851CB">
        <w:trPr>
          <w:trHeight w:val="74"/>
        </w:trPr>
        <w:tc>
          <w:tcPr>
            <w:tcW w:w="745" w:type="dxa"/>
          </w:tcPr>
          <w:p w14:paraId="225BA069" w14:textId="0472F58C" w:rsidR="003875A7" w:rsidRPr="005064EC" w:rsidRDefault="003875A7" w:rsidP="007B7A06">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3443" w:type="dxa"/>
          </w:tcPr>
          <w:p w14:paraId="30259611" w14:textId="1A3A1F1A" w:rsidR="003875A7" w:rsidRDefault="003875A7" w:rsidP="007B7A06">
            <w:pPr>
              <w:rPr>
                <w:rStyle w:val="Heading2Char"/>
                <w:rFonts w:ascii="Times" w:hAnsi="Times"/>
                <w:b w:val="0"/>
                <w:color w:val="auto"/>
                <w:sz w:val="24"/>
                <w:szCs w:val="24"/>
              </w:rPr>
            </w:pPr>
            <w:proofErr w:type="spellStart"/>
            <w:r>
              <w:rPr>
                <w:rStyle w:val="Heading2Char"/>
                <w:rFonts w:ascii="Times" w:hAnsi="Times"/>
                <w:b w:val="0"/>
                <w:color w:val="auto"/>
                <w:sz w:val="24"/>
                <w:szCs w:val="24"/>
              </w:rPr>
              <w:t>getDentistByID</w:t>
            </w:r>
            <w:proofErr w:type="spellEnd"/>
            <w:r>
              <w:rPr>
                <w:rStyle w:val="Heading2Char"/>
                <w:rFonts w:ascii="Times" w:hAnsi="Times"/>
                <w:b w:val="0"/>
                <w:color w:val="auto"/>
                <w:sz w:val="24"/>
                <w:szCs w:val="24"/>
              </w:rPr>
              <w:t>()</w:t>
            </w:r>
          </w:p>
        </w:tc>
        <w:tc>
          <w:tcPr>
            <w:tcW w:w="2811" w:type="dxa"/>
          </w:tcPr>
          <w:p w14:paraId="2CFACD50" w14:textId="6924C398" w:rsidR="003875A7" w:rsidRPr="006E6011" w:rsidRDefault="003875A7" w:rsidP="003875A7">
            <w:pPr>
              <w:widowControl w:val="0"/>
              <w:autoSpaceDE w:val="0"/>
              <w:autoSpaceDN w:val="0"/>
              <w:adjustRightInd w:val="0"/>
              <w:spacing w:after="240"/>
              <w:rPr>
                <w:rFonts w:ascii="Times New Roman" w:hAnsi="Times New Roman" w:cs="Times New Roman"/>
                <w:sz w:val="24"/>
                <w:szCs w:val="24"/>
              </w:rPr>
            </w:pPr>
            <w:r w:rsidRPr="006E6011">
              <w:rPr>
                <w:rFonts w:ascii="Times New Roman" w:hAnsi="Times New Roman" w:cs="Times New Roman"/>
                <w:sz w:val="24"/>
                <w:szCs w:val="24"/>
              </w:rPr>
              <w:t>Method uses</w:t>
            </w:r>
            <w:r>
              <w:rPr>
                <w:rFonts w:ascii="Times New Roman" w:hAnsi="Times New Roman" w:cs="Times New Roman"/>
                <w:sz w:val="24"/>
                <w:szCs w:val="24"/>
              </w:rPr>
              <w:t xml:space="preserve"> to query dentist from the database using dentists’ id</w:t>
            </w:r>
            <w:r w:rsidRPr="006E6011">
              <w:rPr>
                <w:rFonts w:ascii="Times New Roman" w:hAnsi="Times New Roman" w:cs="Times New Roman"/>
                <w:sz w:val="24"/>
                <w:szCs w:val="24"/>
              </w:rPr>
              <w:t>.</w:t>
            </w:r>
          </w:p>
        </w:tc>
        <w:tc>
          <w:tcPr>
            <w:tcW w:w="2243" w:type="dxa"/>
          </w:tcPr>
          <w:p w14:paraId="2CA34650" w14:textId="09899145" w:rsidR="003875A7" w:rsidRDefault="003875A7" w:rsidP="004851CB">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F7166E" w:rsidRPr="005064EC" w14:paraId="2BEA304E" w14:textId="77777777" w:rsidTr="004851CB">
        <w:trPr>
          <w:trHeight w:val="236"/>
        </w:trPr>
        <w:tc>
          <w:tcPr>
            <w:tcW w:w="745" w:type="dxa"/>
          </w:tcPr>
          <w:p w14:paraId="2256BB85" w14:textId="1A2E08D4" w:rsidR="003875A7" w:rsidRPr="005064EC" w:rsidRDefault="003875A7" w:rsidP="007B7A06">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3443" w:type="dxa"/>
          </w:tcPr>
          <w:p w14:paraId="7464ABC3" w14:textId="442C3671" w:rsidR="003875A7" w:rsidRDefault="003875A7" w:rsidP="003875A7">
            <w:pPr>
              <w:rPr>
                <w:rStyle w:val="Heading2Char"/>
                <w:rFonts w:ascii="Times" w:hAnsi="Times"/>
                <w:b w:val="0"/>
                <w:color w:val="auto"/>
                <w:sz w:val="24"/>
                <w:szCs w:val="24"/>
              </w:rPr>
            </w:pPr>
            <w:proofErr w:type="spellStart"/>
            <w:r>
              <w:rPr>
                <w:rStyle w:val="Heading2Char"/>
                <w:rFonts w:ascii="Times" w:hAnsi="Times"/>
                <w:b w:val="0"/>
                <w:color w:val="auto"/>
                <w:sz w:val="24"/>
                <w:szCs w:val="24"/>
              </w:rPr>
              <w:t>addDentistAppointmentByID</w:t>
            </w:r>
            <w:proofErr w:type="spellEnd"/>
            <w:r>
              <w:rPr>
                <w:rStyle w:val="Heading2Char"/>
                <w:rFonts w:ascii="Times" w:hAnsi="Times"/>
                <w:b w:val="0"/>
                <w:color w:val="auto"/>
                <w:sz w:val="24"/>
                <w:szCs w:val="24"/>
              </w:rPr>
              <w:t>()</w:t>
            </w:r>
          </w:p>
        </w:tc>
        <w:tc>
          <w:tcPr>
            <w:tcW w:w="2811" w:type="dxa"/>
          </w:tcPr>
          <w:p w14:paraId="551E5EDC" w14:textId="313650FC" w:rsidR="003875A7" w:rsidRDefault="003875A7" w:rsidP="003875A7">
            <w:pPr>
              <w:widowControl w:val="0"/>
              <w:autoSpaceDE w:val="0"/>
              <w:autoSpaceDN w:val="0"/>
              <w:adjustRightInd w:val="0"/>
              <w:spacing w:after="240"/>
              <w:rPr>
                <w:rFonts w:ascii="Times New Roman" w:hAnsi="Times New Roman" w:cs="Times New Roman"/>
              </w:rPr>
            </w:pPr>
            <w:r w:rsidRPr="006E6011">
              <w:rPr>
                <w:rFonts w:ascii="Times New Roman" w:hAnsi="Times New Roman" w:cs="Times New Roman"/>
                <w:sz w:val="24"/>
                <w:szCs w:val="24"/>
              </w:rPr>
              <w:t xml:space="preserve">Method uses to add new </w:t>
            </w:r>
            <w:r>
              <w:rPr>
                <w:rFonts w:ascii="Times New Roman" w:hAnsi="Times New Roman" w:cs="Times New Roman"/>
                <w:sz w:val="24"/>
                <w:szCs w:val="24"/>
              </w:rPr>
              <w:t>dentist appointment from by dentists’ id</w:t>
            </w:r>
            <w:r w:rsidRPr="006E6011">
              <w:rPr>
                <w:rFonts w:ascii="Times New Roman" w:hAnsi="Times New Roman" w:cs="Times New Roman"/>
                <w:sz w:val="24"/>
                <w:szCs w:val="24"/>
              </w:rPr>
              <w:t>.</w:t>
            </w:r>
          </w:p>
        </w:tc>
        <w:tc>
          <w:tcPr>
            <w:tcW w:w="2243" w:type="dxa"/>
          </w:tcPr>
          <w:p w14:paraId="092A040E" w14:textId="226DF94C" w:rsidR="003875A7" w:rsidRDefault="003875A7" w:rsidP="004851CB">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F7166E" w:rsidRPr="005064EC" w14:paraId="75CD34C6" w14:textId="77777777" w:rsidTr="004851CB">
        <w:trPr>
          <w:trHeight w:val="344"/>
        </w:trPr>
        <w:tc>
          <w:tcPr>
            <w:tcW w:w="745" w:type="dxa"/>
          </w:tcPr>
          <w:p w14:paraId="524BE20C" w14:textId="094D984D" w:rsidR="003875A7" w:rsidRPr="005064EC" w:rsidRDefault="003875A7" w:rsidP="007B7A06">
            <w:pPr>
              <w:jc w:val="center"/>
              <w:rPr>
                <w:rStyle w:val="Heading2Char"/>
                <w:rFonts w:ascii="Times" w:hAnsi="Times"/>
                <w:b w:val="0"/>
                <w:color w:val="auto"/>
                <w:sz w:val="24"/>
                <w:szCs w:val="24"/>
              </w:rPr>
            </w:pPr>
            <w:r w:rsidRPr="003C7AC3">
              <w:rPr>
                <w:rStyle w:val="Heading2Char"/>
                <w:rFonts w:ascii="Times" w:hAnsi="Times"/>
                <w:b w:val="0"/>
                <w:color w:val="auto"/>
                <w:sz w:val="24"/>
                <w:szCs w:val="24"/>
              </w:rPr>
              <w:lastRenderedPageBreak/>
              <w:t>3</w:t>
            </w:r>
          </w:p>
        </w:tc>
        <w:tc>
          <w:tcPr>
            <w:tcW w:w="3443" w:type="dxa"/>
          </w:tcPr>
          <w:p w14:paraId="00D87FF1" w14:textId="6F4EF2BB" w:rsidR="003875A7" w:rsidRPr="003C7AC3" w:rsidRDefault="003875A7" w:rsidP="00455F9A">
            <w:pPr>
              <w:spacing w:after="200"/>
              <w:rPr>
                <w:rStyle w:val="Heading2Char"/>
                <w:rFonts w:ascii="Times" w:hAnsi="Times"/>
                <w:b w:val="0"/>
                <w:color w:val="auto"/>
                <w:sz w:val="24"/>
                <w:szCs w:val="24"/>
              </w:rPr>
            </w:pPr>
            <w:proofErr w:type="spellStart"/>
            <w:r w:rsidRPr="003C7AC3">
              <w:rPr>
                <w:rStyle w:val="Heading2Char"/>
                <w:rFonts w:ascii="Times" w:hAnsi="Times"/>
                <w:b w:val="0"/>
                <w:color w:val="auto"/>
                <w:sz w:val="24"/>
                <w:szCs w:val="24"/>
              </w:rPr>
              <w:t>edit</w:t>
            </w:r>
            <w:r w:rsidR="00F7166E">
              <w:rPr>
                <w:rStyle w:val="Heading2Char"/>
                <w:rFonts w:ascii="Times" w:hAnsi="Times"/>
                <w:b w:val="0"/>
                <w:color w:val="auto"/>
                <w:sz w:val="24"/>
                <w:szCs w:val="24"/>
              </w:rPr>
              <w:t>denist</w:t>
            </w:r>
            <w:r w:rsidRPr="003C7AC3">
              <w:rPr>
                <w:rStyle w:val="Heading2Char"/>
                <w:rFonts w:ascii="Times" w:hAnsi="Times"/>
                <w:b w:val="0"/>
                <w:color w:val="auto"/>
                <w:sz w:val="24"/>
                <w:szCs w:val="24"/>
              </w:rPr>
              <w:t>Appointment</w:t>
            </w:r>
            <w:r>
              <w:rPr>
                <w:rStyle w:val="Heading2Char"/>
                <w:rFonts w:ascii="Times" w:hAnsi="Times"/>
                <w:b w:val="0"/>
                <w:color w:val="auto"/>
                <w:sz w:val="24"/>
                <w:szCs w:val="24"/>
              </w:rPr>
              <w:t>ByID</w:t>
            </w:r>
            <w:proofErr w:type="spellEnd"/>
            <w:r w:rsidRPr="003C7AC3">
              <w:rPr>
                <w:rStyle w:val="Heading2Char"/>
                <w:rFonts w:ascii="Times" w:hAnsi="Times"/>
                <w:b w:val="0"/>
                <w:color w:val="auto"/>
                <w:sz w:val="24"/>
                <w:szCs w:val="24"/>
              </w:rPr>
              <w:t>()</w:t>
            </w:r>
          </w:p>
          <w:p w14:paraId="5F310269" w14:textId="77777777" w:rsidR="003875A7" w:rsidRDefault="003875A7" w:rsidP="007B7A06">
            <w:pPr>
              <w:rPr>
                <w:rStyle w:val="Heading2Char"/>
                <w:rFonts w:ascii="Times" w:hAnsi="Times"/>
                <w:b w:val="0"/>
                <w:color w:val="auto"/>
                <w:sz w:val="24"/>
                <w:szCs w:val="24"/>
              </w:rPr>
            </w:pPr>
          </w:p>
        </w:tc>
        <w:tc>
          <w:tcPr>
            <w:tcW w:w="2811" w:type="dxa"/>
          </w:tcPr>
          <w:p w14:paraId="7636652F" w14:textId="6F98779B" w:rsidR="003875A7" w:rsidRDefault="003875A7" w:rsidP="00F7166E">
            <w:pPr>
              <w:widowControl w:val="0"/>
              <w:autoSpaceDE w:val="0"/>
              <w:autoSpaceDN w:val="0"/>
              <w:adjustRightInd w:val="0"/>
              <w:spacing w:after="240"/>
              <w:rPr>
                <w:rFonts w:ascii="Times New Roman" w:hAnsi="Times New Roman" w:cs="Times New Roman"/>
              </w:rPr>
            </w:pPr>
            <w:r>
              <w:rPr>
                <w:rStyle w:val="Heading2Char"/>
                <w:rFonts w:ascii="Times" w:hAnsi="Times"/>
                <w:b w:val="0"/>
                <w:color w:val="auto"/>
                <w:sz w:val="24"/>
                <w:szCs w:val="24"/>
              </w:rPr>
              <w:t xml:space="preserve">Method uses to edit </w:t>
            </w:r>
            <w:r w:rsidR="00F7166E">
              <w:rPr>
                <w:rStyle w:val="Heading2Char"/>
                <w:rFonts w:ascii="Times" w:hAnsi="Times"/>
                <w:b w:val="0"/>
                <w:color w:val="auto"/>
                <w:sz w:val="24"/>
                <w:szCs w:val="24"/>
              </w:rPr>
              <w:t>dentist</w:t>
            </w:r>
            <w:r>
              <w:rPr>
                <w:rStyle w:val="Heading2Char"/>
                <w:rFonts w:ascii="Times" w:hAnsi="Times"/>
                <w:b w:val="0"/>
                <w:color w:val="auto"/>
                <w:sz w:val="24"/>
                <w:szCs w:val="24"/>
              </w:rPr>
              <w:t xml:space="preserve">s’ appointment </w:t>
            </w:r>
            <w:r w:rsidR="00F7166E">
              <w:rPr>
                <w:rStyle w:val="Heading2Char"/>
                <w:rFonts w:ascii="Times" w:hAnsi="Times"/>
                <w:b w:val="0"/>
                <w:color w:val="auto"/>
                <w:sz w:val="24"/>
                <w:szCs w:val="24"/>
              </w:rPr>
              <w:t>by dentist</w:t>
            </w:r>
            <w:r>
              <w:rPr>
                <w:rStyle w:val="Heading2Char"/>
                <w:rFonts w:ascii="Times" w:hAnsi="Times"/>
                <w:b w:val="0"/>
                <w:color w:val="auto"/>
                <w:sz w:val="24"/>
                <w:szCs w:val="24"/>
              </w:rPr>
              <w:t>s’ id.</w:t>
            </w:r>
          </w:p>
        </w:tc>
        <w:tc>
          <w:tcPr>
            <w:tcW w:w="2243" w:type="dxa"/>
          </w:tcPr>
          <w:p w14:paraId="75AE46BB" w14:textId="77777777" w:rsidR="003875A7" w:rsidRPr="003C7AC3" w:rsidRDefault="003875A7" w:rsidP="004851CB">
            <w:pPr>
              <w:spacing w:after="200"/>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p w14:paraId="406174DE" w14:textId="77777777" w:rsidR="003875A7" w:rsidRDefault="003875A7" w:rsidP="004851CB">
            <w:pPr>
              <w:jc w:val="center"/>
              <w:rPr>
                <w:rStyle w:val="Heading2Char"/>
                <w:rFonts w:ascii="Times" w:hAnsi="Times"/>
                <w:b w:val="0"/>
                <w:color w:val="auto"/>
                <w:sz w:val="24"/>
                <w:szCs w:val="24"/>
              </w:rPr>
            </w:pPr>
          </w:p>
        </w:tc>
      </w:tr>
      <w:tr w:rsidR="00F7166E" w:rsidRPr="005064EC" w14:paraId="595ECB0D" w14:textId="77777777" w:rsidTr="004851CB">
        <w:trPr>
          <w:trHeight w:val="705"/>
        </w:trPr>
        <w:tc>
          <w:tcPr>
            <w:tcW w:w="745" w:type="dxa"/>
          </w:tcPr>
          <w:p w14:paraId="5C6E7EBF" w14:textId="5A51A999" w:rsidR="003875A7" w:rsidRPr="003C7AC3" w:rsidRDefault="003875A7" w:rsidP="007B7A06">
            <w:pPr>
              <w:jc w:val="center"/>
              <w:rPr>
                <w:rStyle w:val="Heading2Char"/>
                <w:rFonts w:ascii="Times" w:hAnsi="Times"/>
                <w:b w:val="0"/>
                <w:color w:val="auto"/>
                <w:sz w:val="24"/>
                <w:szCs w:val="24"/>
              </w:rPr>
            </w:pPr>
            <w:r>
              <w:rPr>
                <w:rStyle w:val="Heading2Char"/>
                <w:rFonts w:ascii="Times" w:hAnsi="Times"/>
                <w:b w:val="0"/>
                <w:color w:val="auto"/>
                <w:sz w:val="24"/>
                <w:szCs w:val="24"/>
              </w:rPr>
              <w:t>4</w:t>
            </w:r>
          </w:p>
        </w:tc>
        <w:tc>
          <w:tcPr>
            <w:tcW w:w="3443" w:type="dxa"/>
          </w:tcPr>
          <w:p w14:paraId="12609336" w14:textId="47316AF2" w:rsidR="003875A7" w:rsidRPr="003C7AC3" w:rsidRDefault="003875A7" w:rsidP="00455F9A">
            <w:pPr>
              <w:spacing w:after="200"/>
              <w:rPr>
                <w:rStyle w:val="Heading2Char"/>
                <w:rFonts w:ascii="Times" w:hAnsi="Times"/>
                <w:b w:val="0"/>
                <w:color w:val="auto"/>
                <w:sz w:val="24"/>
                <w:szCs w:val="24"/>
              </w:rPr>
            </w:pPr>
            <w:proofErr w:type="spellStart"/>
            <w:r>
              <w:rPr>
                <w:rStyle w:val="Heading2Char"/>
                <w:rFonts w:ascii="Times" w:hAnsi="Times"/>
                <w:b w:val="0"/>
                <w:color w:val="auto"/>
                <w:sz w:val="24"/>
                <w:szCs w:val="24"/>
              </w:rPr>
              <w:t>delete</w:t>
            </w:r>
            <w:r w:rsidR="00F7166E">
              <w:rPr>
                <w:rStyle w:val="Heading2Char"/>
                <w:rFonts w:ascii="Times" w:hAnsi="Times"/>
                <w:b w:val="0"/>
                <w:color w:val="auto"/>
                <w:sz w:val="24"/>
                <w:szCs w:val="24"/>
              </w:rPr>
              <w:t>Dentist</w:t>
            </w:r>
            <w:r w:rsidRPr="003C7AC3">
              <w:rPr>
                <w:rStyle w:val="Heading2Char"/>
                <w:rFonts w:ascii="Times" w:hAnsi="Times"/>
                <w:b w:val="0"/>
                <w:color w:val="auto"/>
                <w:sz w:val="24"/>
                <w:szCs w:val="24"/>
              </w:rPr>
              <w:t>Appointment</w:t>
            </w:r>
            <w:r>
              <w:rPr>
                <w:rStyle w:val="Heading2Char"/>
                <w:rFonts w:ascii="Times" w:hAnsi="Times"/>
                <w:b w:val="0"/>
                <w:color w:val="auto"/>
                <w:sz w:val="24"/>
                <w:szCs w:val="24"/>
              </w:rPr>
              <w:t>ByID</w:t>
            </w:r>
            <w:proofErr w:type="spellEnd"/>
            <w:r w:rsidRPr="003C7AC3">
              <w:rPr>
                <w:rStyle w:val="Heading2Char"/>
                <w:rFonts w:ascii="Times" w:hAnsi="Times"/>
                <w:b w:val="0"/>
                <w:color w:val="auto"/>
                <w:sz w:val="24"/>
                <w:szCs w:val="24"/>
              </w:rPr>
              <w:t>()</w:t>
            </w:r>
          </w:p>
          <w:p w14:paraId="1601581B" w14:textId="09E4320B" w:rsidR="003875A7" w:rsidRPr="003C7AC3" w:rsidRDefault="003875A7" w:rsidP="007B7A06">
            <w:pPr>
              <w:spacing w:after="200"/>
              <w:rPr>
                <w:rStyle w:val="Heading2Char"/>
                <w:rFonts w:ascii="Times" w:hAnsi="Times"/>
                <w:b w:val="0"/>
                <w:color w:val="auto"/>
                <w:sz w:val="24"/>
                <w:szCs w:val="24"/>
              </w:rPr>
            </w:pPr>
          </w:p>
        </w:tc>
        <w:tc>
          <w:tcPr>
            <w:tcW w:w="2811" w:type="dxa"/>
          </w:tcPr>
          <w:p w14:paraId="4C9DBACE" w14:textId="3FDEF506" w:rsidR="003875A7" w:rsidRDefault="003875A7" w:rsidP="00F7166E">
            <w:pPr>
              <w:widowControl w:val="0"/>
              <w:autoSpaceDE w:val="0"/>
              <w:autoSpaceDN w:val="0"/>
              <w:adjustRightInd w:val="0"/>
              <w:spacing w:after="240"/>
              <w:rPr>
                <w:rStyle w:val="Heading2Char"/>
                <w:rFonts w:ascii="Times" w:hAnsi="Times"/>
                <w:b w:val="0"/>
                <w:color w:val="auto"/>
                <w:sz w:val="24"/>
                <w:szCs w:val="24"/>
              </w:rPr>
            </w:pPr>
            <w:r>
              <w:rPr>
                <w:rStyle w:val="Heading2Char"/>
                <w:rFonts w:ascii="Times" w:hAnsi="Times"/>
                <w:b w:val="0"/>
                <w:color w:val="auto"/>
                <w:sz w:val="24"/>
                <w:szCs w:val="24"/>
              </w:rPr>
              <w:t xml:space="preserve">Method uses to delete </w:t>
            </w:r>
            <w:r w:rsidR="00F7166E">
              <w:rPr>
                <w:rStyle w:val="Heading2Char"/>
                <w:rFonts w:ascii="Times" w:hAnsi="Times"/>
                <w:b w:val="0"/>
                <w:color w:val="auto"/>
                <w:sz w:val="24"/>
                <w:szCs w:val="24"/>
              </w:rPr>
              <w:t>dentist</w:t>
            </w:r>
            <w:r>
              <w:rPr>
                <w:rStyle w:val="Heading2Char"/>
                <w:rFonts w:ascii="Times" w:hAnsi="Times"/>
                <w:b w:val="0"/>
                <w:color w:val="auto"/>
                <w:sz w:val="24"/>
                <w:szCs w:val="24"/>
              </w:rPr>
              <w:t xml:space="preserve">s’ appointment by </w:t>
            </w:r>
            <w:r w:rsidR="00F7166E">
              <w:rPr>
                <w:rStyle w:val="Heading2Char"/>
                <w:rFonts w:ascii="Times" w:hAnsi="Times"/>
                <w:b w:val="0"/>
                <w:color w:val="auto"/>
                <w:sz w:val="24"/>
                <w:szCs w:val="24"/>
              </w:rPr>
              <w:t>dentis</w:t>
            </w:r>
            <w:r>
              <w:rPr>
                <w:rStyle w:val="Heading2Char"/>
                <w:rFonts w:ascii="Times" w:hAnsi="Times"/>
                <w:b w:val="0"/>
                <w:color w:val="auto"/>
                <w:sz w:val="24"/>
                <w:szCs w:val="24"/>
              </w:rPr>
              <w:t>ts’ id.</w:t>
            </w:r>
          </w:p>
        </w:tc>
        <w:tc>
          <w:tcPr>
            <w:tcW w:w="2243" w:type="dxa"/>
          </w:tcPr>
          <w:p w14:paraId="6995FF1F" w14:textId="77777777" w:rsidR="003875A7" w:rsidRPr="003C7AC3" w:rsidRDefault="003875A7" w:rsidP="004851CB">
            <w:pPr>
              <w:spacing w:after="200"/>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p w14:paraId="5A14571D" w14:textId="561B1F8B" w:rsidR="003875A7" w:rsidRPr="003C7AC3" w:rsidRDefault="003875A7" w:rsidP="004851CB">
            <w:pPr>
              <w:spacing w:after="200"/>
              <w:jc w:val="center"/>
              <w:rPr>
                <w:rStyle w:val="Heading2Char"/>
                <w:rFonts w:ascii="Times" w:hAnsi="Times"/>
                <w:b w:val="0"/>
                <w:color w:val="auto"/>
                <w:sz w:val="24"/>
                <w:szCs w:val="24"/>
              </w:rPr>
            </w:pPr>
          </w:p>
        </w:tc>
      </w:tr>
    </w:tbl>
    <w:p w14:paraId="384FD1D5" w14:textId="77777777" w:rsidR="00F40E00" w:rsidRDefault="00F40E00" w:rsidP="00677FB8">
      <w:pPr>
        <w:ind w:firstLine="720"/>
        <w:rPr>
          <w:rStyle w:val="Heading2Char"/>
          <w:rFonts w:ascii="Times" w:hAnsi="Times"/>
          <w:color w:val="auto"/>
          <w:sz w:val="24"/>
          <w:szCs w:val="24"/>
        </w:rPr>
      </w:pPr>
    </w:p>
    <w:p w14:paraId="1995AA35" w14:textId="77777777" w:rsidR="004851CB" w:rsidRDefault="004851CB" w:rsidP="00677FB8">
      <w:pPr>
        <w:ind w:firstLine="720"/>
        <w:rPr>
          <w:rStyle w:val="Heading2Char"/>
          <w:rFonts w:ascii="Times" w:hAnsi="Times"/>
          <w:color w:val="auto"/>
          <w:sz w:val="24"/>
          <w:szCs w:val="24"/>
        </w:rPr>
      </w:pPr>
    </w:p>
    <w:p w14:paraId="1DAF69A7" w14:textId="77777777" w:rsidR="004851CB" w:rsidRDefault="004851CB" w:rsidP="00677FB8">
      <w:pPr>
        <w:ind w:firstLine="720"/>
        <w:rPr>
          <w:rStyle w:val="Heading2Char"/>
          <w:rFonts w:ascii="Times" w:hAnsi="Times"/>
          <w:color w:val="auto"/>
          <w:sz w:val="24"/>
          <w:szCs w:val="24"/>
        </w:rPr>
      </w:pPr>
    </w:p>
    <w:p w14:paraId="6D75008F" w14:textId="77777777" w:rsidR="004851CB" w:rsidRDefault="004851CB" w:rsidP="00677FB8">
      <w:pPr>
        <w:ind w:firstLine="720"/>
        <w:rPr>
          <w:rStyle w:val="Heading2Char"/>
          <w:rFonts w:ascii="Times" w:hAnsi="Times"/>
          <w:color w:val="auto"/>
          <w:sz w:val="24"/>
          <w:szCs w:val="24"/>
        </w:rPr>
      </w:pPr>
    </w:p>
    <w:p w14:paraId="760B44DF" w14:textId="639D8D29" w:rsidR="00677FB8" w:rsidRDefault="004851CB" w:rsidP="00677FB8">
      <w:pPr>
        <w:ind w:firstLine="720"/>
        <w:rPr>
          <w:rStyle w:val="Heading2Char"/>
          <w:rFonts w:ascii="Times" w:hAnsi="Times"/>
          <w:color w:val="auto"/>
          <w:sz w:val="24"/>
          <w:szCs w:val="24"/>
        </w:rPr>
      </w:pPr>
      <w:r>
        <w:rPr>
          <w:rStyle w:val="Heading2Char"/>
          <w:rFonts w:ascii="Times" w:hAnsi="Times"/>
          <w:color w:val="auto"/>
          <w:sz w:val="24"/>
          <w:szCs w:val="24"/>
        </w:rPr>
        <w:t>CD-017</w:t>
      </w:r>
      <w:proofErr w:type="gramStart"/>
      <w:r w:rsidR="00677FB8">
        <w:rPr>
          <w:rStyle w:val="Heading2Char"/>
          <w:rFonts w:ascii="Times" w:hAnsi="Times"/>
          <w:color w:val="auto"/>
          <w:sz w:val="24"/>
          <w:szCs w:val="24"/>
        </w:rPr>
        <w:t>,URS</w:t>
      </w:r>
      <w:proofErr w:type="gramEnd"/>
    </w:p>
    <w:p w14:paraId="295E201D" w14:textId="6239392B" w:rsidR="00677FB8" w:rsidRDefault="00677FB8" w:rsidP="00677FB8">
      <w:pPr>
        <w:rPr>
          <w:rStyle w:val="Heading2Char"/>
          <w:rFonts w:ascii="Times" w:hAnsi="Times"/>
          <w:color w:val="auto"/>
          <w:sz w:val="24"/>
          <w:szCs w:val="24"/>
        </w:rPr>
      </w:pPr>
      <w:r>
        <w:rPr>
          <w:rStyle w:val="Heading2Char"/>
          <w:rFonts w:ascii="Times" w:hAnsi="Times"/>
          <w:color w:val="auto"/>
          <w:sz w:val="24"/>
          <w:szCs w:val="24"/>
        </w:rPr>
        <w:tab/>
        <w:t xml:space="preserve">Class name: </w:t>
      </w:r>
      <w:proofErr w:type="spellStart"/>
      <w:r>
        <w:rPr>
          <w:rStyle w:val="Heading2Char"/>
          <w:rFonts w:ascii="Times" w:hAnsi="Times"/>
          <w:color w:val="auto"/>
          <w:sz w:val="24"/>
          <w:szCs w:val="24"/>
        </w:rPr>
        <w:t>DentistAppointment_Controller</w:t>
      </w:r>
      <w:proofErr w:type="spellEnd"/>
    </w:p>
    <w:p w14:paraId="48530960" w14:textId="3ADF4320" w:rsidR="00677FB8" w:rsidRDefault="00677FB8" w:rsidP="00677FB8">
      <w:pPr>
        <w:rPr>
          <w:rStyle w:val="Heading2Char"/>
          <w:rFonts w:ascii="Times" w:hAnsi="Times"/>
          <w:color w:val="auto"/>
          <w:sz w:val="24"/>
          <w:szCs w:val="24"/>
        </w:rPr>
      </w:pPr>
    </w:p>
    <w:p w14:paraId="446E4021" w14:textId="4B21A907" w:rsidR="00F40E00" w:rsidRDefault="004851CB" w:rsidP="00677FB8">
      <w:pPr>
        <w:tabs>
          <w:tab w:val="left" w:pos="2082"/>
        </w:tabs>
        <w:rPr>
          <w:rFonts w:ascii="Times" w:eastAsiaTheme="majorEastAsia" w:hAnsi="Times" w:cstheme="majorBidi"/>
          <w:sz w:val="24"/>
          <w:szCs w:val="24"/>
        </w:rPr>
      </w:pPr>
      <w:r>
        <w:rPr>
          <w:rFonts w:ascii="Times" w:eastAsiaTheme="majorEastAsia" w:hAnsi="Times" w:cstheme="majorBidi"/>
          <w:noProof/>
          <w:sz w:val="24"/>
          <w:szCs w:val="24"/>
          <w:lang w:eastAsia="ko-KR"/>
        </w:rPr>
        <w:drawing>
          <wp:anchor distT="0" distB="0" distL="114300" distR="114300" simplePos="0" relativeHeight="251696128" behindDoc="0" locked="0" layoutInCell="1" allowOverlap="1" wp14:anchorId="2CBD1113" wp14:editId="655E50B3">
            <wp:simplePos x="0" y="0"/>
            <wp:positionH relativeFrom="column">
              <wp:posOffset>1600200</wp:posOffset>
            </wp:positionH>
            <wp:positionV relativeFrom="paragraph">
              <wp:posOffset>78740</wp:posOffset>
            </wp:positionV>
            <wp:extent cx="2489200" cy="96520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Appointment_Controller.jpg"/>
                    <pic:cNvPicPr/>
                  </pic:nvPicPr>
                  <pic:blipFill>
                    <a:blip r:embed="rId28">
                      <a:extLst>
                        <a:ext uri="{28A0092B-C50C-407E-A947-70E740481C1C}">
                          <a14:useLocalDpi xmlns:a14="http://schemas.microsoft.com/office/drawing/2010/main" val="0"/>
                        </a:ext>
                      </a:extLst>
                    </a:blip>
                    <a:stretch>
                      <a:fillRect/>
                    </a:stretch>
                  </pic:blipFill>
                  <pic:spPr>
                    <a:xfrm>
                      <a:off x="0" y="0"/>
                      <a:ext cx="2489200" cy="965200"/>
                    </a:xfrm>
                    <a:prstGeom prst="rect">
                      <a:avLst/>
                    </a:prstGeom>
                  </pic:spPr>
                </pic:pic>
              </a:graphicData>
            </a:graphic>
            <wp14:sizeRelH relativeFrom="page">
              <wp14:pctWidth>0</wp14:pctWidth>
            </wp14:sizeRelH>
            <wp14:sizeRelV relativeFrom="page">
              <wp14:pctHeight>0</wp14:pctHeight>
            </wp14:sizeRelV>
          </wp:anchor>
        </w:drawing>
      </w:r>
    </w:p>
    <w:p w14:paraId="59D8806D" w14:textId="5D7420F8" w:rsidR="00F40E00" w:rsidRPr="00F40E00" w:rsidRDefault="00F40E00" w:rsidP="00F40E00">
      <w:pPr>
        <w:rPr>
          <w:rFonts w:ascii="Times" w:eastAsiaTheme="majorEastAsia" w:hAnsi="Times" w:cstheme="majorBidi"/>
          <w:sz w:val="24"/>
          <w:szCs w:val="24"/>
        </w:rPr>
      </w:pPr>
    </w:p>
    <w:p w14:paraId="2C7B9E5C" w14:textId="77777777" w:rsidR="00F40E00" w:rsidRPr="00F40E00" w:rsidRDefault="00F40E00" w:rsidP="00F40E00">
      <w:pPr>
        <w:rPr>
          <w:rFonts w:ascii="Times" w:eastAsiaTheme="majorEastAsia" w:hAnsi="Times" w:cstheme="majorBidi"/>
          <w:sz w:val="24"/>
          <w:szCs w:val="24"/>
        </w:rPr>
      </w:pPr>
    </w:p>
    <w:p w14:paraId="77F3804E" w14:textId="77777777" w:rsidR="00F40E00" w:rsidRPr="00F40E00" w:rsidRDefault="00F40E00" w:rsidP="00F40E00">
      <w:pPr>
        <w:rPr>
          <w:rFonts w:ascii="Times" w:eastAsiaTheme="majorEastAsia" w:hAnsi="Times" w:cstheme="majorBidi"/>
          <w:sz w:val="24"/>
          <w:szCs w:val="24"/>
        </w:rPr>
      </w:pPr>
    </w:p>
    <w:p w14:paraId="10D1F0EB" w14:textId="77777777" w:rsidR="00F40E00" w:rsidRPr="00F40E00" w:rsidRDefault="00F40E00" w:rsidP="00F40E00">
      <w:pPr>
        <w:rPr>
          <w:rFonts w:ascii="Times" w:eastAsiaTheme="majorEastAsia" w:hAnsi="Times" w:cstheme="majorBidi"/>
          <w:sz w:val="24"/>
          <w:szCs w:val="24"/>
        </w:rPr>
      </w:pPr>
    </w:p>
    <w:p w14:paraId="5B81E690" w14:textId="77777777" w:rsidR="00F40E00" w:rsidRPr="00F40E00" w:rsidRDefault="00F40E00" w:rsidP="00F40E00">
      <w:pPr>
        <w:rPr>
          <w:rFonts w:ascii="Times" w:eastAsiaTheme="majorEastAsia" w:hAnsi="Times" w:cstheme="majorBidi"/>
          <w:sz w:val="24"/>
          <w:szCs w:val="24"/>
        </w:rPr>
      </w:pPr>
    </w:p>
    <w:p w14:paraId="6EDEFCE1" w14:textId="77777777" w:rsidR="00F40E00" w:rsidRPr="00F40E00" w:rsidRDefault="00F40E00" w:rsidP="00F40E00">
      <w:pPr>
        <w:rPr>
          <w:rFonts w:ascii="Times" w:eastAsiaTheme="majorEastAsia" w:hAnsi="Times" w:cstheme="majorBidi"/>
          <w:sz w:val="24"/>
          <w:szCs w:val="24"/>
        </w:rPr>
      </w:pPr>
    </w:p>
    <w:p w14:paraId="172C17A6" w14:textId="77777777" w:rsidR="00F40E00" w:rsidRPr="00F40E00" w:rsidRDefault="00F40E00" w:rsidP="00F40E00">
      <w:pPr>
        <w:rPr>
          <w:rFonts w:ascii="Times" w:eastAsiaTheme="majorEastAsia" w:hAnsi="Times" w:cstheme="majorBidi"/>
          <w:sz w:val="24"/>
          <w:szCs w:val="24"/>
        </w:rPr>
      </w:pPr>
    </w:p>
    <w:p w14:paraId="2080E851" w14:textId="742E99F7" w:rsidR="00F40E00" w:rsidRPr="00F40E00" w:rsidRDefault="00F40E00" w:rsidP="00F40E00">
      <w:pPr>
        <w:rPr>
          <w:rStyle w:val="Heading2Char"/>
          <w:rFonts w:ascii="Times" w:hAnsi="Times"/>
          <w:b w:val="0"/>
          <w:bCs w:val="0"/>
          <w:color w:val="000000"/>
          <w:sz w:val="24"/>
          <w:szCs w:val="24"/>
        </w:rPr>
      </w:pPr>
      <w:r w:rsidRPr="00CD512E">
        <w:rPr>
          <w:rStyle w:val="Heading2Char"/>
          <w:rFonts w:ascii="Times" w:hAnsi="Times"/>
          <w:color w:val="auto"/>
          <w:sz w:val="24"/>
          <w:szCs w:val="24"/>
        </w:rPr>
        <w:t>Property</w:t>
      </w:r>
    </w:p>
    <w:p w14:paraId="0C5D2460" w14:textId="77777777" w:rsidR="00F40E00" w:rsidRDefault="00F40E00" w:rsidP="00F40E00">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39"/>
        <w:gridCol w:w="2616"/>
        <w:gridCol w:w="2462"/>
        <w:gridCol w:w="2999"/>
      </w:tblGrid>
      <w:tr w:rsidR="00F40E00" w:rsidRPr="00CD512E" w14:paraId="5BFB1CCF" w14:textId="77777777" w:rsidTr="007B7A06">
        <w:trPr>
          <w:trHeight w:val="191"/>
        </w:trPr>
        <w:tc>
          <w:tcPr>
            <w:tcW w:w="959" w:type="dxa"/>
            <w:shd w:val="clear" w:color="auto" w:fill="D9D9D9"/>
          </w:tcPr>
          <w:p w14:paraId="6C492C26" w14:textId="77777777" w:rsidR="00F40E00" w:rsidRPr="00CD512E" w:rsidRDefault="00F40E00" w:rsidP="004851CB">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693" w:type="dxa"/>
            <w:shd w:val="clear" w:color="auto" w:fill="D9D9D9"/>
          </w:tcPr>
          <w:p w14:paraId="4E2F8D43" w14:textId="77777777" w:rsidR="00F40E00" w:rsidRPr="00CD512E" w:rsidRDefault="00F40E00" w:rsidP="004851CB">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508" w:type="dxa"/>
            <w:shd w:val="clear" w:color="auto" w:fill="D9D9D9"/>
          </w:tcPr>
          <w:p w14:paraId="114B2D11" w14:textId="77777777" w:rsidR="00F40E00" w:rsidRPr="00CD512E" w:rsidRDefault="00F40E00" w:rsidP="004851CB">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0C0CA3F8" w14:textId="77777777" w:rsidR="00F40E00" w:rsidRPr="00CD512E" w:rsidRDefault="00F40E00" w:rsidP="004851CB">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F40E00" w14:paraId="11160361" w14:textId="77777777" w:rsidTr="007B7A06">
        <w:trPr>
          <w:trHeight w:val="860"/>
        </w:trPr>
        <w:tc>
          <w:tcPr>
            <w:tcW w:w="959" w:type="dxa"/>
          </w:tcPr>
          <w:p w14:paraId="4B8D287C" w14:textId="77777777" w:rsidR="00F40E00" w:rsidRPr="005064EC" w:rsidRDefault="00F40E00" w:rsidP="007B7A06">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2693" w:type="dxa"/>
          </w:tcPr>
          <w:p w14:paraId="0156FD7C" w14:textId="77777777" w:rsidR="00F40E00" w:rsidRPr="005064EC" w:rsidRDefault="00F40E00" w:rsidP="007B7A06">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2508" w:type="dxa"/>
          </w:tcPr>
          <w:p w14:paraId="014728C3" w14:textId="77777777" w:rsidR="00F40E00" w:rsidRPr="005064EC" w:rsidRDefault="00F40E00" w:rsidP="007B7A06">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Fonts w:ascii="Times New Roman" w:eastAsiaTheme="minorHAnsi" w:hAnsi="Times New Roman" w:cs="Times New Roman"/>
                <w:color w:val="auto"/>
                <w:sz w:val="24"/>
                <w:szCs w:val="24"/>
                <w:lang w:bidi="ar-SA"/>
              </w:rPr>
              <w:t>-</w:t>
            </w:r>
          </w:p>
        </w:tc>
        <w:tc>
          <w:tcPr>
            <w:tcW w:w="3082" w:type="dxa"/>
          </w:tcPr>
          <w:p w14:paraId="21F3627C" w14:textId="77777777" w:rsidR="00F40E00" w:rsidRPr="005064EC" w:rsidRDefault="00F40E00" w:rsidP="007B7A06">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3AD58AC6" w14:textId="77777777" w:rsidR="00F40E00" w:rsidRDefault="00F40E00" w:rsidP="00F40E00">
      <w:pPr>
        <w:rPr>
          <w:rStyle w:val="Heading2Char"/>
          <w:rFonts w:ascii="Times" w:hAnsi="Times"/>
          <w:color w:val="auto"/>
          <w:sz w:val="24"/>
          <w:szCs w:val="24"/>
        </w:rPr>
      </w:pPr>
    </w:p>
    <w:p w14:paraId="2D39AA05" w14:textId="77777777" w:rsidR="00F40E00" w:rsidRDefault="00F40E00" w:rsidP="00F40E00">
      <w:pPr>
        <w:rPr>
          <w:rStyle w:val="Heading2Char"/>
          <w:rFonts w:ascii="Times" w:hAnsi="Times"/>
          <w:color w:val="auto"/>
          <w:sz w:val="24"/>
          <w:szCs w:val="24"/>
        </w:rPr>
      </w:pPr>
    </w:p>
    <w:p w14:paraId="183C3E5C" w14:textId="77777777" w:rsidR="00F40E00" w:rsidRDefault="00F40E00" w:rsidP="00F40E00">
      <w:pPr>
        <w:rPr>
          <w:rStyle w:val="Heading2Char"/>
          <w:rFonts w:ascii="Times" w:hAnsi="Times"/>
          <w:color w:val="auto"/>
          <w:sz w:val="24"/>
          <w:szCs w:val="24"/>
        </w:rPr>
      </w:pPr>
    </w:p>
    <w:p w14:paraId="148C60A4" w14:textId="77777777" w:rsidR="00F40E00" w:rsidRPr="00CD512E" w:rsidRDefault="00F40E00" w:rsidP="00F40E00">
      <w:pPr>
        <w:rPr>
          <w:rStyle w:val="Heading2Char"/>
          <w:rFonts w:ascii="Times" w:hAnsi="Times"/>
          <w:color w:val="auto"/>
          <w:sz w:val="24"/>
          <w:szCs w:val="24"/>
        </w:rPr>
      </w:pPr>
      <w:r w:rsidRPr="00CD512E">
        <w:rPr>
          <w:rStyle w:val="Heading2Char"/>
          <w:rFonts w:ascii="Times" w:hAnsi="Times"/>
          <w:color w:val="auto"/>
          <w:sz w:val="24"/>
          <w:szCs w:val="24"/>
        </w:rPr>
        <w:t>Method</w:t>
      </w:r>
    </w:p>
    <w:p w14:paraId="68643ED7" w14:textId="77777777" w:rsidR="00F40E00" w:rsidRDefault="00F40E00" w:rsidP="00F40E00">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822"/>
        <w:gridCol w:w="2800"/>
        <w:gridCol w:w="2802"/>
        <w:gridCol w:w="2592"/>
      </w:tblGrid>
      <w:tr w:rsidR="00F40E00" w:rsidRPr="00CD512E" w14:paraId="31771788" w14:textId="77777777" w:rsidTr="007B7A06">
        <w:trPr>
          <w:trHeight w:val="191"/>
        </w:trPr>
        <w:tc>
          <w:tcPr>
            <w:tcW w:w="837" w:type="dxa"/>
            <w:shd w:val="clear" w:color="auto" w:fill="D9D9D9"/>
          </w:tcPr>
          <w:p w14:paraId="68CBBCB2" w14:textId="77777777" w:rsidR="00F40E00" w:rsidRPr="00CD512E" w:rsidRDefault="00F40E00" w:rsidP="004851CB">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883" w:type="dxa"/>
            <w:shd w:val="clear" w:color="auto" w:fill="D9D9D9"/>
          </w:tcPr>
          <w:p w14:paraId="6B12E11D" w14:textId="77777777" w:rsidR="00F40E00" w:rsidRPr="00CD512E" w:rsidRDefault="00F40E00" w:rsidP="004851CB">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861" w:type="dxa"/>
            <w:shd w:val="clear" w:color="auto" w:fill="D9D9D9"/>
          </w:tcPr>
          <w:p w14:paraId="4E52F751" w14:textId="77777777" w:rsidR="00F40E00" w:rsidRPr="00CD512E" w:rsidRDefault="00F40E00" w:rsidP="004851CB">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661" w:type="dxa"/>
            <w:shd w:val="clear" w:color="auto" w:fill="D9D9D9"/>
          </w:tcPr>
          <w:p w14:paraId="5FE6B9E9" w14:textId="77777777" w:rsidR="00F40E00" w:rsidRPr="00CD512E" w:rsidRDefault="00F40E00" w:rsidP="004851CB">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4851CB" w:rsidRPr="005064EC" w14:paraId="7E2ECA48" w14:textId="77777777" w:rsidTr="007B7A06">
        <w:trPr>
          <w:trHeight w:val="473"/>
        </w:trPr>
        <w:tc>
          <w:tcPr>
            <w:tcW w:w="837" w:type="dxa"/>
          </w:tcPr>
          <w:p w14:paraId="40CE87DC" w14:textId="498B5781" w:rsidR="004851CB" w:rsidRPr="005064EC" w:rsidRDefault="004851CB" w:rsidP="007B7A06">
            <w:pPr>
              <w:jc w:val="center"/>
              <w:rPr>
                <w:rStyle w:val="Heading2Char"/>
                <w:rFonts w:ascii="Times" w:hAnsi="Times"/>
                <w:b w:val="0"/>
                <w:color w:val="auto"/>
                <w:sz w:val="24"/>
                <w:szCs w:val="24"/>
              </w:rPr>
            </w:pPr>
            <w:r>
              <w:rPr>
                <w:rStyle w:val="Heading2Char"/>
                <w:rFonts w:ascii="Times" w:hAnsi="Times"/>
                <w:b w:val="0"/>
                <w:color w:val="auto"/>
                <w:sz w:val="24"/>
                <w:szCs w:val="24"/>
              </w:rPr>
              <w:t>1</w:t>
            </w:r>
          </w:p>
        </w:tc>
        <w:tc>
          <w:tcPr>
            <w:tcW w:w="2883" w:type="dxa"/>
          </w:tcPr>
          <w:p w14:paraId="4E3ED963" w14:textId="416BE5CA" w:rsidR="004851CB" w:rsidRPr="005064EC" w:rsidRDefault="004851CB" w:rsidP="007B7A06">
            <w:pPr>
              <w:rPr>
                <w:rStyle w:val="Heading2Char"/>
                <w:rFonts w:ascii="Times" w:hAnsi="Times"/>
                <w:b w:val="0"/>
                <w:color w:val="auto"/>
                <w:sz w:val="24"/>
                <w:szCs w:val="24"/>
              </w:rPr>
            </w:pPr>
            <w:r>
              <w:rPr>
                <w:rStyle w:val="Heading2Char"/>
                <w:rFonts w:ascii="Times" w:hAnsi="Times"/>
                <w:b w:val="0"/>
                <w:color w:val="auto"/>
                <w:sz w:val="24"/>
                <w:szCs w:val="24"/>
              </w:rPr>
              <w:t>add ()</w:t>
            </w:r>
          </w:p>
        </w:tc>
        <w:tc>
          <w:tcPr>
            <w:tcW w:w="2861" w:type="dxa"/>
          </w:tcPr>
          <w:p w14:paraId="5C269C54" w14:textId="433EB0E9" w:rsidR="004851CB" w:rsidRPr="005064EC" w:rsidRDefault="004851CB" w:rsidP="004A1E58">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6E6011">
              <w:rPr>
                <w:rFonts w:ascii="Times New Roman" w:hAnsi="Times New Roman" w:cs="Times New Roman"/>
                <w:sz w:val="24"/>
                <w:szCs w:val="24"/>
              </w:rPr>
              <w:t xml:space="preserve">Method </w:t>
            </w:r>
            <w:r w:rsidR="004A1E58">
              <w:rPr>
                <w:rFonts w:ascii="Times New Roman" w:hAnsi="Times New Roman" w:cs="Times New Roman"/>
                <w:sz w:val="24"/>
                <w:szCs w:val="24"/>
              </w:rPr>
              <w:t>uses to add new appointment by dentist.</w:t>
            </w:r>
          </w:p>
        </w:tc>
        <w:tc>
          <w:tcPr>
            <w:tcW w:w="2661" w:type="dxa"/>
          </w:tcPr>
          <w:p w14:paraId="50483BE6" w14:textId="0C1041A3" w:rsidR="004851CB" w:rsidRPr="005064EC" w:rsidRDefault="004851CB" w:rsidP="004851CB">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4851CB" w:rsidRPr="005064EC" w14:paraId="48E75E90" w14:textId="77777777" w:rsidTr="007B7A06">
        <w:trPr>
          <w:trHeight w:val="236"/>
        </w:trPr>
        <w:tc>
          <w:tcPr>
            <w:tcW w:w="837" w:type="dxa"/>
          </w:tcPr>
          <w:p w14:paraId="6413234A" w14:textId="74E1616A" w:rsidR="004851CB" w:rsidRPr="005064EC" w:rsidRDefault="004851CB" w:rsidP="007B7A06">
            <w:pPr>
              <w:jc w:val="center"/>
              <w:rPr>
                <w:rStyle w:val="Heading2Char"/>
                <w:rFonts w:ascii="Times" w:hAnsi="Times"/>
                <w:b w:val="0"/>
                <w:color w:val="auto"/>
                <w:sz w:val="24"/>
                <w:szCs w:val="24"/>
              </w:rPr>
            </w:pPr>
            <w:r>
              <w:rPr>
                <w:rStyle w:val="Heading2Char"/>
                <w:rFonts w:ascii="Times" w:hAnsi="Times"/>
                <w:b w:val="0"/>
                <w:color w:val="auto"/>
                <w:sz w:val="24"/>
                <w:szCs w:val="24"/>
              </w:rPr>
              <w:t>2</w:t>
            </w:r>
          </w:p>
        </w:tc>
        <w:tc>
          <w:tcPr>
            <w:tcW w:w="2883" w:type="dxa"/>
          </w:tcPr>
          <w:p w14:paraId="457CA99B" w14:textId="77777777" w:rsidR="004851CB" w:rsidRPr="003C7AC3" w:rsidRDefault="004851CB" w:rsidP="00455F9A">
            <w:pPr>
              <w:spacing w:after="200"/>
              <w:rPr>
                <w:rStyle w:val="Heading2Char"/>
                <w:rFonts w:ascii="Times" w:hAnsi="Times"/>
                <w:b w:val="0"/>
                <w:color w:val="auto"/>
                <w:sz w:val="24"/>
                <w:szCs w:val="24"/>
              </w:rPr>
            </w:pPr>
            <w:r w:rsidRPr="003C7AC3">
              <w:rPr>
                <w:rStyle w:val="Heading2Char"/>
                <w:rFonts w:ascii="Times" w:hAnsi="Times"/>
                <w:b w:val="0"/>
                <w:color w:val="auto"/>
                <w:sz w:val="24"/>
                <w:szCs w:val="24"/>
              </w:rPr>
              <w:t>edi</w:t>
            </w:r>
            <w:r>
              <w:rPr>
                <w:rStyle w:val="Heading2Char"/>
                <w:rFonts w:ascii="Times" w:hAnsi="Times"/>
                <w:b w:val="0"/>
                <w:color w:val="auto"/>
                <w:sz w:val="24"/>
                <w:szCs w:val="24"/>
              </w:rPr>
              <w:t>t</w:t>
            </w:r>
            <w:r w:rsidRPr="003C7AC3">
              <w:rPr>
                <w:rStyle w:val="Heading2Char"/>
                <w:rFonts w:ascii="Times" w:hAnsi="Times"/>
                <w:b w:val="0"/>
                <w:color w:val="auto"/>
                <w:sz w:val="24"/>
                <w:szCs w:val="24"/>
              </w:rPr>
              <w:t xml:space="preserve"> ()</w:t>
            </w:r>
          </w:p>
          <w:p w14:paraId="4D3DC6E4" w14:textId="0563172C" w:rsidR="004851CB" w:rsidRDefault="004851CB" w:rsidP="007B7A06">
            <w:pPr>
              <w:rPr>
                <w:rStyle w:val="Heading2Char"/>
                <w:rFonts w:ascii="Times" w:hAnsi="Times"/>
                <w:b w:val="0"/>
                <w:color w:val="auto"/>
                <w:sz w:val="24"/>
                <w:szCs w:val="24"/>
              </w:rPr>
            </w:pPr>
          </w:p>
        </w:tc>
        <w:tc>
          <w:tcPr>
            <w:tcW w:w="2861" w:type="dxa"/>
          </w:tcPr>
          <w:p w14:paraId="56040014" w14:textId="56D225E4" w:rsidR="004851CB" w:rsidRDefault="004851CB" w:rsidP="004851CB">
            <w:pPr>
              <w:widowControl w:val="0"/>
              <w:autoSpaceDE w:val="0"/>
              <w:autoSpaceDN w:val="0"/>
              <w:adjustRightInd w:val="0"/>
              <w:spacing w:after="240"/>
              <w:rPr>
                <w:rFonts w:ascii="Times New Roman" w:hAnsi="Times New Roman" w:cs="Times New Roman"/>
              </w:rPr>
            </w:pPr>
            <w:r>
              <w:rPr>
                <w:rStyle w:val="Heading2Char"/>
                <w:rFonts w:ascii="Times" w:hAnsi="Times"/>
                <w:b w:val="0"/>
                <w:color w:val="auto"/>
                <w:sz w:val="24"/>
                <w:szCs w:val="24"/>
              </w:rPr>
              <w:t>Method uses to edit dentists’ appointment.</w:t>
            </w:r>
          </w:p>
        </w:tc>
        <w:tc>
          <w:tcPr>
            <w:tcW w:w="2661" w:type="dxa"/>
          </w:tcPr>
          <w:p w14:paraId="32350489" w14:textId="77777777" w:rsidR="004851CB" w:rsidRPr="003C7AC3" w:rsidRDefault="004851CB" w:rsidP="00455F9A">
            <w:pPr>
              <w:spacing w:after="200"/>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p w14:paraId="7283E4A4" w14:textId="596FD46B" w:rsidR="004851CB" w:rsidRDefault="004851CB" w:rsidP="007B7A06">
            <w:pPr>
              <w:rPr>
                <w:rStyle w:val="Heading2Char"/>
                <w:rFonts w:ascii="Times" w:hAnsi="Times"/>
                <w:b w:val="0"/>
                <w:color w:val="auto"/>
                <w:sz w:val="24"/>
                <w:szCs w:val="24"/>
              </w:rPr>
            </w:pPr>
          </w:p>
        </w:tc>
      </w:tr>
      <w:tr w:rsidR="004851CB" w:rsidRPr="005064EC" w14:paraId="26AC0203" w14:textId="77777777" w:rsidTr="007B7A06">
        <w:trPr>
          <w:trHeight w:val="344"/>
        </w:trPr>
        <w:tc>
          <w:tcPr>
            <w:tcW w:w="837" w:type="dxa"/>
          </w:tcPr>
          <w:p w14:paraId="6F23A53C" w14:textId="7467288D" w:rsidR="004851CB" w:rsidRPr="005064EC" w:rsidRDefault="004851CB" w:rsidP="007B7A06">
            <w:pPr>
              <w:jc w:val="center"/>
              <w:rPr>
                <w:rStyle w:val="Heading2Char"/>
                <w:rFonts w:ascii="Times" w:hAnsi="Times"/>
                <w:b w:val="0"/>
                <w:color w:val="auto"/>
                <w:sz w:val="24"/>
                <w:szCs w:val="24"/>
              </w:rPr>
            </w:pPr>
            <w:r>
              <w:rPr>
                <w:rStyle w:val="Heading2Char"/>
                <w:rFonts w:ascii="Times" w:hAnsi="Times"/>
                <w:b w:val="0"/>
                <w:color w:val="auto"/>
                <w:sz w:val="24"/>
                <w:szCs w:val="24"/>
              </w:rPr>
              <w:t>3</w:t>
            </w:r>
          </w:p>
        </w:tc>
        <w:tc>
          <w:tcPr>
            <w:tcW w:w="2883" w:type="dxa"/>
          </w:tcPr>
          <w:p w14:paraId="5FF3F9B7" w14:textId="348B9A4A" w:rsidR="004851CB" w:rsidRDefault="004851CB" w:rsidP="007B7A06">
            <w:pPr>
              <w:rPr>
                <w:rStyle w:val="Heading2Char"/>
                <w:rFonts w:ascii="Times" w:hAnsi="Times"/>
                <w:b w:val="0"/>
                <w:color w:val="auto"/>
                <w:sz w:val="24"/>
                <w:szCs w:val="24"/>
              </w:rPr>
            </w:pPr>
            <w:r>
              <w:rPr>
                <w:rStyle w:val="Heading2Char"/>
                <w:rFonts w:ascii="Times" w:hAnsi="Times"/>
                <w:b w:val="0"/>
                <w:color w:val="auto"/>
                <w:sz w:val="24"/>
                <w:szCs w:val="24"/>
              </w:rPr>
              <w:t>delete()</w:t>
            </w:r>
          </w:p>
        </w:tc>
        <w:tc>
          <w:tcPr>
            <w:tcW w:w="2861" w:type="dxa"/>
          </w:tcPr>
          <w:p w14:paraId="2DBFC656" w14:textId="64E8C756" w:rsidR="004851CB" w:rsidRDefault="004851CB" w:rsidP="004851CB">
            <w:pPr>
              <w:widowControl w:val="0"/>
              <w:autoSpaceDE w:val="0"/>
              <w:autoSpaceDN w:val="0"/>
              <w:adjustRightInd w:val="0"/>
              <w:spacing w:after="240"/>
              <w:rPr>
                <w:rFonts w:ascii="Times New Roman" w:hAnsi="Times New Roman" w:cs="Times New Roman"/>
              </w:rPr>
            </w:pPr>
            <w:r>
              <w:rPr>
                <w:rStyle w:val="Heading2Char"/>
                <w:rFonts w:ascii="Times" w:hAnsi="Times"/>
                <w:b w:val="0"/>
                <w:color w:val="auto"/>
                <w:sz w:val="24"/>
                <w:szCs w:val="24"/>
              </w:rPr>
              <w:t>Method uses to delete dentist appointment.</w:t>
            </w:r>
          </w:p>
        </w:tc>
        <w:tc>
          <w:tcPr>
            <w:tcW w:w="2661" w:type="dxa"/>
          </w:tcPr>
          <w:p w14:paraId="7D46F82E" w14:textId="0E2AD3AA" w:rsidR="004851CB" w:rsidRDefault="004851CB" w:rsidP="007B7A06">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41B5AE59" w14:textId="77777777" w:rsidR="00455F9A" w:rsidRDefault="00455F9A" w:rsidP="00F40E00">
      <w:pPr>
        <w:tabs>
          <w:tab w:val="left" w:pos="1161"/>
        </w:tabs>
        <w:rPr>
          <w:rFonts w:ascii="Times" w:eastAsiaTheme="majorEastAsia" w:hAnsi="Times" w:cstheme="majorBidi"/>
          <w:sz w:val="24"/>
          <w:szCs w:val="24"/>
        </w:rPr>
      </w:pPr>
    </w:p>
    <w:p w14:paraId="71EE6D36" w14:textId="77777777" w:rsidR="00455F9A" w:rsidRDefault="00455F9A" w:rsidP="00F40E00">
      <w:pPr>
        <w:tabs>
          <w:tab w:val="left" w:pos="1161"/>
        </w:tabs>
        <w:rPr>
          <w:rFonts w:ascii="Times" w:eastAsiaTheme="majorEastAsia" w:hAnsi="Times" w:cstheme="majorBidi"/>
          <w:sz w:val="24"/>
          <w:szCs w:val="24"/>
        </w:rPr>
      </w:pPr>
    </w:p>
    <w:p w14:paraId="62E0AB7F" w14:textId="77777777" w:rsidR="00455F9A" w:rsidRDefault="00455F9A" w:rsidP="00F40E00">
      <w:pPr>
        <w:tabs>
          <w:tab w:val="left" w:pos="1161"/>
        </w:tabs>
        <w:rPr>
          <w:rFonts w:ascii="Times" w:eastAsiaTheme="majorEastAsia" w:hAnsi="Times" w:cstheme="majorBidi"/>
          <w:sz w:val="24"/>
          <w:szCs w:val="24"/>
        </w:rPr>
      </w:pPr>
    </w:p>
    <w:p w14:paraId="60202324" w14:textId="77777777" w:rsidR="00455F9A" w:rsidRDefault="00455F9A" w:rsidP="00F40E00">
      <w:pPr>
        <w:tabs>
          <w:tab w:val="left" w:pos="1161"/>
        </w:tabs>
        <w:rPr>
          <w:rFonts w:ascii="Times" w:eastAsiaTheme="majorEastAsia" w:hAnsi="Times" w:cstheme="majorBidi"/>
          <w:sz w:val="24"/>
          <w:szCs w:val="24"/>
        </w:rPr>
      </w:pPr>
    </w:p>
    <w:p w14:paraId="4BF10D85" w14:textId="77777777" w:rsidR="00455F9A" w:rsidRDefault="00455F9A" w:rsidP="00F40E00">
      <w:pPr>
        <w:tabs>
          <w:tab w:val="left" w:pos="1161"/>
        </w:tabs>
        <w:rPr>
          <w:rFonts w:ascii="Times" w:eastAsiaTheme="majorEastAsia" w:hAnsi="Times" w:cstheme="majorBidi"/>
          <w:sz w:val="24"/>
          <w:szCs w:val="24"/>
        </w:rPr>
      </w:pPr>
    </w:p>
    <w:p w14:paraId="79A0814D" w14:textId="77777777" w:rsidR="00455F9A" w:rsidRDefault="00455F9A" w:rsidP="00F40E00">
      <w:pPr>
        <w:tabs>
          <w:tab w:val="left" w:pos="1161"/>
        </w:tabs>
        <w:rPr>
          <w:rFonts w:ascii="Times" w:eastAsiaTheme="majorEastAsia" w:hAnsi="Times" w:cstheme="majorBidi"/>
          <w:sz w:val="24"/>
          <w:szCs w:val="24"/>
        </w:rPr>
      </w:pPr>
    </w:p>
    <w:p w14:paraId="1D8D6CF2" w14:textId="77777777" w:rsidR="00455F9A" w:rsidRDefault="00455F9A" w:rsidP="00F40E00">
      <w:pPr>
        <w:tabs>
          <w:tab w:val="left" w:pos="1161"/>
        </w:tabs>
        <w:rPr>
          <w:rFonts w:ascii="Times" w:eastAsiaTheme="majorEastAsia" w:hAnsi="Times" w:cstheme="majorBidi"/>
          <w:sz w:val="24"/>
          <w:szCs w:val="24"/>
        </w:rPr>
      </w:pPr>
    </w:p>
    <w:p w14:paraId="5599510F" w14:textId="77777777" w:rsidR="00455F9A" w:rsidRDefault="00455F9A" w:rsidP="00F40E00">
      <w:pPr>
        <w:tabs>
          <w:tab w:val="left" w:pos="1161"/>
        </w:tabs>
        <w:rPr>
          <w:rFonts w:ascii="Times" w:eastAsiaTheme="majorEastAsia" w:hAnsi="Times" w:cstheme="majorBidi"/>
          <w:sz w:val="24"/>
          <w:szCs w:val="24"/>
        </w:rPr>
      </w:pPr>
    </w:p>
    <w:p w14:paraId="2207F690" w14:textId="77777777" w:rsidR="00AD667A" w:rsidRDefault="00AD667A" w:rsidP="00F40E00">
      <w:pPr>
        <w:tabs>
          <w:tab w:val="left" w:pos="1161"/>
        </w:tabs>
        <w:rPr>
          <w:rFonts w:ascii="Times" w:eastAsiaTheme="majorEastAsia" w:hAnsi="Times" w:cstheme="majorBidi"/>
          <w:sz w:val="24"/>
          <w:szCs w:val="24"/>
        </w:rPr>
      </w:pPr>
    </w:p>
    <w:p w14:paraId="268ABB38" w14:textId="77777777" w:rsidR="00AD667A" w:rsidRDefault="00AD667A" w:rsidP="00F40E00">
      <w:pPr>
        <w:tabs>
          <w:tab w:val="left" w:pos="1161"/>
        </w:tabs>
        <w:rPr>
          <w:rFonts w:ascii="Times" w:eastAsiaTheme="majorEastAsia" w:hAnsi="Times" w:cstheme="majorBidi"/>
          <w:sz w:val="24"/>
          <w:szCs w:val="24"/>
        </w:rPr>
      </w:pPr>
    </w:p>
    <w:p w14:paraId="333D2312" w14:textId="77777777" w:rsidR="00AD667A" w:rsidRDefault="00AD667A" w:rsidP="00F40E00">
      <w:pPr>
        <w:tabs>
          <w:tab w:val="left" w:pos="1161"/>
        </w:tabs>
        <w:rPr>
          <w:rFonts w:ascii="Times" w:eastAsiaTheme="majorEastAsia" w:hAnsi="Times" w:cstheme="majorBidi"/>
          <w:sz w:val="24"/>
          <w:szCs w:val="24"/>
        </w:rPr>
      </w:pPr>
    </w:p>
    <w:p w14:paraId="4B772734" w14:textId="77777777" w:rsidR="00AD667A" w:rsidRDefault="00AD667A" w:rsidP="00F40E00">
      <w:pPr>
        <w:tabs>
          <w:tab w:val="left" w:pos="1161"/>
        </w:tabs>
        <w:rPr>
          <w:rFonts w:ascii="Times" w:eastAsiaTheme="majorEastAsia" w:hAnsi="Times" w:cstheme="majorBidi"/>
          <w:sz w:val="24"/>
          <w:szCs w:val="24"/>
        </w:rPr>
      </w:pPr>
    </w:p>
    <w:p w14:paraId="3527E28A" w14:textId="77777777" w:rsidR="00AD667A" w:rsidRDefault="00AD667A" w:rsidP="00F40E00">
      <w:pPr>
        <w:tabs>
          <w:tab w:val="left" w:pos="1161"/>
        </w:tabs>
        <w:rPr>
          <w:rFonts w:ascii="Times" w:eastAsiaTheme="majorEastAsia" w:hAnsi="Times" w:cstheme="majorBidi"/>
          <w:sz w:val="24"/>
          <w:szCs w:val="24"/>
        </w:rPr>
      </w:pPr>
    </w:p>
    <w:p w14:paraId="562A8A25" w14:textId="77777777" w:rsidR="00AD667A" w:rsidRDefault="00AD667A" w:rsidP="00F40E00">
      <w:pPr>
        <w:tabs>
          <w:tab w:val="left" w:pos="1161"/>
        </w:tabs>
        <w:rPr>
          <w:rFonts w:ascii="Times" w:eastAsiaTheme="majorEastAsia" w:hAnsi="Times" w:cstheme="majorBidi"/>
          <w:sz w:val="24"/>
          <w:szCs w:val="24"/>
        </w:rPr>
      </w:pPr>
    </w:p>
    <w:p w14:paraId="682D7871" w14:textId="5675A236" w:rsidR="00AD667A" w:rsidRPr="00E34A91" w:rsidRDefault="00AD667A" w:rsidP="00AD667A">
      <w:pPr>
        <w:pStyle w:val="Heading1"/>
        <w:rPr>
          <w:rFonts w:ascii="Times" w:eastAsiaTheme="minorHAnsi" w:hAnsi="Times"/>
          <w:sz w:val="36"/>
          <w:szCs w:val="36"/>
          <w:lang w:bidi="ar-SA"/>
        </w:rPr>
      </w:pPr>
      <w:bookmarkStart w:id="48" w:name="_Toc262503470"/>
      <w:r>
        <w:rPr>
          <w:rFonts w:ascii="Times" w:eastAsiaTheme="minorHAnsi" w:hAnsi="Times"/>
          <w:sz w:val="36"/>
          <w:szCs w:val="36"/>
          <w:lang w:bidi="ar-SA"/>
        </w:rPr>
        <w:t xml:space="preserve">Chapter Five: </w:t>
      </w:r>
      <w:r w:rsidR="00173B76">
        <w:rPr>
          <w:rFonts w:ascii="Times" w:eastAsiaTheme="minorHAnsi" w:hAnsi="Times"/>
          <w:sz w:val="36"/>
          <w:szCs w:val="36"/>
          <w:lang w:bidi="ar-SA"/>
        </w:rPr>
        <w:t>Sequence Diagram</w:t>
      </w:r>
      <w:bookmarkStart w:id="49" w:name="_GoBack"/>
      <w:bookmarkEnd w:id="48"/>
      <w:bookmarkEnd w:id="49"/>
    </w:p>
    <w:p w14:paraId="33728049" w14:textId="79DCCAEE" w:rsidR="00AD667A" w:rsidRDefault="00AD667A" w:rsidP="00AD667A">
      <w:pPr>
        <w:pStyle w:val="Heading2"/>
        <w:rPr>
          <w:rFonts w:ascii="Times" w:hAnsi="Times" w:cs="Times"/>
          <w:color w:val="auto"/>
          <w:sz w:val="32"/>
          <w:szCs w:val="32"/>
          <w:lang w:bidi="ar-SA"/>
        </w:rPr>
      </w:pPr>
      <w:bookmarkStart w:id="50" w:name="_Toc262503471"/>
      <w:r>
        <w:rPr>
          <w:rFonts w:ascii="Times" w:hAnsi="Times" w:cs="Times"/>
          <w:color w:val="auto"/>
          <w:sz w:val="32"/>
          <w:szCs w:val="32"/>
          <w:lang w:bidi="ar-SA"/>
        </w:rPr>
        <w:t>5</w:t>
      </w:r>
      <w:r w:rsidRPr="00E34A91">
        <w:rPr>
          <w:rFonts w:ascii="Times" w:hAnsi="Times" w:cs="Times"/>
          <w:color w:val="auto"/>
          <w:sz w:val="32"/>
          <w:szCs w:val="32"/>
          <w:lang w:bidi="ar-SA"/>
        </w:rPr>
        <w:t xml:space="preserve">. </w:t>
      </w:r>
      <w:r w:rsidR="00173B76">
        <w:rPr>
          <w:rFonts w:ascii="Times" w:hAnsi="Times" w:cs="Times"/>
          <w:color w:val="auto"/>
          <w:sz w:val="32"/>
          <w:szCs w:val="32"/>
          <w:lang w:bidi="ar-SA"/>
        </w:rPr>
        <w:t>Sequence Diagram</w:t>
      </w:r>
      <w:bookmarkEnd w:id="50"/>
    </w:p>
    <w:p w14:paraId="55AD9F54" w14:textId="77777777" w:rsidR="00E3644F" w:rsidRDefault="00E3644F" w:rsidP="00E3644F"/>
    <w:p w14:paraId="00C64903" w14:textId="79566B38" w:rsidR="00E3644F" w:rsidRPr="00E3644F" w:rsidRDefault="00950F17" w:rsidP="00E3644F">
      <w:pPr>
        <w:rPr>
          <w:rFonts w:ascii="Times" w:hAnsi="Times"/>
          <w:b/>
          <w:sz w:val="24"/>
          <w:szCs w:val="24"/>
        </w:rPr>
      </w:pPr>
      <w:r>
        <w:rPr>
          <w:rFonts w:ascii="Times" w:hAnsi="Times"/>
          <w:b/>
          <w:sz w:val="24"/>
          <w:szCs w:val="24"/>
        </w:rPr>
        <w:t>SD-01: User</w:t>
      </w:r>
      <w:r w:rsidR="00E3644F" w:rsidRPr="00E3644F">
        <w:rPr>
          <w:rFonts w:ascii="Times" w:hAnsi="Times"/>
          <w:b/>
          <w:sz w:val="24"/>
          <w:szCs w:val="24"/>
        </w:rPr>
        <w:t xml:space="preserve"> Login</w:t>
      </w:r>
    </w:p>
    <w:p w14:paraId="2B6B7D2B" w14:textId="60D8339F" w:rsidR="00E3644F" w:rsidRPr="00E3644F" w:rsidRDefault="00973281" w:rsidP="00E3644F">
      <w:r>
        <w:rPr>
          <w:rFonts w:ascii="Times" w:hAnsi="Times" w:cs="Times"/>
          <w:noProof/>
          <w:color w:val="auto"/>
          <w:sz w:val="32"/>
          <w:szCs w:val="32"/>
          <w:lang w:eastAsia="ko-KR"/>
        </w:rPr>
        <w:drawing>
          <wp:anchor distT="0" distB="0" distL="114300" distR="114300" simplePos="0" relativeHeight="251715584" behindDoc="0" locked="0" layoutInCell="1" allowOverlap="1" wp14:anchorId="466D3412" wp14:editId="61413ECA">
            <wp:simplePos x="0" y="0"/>
            <wp:positionH relativeFrom="margin">
              <wp:posOffset>0</wp:posOffset>
            </wp:positionH>
            <wp:positionV relativeFrom="paragraph">
              <wp:posOffset>44450</wp:posOffset>
            </wp:positionV>
            <wp:extent cx="5731510" cy="3420110"/>
            <wp:effectExtent l="0" t="0" r="8890" b="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login.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342011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39028841" w14:textId="79D559AE" w:rsidR="00AD667A" w:rsidRDefault="00AD667A" w:rsidP="00F40E00">
      <w:pPr>
        <w:tabs>
          <w:tab w:val="left" w:pos="1161"/>
        </w:tabs>
        <w:rPr>
          <w:rFonts w:ascii="Times" w:eastAsiaTheme="majorEastAsia" w:hAnsi="Times" w:cstheme="majorBidi"/>
          <w:sz w:val="24"/>
          <w:szCs w:val="24"/>
        </w:rPr>
      </w:pPr>
    </w:p>
    <w:p w14:paraId="75C7A1C9" w14:textId="0D7E25D9" w:rsidR="00455F9A" w:rsidRDefault="00455F9A" w:rsidP="00F40E00">
      <w:pPr>
        <w:tabs>
          <w:tab w:val="left" w:pos="1161"/>
        </w:tabs>
        <w:rPr>
          <w:rFonts w:ascii="Times" w:eastAsiaTheme="majorEastAsia" w:hAnsi="Times" w:cstheme="majorBidi"/>
          <w:sz w:val="24"/>
          <w:szCs w:val="24"/>
        </w:rPr>
      </w:pPr>
    </w:p>
    <w:p w14:paraId="06968719" w14:textId="77777777" w:rsidR="00455F9A" w:rsidRDefault="00455F9A" w:rsidP="00F40E00">
      <w:pPr>
        <w:tabs>
          <w:tab w:val="left" w:pos="1161"/>
        </w:tabs>
        <w:rPr>
          <w:rFonts w:ascii="Times" w:eastAsiaTheme="majorEastAsia" w:hAnsi="Times" w:cstheme="majorBidi"/>
          <w:sz w:val="24"/>
          <w:szCs w:val="24"/>
        </w:rPr>
      </w:pPr>
    </w:p>
    <w:p w14:paraId="57C96CEC" w14:textId="77777777" w:rsidR="00455F9A" w:rsidRDefault="00455F9A" w:rsidP="00F40E00">
      <w:pPr>
        <w:tabs>
          <w:tab w:val="left" w:pos="1161"/>
        </w:tabs>
        <w:rPr>
          <w:rFonts w:ascii="Times" w:eastAsiaTheme="majorEastAsia" w:hAnsi="Times" w:cstheme="majorBidi"/>
          <w:sz w:val="24"/>
          <w:szCs w:val="24"/>
        </w:rPr>
      </w:pPr>
    </w:p>
    <w:p w14:paraId="65648554" w14:textId="77777777" w:rsidR="00455F9A" w:rsidRDefault="00455F9A" w:rsidP="00F40E00">
      <w:pPr>
        <w:tabs>
          <w:tab w:val="left" w:pos="1161"/>
        </w:tabs>
        <w:rPr>
          <w:rFonts w:ascii="Times" w:eastAsiaTheme="majorEastAsia" w:hAnsi="Times" w:cstheme="majorBidi"/>
          <w:sz w:val="24"/>
          <w:szCs w:val="24"/>
        </w:rPr>
      </w:pPr>
    </w:p>
    <w:p w14:paraId="5C5BE16C" w14:textId="77777777" w:rsidR="00455F9A" w:rsidRDefault="00455F9A" w:rsidP="00F40E00">
      <w:pPr>
        <w:tabs>
          <w:tab w:val="left" w:pos="1161"/>
        </w:tabs>
        <w:rPr>
          <w:rFonts w:ascii="Times" w:eastAsiaTheme="majorEastAsia" w:hAnsi="Times" w:cstheme="majorBidi"/>
          <w:sz w:val="24"/>
          <w:szCs w:val="24"/>
        </w:rPr>
      </w:pPr>
    </w:p>
    <w:p w14:paraId="7B260349" w14:textId="77777777" w:rsidR="00455F9A" w:rsidRDefault="00455F9A" w:rsidP="00F40E00">
      <w:pPr>
        <w:tabs>
          <w:tab w:val="left" w:pos="1161"/>
        </w:tabs>
        <w:rPr>
          <w:rFonts w:ascii="Times" w:eastAsiaTheme="majorEastAsia" w:hAnsi="Times" w:cstheme="majorBidi"/>
          <w:sz w:val="24"/>
          <w:szCs w:val="24"/>
        </w:rPr>
      </w:pPr>
    </w:p>
    <w:p w14:paraId="46674060" w14:textId="400A291E" w:rsidR="00455F9A" w:rsidRPr="00973281" w:rsidRDefault="00455F9A" w:rsidP="00973281">
      <w:pPr>
        <w:pStyle w:val="Heading1"/>
        <w:rPr>
          <w:rFonts w:ascii="Times" w:eastAsiaTheme="minorHAnsi" w:hAnsi="Times"/>
          <w:sz w:val="36"/>
          <w:szCs w:val="36"/>
          <w:lang w:bidi="ar-SA"/>
        </w:rPr>
      </w:pPr>
    </w:p>
    <w:p w14:paraId="5A5EF91A" w14:textId="77777777" w:rsidR="00E3644F" w:rsidRDefault="00E3644F" w:rsidP="00E3644F"/>
    <w:p w14:paraId="08873B55" w14:textId="77777777" w:rsidR="00E3644F" w:rsidRDefault="00E3644F" w:rsidP="00E3644F"/>
    <w:p w14:paraId="53D8F37A" w14:textId="14C8E894" w:rsidR="00E3644F" w:rsidRPr="00E3644F" w:rsidRDefault="00E3644F" w:rsidP="00E3644F">
      <w:pPr>
        <w:rPr>
          <w:rFonts w:ascii="Times" w:hAnsi="Times"/>
          <w:b/>
          <w:sz w:val="24"/>
          <w:szCs w:val="24"/>
        </w:rPr>
      </w:pPr>
    </w:p>
    <w:p w14:paraId="07E262DC" w14:textId="2E4F068F" w:rsidR="00E3644F" w:rsidRDefault="00E3644F" w:rsidP="00180274"/>
    <w:p w14:paraId="67B972AF" w14:textId="77777777" w:rsidR="00E3644F" w:rsidRPr="00E3644F" w:rsidRDefault="00E3644F" w:rsidP="00E3644F"/>
    <w:p w14:paraId="2DEAB16A" w14:textId="77777777" w:rsidR="00E3644F" w:rsidRPr="00E3644F" w:rsidRDefault="00E3644F" w:rsidP="00E3644F"/>
    <w:p w14:paraId="0476B2C3" w14:textId="3A233531" w:rsidR="00CB5472" w:rsidRPr="00950F17" w:rsidRDefault="00CB5472" w:rsidP="00950F17">
      <w:pPr>
        <w:jc w:val="center"/>
      </w:pPr>
      <w:r>
        <w:br/>
      </w:r>
      <w:commentRangeStart w:id="51"/>
      <w:r w:rsidRPr="00CB5472">
        <w:rPr>
          <w:rFonts w:ascii="Times" w:hAnsi="Times"/>
          <w:sz w:val="24"/>
          <w:szCs w:val="24"/>
        </w:rPr>
        <w:t>Figure</w:t>
      </w:r>
      <w:commentRangeEnd w:id="51"/>
      <w:r w:rsidR="00B23641">
        <w:rPr>
          <w:rStyle w:val="CommentReference"/>
          <w:rFonts w:cs="Cordia New"/>
        </w:rPr>
        <w:commentReference w:id="51"/>
      </w:r>
      <w:r w:rsidRPr="00CB5472">
        <w:rPr>
          <w:rFonts w:ascii="Times" w:hAnsi="Times"/>
          <w:sz w:val="24"/>
          <w:szCs w:val="24"/>
        </w:rPr>
        <w:t xml:space="preserve"> 1: Patient </w:t>
      </w:r>
      <w:commentRangeStart w:id="52"/>
      <w:r w:rsidRPr="00CB5472">
        <w:rPr>
          <w:rFonts w:ascii="Times" w:hAnsi="Times"/>
          <w:sz w:val="24"/>
          <w:szCs w:val="24"/>
        </w:rPr>
        <w:t>Login</w:t>
      </w:r>
      <w:commentRangeEnd w:id="52"/>
      <w:r w:rsidR="004F5492">
        <w:rPr>
          <w:rStyle w:val="CommentReference"/>
          <w:rFonts w:cs="Cordia New"/>
        </w:rPr>
        <w:commentReference w:id="52"/>
      </w:r>
    </w:p>
    <w:p w14:paraId="0B95BB49" w14:textId="540B9F1F" w:rsidR="00CB5472" w:rsidRDefault="00950F17" w:rsidP="00950F17">
      <w:pPr>
        <w:jc w:val="center"/>
        <w:rPr>
          <w:rFonts w:ascii="Times" w:hAnsi="Times"/>
          <w:sz w:val="24"/>
          <w:szCs w:val="24"/>
        </w:rPr>
      </w:pPr>
      <w:r>
        <w:rPr>
          <w:noProof/>
          <w:lang w:eastAsia="ko-KR"/>
        </w:rPr>
        <w:lastRenderedPageBreak/>
        <w:drawing>
          <wp:inline distT="0" distB="0" distL="0" distR="0" wp14:anchorId="23FA4991" wp14:editId="65283F27">
            <wp:extent cx="5731510" cy="343281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login.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3432810"/>
                    </a:xfrm>
                    <a:prstGeom prst="rect">
                      <a:avLst/>
                    </a:prstGeom>
                  </pic:spPr>
                </pic:pic>
              </a:graphicData>
            </a:graphic>
          </wp:inline>
        </w:drawing>
      </w:r>
      <w:r w:rsidR="00CB5472">
        <w:rPr>
          <w:rFonts w:ascii="Times" w:hAnsi="Times"/>
          <w:sz w:val="24"/>
          <w:szCs w:val="24"/>
        </w:rPr>
        <w:t>Figure 2: Officer</w:t>
      </w:r>
      <w:r w:rsidR="00CB5472" w:rsidRPr="00CB5472">
        <w:rPr>
          <w:rFonts w:ascii="Times" w:hAnsi="Times"/>
          <w:sz w:val="24"/>
          <w:szCs w:val="24"/>
        </w:rPr>
        <w:t xml:space="preserve"> Login</w:t>
      </w:r>
    </w:p>
    <w:p w14:paraId="73BC5963" w14:textId="67183E8F" w:rsidR="00950F17" w:rsidRPr="00950F17" w:rsidRDefault="00950F17" w:rsidP="00950F17">
      <w:pPr>
        <w:jc w:val="center"/>
      </w:pPr>
      <w:r>
        <w:rPr>
          <w:noProof/>
          <w:lang w:eastAsia="ko-KR"/>
        </w:rPr>
        <w:drawing>
          <wp:inline distT="0" distB="0" distL="0" distR="0" wp14:anchorId="2824E458" wp14:editId="55E35D94">
            <wp:extent cx="5731510" cy="3423920"/>
            <wp:effectExtent l="0" t="0" r="889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 login.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3423920"/>
                    </a:xfrm>
                    <a:prstGeom prst="rect">
                      <a:avLst/>
                    </a:prstGeom>
                  </pic:spPr>
                </pic:pic>
              </a:graphicData>
            </a:graphic>
          </wp:inline>
        </w:drawing>
      </w:r>
    </w:p>
    <w:p w14:paraId="0A14ABE8" w14:textId="77777777" w:rsidR="00E3644F" w:rsidRDefault="00E3644F" w:rsidP="00CB5472">
      <w:pPr>
        <w:jc w:val="center"/>
        <w:rPr>
          <w:rFonts w:ascii="Times" w:hAnsi="Times"/>
          <w:b/>
          <w:sz w:val="24"/>
          <w:szCs w:val="24"/>
        </w:rPr>
      </w:pPr>
    </w:p>
    <w:p w14:paraId="092422D5" w14:textId="0E89D0AF" w:rsidR="00E3644F" w:rsidRPr="00950F17" w:rsidRDefault="00950F17" w:rsidP="00950F17">
      <w:pPr>
        <w:jc w:val="center"/>
        <w:rPr>
          <w:rFonts w:ascii="Times" w:hAnsi="Times"/>
          <w:sz w:val="24"/>
          <w:szCs w:val="24"/>
        </w:rPr>
      </w:pPr>
      <w:r w:rsidRPr="00950F17">
        <w:rPr>
          <w:rFonts w:ascii="Times" w:hAnsi="Times"/>
          <w:sz w:val="24"/>
          <w:szCs w:val="24"/>
        </w:rPr>
        <w:t>Figure 3: Dentist login</w:t>
      </w:r>
    </w:p>
    <w:p w14:paraId="15EABF5D" w14:textId="77777777" w:rsidR="00E3644F" w:rsidRDefault="00E3644F" w:rsidP="00E3644F">
      <w:pPr>
        <w:rPr>
          <w:rFonts w:ascii="Times" w:hAnsi="Times"/>
          <w:b/>
          <w:sz w:val="24"/>
          <w:szCs w:val="24"/>
        </w:rPr>
      </w:pPr>
    </w:p>
    <w:p w14:paraId="3D73DD05" w14:textId="730C91BD" w:rsidR="00E3644F" w:rsidRDefault="00950F17" w:rsidP="00E3644F">
      <w:pPr>
        <w:rPr>
          <w:rFonts w:ascii="Times" w:hAnsi="Times"/>
          <w:b/>
          <w:sz w:val="24"/>
          <w:szCs w:val="24"/>
        </w:rPr>
      </w:pPr>
      <w:r>
        <w:rPr>
          <w:rFonts w:ascii="Times" w:hAnsi="Times"/>
          <w:b/>
          <w:sz w:val="24"/>
          <w:szCs w:val="24"/>
        </w:rPr>
        <w:t>SD-02: User</w:t>
      </w:r>
      <w:r w:rsidR="00E3644F">
        <w:rPr>
          <w:rFonts w:ascii="Times" w:hAnsi="Times"/>
          <w:b/>
          <w:sz w:val="24"/>
          <w:szCs w:val="24"/>
        </w:rPr>
        <w:t xml:space="preserve"> Logout</w:t>
      </w:r>
    </w:p>
    <w:p w14:paraId="20F2D95E" w14:textId="5100E688" w:rsidR="00E3644F" w:rsidRDefault="00E3644F" w:rsidP="00E3644F">
      <w:pPr>
        <w:rPr>
          <w:rFonts w:ascii="Times" w:hAnsi="Times"/>
          <w:b/>
          <w:sz w:val="24"/>
          <w:szCs w:val="24"/>
        </w:rPr>
      </w:pPr>
      <w:r>
        <w:rPr>
          <w:rFonts w:ascii="Times" w:hAnsi="Times"/>
          <w:b/>
          <w:noProof/>
          <w:sz w:val="24"/>
          <w:szCs w:val="24"/>
          <w:lang w:eastAsia="ko-KR"/>
        </w:rPr>
        <w:lastRenderedPageBreak/>
        <w:drawing>
          <wp:inline distT="0" distB="0" distL="0" distR="0" wp14:anchorId="6C24C707" wp14:editId="00E4B6D6">
            <wp:extent cx="5486400" cy="4330728"/>
            <wp:effectExtent l="0" t="0" r="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logout.jpg"/>
                    <pic:cNvPicPr/>
                  </pic:nvPicPr>
                  <pic:blipFill>
                    <a:blip r:embed="rId32">
                      <a:extLst>
                        <a:ext uri="{28A0092B-C50C-407E-A947-70E740481C1C}">
                          <a14:useLocalDpi xmlns:a14="http://schemas.microsoft.com/office/drawing/2010/main" val="0"/>
                        </a:ext>
                      </a:extLst>
                    </a:blip>
                    <a:stretch>
                      <a:fillRect/>
                    </a:stretch>
                  </pic:blipFill>
                  <pic:spPr>
                    <a:xfrm>
                      <a:off x="0" y="0"/>
                      <a:ext cx="5486400" cy="4330728"/>
                    </a:xfrm>
                    <a:prstGeom prst="rect">
                      <a:avLst/>
                    </a:prstGeom>
                  </pic:spPr>
                </pic:pic>
              </a:graphicData>
            </a:graphic>
          </wp:inline>
        </w:drawing>
      </w:r>
    </w:p>
    <w:p w14:paraId="2A98BE75" w14:textId="6146D19C" w:rsidR="00E3644F" w:rsidRDefault="00950F17" w:rsidP="00950F17">
      <w:pPr>
        <w:jc w:val="center"/>
        <w:rPr>
          <w:rFonts w:ascii="Times" w:hAnsi="Times"/>
          <w:sz w:val="24"/>
          <w:szCs w:val="24"/>
        </w:rPr>
      </w:pPr>
      <w:r>
        <w:rPr>
          <w:rFonts w:ascii="Times" w:hAnsi="Times"/>
          <w:sz w:val="24"/>
          <w:szCs w:val="24"/>
        </w:rPr>
        <w:t>Figure 4: Patient logout</w:t>
      </w:r>
    </w:p>
    <w:p w14:paraId="006244A3" w14:textId="0EE4E5CE" w:rsidR="00E3644F" w:rsidRDefault="00E3644F" w:rsidP="00E3644F">
      <w:pPr>
        <w:rPr>
          <w:rFonts w:ascii="Times" w:hAnsi="Times"/>
          <w:b/>
          <w:sz w:val="24"/>
          <w:szCs w:val="24"/>
        </w:rPr>
      </w:pPr>
      <w:r>
        <w:rPr>
          <w:rFonts w:ascii="Times" w:hAnsi="Times"/>
          <w:b/>
          <w:noProof/>
          <w:sz w:val="24"/>
          <w:szCs w:val="24"/>
          <w:lang w:eastAsia="ko-KR"/>
        </w:rPr>
        <w:drawing>
          <wp:inline distT="0" distB="0" distL="0" distR="0" wp14:anchorId="7E50D78A" wp14:editId="36423A44">
            <wp:extent cx="5372100" cy="37640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logout.jpg"/>
                    <pic:cNvPicPr/>
                  </pic:nvPicPr>
                  <pic:blipFill>
                    <a:blip r:embed="rId33">
                      <a:extLst>
                        <a:ext uri="{28A0092B-C50C-407E-A947-70E740481C1C}">
                          <a14:useLocalDpi xmlns:a14="http://schemas.microsoft.com/office/drawing/2010/main" val="0"/>
                        </a:ext>
                      </a:extLst>
                    </a:blip>
                    <a:stretch>
                      <a:fillRect/>
                    </a:stretch>
                  </pic:blipFill>
                  <pic:spPr>
                    <a:xfrm>
                      <a:off x="0" y="0"/>
                      <a:ext cx="5372100" cy="3764043"/>
                    </a:xfrm>
                    <a:prstGeom prst="rect">
                      <a:avLst/>
                    </a:prstGeom>
                  </pic:spPr>
                </pic:pic>
              </a:graphicData>
            </a:graphic>
          </wp:inline>
        </w:drawing>
      </w:r>
    </w:p>
    <w:p w14:paraId="25C206F7" w14:textId="2A914DDA" w:rsidR="001113EF" w:rsidRPr="001113EF" w:rsidRDefault="001113EF" w:rsidP="001113EF">
      <w:pPr>
        <w:jc w:val="center"/>
        <w:rPr>
          <w:rFonts w:ascii="Times" w:hAnsi="Times"/>
          <w:sz w:val="24"/>
          <w:szCs w:val="24"/>
        </w:rPr>
      </w:pPr>
      <w:r>
        <w:rPr>
          <w:rFonts w:ascii="Times" w:hAnsi="Times"/>
          <w:sz w:val="24"/>
          <w:szCs w:val="24"/>
        </w:rPr>
        <w:lastRenderedPageBreak/>
        <w:t>Figure 5</w:t>
      </w:r>
      <w:r w:rsidRPr="00CB5472">
        <w:rPr>
          <w:rFonts w:ascii="Times" w:hAnsi="Times"/>
          <w:sz w:val="24"/>
          <w:szCs w:val="24"/>
        </w:rPr>
        <w:t xml:space="preserve">: </w:t>
      </w:r>
      <w:r>
        <w:rPr>
          <w:rFonts w:ascii="Times" w:hAnsi="Times"/>
          <w:sz w:val="24"/>
          <w:szCs w:val="24"/>
        </w:rPr>
        <w:t xml:space="preserve">Officer </w:t>
      </w:r>
      <w:proofErr w:type="gramStart"/>
      <w:r>
        <w:rPr>
          <w:rFonts w:ascii="Times" w:hAnsi="Times"/>
          <w:sz w:val="24"/>
          <w:szCs w:val="24"/>
        </w:rPr>
        <w:t>logout</w:t>
      </w:r>
      <w:proofErr w:type="gramEnd"/>
    </w:p>
    <w:p w14:paraId="1BC422FD" w14:textId="77777777" w:rsidR="00E3644F" w:rsidRDefault="00E3644F" w:rsidP="00E3644F">
      <w:pPr>
        <w:rPr>
          <w:rFonts w:ascii="Times" w:hAnsi="Times"/>
          <w:b/>
          <w:sz w:val="24"/>
          <w:szCs w:val="24"/>
        </w:rPr>
      </w:pPr>
    </w:p>
    <w:p w14:paraId="781080B2" w14:textId="14D1BA0F" w:rsidR="00E3644F" w:rsidRDefault="00E3644F" w:rsidP="00E3644F">
      <w:pPr>
        <w:rPr>
          <w:rFonts w:ascii="Times" w:hAnsi="Times"/>
          <w:b/>
          <w:sz w:val="24"/>
          <w:szCs w:val="24"/>
        </w:rPr>
      </w:pPr>
      <w:r>
        <w:rPr>
          <w:rFonts w:ascii="Times" w:hAnsi="Times"/>
          <w:b/>
          <w:noProof/>
          <w:sz w:val="24"/>
          <w:szCs w:val="24"/>
          <w:lang w:eastAsia="ko-KR"/>
        </w:rPr>
        <w:drawing>
          <wp:inline distT="0" distB="0" distL="0" distR="0" wp14:anchorId="4CDB9B41" wp14:editId="7B5408C4">
            <wp:extent cx="5355428" cy="3752362"/>
            <wp:effectExtent l="0" t="0" r="444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 logout.jpg"/>
                    <pic:cNvPicPr/>
                  </pic:nvPicPr>
                  <pic:blipFill>
                    <a:blip r:embed="rId34">
                      <a:extLst>
                        <a:ext uri="{28A0092B-C50C-407E-A947-70E740481C1C}">
                          <a14:useLocalDpi xmlns:a14="http://schemas.microsoft.com/office/drawing/2010/main" val="0"/>
                        </a:ext>
                      </a:extLst>
                    </a:blip>
                    <a:stretch>
                      <a:fillRect/>
                    </a:stretch>
                  </pic:blipFill>
                  <pic:spPr>
                    <a:xfrm>
                      <a:off x="0" y="0"/>
                      <a:ext cx="5355428" cy="3752362"/>
                    </a:xfrm>
                    <a:prstGeom prst="rect">
                      <a:avLst/>
                    </a:prstGeom>
                  </pic:spPr>
                </pic:pic>
              </a:graphicData>
            </a:graphic>
          </wp:inline>
        </w:drawing>
      </w:r>
    </w:p>
    <w:p w14:paraId="06E09174" w14:textId="126B8DE2" w:rsidR="00E01C51" w:rsidRPr="00CB5472" w:rsidRDefault="00E01C51" w:rsidP="00E01C51">
      <w:pPr>
        <w:jc w:val="center"/>
        <w:rPr>
          <w:rFonts w:ascii="Times" w:hAnsi="Times"/>
          <w:sz w:val="24"/>
          <w:szCs w:val="24"/>
        </w:rPr>
      </w:pPr>
      <w:r>
        <w:rPr>
          <w:rFonts w:ascii="Times" w:hAnsi="Times"/>
          <w:sz w:val="24"/>
          <w:szCs w:val="24"/>
        </w:rPr>
        <w:t>Figure 6: Dentist Logout</w:t>
      </w:r>
    </w:p>
    <w:p w14:paraId="587C58A7" w14:textId="77777777" w:rsidR="00E3644F" w:rsidRDefault="00E3644F" w:rsidP="00E3644F">
      <w:pPr>
        <w:rPr>
          <w:rFonts w:ascii="Times" w:hAnsi="Times"/>
          <w:b/>
          <w:sz w:val="24"/>
          <w:szCs w:val="24"/>
        </w:rPr>
      </w:pPr>
    </w:p>
    <w:p w14:paraId="236929A5" w14:textId="77777777" w:rsidR="00B70A98" w:rsidRDefault="00B70A98" w:rsidP="00E3644F">
      <w:pPr>
        <w:rPr>
          <w:rFonts w:ascii="Times" w:hAnsi="Times"/>
          <w:b/>
          <w:sz w:val="24"/>
          <w:szCs w:val="24"/>
        </w:rPr>
      </w:pPr>
    </w:p>
    <w:p w14:paraId="146F5292" w14:textId="77777777" w:rsidR="00B70A98" w:rsidRDefault="00B70A98" w:rsidP="00E3644F">
      <w:pPr>
        <w:rPr>
          <w:rFonts w:ascii="Times" w:hAnsi="Times"/>
          <w:b/>
          <w:sz w:val="24"/>
          <w:szCs w:val="24"/>
        </w:rPr>
      </w:pPr>
    </w:p>
    <w:p w14:paraId="3561E34C" w14:textId="027715AC" w:rsidR="00E3644F" w:rsidRDefault="00B70A98" w:rsidP="00E3644F">
      <w:pPr>
        <w:rPr>
          <w:rFonts w:ascii="Times" w:hAnsi="Times"/>
          <w:b/>
          <w:sz w:val="24"/>
          <w:szCs w:val="24"/>
        </w:rPr>
      </w:pPr>
      <w:r>
        <w:rPr>
          <w:rFonts w:ascii="Times" w:hAnsi="Times"/>
          <w:b/>
          <w:sz w:val="24"/>
          <w:szCs w:val="24"/>
        </w:rPr>
        <w:t>SD-03</w:t>
      </w:r>
      <w:r w:rsidR="00D23180">
        <w:rPr>
          <w:rFonts w:ascii="Times" w:hAnsi="Times"/>
          <w:b/>
          <w:sz w:val="24"/>
          <w:szCs w:val="24"/>
        </w:rPr>
        <w:t>: View dental clinic appointment</w:t>
      </w:r>
    </w:p>
    <w:p w14:paraId="389852FF" w14:textId="2A5A8F0B" w:rsidR="00D23180" w:rsidRDefault="00D23180" w:rsidP="00E3644F">
      <w:pPr>
        <w:rPr>
          <w:rFonts w:ascii="Times" w:hAnsi="Times"/>
          <w:b/>
          <w:sz w:val="24"/>
          <w:szCs w:val="24"/>
        </w:rPr>
      </w:pPr>
      <w:r>
        <w:rPr>
          <w:rFonts w:ascii="Times" w:hAnsi="Times"/>
          <w:b/>
          <w:noProof/>
          <w:sz w:val="24"/>
          <w:szCs w:val="24"/>
          <w:lang w:eastAsia="ko-KR"/>
        </w:rPr>
        <w:lastRenderedPageBreak/>
        <w:drawing>
          <wp:inline distT="0" distB="0" distL="0" distR="0" wp14:anchorId="6F2E61D3" wp14:editId="0D866BA0">
            <wp:extent cx="5731510" cy="3295015"/>
            <wp:effectExtent l="0" t="0" r="889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intment patient.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3295015"/>
                    </a:xfrm>
                    <a:prstGeom prst="rect">
                      <a:avLst/>
                    </a:prstGeom>
                  </pic:spPr>
                </pic:pic>
              </a:graphicData>
            </a:graphic>
          </wp:inline>
        </w:drawing>
      </w:r>
    </w:p>
    <w:p w14:paraId="2BA5BF66" w14:textId="7708DB8F" w:rsidR="00D23180" w:rsidRDefault="00772CDB" w:rsidP="00AC4074">
      <w:pPr>
        <w:jc w:val="center"/>
        <w:rPr>
          <w:rFonts w:ascii="Times" w:hAnsi="Times"/>
          <w:sz w:val="24"/>
          <w:szCs w:val="24"/>
        </w:rPr>
      </w:pPr>
      <w:commentRangeStart w:id="53"/>
      <w:r>
        <w:rPr>
          <w:rFonts w:ascii="Times" w:hAnsi="Times"/>
          <w:sz w:val="24"/>
          <w:szCs w:val="24"/>
        </w:rPr>
        <w:t>Figure</w:t>
      </w:r>
      <w:commentRangeEnd w:id="53"/>
      <w:r w:rsidR="00B23641">
        <w:rPr>
          <w:rStyle w:val="CommentReference"/>
          <w:rFonts w:cs="Cordia New"/>
        </w:rPr>
        <w:commentReference w:id="53"/>
      </w:r>
      <w:r>
        <w:rPr>
          <w:rFonts w:ascii="Times" w:hAnsi="Times"/>
          <w:sz w:val="24"/>
          <w:szCs w:val="24"/>
        </w:rPr>
        <w:t xml:space="preserve"> 7</w:t>
      </w:r>
      <w:r w:rsidR="00AC4074" w:rsidRPr="00AC4074">
        <w:rPr>
          <w:rFonts w:ascii="Times" w:hAnsi="Times"/>
          <w:sz w:val="24"/>
          <w:szCs w:val="24"/>
        </w:rPr>
        <w:t xml:space="preserve">: Patient view dental clinic </w:t>
      </w:r>
      <w:commentRangeStart w:id="54"/>
      <w:r w:rsidR="00AC4074" w:rsidRPr="00AC4074">
        <w:rPr>
          <w:rFonts w:ascii="Times" w:hAnsi="Times"/>
          <w:sz w:val="24"/>
          <w:szCs w:val="24"/>
        </w:rPr>
        <w:t>appointment</w:t>
      </w:r>
      <w:commentRangeEnd w:id="54"/>
      <w:r w:rsidR="00B23641">
        <w:rPr>
          <w:rStyle w:val="CommentReference"/>
          <w:rFonts w:cs="Cordia New"/>
        </w:rPr>
        <w:commentReference w:id="54"/>
      </w:r>
    </w:p>
    <w:p w14:paraId="19AAC4FC" w14:textId="77777777" w:rsidR="0053239B" w:rsidRPr="00AC4074" w:rsidRDefault="0053239B" w:rsidP="00AC4074">
      <w:pPr>
        <w:jc w:val="center"/>
        <w:rPr>
          <w:rFonts w:ascii="Times" w:hAnsi="Times"/>
          <w:sz w:val="24"/>
          <w:szCs w:val="24"/>
        </w:rPr>
      </w:pPr>
    </w:p>
    <w:p w14:paraId="78DB9AAF" w14:textId="359F6762" w:rsidR="00D23180" w:rsidRDefault="00D23180" w:rsidP="00E3644F">
      <w:pPr>
        <w:rPr>
          <w:rFonts w:ascii="Times" w:hAnsi="Times"/>
          <w:b/>
          <w:sz w:val="24"/>
          <w:szCs w:val="24"/>
        </w:rPr>
      </w:pPr>
      <w:r>
        <w:rPr>
          <w:rFonts w:ascii="Times" w:hAnsi="Times"/>
          <w:b/>
          <w:noProof/>
          <w:sz w:val="24"/>
          <w:szCs w:val="24"/>
          <w:lang w:eastAsia="ko-KR"/>
        </w:rPr>
        <w:drawing>
          <wp:inline distT="0" distB="0" distL="0" distR="0" wp14:anchorId="3F4DF078" wp14:editId="1001AF10">
            <wp:extent cx="5731510" cy="3295015"/>
            <wp:effectExtent l="0" t="0" r="889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intment officer.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3295015"/>
                    </a:xfrm>
                    <a:prstGeom prst="rect">
                      <a:avLst/>
                    </a:prstGeom>
                  </pic:spPr>
                </pic:pic>
              </a:graphicData>
            </a:graphic>
          </wp:inline>
        </w:drawing>
      </w:r>
    </w:p>
    <w:p w14:paraId="4436DBC1" w14:textId="77189816" w:rsidR="00AC4074" w:rsidRPr="00AC4074" w:rsidRDefault="00772CDB" w:rsidP="00AC4074">
      <w:pPr>
        <w:jc w:val="center"/>
        <w:rPr>
          <w:rFonts w:ascii="Times" w:hAnsi="Times"/>
          <w:sz w:val="24"/>
          <w:szCs w:val="24"/>
        </w:rPr>
      </w:pPr>
      <w:r>
        <w:rPr>
          <w:rFonts w:ascii="Times" w:hAnsi="Times"/>
          <w:sz w:val="24"/>
          <w:szCs w:val="24"/>
        </w:rPr>
        <w:t>Figure 8</w:t>
      </w:r>
      <w:r w:rsidR="00AC4074">
        <w:rPr>
          <w:rFonts w:ascii="Times" w:hAnsi="Times"/>
          <w:sz w:val="24"/>
          <w:szCs w:val="24"/>
        </w:rPr>
        <w:t>: Officer</w:t>
      </w:r>
      <w:r w:rsidR="00AC4074" w:rsidRPr="00AC4074">
        <w:rPr>
          <w:rFonts w:ascii="Times" w:hAnsi="Times"/>
          <w:sz w:val="24"/>
          <w:szCs w:val="24"/>
        </w:rPr>
        <w:t xml:space="preserve"> view dental clinic appointment</w:t>
      </w:r>
    </w:p>
    <w:p w14:paraId="2CEE120A" w14:textId="77777777" w:rsidR="00AC4074" w:rsidRDefault="00AC4074" w:rsidP="00E3644F">
      <w:pPr>
        <w:rPr>
          <w:rFonts w:ascii="Times" w:hAnsi="Times"/>
          <w:b/>
          <w:sz w:val="24"/>
          <w:szCs w:val="24"/>
        </w:rPr>
      </w:pPr>
    </w:p>
    <w:p w14:paraId="132E765A" w14:textId="77777777" w:rsidR="00AC4074" w:rsidRDefault="00AC4074" w:rsidP="00E3644F">
      <w:pPr>
        <w:rPr>
          <w:rFonts w:ascii="Times" w:hAnsi="Times"/>
          <w:b/>
          <w:sz w:val="24"/>
          <w:szCs w:val="24"/>
        </w:rPr>
      </w:pPr>
    </w:p>
    <w:p w14:paraId="787F10CA" w14:textId="77777777" w:rsidR="00AC4074" w:rsidRDefault="00AC4074" w:rsidP="00E3644F">
      <w:pPr>
        <w:rPr>
          <w:rFonts w:ascii="Times" w:hAnsi="Times"/>
          <w:b/>
          <w:sz w:val="24"/>
          <w:szCs w:val="24"/>
        </w:rPr>
      </w:pPr>
    </w:p>
    <w:p w14:paraId="3DB41B21" w14:textId="77777777" w:rsidR="00AC4074" w:rsidRDefault="00AC4074" w:rsidP="00E3644F">
      <w:pPr>
        <w:rPr>
          <w:rFonts w:ascii="Times" w:hAnsi="Times"/>
          <w:b/>
          <w:sz w:val="24"/>
          <w:szCs w:val="24"/>
        </w:rPr>
      </w:pPr>
    </w:p>
    <w:p w14:paraId="4181A3AB" w14:textId="77777777" w:rsidR="00AC4074" w:rsidRDefault="00AC4074" w:rsidP="00E3644F">
      <w:pPr>
        <w:rPr>
          <w:rFonts w:ascii="Times" w:hAnsi="Times"/>
          <w:b/>
          <w:sz w:val="24"/>
          <w:szCs w:val="24"/>
        </w:rPr>
      </w:pPr>
    </w:p>
    <w:p w14:paraId="2570B96E" w14:textId="77777777" w:rsidR="00AC4074" w:rsidRDefault="00AC4074" w:rsidP="00E3644F">
      <w:pPr>
        <w:rPr>
          <w:rFonts w:ascii="Times" w:hAnsi="Times"/>
          <w:b/>
          <w:sz w:val="24"/>
          <w:szCs w:val="24"/>
        </w:rPr>
      </w:pPr>
    </w:p>
    <w:p w14:paraId="7086706C" w14:textId="77777777" w:rsidR="00AC4074" w:rsidRDefault="00AC4074" w:rsidP="00E3644F">
      <w:pPr>
        <w:rPr>
          <w:rFonts w:ascii="Times" w:hAnsi="Times"/>
          <w:b/>
          <w:sz w:val="24"/>
          <w:szCs w:val="24"/>
        </w:rPr>
      </w:pPr>
    </w:p>
    <w:p w14:paraId="7093D9AA" w14:textId="77777777" w:rsidR="00AC4074" w:rsidRDefault="00AC4074" w:rsidP="00E3644F">
      <w:pPr>
        <w:rPr>
          <w:rFonts w:ascii="Times" w:hAnsi="Times"/>
          <w:b/>
          <w:sz w:val="24"/>
          <w:szCs w:val="24"/>
        </w:rPr>
      </w:pPr>
    </w:p>
    <w:p w14:paraId="73124777" w14:textId="578BACE7" w:rsidR="00AC4074" w:rsidRDefault="00AC4074" w:rsidP="00E3644F">
      <w:pPr>
        <w:rPr>
          <w:rFonts w:ascii="Times" w:hAnsi="Times"/>
          <w:b/>
          <w:sz w:val="24"/>
          <w:szCs w:val="24"/>
        </w:rPr>
      </w:pPr>
      <w:r>
        <w:rPr>
          <w:rFonts w:ascii="Times" w:hAnsi="Times"/>
          <w:b/>
          <w:noProof/>
          <w:sz w:val="24"/>
          <w:szCs w:val="24"/>
          <w:lang w:eastAsia="ko-KR"/>
        </w:rPr>
        <w:drawing>
          <wp:inline distT="0" distB="0" distL="0" distR="0" wp14:anchorId="2474EBE4" wp14:editId="117EA91A">
            <wp:extent cx="5731510" cy="3295015"/>
            <wp:effectExtent l="0" t="0" r="889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intment dentist.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3295015"/>
                    </a:xfrm>
                    <a:prstGeom prst="rect">
                      <a:avLst/>
                    </a:prstGeom>
                  </pic:spPr>
                </pic:pic>
              </a:graphicData>
            </a:graphic>
          </wp:inline>
        </w:drawing>
      </w:r>
    </w:p>
    <w:p w14:paraId="3E8EA66E" w14:textId="6ABE874A" w:rsidR="00AC4074" w:rsidRDefault="00772CDB" w:rsidP="00AC4074">
      <w:pPr>
        <w:jc w:val="center"/>
        <w:rPr>
          <w:rFonts w:ascii="Times" w:hAnsi="Times"/>
          <w:sz w:val="24"/>
          <w:szCs w:val="24"/>
        </w:rPr>
      </w:pPr>
      <w:r>
        <w:rPr>
          <w:rFonts w:ascii="Times" w:hAnsi="Times"/>
          <w:sz w:val="24"/>
          <w:szCs w:val="24"/>
        </w:rPr>
        <w:t>Figure 9</w:t>
      </w:r>
      <w:r w:rsidR="00AC4074">
        <w:rPr>
          <w:rFonts w:ascii="Times" w:hAnsi="Times"/>
          <w:sz w:val="24"/>
          <w:szCs w:val="24"/>
        </w:rPr>
        <w:t>: Dentist</w:t>
      </w:r>
      <w:r w:rsidR="00AC4074" w:rsidRPr="00AC4074">
        <w:rPr>
          <w:rFonts w:ascii="Times" w:hAnsi="Times"/>
          <w:sz w:val="24"/>
          <w:szCs w:val="24"/>
        </w:rPr>
        <w:t xml:space="preserve"> view dental clinic appointment</w:t>
      </w:r>
    </w:p>
    <w:p w14:paraId="728C120D" w14:textId="77777777" w:rsidR="00AC4074" w:rsidRDefault="00AC4074" w:rsidP="00AC4074">
      <w:pPr>
        <w:rPr>
          <w:rFonts w:ascii="Times" w:hAnsi="Times"/>
          <w:b/>
          <w:sz w:val="24"/>
          <w:szCs w:val="24"/>
        </w:rPr>
      </w:pPr>
    </w:p>
    <w:p w14:paraId="747AA83A" w14:textId="36A32D01" w:rsidR="00AC4074" w:rsidRDefault="00772CDB" w:rsidP="00AC4074">
      <w:pPr>
        <w:rPr>
          <w:rFonts w:ascii="Times" w:hAnsi="Times"/>
          <w:b/>
          <w:sz w:val="24"/>
          <w:szCs w:val="24"/>
        </w:rPr>
      </w:pPr>
      <w:r>
        <w:rPr>
          <w:rFonts w:ascii="Times" w:hAnsi="Times"/>
          <w:b/>
          <w:sz w:val="24"/>
          <w:szCs w:val="24"/>
        </w:rPr>
        <w:t>SD-04</w:t>
      </w:r>
      <w:r w:rsidR="00AC4074">
        <w:rPr>
          <w:rFonts w:ascii="Times" w:hAnsi="Times"/>
          <w:b/>
          <w:sz w:val="24"/>
          <w:szCs w:val="24"/>
        </w:rPr>
        <w:t>: Patient can view his/her appointment</w:t>
      </w:r>
    </w:p>
    <w:p w14:paraId="029D5E83" w14:textId="1E5024A6" w:rsidR="00AC4074" w:rsidRDefault="00AC4074" w:rsidP="00AC4074">
      <w:pPr>
        <w:rPr>
          <w:rFonts w:ascii="Times" w:hAnsi="Times"/>
          <w:b/>
          <w:sz w:val="24"/>
          <w:szCs w:val="24"/>
        </w:rPr>
      </w:pPr>
      <w:r>
        <w:rPr>
          <w:rFonts w:ascii="Times" w:hAnsi="Times"/>
          <w:b/>
          <w:noProof/>
          <w:sz w:val="24"/>
          <w:szCs w:val="24"/>
          <w:lang w:eastAsia="ko-KR"/>
        </w:rPr>
        <w:drawing>
          <wp:inline distT="0" distB="0" distL="0" distR="0" wp14:anchorId="039AB559" wp14:editId="3A137735">
            <wp:extent cx="5731510" cy="3679825"/>
            <wp:effectExtent l="0" t="0" r="889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schedule.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3679825"/>
                    </a:xfrm>
                    <a:prstGeom prst="rect">
                      <a:avLst/>
                    </a:prstGeom>
                  </pic:spPr>
                </pic:pic>
              </a:graphicData>
            </a:graphic>
          </wp:inline>
        </w:drawing>
      </w:r>
    </w:p>
    <w:p w14:paraId="4C7E6493" w14:textId="14A1A79F" w:rsidR="00772CDB" w:rsidRDefault="00772CDB" w:rsidP="00772CDB">
      <w:pPr>
        <w:jc w:val="center"/>
        <w:rPr>
          <w:rFonts w:ascii="Times" w:hAnsi="Times"/>
          <w:sz w:val="24"/>
          <w:szCs w:val="24"/>
        </w:rPr>
      </w:pPr>
      <w:r>
        <w:rPr>
          <w:rFonts w:ascii="Times" w:hAnsi="Times"/>
          <w:sz w:val="24"/>
          <w:szCs w:val="24"/>
        </w:rPr>
        <w:t xml:space="preserve">Figure 10: </w:t>
      </w:r>
      <w:r w:rsidRPr="00772CDB">
        <w:rPr>
          <w:rFonts w:ascii="Times" w:hAnsi="Times"/>
          <w:sz w:val="24"/>
          <w:szCs w:val="24"/>
        </w:rPr>
        <w:t>Patient can view his/her appointment</w:t>
      </w:r>
    </w:p>
    <w:p w14:paraId="17D106C5" w14:textId="32409362" w:rsidR="00AC4074" w:rsidRDefault="00AC4074" w:rsidP="00772CDB">
      <w:pPr>
        <w:jc w:val="center"/>
        <w:rPr>
          <w:rFonts w:ascii="Times" w:hAnsi="Times"/>
          <w:b/>
          <w:sz w:val="24"/>
          <w:szCs w:val="24"/>
        </w:rPr>
      </w:pPr>
    </w:p>
    <w:p w14:paraId="4B179229" w14:textId="77777777" w:rsidR="00AC4074" w:rsidRDefault="00AC4074" w:rsidP="00AC4074">
      <w:pPr>
        <w:rPr>
          <w:rFonts w:ascii="Times" w:hAnsi="Times"/>
          <w:b/>
          <w:sz w:val="24"/>
          <w:szCs w:val="24"/>
        </w:rPr>
      </w:pPr>
    </w:p>
    <w:p w14:paraId="624F0A61" w14:textId="77777777" w:rsidR="00AC4074" w:rsidRDefault="00AC4074" w:rsidP="00AC4074">
      <w:pPr>
        <w:rPr>
          <w:rFonts w:ascii="Times" w:hAnsi="Times"/>
          <w:b/>
          <w:sz w:val="24"/>
          <w:szCs w:val="24"/>
        </w:rPr>
      </w:pPr>
    </w:p>
    <w:p w14:paraId="0D4E2321" w14:textId="77777777" w:rsidR="00AC4074" w:rsidRDefault="00AC4074" w:rsidP="00AC4074">
      <w:pPr>
        <w:rPr>
          <w:rFonts w:ascii="Times" w:hAnsi="Times"/>
          <w:b/>
          <w:sz w:val="24"/>
          <w:szCs w:val="24"/>
        </w:rPr>
      </w:pPr>
    </w:p>
    <w:p w14:paraId="09A64E15" w14:textId="77777777" w:rsidR="00AC4074" w:rsidRDefault="00AC4074" w:rsidP="00AC4074">
      <w:pPr>
        <w:rPr>
          <w:rFonts w:ascii="Times" w:hAnsi="Times"/>
          <w:b/>
          <w:sz w:val="24"/>
          <w:szCs w:val="24"/>
        </w:rPr>
      </w:pPr>
    </w:p>
    <w:p w14:paraId="7262E20D" w14:textId="12022EB5" w:rsidR="00AC4074" w:rsidRDefault="00772CDB" w:rsidP="00AC4074">
      <w:pPr>
        <w:rPr>
          <w:rFonts w:ascii="Times" w:hAnsi="Times"/>
          <w:b/>
          <w:sz w:val="24"/>
          <w:szCs w:val="24"/>
        </w:rPr>
      </w:pPr>
      <w:r>
        <w:rPr>
          <w:rFonts w:ascii="Times" w:hAnsi="Times"/>
          <w:b/>
          <w:sz w:val="24"/>
          <w:szCs w:val="24"/>
        </w:rPr>
        <w:t>SD-05</w:t>
      </w:r>
      <w:r w:rsidR="00AC4074">
        <w:rPr>
          <w:rFonts w:ascii="Times" w:hAnsi="Times"/>
          <w:b/>
          <w:sz w:val="24"/>
          <w:szCs w:val="24"/>
        </w:rPr>
        <w:t xml:space="preserve">: </w:t>
      </w:r>
      <w:r w:rsidR="00FF048A">
        <w:rPr>
          <w:rFonts w:ascii="Times" w:hAnsi="Times"/>
          <w:b/>
          <w:sz w:val="24"/>
          <w:szCs w:val="24"/>
        </w:rPr>
        <w:t>User can view dental clinic appointment</w:t>
      </w:r>
    </w:p>
    <w:p w14:paraId="78C6A207" w14:textId="5C16C515" w:rsidR="00FF048A" w:rsidRDefault="00FF048A" w:rsidP="00AC4074">
      <w:pPr>
        <w:rPr>
          <w:rFonts w:ascii="Times" w:hAnsi="Times"/>
          <w:b/>
          <w:sz w:val="24"/>
          <w:szCs w:val="24"/>
        </w:rPr>
      </w:pPr>
      <w:r>
        <w:rPr>
          <w:rFonts w:ascii="Times" w:hAnsi="Times"/>
          <w:b/>
          <w:noProof/>
          <w:sz w:val="24"/>
          <w:szCs w:val="24"/>
          <w:lang w:eastAsia="ko-KR"/>
        </w:rPr>
        <w:drawing>
          <wp:inline distT="0" distB="0" distL="0" distR="0" wp14:anchorId="709394D0" wp14:editId="441EF9B4">
            <wp:extent cx="5731510" cy="3295015"/>
            <wp:effectExtent l="0" t="0" r="889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intment patient.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3295015"/>
                    </a:xfrm>
                    <a:prstGeom prst="rect">
                      <a:avLst/>
                    </a:prstGeom>
                  </pic:spPr>
                </pic:pic>
              </a:graphicData>
            </a:graphic>
          </wp:inline>
        </w:drawing>
      </w:r>
    </w:p>
    <w:p w14:paraId="735E5411" w14:textId="4486891A" w:rsidR="00FF048A" w:rsidRDefault="00ED225B" w:rsidP="00FF048A">
      <w:pPr>
        <w:jc w:val="center"/>
        <w:rPr>
          <w:rFonts w:ascii="Times" w:hAnsi="Times"/>
          <w:sz w:val="24"/>
          <w:szCs w:val="24"/>
        </w:rPr>
      </w:pPr>
      <w:r>
        <w:rPr>
          <w:rFonts w:ascii="Times" w:hAnsi="Times"/>
          <w:sz w:val="24"/>
          <w:szCs w:val="24"/>
        </w:rPr>
        <w:t>Figure 11</w:t>
      </w:r>
      <w:r w:rsidR="00FF048A" w:rsidRPr="00FF048A">
        <w:rPr>
          <w:rFonts w:ascii="Times" w:hAnsi="Times"/>
          <w:sz w:val="24"/>
          <w:szCs w:val="24"/>
        </w:rPr>
        <w:t>: Patient can view all appointment in dental clinic appointment schedule</w:t>
      </w:r>
    </w:p>
    <w:p w14:paraId="75D97D8B" w14:textId="77777777" w:rsidR="00485CE8" w:rsidRPr="00FF048A" w:rsidRDefault="00485CE8" w:rsidP="00FF048A">
      <w:pPr>
        <w:jc w:val="center"/>
        <w:rPr>
          <w:rFonts w:ascii="Times" w:hAnsi="Times"/>
          <w:sz w:val="24"/>
          <w:szCs w:val="24"/>
        </w:rPr>
      </w:pPr>
    </w:p>
    <w:p w14:paraId="5687098D" w14:textId="14635EE4" w:rsidR="00AC4074" w:rsidRDefault="00AC4074" w:rsidP="00AC4074">
      <w:pPr>
        <w:rPr>
          <w:rFonts w:ascii="Times" w:hAnsi="Times"/>
          <w:b/>
          <w:sz w:val="24"/>
          <w:szCs w:val="24"/>
        </w:rPr>
      </w:pPr>
      <w:r>
        <w:rPr>
          <w:rFonts w:ascii="Times" w:hAnsi="Times"/>
          <w:b/>
          <w:noProof/>
          <w:sz w:val="24"/>
          <w:szCs w:val="24"/>
          <w:lang w:eastAsia="ko-KR"/>
        </w:rPr>
        <w:lastRenderedPageBreak/>
        <w:drawing>
          <wp:inline distT="0" distB="0" distL="0" distR="0" wp14:anchorId="433BFBFD" wp14:editId="4FE97AC4">
            <wp:extent cx="5731510" cy="4130040"/>
            <wp:effectExtent l="0" t="0" r="8890" b="101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Appointment.jpg"/>
                    <pic:cNvPicPr/>
                  </pic:nvPicPr>
                  <pic:blipFill>
                    <a:blip r:embed="rId39">
                      <a:extLst>
                        <a:ext uri="{28A0092B-C50C-407E-A947-70E740481C1C}">
                          <a14:useLocalDpi xmlns:a14="http://schemas.microsoft.com/office/drawing/2010/main" val="0"/>
                        </a:ext>
                      </a:extLst>
                    </a:blip>
                    <a:stretch>
                      <a:fillRect/>
                    </a:stretch>
                  </pic:blipFill>
                  <pic:spPr>
                    <a:xfrm>
                      <a:off x="0" y="0"/>
                      <a:ext cx="5731510" cy="4130040"/>
                    </a:xfrm>
                    <a:prstGeom prst="rect">
                      <a:avLst/>
                    </a:prstGeom>
                  </pic:spPr>
                </pic:pic>
              </a:graphicData>
            </a:graphic>
          </wp:inline>
        </w:drawing>
      </w:r>
    </w:p>
    <w:p w14:paraId="0C2D9E6A" w14:textId="44C390E4" w:rsidR="00FF048A" w:rsidRDefault="00ED225B" w:rsidP="00FF048A">
      <w:pPr>
        <w:jc w:val="center"/>
        <w:rPr>
          <w:rFonts w:ascii="Times" w:hAnsi="Times"/>
          <w:sz w:val="24"/>
          <w:szCs w:val="24"/>
        </w:rPr>
      </w:pPr>
      <w:r>
        <w:rPr>
          <w:rFonts w:ascii="Times" w:hAnsi="Times"/>
          <w:sz w:val="24"/>
          <w:szCs w:val="24"/>
        </w:rPr>
        <w:t>Figure 12</w:t>
      </w:r>
      <w:r w:rsidR="00FF048A">
        <w:rPr>
          <w:rFonts w:ascii="Times" w:hAnsi="Times"/>
          <w:sz w:val="24"/>
          <w:szCs w:val="24"/>
        </w:rPr>
        <w:t>: Officer</w:t>
      </w:r>
      <w:r w:rsidR="00FF048A" w:rsidRPr="00FF048A">
        <w:rPr>
          <w:rFonts w:ascii="Times" w:hAnsi="Times"/>
          <w:sz w:val="24"/>
          <w:szCs w:val="24"/>
        </w:rPr>
        <w:t xml:space="preserve"> can view all appointment in dental clinic appointment </w:t>
      </w:r>
      <w:commentRangeStart w:id="55"/>
      <w:r w:rsidR="00FF048A" w:rsidRPr="00FF048A">
        <w:rPr>
          <w:rFonts w:ascii="Times" w:hAnsi="Times"/>
          <w:sz w:val="24"/>
          <w:szCs w:val="24"/>
        </w:rPr>
        <w:t>schedule</w:t>
      </w:r>
      <w:commentRangeEnd w:id="55"/>
      <w:r w:rsidR="00BC04D6">
        <w:rPr>
          <w:rStyle w:val="CommentReference"/>
          <w:rFonts w:cs="Cordia New"/>
        </w:rPr>
        <w:commentReference w:id="55"/>
      </w:r>
    </w:p>
    <w:p w14:paraId="6C4B6CB6" w14:textId="77777777" w:rsidR="002A41FB" w:rsidRDefault="002A41FB" w:rsidP="00ED225B">
      <w:pPr>
        <w:rPr>
          <w:rFonts w:ascii="Times" w:hAnsi="Times"/>
          <w:sz w:val="24"/>
          <w:szCs w:val="24"/>
        </w:rPr>
      </w:pPr>
    </w:p>
    <w:p w14:paraId="24967549" w14:textId="77777777" w:rsidR="002A41FB" w:rsidRDefault="002A41FB" w:rsidP="00FF048A">
      <w:pPr>
        <w:jc w:val="center"/>
        <w:rPr>
          <w:rFonts w:ascii="Times" w:hAnsi="Times"/>
          <w:sz w:val="24"/>
          <w:szCs w:val="24"/>
        </w:rPr>
      </w:pPr>
    </w:p>
    <w:p w14:paraId="3B1E2C0A" w14:textId="14EBBDD0" w:rsidR="002A41FB" w:rsidRDefault="002A41FB" w:rsidP="00FF048A">
      <w:pPr>
        <w:jc w:val="center"/>
        <w:rPr>
          <w:rFonts w:ascii="Times" w:hAnsi="Times"/>
          <w:sz w:val="24"/>
          <w:szCs w:val="24"/>
        </w:rPr>
      </w:pPr>
      <w:r>
        <w:rPr>
          <w:rFonts w:ascii="Times" w:hAnsi="Times"/>
          <w:noProof/>
          <w:sz w:val="24"/>
          <w:szCs w:val="24"/>
          <w:lang w:eastAsia="ko-KR"/>
        </w:rPr>
        <w:drawing>
          <wp:inline distT="0" distB="0" distL="0" distR="0" wp14:anchorId="32DD9FA4" wp14:editId="0DED63AC">
            <wp:extent cx="5731510" cy="3295015"/>
            <wp:effectExtent l="0" t="0" r="889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intment dentist.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3295015"/>
                    </a:xfrm>
                    <a:prstGeom prst="rect">
                      <a:avLst/>
                    </a:prstGeom>
                  </pic:spPr>
                </pic:pic>
              </a:graphicData>
            </a:graphic>
          </wp:inline>
        </w:drawing>
      </w:r>
    </w:p>
    <w:p w14:paraId="3AFA91CB" w14:textId="424D9136" w:rsidR="002A41FB" w:rsidRDefault="00ED225B" w:rsidP="002A41FB">
      <w:pPr>
        <w:jc w:val="center"/>
        <w:rPr>
          <w:rFonts w:ascii="Times" w:hAnsi="Times"/>
          <w:sz w:val="24"/>
          <w:szCs w:val="24"/>
        </w:rPr>
      </w:pPr>
      <w:r>
        <w:rPr>
          <w:rFonts w:ascii="Times" w:hAnsi="Times"/>
          <w:sz w:val="24"/>
          <w:szCs w:val="24"/>
        </w:rPr>
        <w:t>Figure 13</w:t>
      </w:r>
      <w:r w:rsidR="002A41FB" w:rsidRPr="00FF048A">
        <w:rPr>
          <w:rFonts w:ascii="Times" w:hAnsi="Times"/>
          <w:sz w:val="24"/>
          <w:szCs w:val="24"/>
        </w:rPr>
        <w:t xml:space="preserve">: </w:t>
      </w:r>
      <w:r w:rsidR="002A41FB">
        <w:rPr>
          <w:rFonts w:ascii="Times" w:hAnsi="Times"/>
          <w:sz w:val="24"/>
          <w:szCs w:val="24"/>
        </w:rPr>
        <w:t>Dentist</w:t>
      </w:r>
      <w:r w:rsidR="002A41FB" w:rsidRPr="00FF048A">
        <w:rPr>
          <w:rFonts w:ascii="Times" w:hAnsi="Times"/>
          <w:sz w:val="24"/>
          <w:szCs w:val="24"/>
        </w:rPr>
        <w:t xml:space="preserve"> can view all appointment in dental clinic appointment schedule</w:t>
      </w:r>
    </w:p>
    <w:p w14:paraId="5BDA6BC7" w14:textId="77777777" w:rsidR="00BD483B" w:rsidRDefault="00BD483B" w:rsidP="00BD483B">
      <w:pPr>
        <w:rPr>
          <w:rFonts w:ascii="Times" w:hAnsi="Times"/>
          <w:b/>
          <w:sz w:val="24"/>
          <w:szCs w:val="24"/>
        </w:rPr>
      </w:pPr>
    </w:p>
    <w:p w14:paraId="4A6D5961" w14:textId="77777777" w:rsidR="00BD483B" w:rsidRDefault="00BD483B" w:rsidP="00BD483B">
      <w:pPr>
        <w:rPr>
          <w:rFonts w:ascii="Times" w:hAnsi="Times"/>
          <w:b/>
          <w:sz w:val="24"/>
          <w:szCs w:val="24"/>
        </w:rPr>
      </w:pPr>
    </w:p>
    <w:p w14:paraId="600AB275" w14:textId="77777777" w:rsidR="00BD483B" w:rsidRDefault="00BD483B" w:rsidP="00BD483B">
      <w:pPr>
        <w:rPr>
          <w:rFonts w:ascii="Times" w:hAnsi="Times"/>
          <w:b/>
          <w:sz w:val="24"/>
          <w:szCs w:val="24"/>
        </w:rPr>
      </w:pPr>
    </w:p>
    <w:p w14:paraId="156D12A4" w14:textId="77777777" w:rsidR="00BD483B" w:rsidRDefault="00BD483B" w:rsidP="00BD483B">
      <w:pPr>
        <w:rPr>
          <w:rFonts w:ascii="Times" w:hAnsi="Times"/>
          <w:b/>
          <w:sz w:val="24"/>
          <w:szCs w:val="24"/>
        </w:rPr>
      </w:pPr>
    </w:p>
    <w:p w14:paraId="1470D2C8" w14:textId="77777777" w:rsidR="00BD483B" w:rsidRDefault="00BD483B" w:rsidP="00BD483B">
      <w:pPr>
        <w:rPr>
          <w:rFonts w:ascii="Times" w:hAnsi="Times"/>
          <w:b/>
          <w:sz w:val="24"/>
          <w:szCs w:val="24"/>
        </w:rPr>
      </w:pPr>
    </w:p>
    <w:p w14:paraId="4752F4C8" w14:textId="77777777" w:rsidR="00BD483B" w:rsidRDefault="00BD483B" w:rsidP="00BD483B">
      <w:pPr>
        <w:rPr>
          <w:rFonts w:ascii="Times" w:hAnsi="Times"/>
          <w:b/>
          <w:sz w:val="24"/>
          <w:szCs w:val="24"/>
        </w:rPr>
      </w:pPr>
    </w:p>
    <w:p w14:paraId="54858A5A" w14:textId="77777777" w:rsidR="00BD483B" w:rsidRDefault="00BD483B" w:rsidP="00BD483B">
      <w:pPr>
        <w:rPr>
          <w:rFonts w:ascii="Times" w:hAnsi="Times"/>
          <w:b/>
          <w:sz w:val="24"/>
          <w:szCs w:val="24"/>
        </w:rPr>
      </w:pPr>
    </w:p>
    <w:p w14:paraId="2219758A" w14:textId="77777777" w:rsidR="00BD483B" w:rsidRDefault="00BD483B" w:rsidP="00BD483B">
      <w:pPr>
        <w:rPr>
          <w:rFonts w:ascii="Times" w:hAnsi="Times"/>
          <w:b/>
          <w:sz w:val="24"/>
          <w:szCs w:val="24"/>
        </w:rPr>
      </w:pPr>
    </w:p>
    <w:p w14:paraId="45BEF69D" w14:textId="77777777" w:rsidR="00BD483B" w:rsidRDefault="00BD483B" w:rsidP="00BD483B">
      <w:pPr>
        <w:rPr>
          <w:rFonts w:ascii="Times" w:hAnsi="Times"/>
          <w:b/>
          <w:sz w:val="24"/>
          <w:szCs w:val="24"/>
        </w:rPr>
      </w:pPr>
    </w:p>
    <w:p w14:paraId="4A07C9D0" w14:textId="77777777" w:rsidR="00BD483B" w:rsidRDefault="00BD483B" w:rsidP="00BD483B">
      <w:pPr>
        <w:rPr>
          <w:rFonts w:ascii="Times" w:hAnsi="Times"/>
          <w:b/>
          <w:sz w:val="24"/>
          <w:szCs w:val="24"/>
        </w:rPr>
      </w:pPr>
    </w:p>
    <w:p w14:paraId="27D6162B" w14:textId="77777777" w:rsidR="00BD483B" w:rsidRDefault="00BD483B" w:rsidP="00BD483B">
      <w:pPr>
        <w:rPr>
          <w:rFonts w:ascii="Times" w:hAnsi="Times"/>
          <w:b/>
          <w:sz w:val="24"/>
          <w:szCs w:val="24"/>
        </w:rPr>
      </w:pPr>
    </w:p>
    <w:p w14:paraId="5B1D2EC9" w14:textId="77777777" w:rsidR="00BD483B" w:rsidRDefault="00BD483B" w:rsidP="00BD483B">
      <w:pPr>
        <w:rPr>
          <w:rFonts w:ascii="Times" w:hAnsi="Times"/>
          <w:b/>
          <w:sz w:val="24"/>
          <w:szCs w:val="24"/>
        </w:rPr>
      </w:pPr>
    </w:p>
    <w:p w14:paraId="0998B395" w14:textId="77777777" w:rsidR="00BD483B" w:rsidRDefault="00BD483B" w:rsidP="00BD483B">
      <w:pPr>
        <w:rPr>
          <w:rFonts w:ascii="Times" w:hAnsi="Times"/>
          <w:b/>
          <w:sz w:val="24"/>
          <w:szCs w:val="24"/>
        </w:rPr>
      </w:pPr>
    </w:p>
    <w:p w14:paraId="422E1772" w14:textId="77777777" w:rsidR="00BD483B" w:rsidRDefault="00BD483B" w:rsidP="00BD483B">
      <w:pPr>
        <w:rPr>
          <w:rFonts w:ascii="Times" w:hAnsi="Times"/>
          <w:b/>
          <w:sz w:val="24"/>
          <w:szCs w:val="24"/>
        </w:rPr>
      </w:pPr>
    </w:p>
    <w:p w14:paraId="7D4652B7" w14:textId="77777777" w:rsidR="00BD483B" w:rsidRDefault="00BD483B" w:rsidP="00BD483B">
      <w:pPr>
        <w:rPr>
          <w:rFonts w:ascii="Times" w:hAnsi="Times"/>
          <w:b/>
          <w:sz w:val="24"/>
          <w:szCs w:val="24"/>
        </w:rPr>
      </w:pPr>
    </w:p>
    <w:p w14:paraId="0DE042AD" w14:textId="77777777" w:rsidR="00BD483B" w:rsidRDefault="00BD483B" w:rsidP="00BD483B">
      <w:pPr>
        <w:rPr>
          <w:rFonts w:ascii="Times" w:hAnsi="Times"/>
          <w:b/>
          <w:sz w:val="24"/>
          <w:szCs w:val="24"/>
        </w:rPr>
      </w:pPr>
    </w:p>
    <w:p w14:paraId="6F6A94A0" w14:textId="77777777" w:rsidR="00BD483B" w:rsidRDefault="00BD483B" w:rsidP="00BD483B">
      <w:pPr>
        <w:rPr>
          <w:rFonts w:ascii="Times" w:hAnsi="Times"/>
          <w:b/>
          <w:sz w:val="24"/>
          <w:szCs w:val="24"/>
        </w:rPr>
      </w:pPr>
    </w:p>
    <w:p w14:paraId="66D4BDA7" w14:textId="77777777" w:rsidR="00BD483B" w:rsidRDefault="00BD483B" w:rsidP="00BD483B">
      <w:pPr>
        <w:rPr>
          <w:rFonts w:ascii="Times" w:hAnsi="Times"/>
          <w:b/>
          <w:sz w:val="24"/>
          <w:szCs w:val="24"/>
        </w:rPr>
      </w:pPr>
    </w:p>
    <w:p w14:paraId="0A7C8F81" w14:textId="77777777" w:rsidR="00BD483B" w:rsidRDefault="00BD483B" w:rsidP="00BD483B">
      <w:pPr>
        <w:rPr>
          <w:rFonts w:ascii="Times" w:hAnsi="Times"/>
          <w:b/>
          <w:sz w:val="24"/>
          <w:szCs w:val="24"/>
        </w:rPr>
      </w:pPr>
    </w:p>
    <w:p w14:paraId="679A078D" w14:textId="77777777" w:rsidR="00BD483B" w:rsidRDefault="00BD483B" w:rsidP="00BD483B">
      <w:pPr>
        <w:rPr>
          <w:rFonts w:ascii="Times" w:hAnsi="Times"/>
          <w:b/>
          <w:sz w:val="24"/>
          <w:szCs w:val="24"/>
        </w:rPr>
      </w:pPr>
    </w:p>
    <w:p w14:paraId="1B209533" w14:textId="77777777" w:rsidR="00BD483B" w:rsidRDefault="00BD483B" w:rsidP="00BD483B">
      <w:pPr>
        <w:rPr>
          <w:rFonts w:ascii="Times" w:hAnsi="Times"/>
          <w:b/>
          <w:sz w:val="24"/>
          <w:szCs w:val="24"/>
        </w:rPr>
      </w:pPr>
    </w:p>
    <w:p w14:paraId="4C088B5C" w14:textId="77777777" w:rsidR="00BD483B" w:rsidRDefault="00BD483B" w:rsidP="00BD483B">
      <w:pPr>
        <w:rPr>
          <w:rFonts w:ascii="Times" w:hAnsi="Times"/>
          <w:b/>
          <w:sz w:val="24"/>
          <w:szCs w:val="24"/>
        </w:rPr>
      </w:pPr>
    </w:p>
    <w:p w14:paraId="7ED72D59" w14:textId="77777777" w:rsidR="00BD483B" w:rsidRDefault="00BD483B" w:rsidP="00BD483B">
      <w:pPr>
        <w:rPr>
          <w:rFonts w:ascii="Times" w:hAnsi="Times"/>
          <w:b/>
          <w:sz w:val="24"/>
          <w:szCs w:val="24"/>
        </w:rPr>
      </w:pPr>
    </w:p>
    <w:p w14:paraId="1FF3A2E0" w14:textId="77777777" w:rsidR="00BD483B" w:rsidRDefault="00BD483B" w:rsidP="00BD483B">
      <w:pPr>
        <w:rPr>
          <w:rFonts w:ascii="Times" w:hAnsi="Times"/>
          <w:b/>
          <w:sz w:val="24"/>
          <w:szCs w:val="24"/>
        </w:rPr>
      </w:pPr>
    </w:p>
    <w:p w14:paraId="34C89551" w14:textId="77777777" w:rsidR="00ED225B" w:rsidRDefault="00ED225B" w:rsidP="00BD483B">
      <w:pPr>
        <w:rPr>
          <w:rFonts w:ascii="Times" w:hAnsi="Times"/>
          <w:b/>
          <w:sz w:val="24"/>
          <w:szCs w:val="24"/>
        </w:rPr>
      </w:pPr>
    </w:p>
    <w:p w14:paraId="0A330F48" w14:textId="79A9FAD9" w:rsidR="00BD483B" w:rsidRDefault="00BD483B" w:rsidP="00BD483B">
      <w:pPr>
        <w:rPr>
          <w:rFonts w:ascii="Times" w:hAnsi="Times"/>
          <w:b/>
          <w:sz w:val="24"/>
          <w:szCs w:val="24"/>
        </w:rPr>
      </w:pPr>
      <w:r>
        <w:rPr>
          <w:rFonts w:ascii="Times" w:hAnsi="Times"/>
          <w:b/>
          <w:sz w:val="24"/>
          <w:szCs w:val="24"/>
        </w:rPr>
        <w:t>SD-06</w:t>
      </w:r>
      <w:r w:rsidR="00E86A27">
        <w:rPr>
          <w:rFonts w:ascii="Times" w:hAnsi="Times"/>
          <w:b/>
          <w:sz w:val="24"/>
          <w:szCs w:val="24"/>
        </w:rPr>
        <w:t>:</w:t>
      </w:r>
      <w:r>
        <w:rPr>
          <w:rFonts w:ascii="Times" w:hAnsi="Times"/>
          <w:b/>
          <w:sz w:val="24"/>
          <w:szCs w:val="24"/>
        </w:rPr>
        <w:t xml:space="preserve"> Officer can create patient account</w:t>
      </w:r>
    </w:p>
    <w:p w14:paraId="202992CB" w14:textId="77777777" w:rsidR="00BD483B" w:rsidRDefault="00BD483B" w:rsidP="00BD483B">
      <w:pPr>
        <w:rPr>
          <w:rFonts w:ascii="Times" w:hAnsi="Times"/>
          <w:b/>
          <w:sz w:val="24"/>
          <w:szCs w:val="24"/>
        </w:rPr>
      </w:pPr>
    </w:p>
    <w:p w14:paraId="36A2B7D8" w14:textId="5911E113" w:rsidR="00BD483B" w:rsidRPr="00BD483B" w:rsidRDefault="00BD483B" w:rsidP="00BD483B">
      <w:pPr>
        <w:jc w:val="center"/>
        <w:rPr>
          <w:rFonts w:ascii="Times" w:hAnsi="Times"/>
          <w:b/>
          <w:sz w:val="24"/>
          <w:szCs w:val="24"/>
        </w:rPr>
      </w:pPr>
      <w:r>
        <w:rPr>
          <w:rFonts w:ascii="Times" w:hAnsi="Times"/>
          <w:b/>
          <w:noProof/>
          <w:sz w:val="24"/>
          <w:szCs w:val="24"/>
          <w:lang w:eastAsia="ko-KR"/>
        </w:rPr>
        <w:lastRenderedPageBreak/>
        <w:drawing>
          <wp:inline distT="0" distB="0" distL="0" distR="0" wp14:anchorId="46FCC88D" wp14:editId="25DA6CF7">
            <wp:extent cx="5943600" cy="5248226"/>
            <wp:effectExtent l="0" t="0" r="0" b="101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patient account.jpg"/>
                    <pic:cNvPicPr/>
                  </pic:nvPicPr>
                  <pic:blipFill>
                    <a:blip r:embed="rId40">
                      <a:extLst>
                        <a:ext uri="{28A0092B-C50C-407E-A947-70E740481C1C}">
                          <a14:useLocalDpi xmlns:a14="http://schemas.microsoft.com/office/drawing/2010/main" val="0"/>
                        </a:ext>
                      </a:extLst>
                    </a:blip>
                    <a:stretch>
                      <a:fillRect/>
                    </a:stretch>
                  </pic:blipFill>
                  <pic:spPr>
                    <a:xfrm>
                      <a:off x="0" y="0"/>
                      <a:ext cx="5945141" cy="5249587"/>
                    </a:xfrm>
                    <a:prstGeom prst="rect">
                      <a:avLst/>
                    </a:prstGeom>
                  </pic:spPr>
                </pic:pic>
              </a:graphicData>
            </a:graphic>
          </wp:inline>
        </w:drawing>
      </w:r>
      <w:r>
        <w:rPr>
          <w:rFonts w:ascii="Times" w:hAnsi="Times"/>
          <w:b/>
          <w:sz w:val="24"/>
          <w:szCs w:val="24"/>
        </w:rPr>
        <w:br/>
      </w:r>
      <w:r w:rsidRPr="00BD483B">
        <w:rPr>
          <w:rFonts w:ascii="Times" w:hAnsi="Times"/>
          <w:sz w:val="24"/>
          <w:szCs w:val="24"/>
        </w:rPr>
        <w:t>Fig</w:t>
      </w:r>
      <w:r w:rsidR="00ED225B">
        <w:rPr>
          <w:rFonts w:ascii="Times" w:hAnsi="Times"/>
          <w:sz w:val="24"/>
          <w:szCs w:val="24"/>
        </w:rPr>
        <w:t>ure 14</w:t>
      </w:r>
      <w:r w:rsidRPr="00BD483B">
        <w:rPr>
          <w:rFonts w:ascii="Times" w:hAnsi="Times"/>
          <w:sz w:val="24"/>
          <w:szCs w:val="24"/>
        </w:rPr>
        <w:t>: Officer can create patient account</w:t>
      </w:r>
    </w:p>
    <w:p w14:paraId="67156618" w14:textId="77777777" w:rsidR="002A41FB" w:rsidRPr="00FF048A" w:rsidRDefault="002A41FB" w:rsidP="00FF048A">
      <w:pPr>
        <w:jc w:val="center"/>
        <w:rPr>
          <w:rFonts w:ascii="Times" w:hAnsi="Times"/>
          <w:sz w:val="24"/>
          <w:szCs w:val="24"/>
        </w:rPr>
      </w:pPr>
    </w:p>
    <w:p w14:paraId="432A0856" w14:textId="77777777" w:rsidR="00AC4074" w:rsidRDefault="00AC4074" w:rsidP="00E3644F">
      <w:pPr>
        <w:rPr>
          <w:rFonts w:ascii="Times" w:hAnsi="Times"/>
          <w:b/>
          <w:sz w:val="24"/>
          <w:szCs w:val="24"/>
        </w:rPr>
      </w:pPr>
    </w:p>
    <w:p w14:paraId="4792F3CE" w14:textId="77777777" w:rsidR="00E86A27" w:rsidRDefault="00E86A27" w:rsidP="00E3644F">
      <w:pPr>
        <w:rPr>
          <w:rFonts w:ascii="Times" w:hAnsi="Times"/>
          <w:b/>
          <w:sz w:val="24"/>
          <w:szCs w:val="24"/>
        </w:rPr>
      </w:pPr>
    </w:p>
    <w:p w14:paraId="6BA008E4" w14:textId="77777777" w:rsidR="00E86A27" w:rsidRDefault="00E86A27" w:rsidP="00E3644F">
      <w:pPr>
        <w:rPr>
          <w:rFonts w:ascii="Times" w:hAnsi="Times"/>
          <w:b/>
          <w:sz w:val="24"/>
          <w:szCs w:val="24"/>
        </w:rPr>
      </w:pPr>
    </w:p>
    <w:p w14:paraId="7581F19C" w14:textId="77777777" w:rsidR="00E86A27" w:rsidRDefault="00E86A27" w:rsidP="00E3644F">
      <w:pPr>
        <w:rPr>
          <w:rFonts w:ascii="Times" w:hAnsi="Times"/>
          <w:b/>
          <w:sz w:val="24"/>
          <w:szCs w:val="24"/>
        </w:rPr>
      </w:pPr>
    </w:p>
    <w:p w14:paraId="151EE556" w14:textId="77777777" w:rsidR="00E86A27" w:rsidRDefault="00E86A27" w:rsidP="00E3644F">
      <w:pPr>
        <w:rPr>
          <w:rFonts w:ascii="Times" w:hAnsi="Times"/>
          <w:b/>
          <w:sz w:val="24"/>
          <w:szCs w:val="24"/>
        </w:rPr>
      </w:pPr>
    </w:p>
    <w:p w14:paraId="5D50CADD" w14:textId="77777777" w:rsidR="00E86A27" w:rsidRDefault="00E86A27" w:rsidP="00E3644F">
      <w:pPr>
        <w:rPr>
          <w:rFonts w:ascii="Times" w:hAnsi="Times"/>
          <w:b/>
          <w:sz w:val="24"/>
          <w:szCs w:val="24"/>
        </w:rPr>
      </w:pPr>
    </w:p>
    <w:p w14:paraId="7F836A15" w14:textId="77777777" w:rsidR="00E86A27" w:rsidRDefault="00E86A27" w:rsidP="00E3644F">
      <w:pPr>
        <w:rPr>
          <w:rFonts w:ascii="Times" w:hAnsi="Times"/>
          <w:b/>
          <w:sz w:val="24"/>
          <w:szCs w:val="24"/>
        </w:rPr>
      </w:pPr>
    </w:p>
    <w:p w14:paraId="6F8993BF" w14:textId="77777777" w:rsidR="00E86A27" w:rsidRDefault="00E86A27" w:rsidP="00E3644F">
      <w:pPr>
        <w:rPr>
          <w:rFonts w:ascii="Times" w:hAnsi="Times"/>
          <w:b/>
          <w:sz w:val="24"/>
          <w:szCs w:val="24"/>
        </w:rPr>
      </w:pPr>
    </w:p>
    <w:p w14:paraId="0BF60ACA" w14:textId="77777777" w:rsidR="00E86A27" w:rsidRDefault="00E86A27" w:rsidP="00E3644F">
      <w:pPr>
        <w:rPr>
          <w:rFonts w:ascii="Times" w:hAnsi="Times"/>
          <w:b/>
          <w:sz w:val="24"/>
          <w:szCs w:val="24"/>
        </w:rPr>
      </w:pPr>
    </w:p>
    <w:p w14:paraId="7908995B" w14:textId="77777777" w:rsidR="00E86A27" w:rsidRDefault="00E86A27" w:rsidP="00E3644F">
      <w:pPr>
        <w:rPr>
          <w:rFonts w:ascii="Times" w:hAnsi="Times"/>
          <w:b/>
          <w:sz w:val="24"/>
          <w:szCs w:val="24"/>
        </w:rPr>
      </w:pPr>
    </w:p>
    <w:p w14:paraId="59F03E2E" w14:textId="77777777" w:rsidR="00E86A27" w:rsidRDefault="00E86A27" w:rsidP="00E3644F">
      <w:pPr>
        <w:rPr>
          <w:rFonts w:ascii="Times" w:hAnsi="Times"/>
          <w:b/>
          <w:sz w:val="24"/>
          <w:szCs w:val="24"/>
        </w:rPr>
      </w:pPr>
    </w:p>
    <w:p w14:paraId="708E49F1" w14:textId="77777777" w:rsidR="00E86A27" w:rsidRDefault="00E86A27" w:rsidP="00E3644F">
      <w:pPr>
        <w:rPr>
          <w:rFonts w:ascii="Times" w:hAnsi="Times"/>
          <w:b/>
          <w:sz w:val="24"/>
          <w:szCs w:val="24"/>
        </w:rPr>
      </w:pPr>
    </w:p>
    <w:p w14:paraId="0BF8672A" w14:textId="47F213B5" w:rsidR="00E86A27" w:rsidRDefault="00E86A27" w:rsidP="00E86A27">
      <w:pPr>
        <w:rPr>
          <w:rFonts w:ascii="Times" w:hAnsi="Times"/>
          <w:b/>
          <w:sz w:val="24"/>
          <w:szCs w:val="24"/>
        </w:rPr>
      </w:pPr>
      <w:r>
        <w:rPr>
          <w:rFonts w:ascii="Times" w:hAnsi="Times"/>
          <w:b/>
          <w:sz w:val="24"/>
          <w:szCs w:val="24"/>
        </w:rPr>
        <w:t>SD-07: Officer can create dentist account</w:t>
      </w:r>
    </w:p>
    <w:p w14:paraId="48CE235E" w14:textId="77777777" w:rsidR="00E86A27" w:rsidRDefault="00E86A27" w:rsidP="00E86A27">
      <w:pPr>
        <w:rPr>
          <w:rFonts w:ascii="Times" w:hAnsi="Times"/>
          <w:b/>
          <w:sz w:val="24"/>
          <w:szCs w:val="24"/>
        </w:rPr>
      </w:pPr>
    </w:p>
    <w:p w14:paraId="272F9B13" w14:textId="528EADE7" w:rsidR="00E86A27" w:rsidRDefault="00E86A27" w:rsidP="00E86A27">
      <w:pPr>
        <w:rPr>
          <w:rFonts w:ascii="Times" w:hAnsi="Times"/>
          <w:b/>
          <w:sz w:val="24"/>
          <w:szCs w:val="24"/>
        </w:rPr>
      </w:pPr>
      <w:r>
        <w:rPr>
          <w:rFonts w:ascii="Times" w:hAnsi="Times"/>
          <w:b/>
          <w:noProof/>
          <w:sz w:val="24"/>
          <w:szCs w:val="24"/>
          <w:lang w:eastAsia="ko-KR"/>
        </w:rPr>
        <w:drawing>
          <wp:inline distT="0" distB="0" distL="0" distR="0" wp14:anchorId="46B2564D" wp14:editId="22B58E65">
            <wp:extent cx="5731510" cy="5060950"/>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dentist account.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5060950"/>
                    </a:xfrm>
                    <a:prstGeom prst="rect">
                      <a:avLst/>
                    </a:prstGeom>
                  </pic:spPr>
                </pic:pic>
              </a:graphicData>
            </a:graphic>
          </wp:inline>
        </w:drawing>
      </w:r>
    </w:p>
    <w:p w14:paraId="1DB79D96" w14:textId="48581C33" w:rsidR="00E86A27" w:rsidRDefault="00ED225B" w:rsidP="00E86A27">
      <w:pPr>
        <w:jc w:val="center"/>
        <w:rPr>
          <w:rFonts w:ascii="Times" w:hAnsi="Times"/>
          <w:sz w:val="24"/>
          <w:szCs w:val="24"/>
        </w:rPr>
      </w:pPr>
      <w:r>
        <w:rPr>
          <w:rFonts w:ascii="Times" w:hAnsi="Times"/>
          <w:sz w:val="24"/>
          <w:szCs w:val="24"/>
        </w:rPr>
        <w:t>Figure 15</w:t>
      </w:r>
      <w:r w:rsidR="00E86A27" w:rsidRPr="00E86A27">
        <w:rPr>
          <w:rFonts w:ascii="Times" w:hAnsi="Times"/>
          <w:sz w:val="24"/>
          <w:szCs w:val="24"/>
        </w:rPr>
        <w:t xml:space="preserve">: Officer can create dentist </w:t>
      </w:r>
      <w:commentRangeStart w:id="56"/>
      <w:r w:rsidR="00E86A27" w:rsidRPr="00E86A27">
        <w:rPr>
          <w:rFonts w:ascii="Times" w:hAnsi="Times"/>
          <w:sz w:val="24"/>
          <w:szCs w:val="24"/>
        </w:rPr>
        <w:t>account</w:t>
      </w:r>
      <w:commentRangeEnd w:id="56"/>
      <w:r w:rsidR="00BC04D6">
        <w:rPr>
          <w:rStyle w:val="CommentReference"/>
          <w:rFonts w:cs="Cordia New"/>
        </w:rPr>
        <w:commentReference w:id="56"/>
      </w:r>
    </w:p>
    <w:p w14:paraId="1922C6DF" w14:textId="77777777" w:rsidR="00811476" w:rsidRDefault="00811476" w:rsidP="00E86A27">
      <w:pPr>
        <w:jc w:val="center"/>
        <w:rPr>
          <w:rFonts w:ascii="Times" w:hAnsi="Times"/>
          <w:sz w:val="24"/>
          <w:szCs w:val="24"/>
        </w:rPr>
      </w:pPr>
    </w:p>
    <w:p w14:paraId="66341088" w14:textId="77777777" w:rsidR="00811476" w:rsidRDefault="00811476" w:rsidP="00E86A27">
      <w:pPr>
        <w:jc w:val="center"/>
        <w:rPr>
          <w:rFonts w:ascii="Times" w:hAnsi="Times"/>
          <w:sz w:val="24"/>
          <w:szCs w:val="24"/>
        </w:rPr>
      </w:pPr>
    </w:p>
    <w:p w14:paraId="766B2218" w14:textId="77777777" w:rsidR="00811476" w:rsidRDefault="00811476" w:rsidP="00E86A27">
      <w:pPr>
        <w:jc w:val="center"/>
        <w:rPr>
          <w:rFonts w:ascii="Times" w:hAnsi="Times"/>
          <w:sz w:val="24"/>
          <w:szCs w:val="24"/>
        </w:rPr>
      </w:pPr>
    </w:p>
    <w:p w14:paraId="0707FA1E" w14:textId="77777777" w:rsidR="00811476" w:rsidRDefault="00811476" w:rsidP="00E86A27">
      <w:pPr>
        <w:jc w:val="center"/>
        <w:rPr>
          <w:rFonts w:ascii="Times" w:hAnsi="Times"/>
          <w:sz w:val="24"/>
          <w:szCs w:val="24"/>
        </w:rPr>
      </w:pPr>
    </w:p>
    <w:p w14:paraId="58130D11" w14:textId="77777777" w:rsidR="00811476" w:rsidRDefault="00811476" w:rsidP="00E86A27">
      <w:pPr>
        <w:jc w:val="center"/>
        <w:rPr>
          <w:rFonts w:ascii="Times" w:hAnsi="Times"/>
          <w:sz w:val="24"/>
          <w:szCs w:val="24"/>
        </w:rPr>
      </w:pPr>
    </w:p>
    <w:p w14:paraId="6DE9198B" w14:textId="77777777" w:rsidR="00811476" w:rsidRDefault="00811476" w:rsidP="00E86A27">
      <w:pPr>
        <w:jc w:val="center"/>
        <w:rPr>
          <w:rFonts w:ascii="Times" w:hAnsi="Times"/>
          <w:sz w:val="24"/>
          <w:szCs w:val="24"/>
        </w:rPr>
      </w:pPr>
    </w:p>
    <w:p w14:paraId="2285D791" w14:textId="77777777" w:rsidR="00811476" w:rsidRDefault="00811476" w:rsidP="00E86A27">
      <w:pPr>
        <w:jc w:val="center"/>
        <w:rPr>
          <w:rFonts w:ascii="Times" w:hAnsi="Times"/>
          <w:sz w:val="24"/>
          <w:szCs w:val="24"/>
        </w:rPr>
      </w:pPr>
    </w:p>
    <w:p w14:paraId="03ABA913" w14:textId="77777777" w:rsidR="00811476" w:rsidRDefault="00811476" w:rsidP="00E86A27">
      <w:pPr>
        <w:jc w:val="center"/>
        <w:rPr>
          <w:rFonts w:ascii="Times" w:hAnsi="Times"/>
          <w:sz w:val="24"/>
          <w:szCs w:val="24"/>
        </w:rPr>
      </w:pPr>
    </w:p>
    <w:p w14:paraId="6B81F7BF" w14:textId="77777777" w:rsidR="00811476" w:rsidRDefault="00811476" w:rsidP="00E86A27">
      <w:pPr>
        <w:jc w:val="center"/>
        <w:rPr>
          <w:rFonts w:ascii="Times" w:hAnsi="Times"/>
          <w:sz w:val="24"/>
          <w:szCs w:val="24"/>
        </w:rPr>
      </w:pPr>
    </w:p>
    <w:p w14:paraId="740A3CEA" w14:textId="77777777" w:rsidR="00811476" w:rsidRDefault="00811476" w:rsidP="00E86A27">
      <w:pPr>
        <w:jc w:val="center"/>
        <w:rPr>
          <w:rFonts w:ascii="Times" w:hAnsi="Times"/>
          <w:sz w:val="24"/>
          <w:szCs w:val="24"/>
        </w:rPr>
      </w:pPr>
    </w:p>
    <w:p w14:paraId="47CFD7D1" w14:textId="77777777" w:rsidR="00811476" w:rsidRDefault="00811476" w:rsidP="00E86A27">
      <w:pPr>
        <w:jc w:val="center"/>
        <w:rPr>
          <w:rFonts w:ascii="Times" w:hAnsi="Times"/>
          <w:sz w:val="24"/>
          <w:szCs w:val="24"/>
        </w:rPr>
      </w:pPr>
    </w:p>
    <w:p w14:paraId="0B973BAE" w14:textId="77777777" w:rsidR="00811476" w:rsidRDefault="00811476" w:rsidP="00E86A27">
      <w:pPr>
        <w:jc w:val="center"/>
        <w:rPr>
          <w:rFonts w:ascii="Times" w:hAnsi="Times"/>
          <w:sz w:val="24"/>
          <w:szCs w:val="24"/>
        </w:rPr>
      </w:pPr>
    </w:p>
    <w:p w14:paraId="43D93204" w14:textId="77777777" w:rsidR="00811476" w:rsidRDefault="00811476" w:rsidP="00E86A27">
      <w:pPr>
        <w:jc w:val="center"/>
        <w:rPr>
          <w:rFonts w:ascii="Times" w:hAnsi="Times"/>
          <w:sz w:val="24"/>
          <w:szCs w:val="24"/>
        </w:rPr>
      </w:pPr>
    </w:p>
    <w:p w14:paraId="7E6098F1" w14:textId="77777777" w:rsidR="00811476" w:rsidRDefault="00811476" w:rsidP="00E86A27">
      <w:pPr>
        <w:jc w:val="center"/>
        <w:rPr>
          <w:rFonts w:ascii="Times" w:hAnsi="Times"/>
          <w:sz w:val="24"/>
          <w:szCs w:val="24"/>
        </w:rPr>
      </w:pPr>
    </w:p>
    <w:p w14:paraId="5AD85F6B" w14:textId="77777777" w:rsidR="00811476" w:rsidRDefault="00811476" w:rsidP="00E86A27">
      <w:pPr>
        <w:jc w:val="center"/>
        <w:rPr>
          <w:rFonts w:ascii="Times" w:hAnsi="Times"/>
          <w:sz w:val="24"/>
          <w:szCs w:val="24"/>
        </w:rPr>
      </w:pPr>
    </w:p>
    <w:p w14:paraId="39D16E1A" w14:textId="7B7F8B23" w:rsidR="00811476" w:rsidRDefault="00811476" w:rsidP="00811476">
      <w:pPr>
        <w:rPr>
          <w:rFonts w:ascii="Times" w:hAnsi="Times"/>
          <w:b/>
          <w:sz w:val="24"/>
          <w:szCs w:val="24"/>
        </w:rPr>
      </w:pPr>
      <w:r w:rsidRPr="00811476">
        <w:rPr>
          <w:rFonts w:ascii="Times" w:hAnsi="Times"/>
          <w:b/>
          <w:sz w:val="24"/>
          <w:szCs w:val="24"/>
        </w:rPr>
        <w:t>SD-08: Officer can view all patient</w:t>
      </w:r>
      <w:r w:rsidR="00AE0712">
        <w:rPr>
          <w:rFonts w:ascii="Times" w:hAnsi="Times"/>
          <w:b/>
          <w:sz w:val="24"/>
          <w:szCs w:val="24"/>
        </w:rPr>
        <w:t>s</w:t>
      </w:r>
      <w:r w:rsidRPr="00811476">
        <w:rPr>
          <w:rFonts w:ascii="Times" w:hAnsi="Times"/>
          <w:b/>
          <w:sz w:val="24"/>
          <w:szCs w:val="24"/>
        </w:rPr>
        <w:t xml:space="preserve"> in the list</w:t>
      </w:r>
    </w:p>
    <w:p w14:paraId="66A738F4" w14:textId="77777777" w:rsidR="00ED225B" w:rsidRDefault="00ED225B" w:rsidP="00811476">
      <w:pPr>
        <w:rPr>
          <w:rFonts w:ascii="Times" w:hAnsi="Times"/>
          <w:b/>
          <w:sz w:val="24"/>
          <w:szCs w:val="24"/>
        </w:rPr>
      </w:pPr>
    </w:p>
    <w:p w14:paraId="73E3991F" w14:textId="3BB658AA" w:rsidR="00ED225B" w:rsidRDefault="00ED225B" w:rsidP="00811476">
      <w:pPr>
        <w:rPr>
          <w:rFonts w:ascii="Times" w:hAnsi="Times"/>
          <w:b/>
          <w:sz w:val="24"/>
          <w:szCs w:val="24"/>
        </w:rPr>
      </w:pPr>
      <w:r>
        <w:rPr>
          <w:rFonts w:ascii="Times" w:hAnsi="Times"/>
          <w:b/>
          <w:noProof/>
          <w:sz w:val="24"/>
          <w:szCs w:val="24"/>
          <w:lang w:eastAsia="ko-KR"/>
        </w:rPr>
        <w:drawing>
          <wp:inline distT="0" distB="0" distL="0" distR="0" wp14:anchorId="5D744CCB" wp14:editId="346240D5">
            <wp:extent cx="5731510" cy="3471545"/>
            <wp:effectExtent l="0" t="0" r="889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patient list.jpg"/>
                    <pic:cNvPicPr/>
                  </pic:nvPicPr>
                  <pic:blipFill>
                    <a:blip r:embed="rId42">
                      <a:extLst>
                        <a:ext uri="{28A0092B-C50C-407E-A947-70E740481C1C}">
                          <a14:useLocalDpi xmlns:a14="http://schemas.microsoft.com/office/drawing/2010/main" val="0"/>
                        </a:ext>
                      </a:extLst>
                    </a:blip>
                    <a:stretch>
                      <a:fillRect/>
                    </a:stretch>
                  </pic:blipFill>
                  <pic:spPr>
                    <a:xfrm>
                      <a:off x="0" y="0"/>
                      <a:ext cx="5731510" cy="3471545"/>
                    </a:xfrm>
                    <a:prstGeom prst="rect">
                      <a:avLst/>
                    </a:prstGeom>
                  </pic:spPr>
                </pic:pic>
              </a:graphicData>
            </a:graphic>
          </wp:inline>
        </w:drawing>
      </w:r>
    </w:p>
    <w:p w14:paraId="385E0B83" w14:textId="773EB0BB" w:rsidR="00ED225B" w:rsidRDefault="00ED225B" w:rsidP="00ED225B">
      <w:pPr>
        <w:jc w:val="center"/>
        <w:rPr>
          <w:rFonts w:ascii="Times" w:hAnsi="Times"/>
          <w:sz w:val="24"/>
          <w:szCs w:val="24"/>
        </w:rPr>
      </w:pPr>
      <w:r w:rsidRPr="00ED225B">
        <w:rPr>
          <w:rFonts w:ascii="Times" w:hAnsi="Times"/>
          <w:sz w:val="24"/>
          <w:szCs w:val="24"/>
        </w:rPr>
        <w:t xml:space="preserve">Figure </w:t>
      </w:r>
      <w:r>
        <w:rPr>
          <w:rFonts w:ascii="Times" w:hAnsi="Times"/>
          <w:sz w:val="24"/>
          <w:szCs w:val="24"/>
        </w:rPr>
        <w:t>16</w:t>
      </w:r>
      <w:r w:rsidRPr="00ED225B">
        <w:rPr>
          <w:rFonts w:ascii="Times" w:hAnsi="Times"/>
          <w:sz w:val="24"/>
          <w:szCs w:val="24"/>
        </w:rPr>
        <w:t>: Officer can view all patients in the list after registered patient</w:t>
      </w:r>
    </w:p>
    <w:p w14:paraId="4A2617B0" w14:textId="77777777" w:rsidR="00ED225B" w:rsidRPr="00ED225B" w:rsidRDefault="00ED225B" w:rsidP="00ED225B">
      <w:pPr>
        <w:jc w:val="center"/>
        <w:rPr>
          <w:rFonts w:ascii="Times" w:hAnsi="Times"/>
          <w:sz w:val="24"/>
          <w:szCs w:val="24"/>
        </w:rPr>
      </w:pPr>
    </w:p>
    <w:p w14:paraId="7BFC037D" w14:textId="6CAE7305" w:rsidR="00811476" w:rsidRDefault="00811476" w:rsidP="00811476">
      <w:pPr>
        <w:rPr>
          <w:rFonts w:ascii="Times" w:hAnsi="Times"/>
          <w:b/>
          <w:sz w:val="24"/>
          <w:szCs w:val="24"/>
        </w:rPr>
      </w:pPr>
      <w:r>
        <w:rPr>
          <w:rFonts w:ascii="Times" w:hAnsi="Times"/>
          <w:b/>
          <w:sz w:val="24"/>
          <w:szCs w:val="24"/>
        </w:rPr>
        <w:t>SD-09</w:t>
      </w:r>
      <w:r w:rsidRPr="00811476">
        <w:rPr>
          <w:rFonts w:ascii="Times" w:hAnsi="Times"/>
          <w:b/>
          <w:sz w:val="24"/>
          <w:szCs w:val="24"/>
        </w:rPr>
        <w:t xml:space="preserve">: Officer can view all </w:t>
      </w:r>
      <w:r>
        <w:rPr>
          <w:rFonts w:ascii="Times" w:hAnsi="Times"/>
          <w:b/>
          <w:sz w:val="24"/>
          <w:szCs w:val="24"/>
        </w:rPr>
        <w:t xml:space="preserve">dentist </w:t>
      </w:r>
      <w:r w:rsidR="00AE0712">
        <w:rPr>
          <w:rFonts w:ascii="Times" w:hAnsi="Times"/>
          <w:b/>
          <w:sz w:val="24"/>
          <w:szCs w:val="24"/>
        </w:rPr>
        <w:t>s</w:t>
      </w:r>
      <w:r w:rsidRPr="00811476">
        <w:rPr>
          <w:rFonts w:ascii="Times" w:hAnsi="Times"/>
          <w:b/>
          <w:sz w:val="24"/>
          <w:szCs w:val="24"/>
        </w:rPr>
        <w:t>in the list</w:t>
      </w:r>
    </w:p>
    <w:p w14:paraId="3267A08B" w14:textId="77777777" w:rsidR="00ED225B" w:rsidRDefault="00ED225B" w:rsidP="00811476">
      <w:pPr>
        <w:rPr>
          <w:rFonts w:ascii="Times" w:hAnsi="Times"/>
          <w:b/>
          <w:sz w:val="24"/>
          <w:szCs w:val="24"/>
        </w:rPr>
      </w:pPr>
    </w:p>
    <w:p w14:paraId="3840CB52" w14:textId="257BDD8C" w:rsidR="00ED225B" w:rsidRDefault="00ED225B" w:rsidP="00811476">
      <w:pPr>
        <w:rPr>
          <w:rFonts w:ascii="Times" w:hAnsi="Times"/>
          <w:b/>
          <w:sz w:val="24"/>
          <w:szCs w:val="24"/>
        </w:rPr>
      </w:pPr>
      <w:r>
        <w:rPr>
          <w:rFonts w:ascii="Times" w:hAnsi="Times"/>
          <w:b/>
          <w:noProof/>
          <w:sz w:val="24"/>
          <w:szCs w:val="24"/>
          <w:lang w:eastAsia="ko-KR"/>
        </w:rPr>
        <w:drawing>
          <wp:inline distT="0" distB="0" distL="0" distR="0" wp14:anchorId="1BEF17EE" wp14:editId="11A1887D">
            <wp:extent cx="5731510" cy="3471545"/>
            <wp:effectExtent l="0" t="0" r="889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dentist list.jpg"/>
                    <pic:cNvPicPr/>
                  </pic:nvPicPr>
                  <pic:blipFill>
                    <a:blip r:embed="rId43">
                      <a:extLst>
                        <a:ext uri="{28A0092B-C50C-407E-A947-70E740481C1C}">
                          <a14:useLocalDpi xmlns:a14="http://schemas.microsoft.com/office/drawing/2010/main" val="0"/>
                        </a:ext>
                      </a:extLst>
                    </a:blip>
                    <a:stretch>
                      <a:fillRect/>
                    </a:stretch>
                  </pic:blipFill>
                  <pic:spPr>
                    <a:xfrm>
                      <a:off x="0" y="0"/>
                      <a:ext cx="5731510" cy="3471545"/>
                    </a:xfrm>
                    <a:prstGeom prst="rect">
                      <a:avLst/>
                    </a:prstGeom>
                  </pic:spPr>
                </pic:pic>
              </a:graphicData>
            </a:graphic>
          </wp:inline>
        </w:drawing>
      </w:r>
    </w:p>
    <w:p w14:paraId="3B0F92E9" w14:textId="77777777" w:rsidR="00ED225B" w:rsidRDefault="00ED225B" w:rsidP="00811476">
      <w:pPr>
        <w:rPr>
          <w:rFonts w:ascii="Times" w:hAnsi="Times"/>
          <w:b/>
          <w:sz w:val="24"/>
          <w:szCs w:val="24"/>
        </w:rPr>
      </w:pPr>
    </w:p>
    <w:p w14:paraId="5B0BC574" w14:textId="3B0EFED4" w:rsidR="00ED225B" w:rsidRDefault="00ED225B" w:rsidP="00ED225B">
      <w:pPr>
        <w:jc w:val="center"/>
        <w:rPr>
          <w:rFonts w:ascii="Times" w:hAnsi="Times"/>
          <w:sz w:val="24"/>
          <w:szCs w:val="24"/>
        </w:rPr>
      </w:pPr>
      <w:r w:rsidRPr="00ED225B">
        <w:rPr>
          <w:rFonts w:ascii="Times" w:hAnsi="Times"/>
          <w:sz w:val="24"/>
          <w:szCs w:val="24"/>
        </w:rPr>
        <w:t xml:space="preserve">Figure </w:t>
      </w:r>
      <w:r>
        <w:rPr>
          <w:rFonts w:ascii="Times" w:hAnsi="Times"/>
          <w:sz w:val="24"/>
          <w:szCs w:val="24"/>
        </w:rPr>
        <w:t>17</w:t>
      </w:r>
      <w:r w:rsidRPr="00ED225B">
        <w:rPr>
          <w:rFonts w:ascii="Times" w:hAnsi="Times"/>
          <w:sz w:val="24"/>
          <w:szCs w:val="24"/>
        </w:rPr>
        <w:t xml:space="preserve">: </w:t>
      </w:r>
      <w:r>
        <w:rPr>
          <w:rFonts w:ascii="Times" w:hAnsi="Times"/>
          <w:sz w:val="24"/>
          <w:szCs w:val="24"/>
        </w:rPr>
        <w:t>Officer can view all dentist</w:t>
      </w:r>
      <w:r w:rsidRPr="00ED225B">
        <w:rPr>
          <w:rFonts w:ascii="Times" w:hAnsi="Times"/>
          <w:sz w:val="24"/>
          <w:szCs w:val="24"/>
        </w:rPr>
        <w:t xml:space="preserve">s in the list after registered </w:t>
      </w:r>
      <w:r>
        <w:rPr>
          <w:rFonts w:ascii="Times" w:hAnsi="Times"/>
          <w:sz w:val="24"/>
          <w:szCs w:val="24"/>
        </w:rPr>
        <w:t>dentist</w:t>
      </w:r>
    </w:p>
    <w:p w14:paraId="5F83B6E1" w14:textId="77777777" w:rsidR="00ED225B" w:rsidRDefault="00ED225B" w:rsidP="00811476">
      <w:pPr>
        <w:rPr>
          <w:rFonts w:ascii="Times" w:hAnsi="Times"/>
          <w:b/>
          <w:sz w:val="24"/>
          <w:szCs w:val="24"/>
        </w:rPr>
      </w:pPr>
    </w:p>
    <w:p w14:paraId="6709B586" w14:textId="783AB580" w:rsidR="00AE0712" w:rsidRDefault="00AE0712" w:rsidP="00811476">
      <w:pPr>
        <w:rPr>
          <w:rFonts w:ascii="Times" w:hAnsi="Times"/>
          <w:b/>
          <w:sz w:val="24"/>
          <w:szCs w:val="24"/>
        </w:rPr>
      </w:pPr>
      <w:r>
        <w:rPr>
          <w:rFonts w:ascii="Times" w:hAnsi="Times"/>
          <w:b/>
          <w:sz w:val="24"/>
          <w:szCs w:val="24"/>
        </w:rPr>
        <w:t>SD-10: Officer can add new appointment</w:t>
      </w:r>
    </w:p>
    <w:p w14:paraId="1D7AEB01" w14:textId="77777777" w:rsidR="00ED225B" w:rsidRDefault="00ED225B" w:rsidP="00811476">
      <w:pPr>
        <w:rPr>
          <w:rFonts w:ascii="Times" w:hAnsi="Times"/>
          <w:b/>
          <w:sz w:val="24"/>
          <w:szCs w:val="24"/>
        </w:rPr>
      </w:pPr>
    </w:p>
    <w:p w14:paraId="6AF3A82A" w14:textId="017194DD" w:rsidR="00AE0712" w:rsidRDefault="00AE0712" w:rsidP="00811476">
      <w:pPr>
        <w:rPr>
          <w:rFonts w:ascii="Times" w:hAnsi="Times"/>
          <w:b/>
          <w:sz w:val="24"/>
          <w:szCs w:val="24"/>
        </w:rPr>
      </w:pPr>
      <w:r>
        <w:rPr>
          <w:rFonts w:ascii="Times" w:hAnsi="Times"/>
          <w:b/>
          <w:noProof/>
          <w:sz w:val="24"/>
          <w:szCs w:val="24"/>
          <w:lang w:eastAsia="ko-KR"/>
        </w:rPr>
        <w:drawing>
          <wp:inline distT="0" distB="0" distL="0" distR="0" wp14:anchorId="7D6897C8" wp14:editId="6CBB81D6">
            <wp:extent cx="5731510" cy="5443220"/>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appointment.jpg"/>
                    <pic:cNvPicPr/>
                  </pic:nvPicPr>
                  <pic:blipFill>
                    <a:blip r:embed="rId44">
                      <a:extLst>
                        <a:ext uri="{28A0092B-C50C-407E-A947-70E740481C1C}">
                          <a14:useLocalDpi xmlns:a14="http://schemas.microsoft.com/office/drawing/2010/main" val="0"/>
                        </a:ext>
                      </a:extLst>
                    </a:blip>
                    <a:stretch>
                      <a:fillRect/>
                    </a:stretch>
                  </pic:blipFill>
                  <pic:spPr>
                    <a:xfrm>
                      <a:off x="0" y="0"/>
                      <a:ext cx="5731510" cy="5443220"/>
                    </a:xfrm>
                    <a:prstGeom prst="rect">
                      <a:avLst/>
                    </a:prstGeom>
                  </pic:spPr>
                </pic:pic>
              </a:graphicData>
            </a:graphic>
          </wp:inline>
        </w:drawing>
      </w:r>
    </w:p>
    <w:p w14:paraId="7A85C099" w14:textId="4952DF76" w:rsidR="00AE0712" w:rsidRDefault="00AE0712" w:rsidP="00AE0712">
      <w:pPr>
        <w:jc w:val="center"/>
        <w:rPr>
          <w:rFonts w:ascii="Times" w:hAnsi="Times"/>
          <w:sz w:val="24"/>
          <w:szCs w:val="24"/>
        </w:rPr>
      </w:pPr>
      <w:r w:rsidRPr="001641E7">
        <w:rPr>
          <w:rFonts w:ascii="Times" w:hAnsi="Times"/>
          <w:sz w:val="24"/>
          <w:szCs w:val="24"/>
        </w:rPr>
        <w:t xml:space="preserve">Figure </w:t>
      </w:r>
      <w:r w:rsidR="00ED225B">
        <w:rPr>
          <w:rFonts w:ascii="Times" w:hAnsi="Times"/>
          <w:sz w:val="24"/>
          <w:szCs w:val="24"/>
        </w:rPr>
        <w:t>18</w:t>
      </w:r>
      <w:r w:rsidRPr="001641E7">
        <w:rPr>
          <w:rFonts w:ascii="Times" w:hAnsi="Times"/>
          <w:sz w:val="24"/>
          <w:szCs w:val="24"/>
        </w:rPr>
        <w:t xml:space="preserve">: Officer can add new appointment into the database and it will update in the dental clinic appointment </w:t>
      </w:r>
      <w:commentRangeStart w:id="57"/>
      <w:r w:rsidRPr="001641E7">
        <w:rPr>
          <w:rFonts w:ascii="Times" w:hAnsi="Times"/>
          <w:sz w:val="24"/>
          <w:szCs w:val="24"/>
        </w:rPr>
        <w:t>sch</w:t>
      </w:r>
      <w:r w:rsidR="001641E7">
        <w:rPr>
          <w:rFonts w:ascii="Times" w:hAnsi="Times"/>
          <w:sz w:val="24"/>
          <w:szCs w:val="24"/>
        </w:rPr>
        <w:t>ed</w:t>
      </w:r>
      <w:r w:rsidRPr="001641E7">
        <w:rPr>
          <w:rFonts w:ascii="Times" w:hAnsi="Times"/>
          <w:sz w:val="24"/>
          <w:szCs w:val="24"/>
        </w:rPr>
        <w:t>ule</w:t>
      </w:r>
      <w:commentRangeEnd w:id="57"/>
      <w:r w:rsidR="00BC04D6">
        <w:rPr>
          <w:rStyle w:val="CommentReference"/>
          <w:rFonts w:cs="Cordia New"/>
        </w:rPr>
        <w:commentReference w:id="57"/>
      </w:r>
    </w:p>
    <w:p w14:paraId="68CA86EB" w14:textId="77777777" w:rsidR="001641E7" w:rsidRPr="001641E7" w:rsidRDefault="001641E7" w:rsidP="001641E7">
      <w:pPr>
        <w:rPr>
          <w:rFonts w:ascii="Times" w:hAnsi="Times"/>
          <w:sz w:val="24"/>
          <w:szCs w:val="24"/>
        </w:rPr>
      </w:pPr>
    </w:p>
    <w:p w14:paraId="4D1BB8D6" w14:textId="77777777" w:rsidR="0080128D" w:rsidRDefault="0080128D" w:rsidP="001641E7">
      <w:pPr>
        <w:rPr>
          <w:rFonts w:ascii="Times" w:hAnsi="Times"/>
          <w:b/>
          <w:sz w:val="24"/>
          <w:szCs w:val="24"/>
        </w:rPr>
      </w:pPr>
    </w:p>
    <w:p w14:paraId="3B8ED09F" w14:textId="77777777" w:rsidR="0080128D" w:rsidRDefault="0080128D" w:rsidP="001641E7">
      <w:pPr>
        <w:rPr>
          <w:rFonts w:ascii="Times" w:hAnsi="Times"/>
          <w:b/>
          <w:sz w:val="24"/>
          <w:szCs w:val="24"/>
        </w:rPr>
      </w:pPr>
    </w:p>
    <w:p w14:paraId="70E6264C" w14:textId="77777777" w:rsidR="0080128D" w:rsidRDefault="0080128D" w:rsidP="001641E7">
      <w:pPr>
        <w:rPr>
          <w:rFonts w:ascii="Times" w:hAnsi="Times"/>
          <w:b/>
          <w:sz w:val="24"/>
          <w:szCs w:val="24"/>
        </w:rPr>
      </w:pPr>
    </w:p>
    <w:p w14:paraId="485816D6" w14:textId="77777777" w:rsidR="0080128D" w:rsidRDefault="0080128D" w:rsidP="001641E7">
      <w:pPr>
        <w:rPr>
          <w:rFonts w:ascii="Times" w:hAnsi="Times"/>
          <w:b/>
          <w:sz w:val="24"/>
          <w:szCs w:val="24"/>
        </w:rPr>
      </w:pPr>
    </w:p>
    <w:p w14:paraId="7670F8DD" w14:textId="77777777" w:rsidR="0080128D" w:rsidRDefault="0080128D" w:rsidP="001641E7">
      <w:pPr>
        <w:rPr>
          <w:rFonts w:ascii="Times" w:hAnsi="Times"/>
          <w:b/>
          <w:sz w:val="24"/>
          <w:szCs w:val="24"/>
        </w:rPr>
      </w:pPr>
    </w:p>
    <w:p w14:paraId="6708306B" w14:textId="77777777" w:rsidR="0080128D" w:rsidRDefault="0080128D" w:rsidP="001641E7">
      <w:pPr>
        <w:rPr>
          <w:rFonts w:ascii="Times" w:hAnsi="Times"/>
          <w:b/>
          <w:sz w:val="24"/>
          <w:szCs w:val="24"/>
        </w:rPr>
      </w:pPr>
    </w:p>
    <w:p w14:paraId="403655B5" w14:textId="77777777" w:rsidR="0080128D" w:rsidRDefault="0080128D" w:rsidP="001641E7">
      <w:pPr>
        <w:rPr>
          <w:rFonts w:ascii="Times" w:hAnsi="Times"/>
          <w:b/>
          <w:sz w:val="24"/>
          <w:szCs w:val="24"/>
        </w:rPr>
      </w:pPr>
    </w:p>
    <w:p w14:paraId="7F82DC9D" w14:textId="77777777" w:rsidR="0080128D" w:rsidRDefault="0080128D" w:rsidP="001641E7">
      <w:pPr>
        <w:rPr>
          <w:rFonts w:ascii="Times" w:hAnsi="Times"/>
          <w:b/>
          <w:sz w:val="24"/>
          <w:szCs w:val="24"/>
        </w:rPr>
      </w:pPr>
    </w:p>
    <w:p w14:paraId="5A566766" w14:textId="77777777" w:rsidR="0080128D" w:rsidRDefault="0080128D" w:rsidP="001641E7">
      <w:pPr>
        <w:rPr>
          <w:rFonts w:ascii="Times" w:hAnsi="Times"/>
          <w:b/>
          <w:sz w:val="24"/>
          <w:szCs w:val="24"/>
        </w:rPr>
      </w:pPr>
    </w:p>
    <w:p w14:paraId="3FC99157" w14:textId="77777777" w:rsidR="0080128D" w:rsidRDefault="0080128D" w:rsidP="001641E7">
      <w:pPr>
        <w:rPr>
          <w:rFonts w:ascii="Times" w:hAnsi="Times"/>
          <w:b/>
          <w:sz w:val="24"/>
          <w:szCs w:val="24"/>
        </w:rPr>
      </w:pPr>
    </w:p>
    <w:p w14:paraId="0F965577" w14:textId="77777777" w:rsidR="00ED225B" w:rsidRDefault="00ED225B" w:rsidP="001641E7">
      <w:pPr>
        <w:rPr>
          <w:rFonts w:ascii="Times" w:hAnsi="Times"/>
          <w:b/>
          <w:sz w:val="24"/>
          <w:szCs w:val="24"/>
        </w:rPr>
      </w:pPr>
    </w:p>
    <w:p w14:paraId="6607B502" w14:textId="50AADCBC" w:rsidR="001641E7" w:rsidRDefault="001641E7" w:rsidP="001641E7">
      <w:pPr>
        <w:rPr>
          <w:rFonts w:ascii="Times" w:hAnsi="Times"/>
          <w:b/>
          <w:sz w:val="24"/>
          <w:szCs w:val="24"/>
        </w:rPr>
      </w:pPr>
      <w:r>
        <w:rPr>
          <w:rFonts w:ascii="Times" w:hAnsi="Times"/>
          <w:b/>
          <w:sz w:val="24"/>
          <w:szCs w:val="24"/>
        </w:rPr>
        <w:t>SD-11: Officer can edit an appointment</w:t>
      </w:r>
    </w:p>
    <w:p w14:paraId="52DB8E8E" w14:textId="77777777" w:rsidR="00AE6A3B" w:rsidRDefault="00AE6A3B" w:rsidP="001641E7">
      <w:pPr>
        <w:rPr>
          <w:rFonts w:ascii="Times" w:hAnsi="Times"/>
          <w:b/>
          <w:sz w:val="24"/>
          <w:szCs w:val="24"/>
        </w:rPr>
      </w:pPr>
    </w:p>
    <w:p w14:paraId="56613768" w14:textId="4F9433E8" w:rsidR="0080128D" w:rsidRDefault="0080128D" w:rsidP="001641E7">
      <w:pPr>
        <w:rPr>
          <w:rFonts w:ascii="Times" w:hAnsi="Times"/>
          <w:b/>
          <w:sz w:val="24"/>
          <w:szCs w:val="24"/>
        </w:rPr>
      </w:pPr>
      <w:r>
        <w:rPr>
          <w:rFonts w:ascii="Times" w:hAnsi="Times"/>
          <w:b/>
          <w:noProof/>
          <w:sz w:val="24"/>
          <w:szCs w:val="24"/>
          <w:lang w:eastAsia="ko-KR"/>
        </w:rPr>
        <w:drawing>
          <wp:inline distT="0" distB="0" distL="0" distR="0" wp14:anchorId="03981C35" wp14:editId="4939E53A">
            <wp:extent cx="5731510" cy="4875530"/>
            <wp:effectExtent l="0" t="0" r="889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appointment.jpg"/>
                    <pic:cNvPicPr/>
                  </pic:nvPicPr>
                  <pic:blipFill>
                    <a:blip r:embed="rId45">
                      <a:extLst>
                        <a:ext uri="{28A0092B-C50C-407E-A947-70E740481C1C}">
                          <a14:useLocalDpi xmlns:a14="http://schemas.microsoft.com/office/drawing/2010/main" val="0"/>
                        </a:ext>
                      </a:extLst>
                    </a:blip>
                    <a:stretch>
                      <a:fillRect/>
                    </a:stretch>
                  </pic:blipFill>
                  <pic:spPr>
                    <a:xfrm>
                      <a:off x="0" y="0"/>
                      <a:ext cx="5731510" cy="4875530"/>
                    </a:xfrm>
                    <a:prstGeom prst="rect">
                      <a:avLst/>
                    </a:prstGeom>
                  </pic:spPr>
                </pic:pic>
              </a:graphicData>
            </a:graphic>
          </wp:inline>
        </w:drawing>
      </w:r>
    </w:p>
    <w:p w14:paraId="4CCD5328" w14:textId="77777777" w:rsidR="00811476" w:rsidRDefault="00811476" w:rsidP="00811476">
      <w:pPr>
        <w:rPr>
          <w:rFonts w:ascii="Times" w:hAnsi="Times"/>
          <w:b/>
          <w:sz w:val="24"/>
          <w:szCs w:val="24"/>
        </w:rPr>
      </w:pPr>
    </w:p>
    <w:p w14:paraId="536D5266" w14:textId="0B53808C" w:rsidR="0080128D" w:rsidRDefault="0080128D" w:rsidP="0080128D">
      <w:pPr>
        <w:jc w:val="center"/>
        <w:rPr>
          <w:rFonts w:ascii="Times" w:hAnsi="Times"/>
          <w:sz w:val="24"/>
          <w:szCs w:val="24"/>
        </w:rPr>
      </w:pPr>
      <w:r>
        <w:rPr>
          <w:rFonts w:ascii="Times" w:hAnsi="Times"/>
          <w:sz w:val="24"/>
          <w:szCs w:val="24"/>
        </w:rPr>
        <w:t xml:space="preserve">Figure </w:t>
      </w:r>
      <w:r w:rsidR="00ED225B">
        <w:rPr>
          <w:rFonts w:ascii="Times" w:hAnsi="Times"/>
          <w:sz w:val="24"/>
          <w:szCs w:val="24"/>
        </w:rPr>
        <w:t>19</w:t>
      </w:r>
      <w:r>
        <w:rPr>
          <w:rFonts w:ascii="Times" w:hAnsi="Times"/>
          <w:sz w:val="24"/>
          <w:szCs w:val="24"/>
        </w:rPr>
        <w:t>: Officer can edit an</w:t>
      </w:r>
      <w:r w:rsidRPr="001641E7">
        <w:rPr>
          <w:rFonts w:ascii="Times" w:hAnsi="Times"/>
          <w:sz w:val="24"/>
          <w:szCs w:val="24"/>
        </w:rPr>
        <w:t xml:space="preserve"> appointment into the database and it will update in the dental clinic appointment </w:t>
      </w:r>
      <w:commentRangeStart w:id="58"/>
      <w:r w:rsidRPr="001641E7">
        <w:rPr>
          <w:rFonts w:ascii="Times" w:hAnsi="Times"/>
          <w:sz w:val="24"/>
          <w:szCs w:val="24"/>
        </w:rPr>
        <w:t>sch</w:t>
      </w:r>
      <w:r>
        <w:rPr>
          <w:rFonts w:ascii="Times" w:hAnsi="Times"/>
          <w:sz w:val="24"/>
          <w:szCs w:val="24"/>
        </w:rPr>
        <w:t>ed</w:t>
      </w:r>
      <w:r w:rsidRPr="001641E7">
        <w:rPr>
          <w:rFonts w:ascii="Times" w:hAnsi="Times"/>
          <w:sz w:val="24"/>
          <w:szCs w:val="24"/>
        </w:rPr>
        <w:t>ule</w:t>
      </w:r>
      <w:commentRangeEnd w:id="58"/>
      <w:r w:rsidR="00BC04D6">
        <w:rPr>
          <w:rStyle w:val="CommentReference"/>
          <w:rFonts w:cs="Cordia New"/>
        </w:rPr>
        <w:commentReference w:id="58"/>
      </w:r>
    </w:p>
    <w:p w14:paraId="49550899" w14:textId="77777777" w:rsidR="00BD31E8" w:rsidRDefault="00BD31E8" w:rsidP="0080128D">
      <w:pPr>
        <w:jc w:val="center"/>
        <w:rPr>
          <w:rFonts w:ascii="Times" w:hAnsi="Times"/>
          <w:sz w:val="24"/>
          <w:szCs w:val="24"/>
        </w:rPr>
      </w:pPr>
    </w:p>
    <w:p w14:paraId="5E37A408" w14:textId="77777777" w:rsidR="00BD31E8" w:rsidRDefault="00BD31E8" w:rsidP="0080128D">
      <w:pPr>
        <w:jc w:val="center"/>
        <w:rPr>
          <w:rFonts w:ascii="Times" w:hAnsi="Times"/>
          <w:sz w:val="24"/>
          <w:szCs w:val="24"/>
        </w:rPr>
      </w:pPr>
    </w:p>
    <w:p w14:paraId="1C52CB9E" w14:textId="77777777" w:rsidR="00811476" w:rsidRPr="00811476" w:rsidRDefault="00811476" w:rsidP="00811476">
      <w:pPr>
        <w:rPr>
          <w:rFonts w:ascii="Times" w:hAnsi="Times"/>
          <w:b/>
          <w:sz w:val="24"/>
          <w:szCs w:val="24"/>
        </w:rPr>
      </w:pPr>
    </w:p>
    <w:p w14:paraId="1521DD63" w14:textId="77777777" w:rsidR="00AE6A3B" w:rsidRDefault="00AE6A3B" w:rsidP="00BD31E8">
      <w:pPr>
        <w:rPr>
          <w:rFonts w:ascii="Times" w:hAnsi="Times"/>
          <w:b/>
          <w:sz w:val="24"/>
          <w:szCs w:val="24"/>
        </w:rPr>
      </w:pPr>
    </w:p>
    <w:p w14:paraId="4F36DA3C" w14:textId="77777777" w:rsidR="00AE6A3B" w:rsidRDefault="00AE6A3B" w:rsidP="00BD31E8">
      <w:pPr>
        <w:rPr>
          <w:rFonts w:ascii="Times" w:hAnsi="Times"/>
          <w:b/>
          <w:sz w:val="24"/>
          <w:szCs w:val="24"/>
        </w:rPr>
      </w:pPr>
    </w:p>
    <w:p w14:paraId="065EFD47" w14:textId="77777777" w:rsidR="00AE6A3B" w:rsidRDefault="00AE6A3B" w:rsidP="00BD31E8">
      <w:pPr>
        <w:rPr>
          <w:rFonts w:ascii="Times" w:hAnsi="Times"/>
          <w:b/>
          <w:sz w:val="24"/>
          <w:szCs w:val="24"/>
        </w:rPr>
      </w:pPr>
    </w:p>
    <w:p w14:paraId="0527393B" w14:textId="77777777" w:rsidR="00AE6A3B" w:rsidRDefault="00AE6A3B" w:rsidP="00BD31E8">
      <w:pPr>
        <w:rPr>
          <w:rFonts w:ascii="Times" w:hAnsi="Times"/>
          <w:b/>
          <w:sz w:val="24"/>
          <w:szCs w:val="24"/>
        </w:rPr>
      </w:pPr>
    </w:p>
    <w:p w14:paraId="4CCB34E5" w14:textId="77777777" w:rsidR="00AE6A3B" w:rsidRDefault="00AE6A3B" w:rsidP="00BD31E8">
      <w:pPr>
        <w:rPr>
          <w:rFonts w:ascii="Times" w:hAnsi="Times"/>
          <w:b/>
          <w:sz w:val="24"/>
          <w:szCs w:val="24"/>
        </w:rPr>
      </w:pPr>
    </w:p>
    <w:p w14:paraId="2AB91254" w14:textId="77777777" w:rsidR="00AE6A3B" w:rsidRDefault="00AE6A3B" w:rsidP="00BD31E8">
      <w:pPr>
        <w:rPr>
          <w:rFonts w:ascii="Times" w:hAnsi="Times"/>
          <w:b/>
          <w:sz w:val="24"/>
          <w:szCs w:val="24"/>
        </w:rPr>
      </w:pPr>
    </w:p>
    <w:p w14:paraId="1900F1E4" w14:textId="77777777" w:rsidR="00AE6A3B" w:rsidRDefault="00AE6A3B" w:rsidP="00BD31E8">
      <w:pPr>
        <w:rPr>
          <w:rFonts w:ascii="Times" w:hAnsi="Times"/>
          <w:b/>
          <w:sz w:val="24"/>
          <w:szCs w:val="24"/>
        </w:rPr>
      </w:pPr>
    </w:p>
    <w:p w14:paraId="544C7558" w14:textId="77777777" w:rsidR="00AE6A3B" w:rsidRDefault="00AE6A3B" w:rsidP="00BD31E8">
      <w:pPr>
        <w:rPr>
          <w:rFonts w:ascii="Times" w:hAnsi="Times"/>
          <w:b/>
          <w:sz w:val="24"/>
          <w:szCs w:val="24"/>
        </w:rPr>
      </w:pPr>
    </w:p>
    <w:p w14:paraId="143E8FAE" w14:textId="77777777" w:rsidR="00AE6A3B" w:rsidRDefault="00AE6A3B" w:rsidP="00BD31E8">
      <w:pPr>
        <w:rPr>
          <w:rFonts w:ascii="Times" w:hAnsi="Times"/>
          <w:b/>
          <w:sz w:val="24"/>
          <w:szCs w:val="24"/>
        </w:rPr>
      </w:pPr>
    </w:p>
    <w:p w14:paraId="3F1AD077" w14:textId="77777777" w:rsidR="00AE6A3B" w:rsidRDefault="00AE6A3B" w:rsidP="00BD31E8">
      <w:pPr>
        <w:rPr>
          <w:rFonts w:ascii="Times" w:hAnsi="Times"/>
          <w:b/>
          <w:sz w:val="24"/>
          <w:szCs w:val="24"/>
        </w:rPr>
      </w:pPr>
    </w:p>
    <w:p w14:paraId="02BC3F4C" w14:textId="77777777" w:rsidR="00AE6A3B" w:rsidRDefault="00AE6A3B" w:rsidP="00BD31E8">
      <w:pPr>
        <w:rPr>
          <w:rFonts w:ascii="Times" w:hAnsi="Times"/>
          <w:b/>
          <w:sz w:val="24"/>
          <w:szCs w:val="24"/>
        </w:rPr>
      </w:pPr>
    </w:p>
    <w:p w14:paraId="6FD5254A" w14:textId="3C94D251" w:rsidR="00BD31E8" w:rsidRDefault="00BD31E8" w:rsidP="00BD31E8">
      <w:pPr>
        <w:rPr>
          <w:rFonts w:ascii="Times" w:hAnsi="Times"/>
          <w:b/>
          <w:sz w:val="24"/>
          <w:szCs w:val="24"/>
        </w:rPr>
      </w:pPr>
      <w:r>
        <w:rPr>
          <w:rFonts w:ascii="Times" w:hAnsi="Times"/>
          <w:b/>
          <w:sz w:val="24"/>
          <w:szCs w:val="24"/>
        </w:rPr>
        <w:t>SD-12: Officer can delete an appointment</w:t>
      </w:r>
    </w:p>
    <w:p w14:paraId="297399AF" w14:textId="77777777" w:rsidR="00AE6A3B" w:rsidRDefault="00AE6A3B" w:rsidP="00BD31E8">
      <w:pPr>
        <w:rPr>
          <w:rFonts w:ascii="Times" w:hAnsi="Times"/>
          <w:b/>
          <w:sz w:val="24"/>
          <w:szCs w:val="24"/>
        </w:rPr>
      </w:pPr>
    </w:p>
    <w:p w14:paraId="221F29BD" w14:textId="73E6E062" w:rsidR="009972A0" w:rsidRDefault="009972A0" w:rsidP="00BD31E8">
      <w:pPr>
        <w:rPr>
          <w:rFonts w:ascii="Times" w:hAnsi="Times"/>
          <w:b/>
          <w:sz w:val="24"/>
          <w:szCs w:val="24"/>
        </w:rPr>
      </w:pPr>
      <w:r>
        <w:rPr>
          <w:rFonts w:ascii="Times" w:hAnsi="Times"/>
          <w:b/>
          <w:noProof/>
          <w:sz w:val="24"/>
          <w:szCs w:val="24"/>
          <w:lang w:eastAsia="ko-KR"/>
        </w:rPr>
        <w:drawing>
          <wp:inline distT="0" distB="0" distL="0" distR="0" wp14:anchorId="7B3AFDAB" wp14:editId="619CF350">
            <wp:extent cx="5731510" cy="4130040"/>
            <wp:effectExtent l="0" t="0" r="8890" b="1016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Appointment.jpg"/>
                    <pic:cNvPicPr/>
                  </pic:nvPicPr>
                  <pic:blipFill>
                    <a:blip r:embed="rId39">
                      <a:extLst>
                        <a:ext uri="{28A0092B-C50C-407E-A947-70E740481C1C}">
                          <a14:useLocalDpi xmlns:a14="http://schemas.microsoft.com/office/drawing/2010/main" val="0"/>
                        </a:ext>
                      </a:extLst>
                    </a:blip>
                    <a:stretch>
                      <a:fillRect/>
                    </a:stretch>
                  </pic:blipFill>
                  <pic:spPr>
                    <a:xfrm>
                      <a:off x="0" y="0"/>
                      <a:ext cx="5731510" cy="4130040"/>
                    </a:xfrm>
                    <a:prstGeom prst="rect">
                      <a:avLst/>
                    </a:prstGeom>
                  </pic:spPr>
                </pic:pic>
              </a:graphicData>
            </a:graphic>
          </wp:inline>
        </w:drawing>
      </w:r>
    </w:p>
    <w:p w14:paraId="04DE6843" w14:textId="1D7723B3" w:rsidR="009972A0" w:rsidRDefault="009972A0" w:rsidP="009972A0">
      <w:pPr>
        <w:jc w:val="center"/>
        <w:rPr>
          <w:rFonts w:ascii="Times" w:hAnsi="Times"/>
          <w:sz w:val="24"/>
          <w:szCs w:val="24"/>
        </w:rPr>
      </w:pPr>
      <w:r>
        <w:rPr>
          <w:rFonts w:ascii="Times" w:hAnsi="Times"/>
          <w:sz w:val="24"/>
          <w:szCs w:val="24"/>
        </w:rPr>
        <w:t xml:space="preserve">Figure </w:t>
      </w:r>
      <w:r w:rsidR="00ED225B">
        <w:rPr>
          <w:rFonts w:ascii="Times" w:hAnsi="Times"/>
          <w:sz w:val="24"/>
          <w:szCs w:val="24"/>
        </w:rPr>
        <w:t>20</w:t>
      </w:r>
      <w:r>
        <w:rPr>
          <w:rFonts w:ascii="Times" w:hAnsi="Times"/>
          <w:sz w:val="24"/>
          <w:szCs w:val="24"/>
        </w:rPr>
        <w:t>: Officer can delete an</w:t>
      </w:r>
      <w:r w:rsidRPr="001641E7">
        <w:rPr>
          <w:rFonts w:ascii="Times" w:hAnsi="Times"/>
          <w:sz w:val="24"/>
          <w:szCs w:val="24"/>
        </w:rPr>
        <w:t xml:space="preserve"> appointment into the database and it will update in the dental clinic appointment sch</w:t>
      </w:r>
      <w:r>
        <w:rPr>
          <w:rFonts w:ascii="Times" w:hAnsi="Times"/>
          <w:sz w:val="24"/>
          <w:szCs w:val="24"/>
        </w:rPr>
        <w:t>ed</w:t>
      </w:r>
      <w:r w:rsidRPr="001641E7">
        <w:rPr>
          <w:rFonts w:ascii="Times" w:hAnsi="Times"/>
          <w:sz w:val="24"/>
          <w:szCs w:val="24"/>
        </w:rPr>
        <w:t>ule</w:t>
      </w:r>
    </w:p>
    <w:p w14:paraId="77EAC6ED" w14:textId="77777777" w:rsidR="009972A0" w:rsidRDefault="009972A0" w:rsidP="00BD31E8">
      <w:pPr>
        <w:rPr>
          <w:rFonts w:ascii="Times" w:hAnsi="Times"/>
          <w:b/>
          <w:sz w:val="24"/>
          <w:szCs w:val="24"/>
        </w:rPr>
      </w:pPr>
    </w:p>
    <w:p w14:paraId="02ED1A88" w14:textId="77777777" w:rsidR="00811476" w:rsidRDefault="00811476" w:rsidP="00811476">
      <w:pPr>
        <w:rPr>
          <w:rFonts w:ascii="Times" w:hAnsi="Times"/>
          <w:sz w:val="24"/>
          <w:szCs w:val="24"/>
        </w:rPr>
      </w:pPr>
    </w:p>
    <w:p w14:paraId="15597061" w14:textId="77777777" w:rsidR="00ED225B" w:rsidRDefault="00ED225B" w:rsidP="00811476">
      <w:pPr>
        <w:rPr>
          <w:rFonts w:ascii="Times" w:hAnsi="Times"/>
          <w:sz w:val="24"/>
          <w:szCs w:val="24"/>
        </w:rPr>
      </w:pPr>
    </w:p>
    <w:p w14:paraId="2338EAEB" w14:textId="77777777" w:rsidR="00ED225B" w:rsidRDefault="00ED225B" w:rsidP="00811476">
      <w:pPr>
        <w:rPr>
          <w:rFonts w:ascii="Times" w:hAnsi="Times"/>
          <w:sz w:val="24"/>
          <w:szCs w:val="24"/>
        </w:rPr>
      </w:pPr>
    </w:p>
    <w:p w14:paraId="5998FD41" w14:textId="77777777" w:rsidR="00ED225B" w:rsidRDefault="00ED225B" w:rsidP="00811476">
      <w:pPr>
        <w:rPr>
          <w:rFonts w:ascii="Times" w:hAnsi="Times"/>
          <w:sz w:val="24"/>
          <w:szCs w:val="24"/>
        </w:rPr>
      </w:pPr>
    </w:p>
    <w:p w14:paraId="5D38962E" w14:textId="77777777" w:rsidR="00ED225B" w:rsidRDefault="00ED225B" w:rsidP="00811476">
      <w:pPr>
        <w:rPr>
          <w:rFonts w:ascii="Times" w:hAnsi="Times"/>
          <w:sz w:val="24"/>
          <w:szCs w:val="24"/>
        </w:rPr>
      </w:pPr>
    </w:p>
    <w:p w14:paraId="5EE64E4E" w14:textId="77777777" w:rsidR="00ED225B" w:rsidRDefault="00ED225B" w:rsidP="00811476">
      <w:pPr>
        <w:rPr>
          <w:rFonts w:ascii="Times" w:hAnsi="Times"/>
          <w:sz w:val="24"/>
          <w:szCs w:val="24"/>
        </w:rPr>
      </w:pPr>
    </w:p>
    <w:p w14:paraId="4457003F" w14:textId="77777777" w:rsidR="00ED225B" w:rsidRDefault="00ED225B" w:rsidP="00811476">
      <w:pPr>
        <w:rPr>
          <w:rFonts w:ascii="Times" w:hAnsi="Times"/>
          <w:sz w:val="24"/>
          <w:szCs w:val="24"/>
        </w:rPr>
      </w:pPr>
    </w:p>
    <w:p w14:paraId="58B138AB" w14:textId="77777777" w:rsidR="00ED225B" w:rsidRDefault="00ED225B" w:rsidP="00811476">
      <w:pPr>
        <w:rPr>
          <w:rFonts w:ascii="Times" w:hAnsi="Times"/>
          <w:sz w:val="24"/>
          <w:szCs w:val="24"/>
        </w:rPr>
      </w:pPr>
    </w:p>
    <w:p w14:paraId="21D7D269" w14:textId="77777777" w:rsidR="00ED225B" w:rsidRDefault="00ED225B" w:rsidP="00811476">
      <w:pPr>
        <w:rPr>
          <w:rFonts w:ascii="Times" w:hAnsi="Times"/>
          <w:sz w:val="24"/>
          <w:szCs w:val="24"/>
        </w:rPr>
      </w:pPr>
    </w:p>
    <w:p w14:paraId="6FAFDB43" w14:textId="77777777" w:rsidR="00ED225B" w:rsidRDefault="00ED225B" w:rsidP="00811476">
      <w:pPr>
        <w:rPr>
          <w:rFonts w:ascii="Times" w:hAnsi="Times"/>
          <w:sz w:val="24"/>
          <w:szCs w:val="24"/>
        </w:rPr>
      </w:pPr>
    </w:p>
    <w:p w14:paraId="487B805E" w14:textId="77777777" w:rsidR="00ED225B" w:rsidRDefault="00ED225B" w:rsidP="00811476">
      <w:pPr>
        <w:rPr>
          <w:rFonts w:ascii="Times" w:hAnsi="Times"/>
          <w:sz w:val="24"/>
          <w:szCs w:val="24"/>
        </w:rPr>
      </w:pPr>
    </w:p>
    <w:p w14:paraId="44F866B2" w14:textId="77777777" w:rsidR="00ED225B" w:rsidRDefault="00ED225B" w:rsidP="00811476">
      <w:pPr>
        <w:rPr>
          <w:rFonts w:ascii="Times" w:hAnsi="Times"/>
          <w:sz w:val="24"/>
          <w:szCs w:val="24"/>
        </w:rPr>
      </w:pPr>
    </w:p>
    <w:p w14:paraId="08889E9F" w14:textId="77777777" w:rsidR="00ED225B" w:rsidRDefault="00ED225B" w:rsidP="00811476">
      <w:pPr>
        <w:rPr>
          <w:rFonts w:ascii="Times" w:hAnsi="Times"/>
          <w:sz w:val="24"/>
          <w:szCs w:val="24"/>
        </w:rPr>
      </w:pPr>
    </w:p>
    <w:p w14:paraId="7C39F913" w14:textId="77777777" w:rsidR="00ED225B" w:rsidRDefault="00ED225B" w:rsidP="00811476">
      <w:pPr>
        <w:rPr>
          <w:rFonts w:ascii="Times" w:hAnsi="Times"/>
          <w:sz w:val="24"/>
          <w:szCs w:val="24"/>
        </w:rPr>
      </w:pPr>
    </w:p>
    <w:p w14:paraId="57153A66" w14:textId="77777777" w:rsidR="00ED225B" w:rsidRDefault="00ED225B" w:rsidP="00811476">
      <w:pPr>
        <w:rPr>
          <w:rFonts w:ascii="Times" w:hAnsi="Times"/>
          <w:sz w:val="24"/>
          <w:szCs w:val="24"/>
        </w:rPr>
      </w:pPr>
    </w:p>
    <w:p w14:paraId="646E357E" w14:textId="77777777" w:rsidR="00ED225B" w:rsidRDefault="00ED225B" w:rsidP="00811476">
      <w:pPr>
        <w:rPr>
          <w:rFonts w:ascii="Times" w:hAnsi="Times"/>
          <w:sz w:val="24"/>
          <w:szCs w:val="24"/>
        </w:rPr>
      </w:pPr>
    </w:p>
    <w:p w14:paraId="730705D3" w14:textId="77777777" w:rsidR="00ED225B" w:rsidRDefault="00ED225B" w:rsidP="00811476">
      <w:pPr>
        <w:rPr>
          <w:rFonts w:ascii="Times" w:hAnsi="Times"/>
          <w:sz w:val="24"/>
          <w:szCs w:val="24"/>
        </w:rPr>
      </w:pPr>
    </w:p>
    <w:p w14:paraId="6F7774CC" w14:textId="77777777" w:rsidR="00ED225B" w:rsidRDefault="00ED225B" w:rsidP="00811476">
      <w:pPr>
        <w:rPr>
          <w:rFonts w:ascii="Times" w:hAnsi="Times"/>
          <w:sz w:val="24"/>
          <w:szCs w:val="24"/>
        </w:rPr>
      </w:pPr>
    </w:p>
    <w:p w14:paraId="0AB8AFED" w14:textId="43D2BFC5" w:rsidR="00ED225B" w:rsidRPr="00E34A91" w:rsidRDefault="00065914" w:rsidP="00ED225B">
      <w:pPr>
        <w:pStyle w:val="Heading1"/>
        <w:rPr>
          <w:rFonts w:ascii="Times" w:eastAsiaTheme="minorHAnsi" w:hAnsi="Times"/>
          <w:sz w:val="36"/>
          <w:szCs w:val="36"/>
          <w:lang w:bidi="ar-SA"/>
        </w:rPr>
      </w:pPr>
      <w:bookmarkStart w:id="59" w:name="_Toc262503474"/>
      <w:r>
        <w:rPr>
          <w:rFonts w:ascii="Times" w:eastAsiaTheme="minorHAnsi" w:hAnsi="Times"/>
          <w:sz w:val="36"/>
          <w:szCs w:val="36"/>
          <w:lang w:bidi="ar-SA"/>
        </w:rPr>
        <w:t>Chapter Six</w:t>
      </w:r>
      <w:r w:rsidR="00ED225B">
        <w:rPr>
          <w:rFonts w:ascii="Times" w:eastAsiaTheme="minorHAnsi" w:hAnsi="Times"/>
          <w:sz w:val="36"/>
          <w:szCs w:val="36"/>
          <w:lang w:bidi="ar-SA"/>
        </w:rPr>
        <w:t xml:space="preserve">: </w:t>
      </w:r>
      <w:r w:rsidR="009360F4">
        <w:rPr>
          <w:rFonts w:ascii="Times" w:eastAsiaTheme="minorHAnsi" w:hAnsi="Times"/>
          <w:sz w:val="36"/>
          <w:szCs w:val="36"/>
          <w:lang w:bidi="ar-SA"/>
        </w:rPr>
        <w:t>User Interface Design</w:t>
      </w:r>
      <w:bookmarkEnd w:id="59"/>
    </w:p>
    <w:p w14:paraId="6A41D68F" w14:textId="1BE503A7" w:rsidR="00ED225B" w:rsidRDefault="00065914" w:rsidP="00ED225B">
      <w:pPr>
        <w:pStyle w:val="Heading2"/>
        <w:rPr>
          <w:rFonts w:ascii="Times" w:eastAsiaTheme="minorHAnsi" w:hAnsi="Times"/>
          <w:color w:val="auto"/>
          <w:sz w:val="36"/>
          <w:szCs w:val="36"/>
          <w:lang w:bidi="ar-SA"/>
        </w:rPr>
      </w:pPr>
      <w:bookmarkStart w:id="60" w:name="_Toc262503475"/>
      <w:r>
        <w:rPr>
          <w:rFonts w:ascii="Times" w:hAnsi="Times" w:cs="Times"/>
          <w:color w:val="auto"/>
          <w:sz w:val="32"/>
          <w:szCs w:val="32"/>
          <w:lang w:bidi="ar-SA"/>
        </w:rPr>
        <w:t>6</w:t>
      </w:r>
      <w:r w:rsidR="00ED225B" w:rsidRPr="00E34A91">
        <w:rPr>
          <w:rFonts w:ascii="Times" w:hAnsi="Times" w:cs="Times"/>
          <w:color w:val="auto"/>
          <w:sz w:val="32"/>
          <w:szCs w:val="32"/>
          <w:lang w:bidi="ar-SA"/>
        </w:rPr>
        <w:t xml:space="preserve">. </w:t>
      </w:r>
      <w:r w:rsidR="009360F4" w:rsidRPr="009360F4">
        <w:rPr>
          <w:rFonts w:ascii="Times" w:eastAsiaTheme="minorHAnsi" w:hAnsi="Times"/>
          <w:color w:val="auto"/>
          <w:sz w:val="36"/>
          <w:szCs w:val="36"/>
          <w:lang w:bidi="ar-SA"/>
        </w:rPr>
        <w:t>User Interface Design</w:t>
      </w:r>
      <w:bookmarkEnd w:id="60"/>
    </w:p>
    <w:p w14:paraId="54C8ADC5" w14:textId="4D17F42F" w:rsidR="00ED225B" w:rsidRDefault="00065914" w:rsidP="009360F4">
      <w:pPr>
        <w:ind w:firstLine="720"/>
        <w:rPr>
          <w:rFonts w:ascii="Times" w:hAnsi="Times"/>
          <w:b/>
          <w:sz w:val="28"/>
        </w:rPr>
      </w:pPr>
      <w:r>
        <w:rPr>
          <w:rFonts w:ascii="Times" w:hAnsi="Times"/>
          <w:b/>
          <w:sz w:val="28"/>
        </w:rPr>
        <w:t>6</w:t>
      </w:r>
      <w:r w:rsidR="009360F4" w:rsidRPr="009360F4">
        <w:rPr>
          <w:rFonts w:ascii="Times" w:hAnsi="Times"/>
          <w:b/>
          <w:sz w:val="28"/>
        </w:rPr>
        <w:t>.1 Web design</w:t>
      </w:r>
    </w:p>
    <w:p w14:paraId="2C9D21AB" w14:textId="77777777" w:rsidR="009360F4" w:rsidRDefault="009360F4" w:rsidP="009360F4">
      <w:pPr>
        <w:ind w:firstLine="720"/>
        <w:rPr>
          <w:rFonts w:ascii="Times" w:hAnsi="Times"/>
          <w:b/>
          <w:sz w:val="28"/>
        </w:rPr>
      </w:pPr>
    </w:p>
    <w:p w14:paraId="23215911" w14:textId="77777777" w:rsidR="009360F4" w:rsidRPr="009360F4" w:rsidRDefault="009360F4" w:rsidP="009360F4">
      <w:pPr>
        <w:ind w:firstLine="720"/>
        <w:rPr>
          <w:rFonts w:ascii="Times" w:hAnsi="Times"/>
          <w:b/>
          <w:sz w:val="28"/>
        </w:rPr>
      </w:pPr>
    </w:p>
    <w:p w14:paraId="25DC395A" w14:textId="77777777" w:rsidR="00180274" w:rsidRPr="00022685" w:rsidRDefault="00180274" w:rsidP="00180274">
      <w:pPr>
        <w:rPr>
          <w:rFonts w:ascii="Times New Roman" w:hAnsi="Times New Roman" w:cs="Times New Roman"/>
          <w:sz w:val="24"/>
          <w:szCs w:val="32"/>
        </w:rPr>
      </w:pPr>
      <w:r w:rsidRPr="00022685">
        <w:rPr>
          <w:rFonts w:ascii="Times New Roman" w:hAnsi="Times New Roman" w:cs="Times New Roman"/>
          <w:noProof/>
          <w:sz w:val="24"/>
          <w:szCs w:val="32"/>
          <w:lang w:eastAsia="ko-KR"/>
        </w:rPr>
        <w:drawing>
          <wp:inline distT="0" distB="0" distL="0" distR="0" wp14:anchorId="47DE50BA" wp14:editId="36CBB7BA">
            <wp:extent cx="5720080" cy="3466465"/>
            <wp:effectExtent l="19050" t="19050" r="13970" b="19685"/>
            <wp:docPr id="44" name="Picture 44" descr="C:\Users\SONY\Desktop\senior project\progress1\GUI\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senior project\progress1\GUI\index.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0080" cy="3466465"/>
                    </a:xfrm>
                    <a:prstGeom prst="rect">
                      <a:avLst/>
                    </a:prstGeom>
                    <a:noFill/>
                    <a:ln>
                      <a:solidFill>
                        <a:schemeClr val="tx1"/>
                      </a:solidFill>
                    </a:ln>
                  </pic:spPr>
                </pic:pic>
              </a:graphicData>
            </a:graphic>
          </wp:inline>
        </w:drawing>
      </w:r>
    </w:p>
    <w:p w14:paraId="0C90EBEB" w14:textId="18B4A342" w:rsidR="00180274" w:rsidRDefault="009360F4" w:rsidP="00180274">
      <w:pPr>
        <w:jc w:val="center"/>
        <w:rPr>
          <w:rFonts w:ascii="Times New Roman" w:hAnsi="Times New Roman" w:cs="Times New Roman"/>
          <w:sz w:val="24"/>
          <w:szCs w:val="32"/>
        </w:rPr>
      </w:pPr>
      <w:r>
        <w:rPr>
          <w:rFonts w:ascii="Times New Roman" w:hAnsi="Times New Roman" w:cs="Times New Roman"/>
          <w:sz w:val="24"/>
          <w:szCs w:val="32"/>
        </w:rPr>
        <w:t>Figure 21</w:t>
      </w:r>
      <w:r w:rsidR="00180274" w:rsidRPr="00022685">
        <w:rPr>
          <w:rFonts w:ascii="Times New Roman" w:hAnsi="Times New Roman" w:cs="Times New Roman"/>
          <w:sz w:val="24"/>
          <w:szCs w:val="32"/>
        </w:rPr>
        <w:t>: Shows the index page of website</w:t>
      </w:r>
    </w:p>
    <w:p w14:paraId="5162A0A4" w14:textId="77777777" w:rsidR="009360F4" w:rsidRDefault="009360F4" w:rsidP="00180274">
      <w:pPr>
        <w:jc w:val="center"/>
        <w:rPr>
          <w:rFonts w:ascii="Times New Roman" w:hAnsi="Times New Roman" w:cs="Times New Roman"/>
          <w:sz w:val="24"/>
          <w:szCs w:val="32"/>
        </w:rPr>
      </w:pPr>
    </w:p>
    <w:p w14:paraId="4FB987A6" w14:textId="77777777" w:rsidR="009360F4" w:rsidRPr="00022685" w:rsidRDefault="009360F4" w:rsidP="00180274">
      <w:pPr>
        <w:jc w:val="center"/>
        <w:rPr>
          <w:rFonts w:ascii="Times New Roman" w:hAnsi="Times New Roman" w:cs="Times New Roman"/>
          <w:sz w:val="24"/>
          <w:szCs w:val="32"/>
        </w:rPr>
      </w:pPr>
    </w:p>
    <w:p w14:paraId="2EB74F05" w14:textId="77777777" w:rsidR="00180274" w:rsidRPr="00022685" w:rsidRDefault="00180274" w:rsidP="00180274">
      <w:pPr>
        <w:jc w:val="center"/>
        <w:rPr>
          <w:rFonts w:ascii="Times New Roman" w:hAnsi="Times New Roman" w:cs="Times New Roman"/>
          <w:sz w:val="24"/>
          <w:szCs w:val="32"/>
        </w:rPr>
      </w:pPr>
      <w:r w:rsidRPr="00022685">
        <w:rPr>
          <w:rFonts w:ascii="Times New Roman" w:hAnsi="Times New Roman" w:cs="Times New Roman"/>
          <w:noProof/>
          <w:sz w:val="24"/>
          <w:szCs w:val="32"/>
          <w:lang w:eastAsia="ko-KR"/>
        </w:rPr>
        <w:lastRenderedPageBreak/>
        <w:drawing>
          <wp:inline distT="0" distB="0" distL="0" distR="0" wp14:anchorId="40543156" wp14:editId="78F5971E">
            <wp:extent cx="5730875" cy="3540760"/>
            <wp:effectExtent l="19050" t="19050" r="22225" b="21590"/>
            <wp:docPr id="6" name="Picture 6" descr="C:\Users\SONY\Desktop\senior project\progress1\G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senior project\progress1\GUI\logi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0875" cy="3540760"/>
                    </a:xfrm>
                    <a:prstGeom prst="rect">
                      <a:avLst/>
                    </a:prstGeom>
                    <a:noFill/>
                    <a:ln>
                      <a:solidFill>
                        <a:schemeClr val="tx1"/>
                      </a:solidFill>
                    </a:ln>
                  </pic:spPr>
                </pic:pic>
              </a:graphicData>
            </a:graphic>
          </wp:inline>
        </w:drawing>
      </w:r>
    </w:p>
    <w:p w14:paraId="363368F0" w14:textId="5A93BB4E" w:rsidR="00180274" w:rsidRDefault="009360F4" w:rsidP="00180274">
      <w:pPr>
        <w:jc w:val="center"/>
        <w:rPr>
          <w:rFonts w:ascii="Times New Roman" w:hAnsi="Times New Roman" w:cs="Times New Roman"/>
          <w:sz w:val="24"/>
          <w:szCs w:val="32"/>
        </w:rPr>
      </w:pPr>
      <w:r>
        <w:rPr>
          <w:rFonts w:ascii="Times New Roman" w:hAnsi="Times New Roman" w:cs="Times New Roman"/>
          <w:sz w:val="24"/>
          <w:szCs w:val="32"/>
        </w:rPr>
        <w:t>Figure 22</w:t>
      </w:r>
      <w:r w:rsidR="00180274" w:rsidRPr="00022685">
        <w:rPr>
          <w:rFonts w:ascii="Times New Roman" w:hAnsi="Times New Roman" w:cs="Times New Roman"/>
          <w:sz w:val="24"/>
          <w:szCs w:val="32"/>
        </w:rPr>
        <w:t xml:space="preserve">: Shows the login page of the website. The area number 1 is the field of input </w:t>
      </w:r>
      <w:proofErr w:type="spellStart"/>
      <w:r w:rsidR="00180274" w:rsidRPr="00022685">
        <w:rPr>
          <w:rFonts w:ascii="Times New Roman" w:hAnsi="Times New Roman" w:cs="Times New Roman"/>
          <w:sz w:val="24"/>
          <w:szCs w:val="32"/>
        </w:rPr>
        <w:t>userID</w:t>
      </w:r>
      <w:proofErr w:type="spellEnd"/>
      <w:r w:rsidR="00180274" w:rsidRPr="00022685">
        <w:rPr>
          <w:rFonts w:ascii="Times New Roman" w:hAnsi="Times New Roman" w:cs="Times New Roman"/>
          <w:sz w:val="24"/>
          <w:szCs w:val="32"/>
        </w:rPr>
        <w:t xml:space="preserve"> and </w:t>
      </w:r>
      <w:proofErr w:type="spellStart"/>
      <w:r w:rsidR="00180274" w:rsidRPr="00022685">
        <w:rPr>
          <w:rFonts w:ascii="Times New Roman" w:hAnsi="Times New Roman" w:cs="Times New Roman"/>
          <w:sz w:val="24"/>
          <w:szCs w:val="32"/>
        </w:rPr>
        <w:t>patientID</w:t>
      </w:r>
      <w:proofErr w:type="spellEnd"/>
      <w:r w:rsidR="00180274" w:rsidRPr="00022685">
        <w:rPr>
          <w:rFonts w:ascii="Times New Roman" w:hAnsi="Times New Roman" w:cs="Times New Roman"/>
          <w:sz w:val="24"/>
          <w:szCs w:val="32"/>
        </w:rPr>
        <w:t xml:space="preserve">. In officer login page will show as </w:t>
      </w:r>
      <w:proofErr w:type="spellStart"/>
      <w:r w:rsidR="00180274" w:rsidRPr="00022685">
        <w:rPr>
          <w:rFonts w:ascii="Times New Roman" w:hAnsi="Times New Roman" w:cs="Times New Roman"/>
          <w:sz w:val="24"/>
          <w:szCs w:val="32"/>
        </w:rPr>
        <w:t>OfficerID</w:t>
      </w:r>
      <w:proofErr w:type="spellEnd"/>
      <w:r w:rsidR="00180274" w:rsidRPr="00022685">
        <w:rPr>
          <w:rFonts w:ascii="Times New Roman" w:hAnsi="Times New Roman" w:cs="Times New Roman"/>
          <w:sz w:val="24"/>
          <w:szCs w:val="32"/>
        </w:rPr>
        <w:t xml:space="preserve">, in patient login page will show as </w:t>
      </w:r>
      <w:proofErr w:type="spellStart"/>
      <w:r w:rsidR="00180274" w:rsidRPr="00022685">
        <w:rPr>
          <w:rFonts w:ascii="Times New Roman" w:hAnsi="Times New Roman" w:cs="Times New Roman"/>
          <w:sz w:val="24"/>
          <w:szCs w:val="32"/>
        </w:rPr>
        <w:t>PatientID</w:t>
      </w:r>
      <w:proofErr w:type="spellEnd"/>
      <w:r w:rsidR="00180274" w:rsidRPr="00022685">
        <w:rPr>
          <w:rFonts w:ascii="Times New Roman" w:hAnsi="Times New Roman" w:cs="Times New Roman"/>
          <w:sz w:val="24"/>
          <w:szCs w:val="32"/>
        </w:rPr>
        <w:t xml:space="preserve">, and in dentist login page will show as </w:t>
      </w:r>
      <w:proofErr w:type="spellStart"/>
      <w:r w:rsidR="00180274" w:rsidRPr="00022685">
        <w:rPr>
          <w:rFonts w:ascii="Times New Roman" w:hAnsi="Times New Roman" w:cs="Times New Roman"/>
          <w:sz w:val="24"/>
          <w:szCs w:val="32"/>
        </w:rPr>
        <w:t>DentistID</w:t>
      </w:r>
      <w:proofErr w:type="spellEnd"/>
      <w:r w:rsidR="00180274" w:rsidRPr="00022685">
        <w:rPr>
          <w:rFonts w:ascii="Times New Roman" w:hAnsi="Times New Roman" w:cs="Times New Roman"/>
          <w:sz w:val="24"/>
          <w:szCs w:val="32"/>
        </w:rPr>
        <w:t>.</w:t>
      </w:r>
    </w:p>
    <w:p w14:paraId="70857713" w14:textId="77777777" w:rsidR="009360F4" w:rsidRDefault="009360F4" w:rsidP="00180274">
      <w:pPr>
        <w:rPr>
          <w:rFonts w:ascii="Times New Roman" w:hAnsi="Times New Roman" w:cs="Times New Roman"/>
          <w:sz w:val="28"/>
          <w:szCs w:val="36"/>
        </w:rPr>
      </w:pPr>
    </w:p>
    <w:p w14:paraId="5EDFD2D4" w14:textId="6D4D9C8C" w:rsidR="00180274" w:rsidRPr="009360F4" w:rsidRDefault="00180274" w:rsidP="00180274">
      <w:pPr>
        <w:rPr>
          <w:rFonts w:ascii="Times New Roman" w:hAnsi="Times New Roman" w:cs="Times New Roman"/>
          <w:b/>
          <w:sz w:val="24"/>
          <w:szCs w:val="32"/>
        </w:rPr>
      </w:pPr>
      <w:r w:rsidRPr="009360F4">
        <w:rPr>
          <w:rFonts w:ascii="Times New Roman" w:hAnsi="Times New Roman" w:cs="Times New Roman"/>
          <w:b/>
          <w:sz w:val="28"/>
          <w:szCs w:val="36"/>
        </w:rPr>
        <w:t>Patient</w:t>
      </w:r>
    </w:p>
    <w:p w14:paraId="4BA7F451" w14:textId="77777777" w:rsidR="00180274" w:rsidRDefault="00180274" w:rsidP="00180274">
      <w:pPr>
        <w:jc w:val="center"/>
        <w:rPr>
          <w:rFonts w:ascii="Times New Roman" w:hAnsi="Times New Roman" w:cs="Times New Roman"/>
          <w:sz w:val="24"/>
          <w:szCs w:val="32"/>
        </w:rPr>
      </w:pPr>
      <w:r>
        <w:rPr>
          <w:rFonts w:ascii="Times New Roman" w:hAnsi="Times New Roman" w:cs="Times New Roman"/>
          <w:noProof/>
          <w:sz w:val="24"/>
          <w:szCs w:val="32"/>
          <w:lang w:eastAsia="ko-KR"/>
        </w:rPr>
        <w:drawing>
          <wp:inline distT="0" distB="0" distL="0" distR="0" wp14:anchorId="00B342CD" wp14:editId="78167156">
            <wp:extent cx="5720080" cy="3678555"/>
            <wp:effectExtent l="0" t="0" r="0" b="0"/>
            <wp:docPr id="45" name="Picture 45" descr="C:\Users\SONY\Desktop\senior project\progress1\GUI\schedu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esktop\senior project\progress1\GUI\schedule-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0080" cy="3678555"/>
                    </a:xfrm>
                    <a:prstGeom prst="rect">
                      <a:avLst/>
                    </a:prstGeom>
                    <a:noFill/>
                    <a:ln>
                      <a:noFill/>
                    </a:ln>
                  </pic:spPr>
                </pic:pic>
              </a:graphicData>
            </a:graphic>
          </wp:inline>
        </w:drawing>
      </w:r>
    </w:p>
    <w:p w14:paraId="0554B773" w14:textId="72F6556A" w:rsidR="00180274" w:rsidRDefault="009360F4" w:rsidP="00180274">
      <w:pPr>
        <w:jc w:val="center"/>
        <w:rPr>
          <w:rFonts w:ascii="Times New Roman" w:hAnsi="Times New Roman" w:cs="Times New Roman"/>
          <w:sz w:val="24"/>
          <w:szCs w:val="32"/>
        </w:rPr>
      </w:pPr>
      <w:r>
        <w:rPr>
          <w:rFonts w:ascii="Times New Roman" w:hAnsi="Times New Roman" w:cs="Times New Roman"/>
          <w:sz w:val="24"/>
          <w:szCs w:val="32"/>
        </w:rPr>
        <w:lastRenderedPageBreak/>
        <w:t>Figure 23</w:t>
      </w:r>
      <w:r w:rsidR="00180274">
        <w:rPr>
          <w:rFonts w:ascii="Times New Roman" w:hAnsi="Times New Roman" w:cs="Times New Roman"/>
          <w:sz w:val="24"/>
          <w:szCs w:val="32"/>
        </w:rPr>
        <w:t>: Shows the schedule of dental clinic from google calendar. The area number 1 will shows the name of patient.</w:t>
      </w:r>
    </w:p>
    <w:p w14:paraId="6A525CEC" w14:textId="77777777" w:rsidR="00180274" w:rsidRPr="009360F4" w:rsidRDefault="00180274" w:rsidP="00180274">
      <w:pPr>
        <w:rPr>
          <w:rFonts w:ascii="Times New Roman" w:hAnsi="Times New Roman" w:cs="Times New Roman"/>
          <w:b/>
          <w:sz w:val="28"/>
          <w:szCs w:val="36"/>
        </w:rPr>
      </w:pPr>
      <w:r w:rsidRPr="009360F4">
        <w:rPr>
          <w:rFonts w:ascii="Times New Roman" w:hAnsi="Times New Roman" w:cs="Times New Roman"/>
          <w:b/>
          <w:sz w:val="28"/>
          <w:szCs w:val="36"/>
        </w:rPr>
        <w:t>Officer</w:t>
      </w:r>
    </w:p>
    <w:p w14:paraId="74C3B71E" w14:textId="77777777" w:rsidR="00180274" w:rsidRDefault="00180274" w:rsidP="00180274">
      <w:pPr>
        <w:rPr>
          <w:rFonts w:ascii="Times New Roman" w:hAnsi="Times New Roman" w:cs="Times New Roman"/>
          <w:sz w:val="24"/>
          <w:szCs w:val="32"/>
        </w:rPr>
      </w:pPr>
      <w:r>
        <w:rPr>
          <w:rFonts w:ascii="Times New Roman" w:hAnsi="Times New Roman" w:cs="Times New Roman"/>
          <w:noProof/>
          <w:sz w:val="24"/>
          <w:szCs w:val="32"/>
          <w:lang w:eastAsia="ko-KR"/>
        </w:rPr>
        <w:drawing>
          <wp:inline distT="0" distB="0" distL="0" distR="0" wp14:anchorId="1006D94C" wp14:editId="71CAEA95">
            <wp:extent cx="5730875" cy="3572510"/>
            <wp:effectExtent l="19050" t="19050" r="22225" b="27940"/>
            <wp:docPr id="46" name="Picture 46" descr="C:\Users\SONY\Desktop\senior project\progress1\GUI\new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esktop\senior project\progress1\GUI\new appointmen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0875" cy="3572510"/>
                    </a:xfrm>
                    <a:prstGeom prst="rect">
                      <a:avLst/>
                    </a:prstGeom>
                    <a:noFill/>
                    <a:ln>
                      <a:solidFill>
                        <a:schemeClr val="tx1"/>
                      </a:solidFill>
                    </a:ln>
                  </pic:spPr>
                </pic:pic>
              </a:graphicData>
            </a:graphic>
          </wp:inline>
        </w:drawing>
      </w:r>
    </w:p>
    <w:p w14:paraId="1354F250" w14:textId="5CBC4BBE" w:rsidR="00180274" w:rsidRDefault="00180274" w:rsidP="00180274">
      <w:pPr>
        <w:jc w:val="center"/>
        <w:rPr>
          <w:rFonts w:ascii="Times New Roman" w:hAnsi="Times New Roman" w:cs="Times New Roman"/>
          <w:sz w:val="24"/>
          <w:szCs w:val="32"/>
        </w:rPr>
      </w:pPr>
      <w:r>
        <w:rPr>
          <w:rFonts w:ascii="Times New Roman" w:hAnsi="Times New Roman" w:cs="Times New Roman"/>
          <w:sz w:val="24"/>
          <w:szCs w:val="32"/>
        </w:rPr>
        <w:t xml:space="preserve">Figure </w:t>
      </w:r>
      <w:r w:rsidR="009360F4">
        <w:rPr>
          <w:rFonts w:ascii="Times New Roman" w:hAnsi="Times New Roman" w:cs="Times New Roman"/>
          <w:sz w:val="24"/>
          <w:szCs w:val="32"/>
        </w:rPr>
        <w:t>2</w:t>
      </w:r>
      <w:r>
        <w:rPr>
          <w:rFonts w:ascii="Times New Roman" w:hAnsi="Times New Roman" w:cs="Times New Roman"/>
          <w:sz w:val="24"/>
          <w:szCs w:val="32"/>
        </w:rPr>
        <w:t>4: Shows the officer index page after officer login. Officer can make appointment google calendar, view schedule, and manage account.</w:t>
      </w:r>
    </w:p>
    <w:p w14:paraId="3CE096A4" w14:textId="77777777" w:rsidR="00180274" w:rsidRDefault="00180274" w:rsidP="00180274">
      <w:pPr>
        <w:jc w:val="center"/>
        <w:rPr>
          <w:rFonts w:ascii="Times New Roman" w:hAnsi="Times New Roman" w:cs="Times New Roman"/>
          <w:sz w:val="24"/>
          <w:szCs w:val="32"/>
        </w:rPr>
      </w:pPr>
      <w:r>
        <w:rPr>
          <w:rFonts w:ascii="Times New Roman" w:hAnsi="Times New Roman" w:cs="Times New Roman"/>
          <w:noProof/>
          <w:sz w:val="24"/>
          <w:szCs w:val="32"/>
          <w:lang w:eastAsia="ko-KR"/>
        </w:rPr>
        <w:drawing>
          <wp:inline distT="0" distB="0" distL="0" distR="0" wp14:anchorId="10965C41" wp14:editId="735DE27B">
            <wp:extent cx="5720080" cy="2722245"/>
            <wp:effectExtent l="19050" t="19050" r="13970" b="20955"/>
            <wp:docPr id="10" name="Picture 10" descr="C:\Users\SONY\Desktop\senior project\progress1\GUI\make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NY\Desktop\senior project\progress1\GUI\make appointmen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0080" cy="2722245"/>
                    </a:xfrm>
                    <a:prstGeom prst="rect">
                      <a:avLst/>
                    </a:prstGeom>
                    <a:noFill/>
                    <a:ln>
                      <a:solidFill>
                        <a:schemeClr val="tx1"/>
                      </a:solidFill>
                    </a:ln>
                  </pic:spPr>
                </pic:pic>
              </a:graphicData>
            </a:graphic>
          </wp:inline>
        </w:drawing>
      </w:r>
    </w:p>
    <w:p w14:paraId="0EFFF888" w14:textId="3EB2A14C" w:rsidR="00180274" w:rsidRDefault="00180274" w:rsidP="00180274">
      <w:pPr>
        <w:jc w:val="center"/>
        <w:rPr>
          <w:rFonts w:ascii="Times New Roman" w:hAnsi="Times New Roman" w:cs="Times New Roman"/>
          <w:sz w:val="24"/>
          <w:szCs w:val="32"/>
        </w:rPr>
      </w:pPr>
      <w:r>
        <w:rPr>
          <w:rFonts w:ascii="Times New Roman" w:hAnsi="Times New Roman" w:cs="Times New Roman"/>
          <w:sz w:val="24"/>
          <w:szCs w:val="32"/>
        </w:rPr>
        <w:t xml:space="preserve">Figure </w:t>
      </w:r>
      <w:r w:rsidR="009360F4">
        <w:rPr>
          <w:rFonts w:ascii="Times New Roman" w:hAnsi="Times New Roman" w:cs="Times New Roman"/>
          <w:sz w:val="24"/>
          <w:szCs w:val="32"/>
        </w:rPr>
        <w:t>2</w:t>
      </w:r>
      <w:r>
        <w:rPr>
          <w:rFonts w:ascii="Times New Roman" w:hAnsi="Times New Roman" w:cs="Times New Roman"/>
          <w:sz w:val="24"/>
          <w:szCs w:val="32"/>
        </w:rPr>
        <w:t>5: Shows page of google calendar to add the appointment to dental clinic calendar.</w:t>
      </w:r>
    </w:p>
    <w:p w14:paraId="0CEE42EA" w14:textId="77777777" w:rsidR="00180274" w:rsidRDefault="00180274" w:rsidP="00180274">
      <w:pPr>
        <w:jc w:val="center"/>
        <w:rPr>
          <w:rFonts w:ascii="Times New Roman" w:hAnsi="Times New Roman" w:cs="Times New Roman"/>
          <w:sz w:val="24"/>
          <w:szCs w:val="32"/>
        </w:rPr>
      </w:pPr>
      <w:r>
        <w:rPr>
          <w:rFonts w:ascii="Times New Roman" w:hAnsi="Times New Roman" w:cs="Times New Roman"/>
          <w:noProof/>
          <w:sz w:val="24"/>
          <w:szCs w:val="32"/>
          <w:lang w:eastAsia="ko-KR"/>
        </w:rPr>
        <w:lastRenderedPageBreak/>
        <w:drawing>
          <wp:inline distT="0" distB="0" distL="0" distR="0" wp14:anchorId="73C683B7" wp14:editId="21B7E736">
            <wp:extent cx="5720080" cy="4125595"/>
            <wp:effectExtent l="19050" t="19050" r="13970" b="27305"/>
            <wp:docPr id="12" name="Picture 12" descr="C:\Users\SONY\Desktop\senior project\progress1\GUI\new 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senior project\progress1\GUI\new patien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0080" cy="4125595"/>
                    </a:xfrm>
                    <a:prstGeom prst="rect">
                      <a:avLst/>
                    </a:prstGeom>
                    <a:noFill/>
                    <a:ln>
                      <a:solidFill>
                        <a:schemeClr val="tx1"/>
                      </a:solidFill>
                    </a:ln>
                  </pic:spPr>
                </pic:pic>
              </a:graphicData>
            </a:graphic>
          </wp:inline>
        </w:drawing>
      </w:r>
    </w:p>
    <w:p w14:paraId="5F74402C" w14:textId="4E2E46B0" w:rsidR="00180274" w:rsidRDefault="00180274" w:rsidP="009360F4">
      <w:pPr>
        <w:jc w:val="center"/>
        <w:rPr>
          <w:rFonts w:ascii="Times New Roman" w:hAnsi="Times New Roman" w:cs="Times New Roman"/>
          <w:sz w:val="24"/>
          <w:szCs w:val="32"/>
        </w:rPr>
      </w:pPr>
      <w:r>
        <w:rPr>
          <w:rFonts w:ascii="Times New Roman" w:hAnsi="Times New Roman" w:cs="Times New Roman"/>
          <w:sz w:val="24"/>
          <w:szCs w:val="32"/>
        </w:rPr>
        <w:t xml:space="preserve">Figure </w:t>
      </w:r>
      <w:r w:rsidR="009360F4">
        <w:rPr>
          <w:rFonts w:ascii="Times New Roman" w:hAnsi="Times New Roman" w:cs="Times New Roman"/>
          <w:sz w:val="24"/>
          <w:szCs w:val="32"/>
        </w:rPr>
        <w:t>2</w:t>
      </w:r>
      <w:r>
        <w:rPr>
          <w:rFonts w:ascii="Times New Roman" w:hAnsi="Times New Roman" w:cs="Times New Roman"/>
          <w:sz w:val="24"/>
          <w:szCs w:val="32"/>
        </w:rPr>
        <w:t>6: Shows the patient registration page.</w:t>
      </w:r>
    </w:p>
    <w:p w14:paraId="09CEC7A2" w14:textId="77777777" w:rsidR="00180274" w:rsidRDefault="00180274" w:rsidP="00180274">
      <w:pPr>
        <w:jc w:val="center"/>
        <w:rPr>
          <w:rFonts w:ascii="Times New Roman" w:hAnsi="Times New Roman" w:cs="Times New Roman"/>
          <w:sz w:val="24"/>
          <w:szCs w:val="32"/>
        </w:rPr>
      </w:pPr>
      <w:r>
        <w:rPr>
          <w:rFonts w:ascii="Times New Roman" w:hAnsi="Times New Roman" w:cs="Times New Roman"/>
          <w:noProof/>
          <w:sz w:val="24"/>
          <w:szCs w:val="32"/>
          <w:lang w:eastAsia="ko-KR"/>
        </w:rPr>
        <w:lastRenderedPageBreak/>
        <w:drawing>
          <wp:inline distT="0" distB="0" distL="0" distR="0" wp14:anchorId="272DD377" wp14:editId="241655B2">
            <wp:extent cx="5720080" cy="4125595"/>
            <wp:effectExtent l="19050" t="19050" r="13970" b="27305"/>
            <wp:docPr id="47" name="Picture 47" descr="C:\Users\SONY\Desktop\senior project\progress1\GUI\edi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NY\Desktop\senior project\progress1\GUI\edit-p.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0080" cy="4125595"/>
                    </a:xfrm>
                    <a:prstGeom prst="rect">
                      <a:avLst/>
                    </a:prstGeom>
                    <a:noFill/>
                    <a:ln>
                      <a:solidFill>
                        <a:schemeClr val="tx1"/>
                      </a:solidFill>
                    </a:ln>
                  </pic:spPr>
                </pic:pic>
              </a:graphicData>
            </a:graphic>
          </wp:inline>
        </w:drawing>
      </w:r>
    </w:p>
    <w:p w14:paraId="5CCD37B0" w14:textId="474571DF" w:rsidR="00180274" w:rsidRDefault="00180274" w:rsidP="00180274">
      <w:pPr>
        <w:jc w:val="center"/>
        <w:rPr>
          <w:rFonts w:ascii="Times New Roman" w:hAnsi="Times New Roman" w:cs="Times New Roman"/>
          <w:sz w:val="24"/>
          <w:szCs w:val="32"/>
        </w:rPr>
      </w:pPr>
      <w:r>
        <w:rPr>
          <w:rFonts w:ascii="Times New Roman" w:hAnsi="Times New Roman" w:cs="Times New Roman"/>
          <w:sz w:val="24"/>
          <w:szCs w:val="32"/>
        </w:rPr>
        <w:t xml:space="preserve">Figure </w:t>
      </w:r>
      <w:r w:rsidR="009360F4">
        <w:rPr>
          <w:rFonts w:ascii="Times New Roman" w:hAnsi="Times New Roman" w:cs="Times New Roman"/>
          <w:sz w:val="24"/>
          <w:szCs w:val="32"/>
        </w:rPr>
        <w:t>2</w:t>
      </w:r>
      <w:r>
        <w:rPr>
          <w:rFonts w:ascii="Times New Roman" w:hAnsi="Times New Roman" w:cs="Times New Roman"/>
          <w:sz w:val="24"/>
          <w:szCs w:val="32"/>
        </w:rPr>
        <w:t>7: Shows the edit patients’ details page.</w:t>
      </w:r>
    </w:p>
    <w:p w14:paraId="1B00E2C5" w14:textId="2950DDE1" w:rsidR="004953B5" w:rsidRPr="009360F4" w:rsidRDefault="00065914" w:rsidP="004953B5">
      <w:pPr>
        <w:ind w:firstLine="720"/>
        <w:rPr>
          <w:rFonts w:ascii="Times" w:hAnsi="Times"/>
          <w:b/>
          <w:sz w:val="28"/>
        </w:rPr>
      </w:pPr>
      <w:r>
        <w:rPr>
          <w:rFonts w:ascii="Times" w:hAnsi="Times"/>
          <w:b/>
          <w:sz w:val="28"/>
        </w:rPr>
        <w:t>6</w:t>
      </w:r>
      <w:r w:rsidR="004953B5">
        <w:rPr>
          <w:rFonts w:ascii="Times" w:hAnsi="Times"/>
          <w:b/>
          <w:sz w:val="28"/>
        </w:rPr>
        <w:t>.2</w:t>
      </w:r>
      <w:r w:rsidR="004953B5" w:rsidRPr="009360F4">
        <w:rPr>
          <w:rFonts w:ascii="Times" w:hAnsi="Times"/>
          <w:b/>
          <w:sz w:val="28"/>
        </w:rPr>
        <w:t xml:space="preserve"> </w:t>
      </w:r>
      <w:r w:rsidR="004953B5">
        <w:rPr>
          <w:rFonts w:ascii="Times" w:hAnsi="Times"/>
          <w:b/>
          <w:sz w:val="28"/>
        </w:rPr>
        <w:t>Mobile application</w:t>
      </w:r>
      <w:r w:rsidR="004953B5" w:rsidRPr="009360F4">
        <w:rPr>
          <w:rFonts w:ascii="Times" w:hAnsi="Times"/>
          <w:b/>
          <w:sz w:val="28"/>
        </w:rPr>
        <w:t xml:space="preserve"> design</w:t>
      </w:r>
    </w:p>
    <w:p w14:paraId="7BF4F3B2" w14:textId="7A13C36D" w:rsidR="00455F9A" w:rsidRDefault="00455F9A" w:rsidP="00F40E00">
      <w:pPr>
        <w:tabs>
          <w:tab w:val="left" w:pos="1161"/>
        </w:tabs>
        <w:rPr>
          <w:rFonts w:ascii="Times" w:eastAsiaTheme="majorEastAsia" w:hAnsi="Times" w:cstheme="majorBidi"/>
          <w:sz w:val="24"/>
          <w:szCs w:val="24"/>
        </w:rPr>
      </w:pPr>
    </w:p>
    <w:p w14:paraId="7F35EF38" w14:textId="681F60AF" w:rsidR="00455F9A" w:rsidRDefault="00455F9A" w:rsidP="00F40E00">
      <w:pPr>
        <w:tabs>
          <w:tab w:val="left" w:pos="1161"/>
        </w:tabs>
        <w:rPr>
          <w:rFonts w:ascii="Times" w:eastAsiaTheme="majorEastAsia" w:hAnsi="Times" w:cstheme="majorBidi"/>
          <w:sz w:val="24"/>
          <w:szCs w:val="24"/>
        </w:rPr>
      </w:pPr>
    </w:p>
    <w:p w14:paraId="5327256A" w14:textId="16CD1715" w:rsidR="00455F9A" w:rsidRDefault="00FA3298" w:rsidP="00F40E00">
      <w:pPr>
        <w:tabs>
          <w:tab w:val="left" w:pos="1161"/>
        </w:tabs>
        <w:rPr>
          <w:rFonts w:ascii="Times" w:eastAsiaTheme="majorEastAsia" w:hAnsi="Times" w:cstheme="majorBidi"/>
          <w:sz w:val="24"/>
          <w:szCs w:val="24"/>
        </w:rPr>
      </w:pPr>
      <w:r>
        <w:rPr>
          <w:rFonts w:ascii="Times" w:eastAsiaTheme="majorEastAsia" w:hAnsi="Times" w:cstheme="majorBidi"/>
          <w:noProof/>
          <w:sz w:val="24"/>
          <w:szCs w:val="24"/>
          <w:lang w:eastAsia="ko-KR"/>
        </w:rPr>
        <w:drawing>
          <wp:anchor distT="0" distB="0" distL="114300" distR="114300" simplePos="0" relativeHeight="251709440" behindDoc="0" locked="0" layoutInCell="1" allowOverlap="1" wp14:anchorId="3DCCDD77" wp14:editId="18E721E2">
            <wp:simplePos x="0" y="0"/>
            <wp:positionH relativeFrom="margin">
              <wp:align>center</wp:align>
            </wp:positionH>
            <wp:positionV relativeFrom="paragraph">
              <wp:posOffset>0</wp:posOffset>
            </wp:positionV>
            <wp:extent cx="4025900" cy="607758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jpg"/>
                    <pic:cNvPicPr/>
                  </pic:nvPicPr>
                  <pic:blipFill rotWithShape="1">
                    <a:blip r:embed="rId53">
                      <a:extLst>
                        <a:ext uri="{28A0092B-C50C-407E-A947-70E740481C1C}">
                          <a14:useLocalDpi xmlns:a14="http://schemas.microsoft.com/office/drawing/2010/main" val="0"/>
                        </a:ext>
                      </a:extLst>
                    </a:blip>
                    <a:srcRect t="3903"/>
                    <a:stretch/>
                  </pic:blipFill>
                  <pic:spPr bwMode="auto">
                    <a:xfrm>
                      <a:off x="0" y="0"/>
                      <a:ext cx="4025900" cy="607778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1FD326E8" w14:textId="25B3B127" w:rsidR="00455F9A" w:rsidRDefault="00455F9A" w:rsidP="00F40E00">
      <w:pPr>
        <w:tabs>
          <w:tab w:val="left" w:pos="1161"/>
        </w:tabs>
        <w:rPr>
          <w:rFonts w:ascii="Times" w:eastAsiaTheme="majorEastAsia" w:hAnsi="Times" w:cstheme="majorBidi"/>
          <w:sz w:val="24"/>
          <w:szCs w:val="24"/>
        </w:rPr>
      </w:pPr>
    </w:p>
    <w:p w14:paraId="0D6349D0" w14:textId="77777777" w:rsidR="00455F9A" w:rsidRDefault="00455F9A" w:rsidP="00F40E00">
      <w:pPr>
        <w:tabs>
          <w:tab w:val="left" w:pos="1161"/>
        </w:tabs>
        <w:rPr>
          <w:rFonts w:ascii="Times" w:eastAsiaTheme="majorEastAsia" w:hAnsi="Times" w:cstheme="majorBidi"/>
          <w:sz w:val="24"/>
          <w:szCs w:val="24"/>
        </w:rPr>
      </w:pPr>
    </w:p>
    <w:p w14:paraId="3513763F" w14:textId="4CA8B3B8" w:rsidR="00455F9A" w:rsidRDefault="00455F9A" w:rsidP="00F40E00">
      <w:pPr>
        <w:tabs>
          <w:tab w:val="left" w:pos="1161"/>
        </w:tabs>
        <w:rPr>
          <w:rFonts w:ascii="Times" w:eastAsiaTheme="majorEastAsia" w:hAnsi="Times" w:cstheme="majorBidi"/>
          <w:sz w:val="24"/>
          <w:szCs w:val="24"/>
        </w:rPr>
      </w:pPr>
    </w:p>
    <w:p w14:paraId="46AC25E1" w14:textId="77777777" w:rsidR="00455F9A" w:rsidRDefault="00455F9A" w:rsidP="00F40E00">
      <w:pPr>
        <w:tabs>
          <w:tab w:val="left" w:pos="1161"/>
        </w:tabs>
        <w:rPr>
          <w:rFonts w:ascii="Times" w:eastAsiaTheme="majorEastAsia" w:hAnsi="Times" w:cstheme="majorBidi"/>
          <w:sz w:val="24"/>
          <w:szCs w:val="24"/>
        </w:rPr>
      </w:pPr>
    </w:p>
    <w:p w14:paraId="5535FE28" w14:textId="4A37BE73" w:rsidR="00455F9A" w:rsidRDefault="00455F9A" w:rsidP="00F40E00">
      <w:pPr>
        <w:tabs>
          <w:tab w:val="left" w:pos="1161"/>
        </w:tabs>
        <w:rPr>
          <w:rFonts w:ascii="Times" w:eastAsiaTheme="majorEastAsia" w:hAnsi="Times" w:cstheme="majorBidi"/>
          <w:sz w:val="24"/>
          <w:szCs w:val="24"/>
        </w:rPr>
      </w:pPr>
    </w:p>
    <w:p w14:paraId="13642112" w14:textId="77777777" w:rsidR="00455F9A" w:rsidRDefault="00455F9A" w:rsidP="00F40E00">
      <w:pPr>
        <w:tabs>
          <w:tab w:val="left" w:pos="1161"/>
        </w:tabs>
        <w:rPr>
          <w:rFonts w:ascii="Times" w:eastAsiaTheme="majorEastAsia" w:hAnsi="Times" w:cstheme="majorBidi"/>
          <w:sz w:val="24"/>
          <w:szCs w:val="24"/>
        </w:rPr>
      </w:pPr>
    </w:p>
    <w:p w14:paraId="03556F88" w14:textId="77777777" w:rsidR="00455F9A" w:rsidRDefault="00455F9A" w:rsidP="00F40E00">
      <w:pPr>
        <w:tabs>
          <w:tab w:val="left" w:pos="1161"/>
        </w:tabs>
        <w:rPr>
          <w:rFonts w:ascii="Times" w:eastAsiaTheme="majorEastAsia" w:hAnsi="Times" w:cstheme="majorBidi"/>
          <w:sz w:val="24"/>
          <w:szCs w:val="24"/>
        </w:rPr>
      </w:pPr>
    </w:p>
    <w:p w14:paraId="7FA46C86" w14:textId="77777777" w:rsidR="00455F9A" w:rsidRDefault="00455F9A" w:rsidP="00F40E00">
      <w:pPr>
        <w:tabs>
          <w:tab w:val="left" w:pos="1161"/>
        </w:tabs>
        <w:rPr>
          <w:rFonts w:ascii="Times" w:eastAsiaTheme="majorEastAsia" w:hAnsi="Times" w:cstheme="majorBidi"/>
          <w:sz w:val="24"/>
          <w:szCs w:val="24"/>
        </w:rPr>
      </w:pPr>
    </w:p>
    <w:p w14:paraId="61E452C1" w14:textId="77777777" w:rsidR="00455F9A" w:rsidRDefault="00455F9A" w:rsidP="00F40E00">
      <w:pPr>
        <w:tabs>
          <w:tab w:val="left" w:pos="1161"/>
        </w:tabs>
        <w:rPr>
          <w:rFonts w:ascii="Times" w:eastAsiaTheme="majorEastAsia" w:hAnsi="Times" w:cstheme="majorBidi"/>
          <w:sz w:val="24"/>
          <w:szCs w:val="24"/>
        </w:rPr>
      </w:pPr>
    </w:p>
    <w:p w14:paraId="0F47B39F" w14:textId="77777777" w:rsidR="00455F9A" w:rsidRDefault="00455F9A" w:rsidP="00F40E00">
      <w:pPr>
        <w:tabs>
          <w:tab w:val="left" w:pos="1161"/>
        </w:tabs>
        <w:rPr>
          <w:rFonts w:ascii="Times" w:eastAsiaTheme="majorEastAsia" w:hAnsi="Times" w:cstheme="majorBidi"/>
          <w:sz w:val="24"/>
          <w:szCs w:val="24"/>
        </w:rPr>
      </w:pPr>
    </w:p>
    <w:p w14:paraId="4CC297C1" w14:textId="77777777" w:rsidR="00455F9A" w:rsidRDefault="00455F9A" w:rsidP="00F40E00">
      <w:pPr>
        <w:tabs>
          <w:tab w:val="left" w:pos="1161"/>
        </w:tabs>
        <w:rPr>
          <w:rFonts w:ascii="Times" w:eastAsiaTheme="majorEastAsia" w:hAnsi="Times" w:cstheme="majorBidi"/>
          <w:sz w:val="24"/>
          <w:szCs w:val="24"/>
        </w:rPr>
      </w:pPr>
    </w:p>
    <w:p w14:paraId="60449B68" w14:textId="77777777" w:rsidR="00455F9A" w:rsidRDefault="00455F9A" w:rsidP="00F40E00">
      <w:pPr>
        <w:tabs>
          <w:tab w:val="left" w:pos="1161"/>
        </w:tabs>
        <w:rPr>
          <w:rFonts w:ascii="Times" w:eastAsiaTheme="majorEastAsia" w:hAnsi="Times" w:cstheme="majorBidi"/>
          <w:sz w:val="24"/>
          <w:szCs w:val="24"/>
        </w:rPr>
      </w:pPr>
    </w:p>
    <w:p w14:paraId="430ACBE2" w14:textId="77777777" w:rsidR="00455F9A" w:rsidRDefault="00455F9A" w:rsidP="00F40E00">
      <w:pPr>
        <w:tabs>
          <w:tab w:val="left" w:pos="1161"/>
        </w:tabs>
        <w:rPr>
          <w:rFonts w:ascii="Times" w:eastAsiaTheme="majorEastAsia" w:hAnsi="Times" w:cstheme="majorBidi"/>
          <w:sz w:val="24"/>
          <w:szCs w:val="24"/>
        </w:rPr>
      </w:pPr>
    </w:p>
    <w:p w14:paraId="02884C21" w14:textId="14AFF3DD" w:rsidR="00455F9A" w:rsidRDefault="00455F9A" w:rsidP="00F40E00">
      <w:pPr>
        <w:tabs>
          <w:tab w:val="left" w:pos="1161"/>
        </w:tabs>
        <w:rPr>
          <w:rFonts w:ascii="Times" w:eastAsiaTheme="majorEastAsia" w:hAnsi="Times" w:cstheme="majorBidi"/>
          <w:sz w:val="24"/>
          <w:szCs w:val="24"/>
        </w:rPr>
      </w:pPr>
    </w:p>
    <w:p w14:paraId="50145484" w14:textId="77777777" w:rsidR="00455F9A" w:rsidRDefault="00455F9A" w:rsidP="00F40E00">
      <w:pPr>
        <w:tabs>
          <w:tab w:val="left" w:pos="1161"/>
        </w:tabs>
        <w:rPr>
          <w:rFonts w:ascii="Times" w:eastAsiaTheme="majorEastAsia" w:hAnsi="Times" w:cstheme="majorBidi"/>
          <w:sz w:val="24"/>
          <w:szCs w:val="24"/>
        </w:rPr>
      </w:pPr>
    </w:p>
    <w:p w14:paraId="36FB1B01" w14:textId="6B49CCD8" w:rsidR="00455F9A" w:rsidRDefault="00455F9A" w:rsidP="00F40E00">
      <w:pPr>
        <w:tabs>
          <w:tab w:val="left" w:pos="1161"/>
        </w:tabs>
        <w:rPr>
          <w:rFonts w:ascii="Times" w:eastAsiaTheme="majorEastAsia" w:hAnsi="Times" w:cstheme="majorBidi"/>
          <w:sz w:val="24"/>
          <w:szCs w:val="24"/>
        </w:rPr>
      </w:pPr>
    </w:p>
    <w:p w14:paraId="111E626F" w14:textId="55B30827" w:rsidR="00455F9A" w:rsidRDefault="00455F9A" w:rsidP="00455F9A">
      <w:pPr>
        <w:tabs>
          <w:tab w:val="left" w:pos="8326"/>
        </w:tabs>
        <w:rPr>
          <w:rFonts w:ascii="Times" w:eastAsiaTheme="majorEastAsia" w:hAnsi="Times" w:cstheme="majorBidi"/>
          <w:sz w:val="24"/>
          <w:szCs w:val="24"/>
        </w:rPr>
      </w:pPr>
      <w:r>
        <w:rPr>
          <w:rFonts w:ascii="Times" w:eastAsiaTheme="majorEastAsia" w:hAnsi="Times" w:cstheme="majorBidi"/>
          <w:sz w:val="24"/>
          <w:szCs w:val="24"/>
        </w:rPr>
        <w:lastRenderedPageBreak/>
        <w:tab/>
      </w:r>
    </w:p>
    <w:p w14:paraId="0DC58802" w14:textId="77777777" w:rsidR="00455F9A" w:rsidRDefault="00455F9A" w:rsidP="00F40E00">
      <w:pPr>
        <w:tabs>
          <w:tab w:val="left" w:pos="1161"/>
        </w:tabs>
        <w:rPr>
          <w:rFonts w:ascii="Times" w:eastAsiaTheme="majorEastAsia" w:hAnsi="Times" w:cstheme="majorBidi"/>
          <w:sz w:val="24"/>
          <w:szCs w:val="24"/>
        </w:rPr>
      </w:pPr>
    </w:p>
    <w:p w14:paraId="6DFF735D" w14:textId="5F087AA7" w:rsidR="00455F9A" w:rsidRDefault="00455F9A" w:rsidP="00F40E00">
      <w:pPr>
        <w:tabs>
          <w:tab w:val="left" w:pos="1161"/>
        </w:tabs>
        <w:rPr>
          <w:rFonts w:ascii="Times" w:eastAsiaTheme="majorEastAsia" w:hAnsi="Times" w:cstheme="majorBidi"/>
          <w:sz w:val="24"/>
          <w:szCs w:val="24"/>
        </w:rPr>
      </w:pPr>
    </w:p>
    <w:p w14:paraId="7BF9B14A" w14:textId="3E32EA6B" w:rsidR="00455F9A" w:rsidRDefault="00455F9A" w:rsidP="00F40E00">
      <w:pPr>
        <w:tabs>
          <w:tab w:val="left" w:pos="1161"/>
        </w:tabs>
        <w:rPr>
          <w:rFonts w:ascii="Times" w:eastAsiaTheme="majorEastAsia" w:hAnsi="Times" w:cstheme="majorBidi"/>
          <w:sz w:val="24"/>
          <w:szCs w:val="24"/>
        </w:rPr>
      </w:pPr>
    </w:p>
    <w:p w14:paraId="3513637D" w14:textId="77777777" w:rsidR="00455F9A" w:rsidRDefault="00455F9A" w:rsidP="00F40E00">
      <w:pPr>
        <w:tabs>
          <w:tab w:val="left" w:pos="1161"/>
        </w:tabs>
        <w:rPr>
          <w:rFonts w:ascii="Times" w:eastAsiaTheme="majorEastAsia" w:hAnsi="Times" w:cstheme="majorBidi"/>
          <w:sz w:val="24"/>
          <w:szCs w:val="24"/>
        </w:rPr>
      </w:pPr>
    </w:p>
    <w:p w14:paraId="43DC72C6" w14:textId="77777777" w:rsidR="00455F9A" w:rsidRDefault="00455F9A" w:rsidP="00F40E00">
      <w:pPr>
        <w:tabs>
          <w:tab w:val="left" w:pos="1161"/>
        </w:tabs>
        <w:rPr>
          <w:rFonts w:ascii="Times" w:eastAsiaTheme="majorEastAsia" w:hAnsi="Times" w:cstheme="majorBidi"/>
          <w:sz w:val="24"/>
          <w:szCs w:val="24"/>
        </w:rPr>
      </w:pPr>
    </w:p>
    <w:p w14:paraId="303A82BA" w14:textId="77777777" w:rsidR="00F34471" w:rsidRDefault="00F34471" w:rsidP="00F40E00">
      <w:pPr>
        <w:tabs>
          <w:tab w:val="left" w:pos="1161"/>
        </w:tabs>
        <w:rPr>
          <w:rFonts w:ascii="Times" w:eastAsiaTheme="majorEastAsia" w:hAnsi="Times" w:cstheme="majorBidi"/>
          <w:sz w:val="24"/>
          <w:szCs w:val="24"/>
        </w:rPr>
      </w:pPr>
    </w:p>
    <w:p w14:paraId="14265006" w14:textId="77777777" w:rsidR="00F34471" w:rsidRDefault="00F34471" w:rsidP="00F40E00">
      <w:pPr>
        <w:tabs>
          <w:tab w:val="left" w:pos="1161"/>
        </w:tabs>
        <w:rPr>
          <w:rFonts w:ascii="Times" w:eastAsiaTheme="majorEastAsia" w:hAnsi="Times" w:cstheme="majorBidi"/>
          <w:sz w:val="24"/>
          <w:szCs w:val="24"/>
        </w:rPr>
      </w:pPr>
    </w:p>
    <w:p w14:paraId="1CD8BAE4" w14:textId="77777777" w:rsidR="00F34471" w:rsidRDefault="00F34471" w:rsidP="00F40E00">
      <w:pPr>
        <w:tabs>
          <w:tab w:val="left" w:pos="1161"/>
        </w:tabs>
        <w:rPr>
          <w:rFonts w:ascii="Times" w:eastAsiaTheme="majorEastAsia" w:hAnsi="Times" w:cstheme="majorBidi"/>
          <w:sz w:val="24"/>
          <w:szCs w:val="24"/>
        </w:rPr>
      </w:pPr>
    </w:p>
    <w:p w14:paraId="418685F5" w14:textId="77777777" w:rsidR="00F34471" w:rsidRDefault="00F34471" w:rsidP="00F40E00">
      <w:pPr>
        <w:tabs>
          <w:tab w:val="left" w:pos="1161"/>
        </w:tabs>
        <w:rPr>
          <w:rFonts w:ascii="Times" w:eastAsiaTheme="majorEastAsia" w:hAnsi="Times" w:cstheme="majorBidi"/>
          <w:sz w:val="24"/>
          <w:szCs w:val="24"/>
        </w:rPr>
      </w:pPr>
    </w:p>
    <w:p w14:paraId="56FBDA84" w14:textId="77777777" w:rsidR="00F34471" w:rsidRDefault="00F34471" w:rsidP="00F40E00">
      <w:pPr>
        <w:tabs>
          <w:tab w:val="left" w:pos="1161"/>
        </w:tabs>
        <w:rPr>
          <w:rFonts w:ascii="Times" w:eastAsiaTheme="majorEastAsia" w:hAnsi="Times" w:cstheme="majorBidi"/>
          <w:sz w:val="24"/>
          <w:szCs w:val="24"/>
        </w:rPr>
      </w:pPr>
    </w:p>
    <w:p w14:paraId="4FB5EDA4" w14:textId="77777777" w:rsidR="00F34471" w:rsidRDefault="00F34471" w:rsidP="00F40E00">
      <w:pPr>
        <w:tabs>
          <w:tab w:val="left" w:pos="1161"/>
        </w:tabs>
        <w:rPr>
          <w:rFonts w:ascii="Times" w:eastAsiaTheme="majorEastAsia" w:hAnsi="Times" w:cstheme="majorBidi"/>
          <w:sz w:val="24"/>
          <w:szCs w:val="24"/>
        </w:rPr>
      </w:pPr>
    </w:p>
    <w:p w14:paraId="51CDEEF9" w14:textId="77777777" w:rsidR="00F34471" w:rsidRDefault="00F34471" w:rsidP="00455F9A">
      <w:pPr>
        <w:tabs>
          <w:tab w:val="left" w:pos="3508"/>
        </w:tabs>
        <w:jc w:val="center"/>
        <w:rPr>
          <w:rFonts w:ascii="Times" w:eastAsiaTheme="majorEastAsia" w:hAnsi="Times" w:cstheme="majorBidi"/>
          <w:sz w:val="24"/>
          <w:szCs w:val="24"/>
        </w:rPr>
      </w:pPr>
    </w:p>
    <w:p w14:paraId="6455AEFB" w14:textId="77777777" w:rsidR="00F34471" w:rsidRDefault="00F34471" w:rsidP="00455F9A">
      <w:pPr>
        <w:tabs>
          <w:tab w:val="left" w:pos="3508"/>
        </w:tabs>
        <w:jc w:val="center"/>
        <w:rPr>
          <w:rFonts w:ascii="Times" w:eastAsiaTheme="majorEastAsia" w:hAnsi="Times" w:cstheme="majorBidi"/>
          <w:sz w:val="24"/>
          <w:szCs w:val="24"/>
        </w:rPr>
      </w:pPr>
    </w:p>
    <w:p w14:paraId="5FC5484C" w14:textId="03E1FD57" w:rsidR="00455F9A" w:rsidRDefault="00455F9A" w:rsidP="00455F9A">
      <w:pPr>
        <w:tabs>
          <w:tab w:val="left" w:pos="3508"/>
        </w:tabs>
        <w:jc w:val="center"/>
        <w:rPr>
          <w:rFonts w:ascii="Times" w:eastAsiaTheme="majorEastAsia" w:hAnsi="Times" w:cstheme="majorBidi"/>
          <w:sz w:val="24"/>
          <w:szCs w:val="24"/>
        </w:rPr>
      </w:pPr>
      <w:r>
        <w:rPr>
          <w:rFonts w:ascii="Times" w:eastAsiaTheme="majorEastAsia" w:hAnsi="Times" w:cstheme="majorBidi"/>
          <w:sz w:val="24"/>
          <w:szCs w:val="24"/>
        </w:rPr>
        <w:t>Figure</w:t>
      </w:r>
      <w:r w:rsidR="00180274">
        <w:rPr>
          <w:rFonts w:ascii="Times" w:eastAsiaTheme="majorEastAsia" w:hAnsi="Times" w:cstheme="majorBidi"/>
          <w:sz w:val="24"/>
          <w:szCs w:val="24"/>
        </w:rPr>
        <w:t xml:space="preserve"> </w:t>
      </w:r>
      <w:r w:rsidR="004953B5">
        <w:rPr>
          <w:rFonts w:ascii="Times" w:eastAsiaTheme="majorEastAsia" w:hAnsi="Times" w:cstheme="majorBidi"/>
          <w:sz w:val="24"/>
          <w:szCs w:val="24"/>
        </w:rPr>
        <w:t>2</w:t>
      </w:r>
      <w:r w:rsidR="00180274">
        <w:rPr>
          <w:rFonts w:ascii="Times" w:eastAsiaTheme="majorEastAsia" w:hAnsi="Times" w:cstheme="majorBidi"/>
          <w:sz w:val="24"/>
          <w:szCs w:val="24"/>
        </w:rPr>
        <w:t>8</w:t>
      </w:r>
      <w:r>
        <w:rPr>
          <w:rFonts w:ascii="Times" w:eastAsiaTheme="majorEastAsia" w:hAnsi="Times" w:cstheme="majorBidi"/>
          <w:sz w:val="24"/>
          <w:szCs w:val="24"/>
        </w:rPr>
        <w:t>: Mobile application home page</w:t>
      </w:r>
    </w:p>
    <w:p w14:paraId="32AF3853" w14:textId="1FF3AF23" w:rsidR="00455F9A" w:rsidRDefault="00455F9A" w:rsidP="00455F9A">
      <w:pPr>
        <w:tabs>
          <w:tab w:val="left" w:pos="3508"/>
        </w:tabs>
        <w:jc w:val="center"/>
        <w:rPr>
          <w:rFonts w:ascii="Times" w:eastAsiaTheme="majorEastAsia" w:hAnsi="Times" w:cstheme="majorBidi"/>
          <w:sz w:val="24"/>
          <w:szCs w:val="24"/>
        </w:rPr>
      </w:pPr>
    </w:p>
    <w:p w14:paraId="2E7373FC" w14:textId="77777777" w:rsidR="00455F9A" w:rsidRDefault="00455F9A" w:rsidP="00F40E00">
      <w:pPr>
        <w:tabs>
          <w:tab w:val="left" w:pos="1161"/>
        </w:tabs>
        <w:rPr>
          <w:rFonts w:ascii="Times" w:eastAsiaTheme="majorEastAsia" w:hAnsi="Times" w:cstheme="majorBidi"/>
          <w:sz w:val="24"/>
          <w:szCs w:val="24"/>
        </w:rPr>
      </w:pPr>
    </w:p>
    <w:p w14:paraId="1E35655D" w14:textId="77777777" w:rsidR="00455F9A" w:rsidRDefault="00455F9A" w:rsidP="00F40E00">
      <w:pPr>
        <w:tabs>
          <w:tab w:val="left" w:pos="1161"/>
        </w:tabs>
        <w:rPr>
          <w:rFonts w:ascii="Times" w:eastAsiaTheme="majorEastAsia" w:hAnsi="Times" w:cstheme="majorBidi"/>
          <w:sz w:val="24"/>
          <w:szCs w:val="24"/>
        </w:rPr>
      </w:pPr>
    </w:p>
    <w:p w14:paraId="54CF8F33" w14:textId="77777777" w:rsidR="00180274" w:rsidRDefault="00180274" w:rsidP="00F40E00">
      <w:pPr>
        <w:tabs>
          <w:tab w:val="left" w:pos="1161"/>
        </w:tabs>
        <w:rPr>
          <w:rFonts w:ascii="Times" w:eastAsiaTheme="majorEastAsia" w:hAnsi="Times" w:cstheme="majorBidi"/>
          <w:sz w:val="24"/>
          <w:szCs w:val="24"/>
        </w:rPr>
      </w:pPr>
    </w:p>
    <w:p w14:paraId="39B56827" w14:textId="77777777" w:rsidR="00180274" w:rsidRDefault="00180274" w:rsidP="00F40E00">
      <w:pPr>
        <w:tabs>
          <w:tab w:val="left" w:pos="1161"/>
        </w:tabs>
        <w:rPr>
          <w:rFonts w:ascii="Times" w:eastAsiaTheme="majorEastAsia" w:hAnsi="Times" w:cstheme="majorBidi"/>
          <w:sz w:val="24"/>
          <w:szCs w:val="24"/>
        </w:rPr>
      </w:pPr>
    </w:p>
    <w:p w14:paraId="7F6964B9" w14:textId="77777777" w:rsidR="00180274" w:rsidRDefault="00180274" w:rsidP="00F40E00">
      <w:pPr>
        <w:tabs>
          <w:tab w:val="left" w:pos="1161"/>
        </w:tabs>
        <w:rPr>
          <w:rFonts w:ascii="Times" w:eastAsiaTheme="majorEastAsia" w:hAnsi="Times" w:cstheme="majorBidi"/>
          <w:sz w:val="24"/>
          <w:szCs w:val="24"/>
        </w:rPr>
      </w:pPr>
    </w:p>
    <w:p w14:paraId="094A1521" w14:textId="77777777" w:rsidR="00180274" w:rsidRDefault="00180274" w:rsidP="00F40E00">
      <w:pPr>
        <w:tabs>
          <w:tab w:val="left" w:pos="1161"/>
        </w:tabs>
        <w:rPr>
          <w:rFonts w:ascii="Times" w:eastAsiaTheme="majorEastAsia" w:hAnsi="Times" w:cstheme="majorBidi"/>
          <w:sz w:val="24"/>
          <w:szCs w:val="24"/>
        </w:rPr>
      </w:pPr>
    </w:p>
    <w:p w14:paraId="6DE90FCA" w14:textId="77777777" w:rsidR="00455F9A" w:rsidRDefault="00455F9A" w:rsidP="00F40E00">
      <w:pPr>
        <w:tabs>
          <w:tab w:val="left" w:pos="1161"/>
        </w:tabs>
        <w:rPr>
          <w:rFonts w:ascii="Times" w:eastAsiaTheme="majorEastAsia" w:hAnsi="Times" w:cstheme="majorBidi"/>
          <w:sz w:val="24"/>
          <w:szCs w:val="24"/>
        </w:rPr>
      </w:pPr>
    </w:p>
    <w:p w14:paraId="210FB9F0" w14:textId="05E0B4B8" w:rsidR="00455F9A" w:rsidRDefault="00455F9A" w:rsidP="00F40E00">
      <w:pPr>
        <w:tabs>
          <w:tab w:val="left" w:pos="1161"/>
        </w:tabs>
        <w:rPr>
          <w:rFonts w:ascii="Times" w:eastAsiaTheme="majorEastAsia" w:hAnsi="Times" w:cstheme="majorBidi"/>
          <w:sz w:val="24"/>
          <w:szCs w:val="24"/>
        </w:rPr>
      </w:pPr>
    </w:p>
    <w:p w14:paraId="735CE1E9" w14:textId="18819E55" w:rsidR="00455F9A" w:rsidRDefault="00DA1D5D" w:rsidP="00F40E00">
      <w:pPr>
        <w:tabs>
          <w:tab w:val="left" w:pos="1161"/>
        </w:tabs>
        <w:rPr>
          <w:rFonts w:ascii="Times" w:eastAsiaTheme="majorEastAsia" w:hAnsi="Times" w:cstheme="majorBidi"/>
          <w:sz w:val="24"/>
          <w:szCs w:val="24"/>
        </w:rPr>
      </w:pPr>
      <w:r>
        <w:rPr>
          <w:rFonts w:ascii="Times" w:eastAsiaTheme="majorEastAsia" w:hAnsi="Times" w:cstheme="majorBidi"/>
          <w:noProof/>
          <w:sz w:val="24"/>
          <w:szCs w:val="24"/>
          <w:lang w:eastAsia="ko-KR"/>
        </w:rPr>
        <w:drawing>
          <wp:anchor distT="0" distB="0" distL="114300" distR="114300" simplePos="0" relativeHeight="251710464" behindDoc="0" locked="0" layoutInCell="1" allowOverlap="1" wp14:anchorId="797055BB" wp14:editId="4C70BE9A">
            <wp:simplePos x="0" y="0"/>
            <wp:positionH relativeFrom="margin">
              <wp:align>center</wp:align>
            </wp:positionH>
            <wp:positionV relativeFrom="paragraph">
              <wp:posOffset>0</wp:posOffset>
            </wp:positionV>
            <wp:extent cx="4051300" cy="605472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jpg"/>
                    <pic:cNvPicPr/>
                  </pic:nvPicPr>
                  <pic:blipFill rotWithShape="1">
                    <a:blip r:embed="rId54">
                      <a:extLst>
                        <a:ext uri="{28A0092B-C50C-407E-A947-70E740481C1C}">
                          <a14:useLocalDpi xmlns:a14="http://schemas.microsoft.com/office/drawing/2010/main" val="0"/>
                        </a:ext>
                      </a:extLst>
                    </a:blip>
                    <a:srcRect t="4264"/>
                    <a:stretch/>
                  </pic:blipFill>
                  <pic:spPr bwMode="auto">
                    <a:xfrm>
                      <a:off x="0" y="0"/>
                      <a:ext cx="4051300" cy="6054969"/>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D538A8D" w14:textId="1B36D3DF" w:rsidR="00455F9A" w:rsidRDefault="00455F9A" w:rsidP="00F40E00">
      <w:pPr>
        <w:tabs>
          <w:tab w:val="left" w:pos="1161"/>
        </w:tabs>
        <w:rPr>
          <w:rFonts w:ascii="Times" w:eastAsiaTheme="majorEastAsia" w:hAnsi="Times" w:cstheme="majorBidi"/>
          <w:sz w:val="24"/>
          <w:szCs w:val="24"/>
        </w:rPr>
      </w:pPr>
    </w:p>
    <w:p w14:paraId="18F71413" w14:textId="66AC519B" w:rsidR="00455F9A" w:rsidRDefault="00455F9A" w:rsidP="00F40E00">
      <w:pPr>
        <w:tabs>
          <w:tab w:val="left" w:pos="1161"/>
        </w:tabs>
        <w:rPr>
          <w:rFonts w:ascii="Times" w:eastAsiaTheme="majorEastAsia" w:hAnsi="Times" w:cstheme="majorBidi"/>
          <w:sz w:val="24"/>
          <w:szCs w:val="24"/>
        </w:rPr>
      </w:pPr>
    </w:p>
    <w:p w14:paraId="59C9D001" w14:textId="77777777" w:rsidR="00455F9A" w:rsidRDefault="00455F9A" w:rsidP="00F40E00">
      <w:pPr>
        <w:tabs>
          <w:tab w:val="left" w:pos="1161"/>
        </w:tabs>
        <w:rPr>
          <w:rFonts w:ascii="Times" w:eastAsiaTheme="majorEastAsia" w:hAnsi="Times" w:cstheme="majorBidi"/>
          <w:sz w:val="24"/>
          <w:szCs w:val="24"/>
        </w:rPr>
      </w:pPr>
    </w:p>
    <w:p w14:paraId="2E3D8B8F" w14:textId="77777777" w:rsidR="00455F9A" w:rsidRDefault="00455F9A" w:rsidP="00F40E00">
      <w:pPr>
        <w:tabs>
          <w:tab w:val="left" w:pos="1161"/>
        </w:tabs>
        <w:rPr>
          <w:rFonts w:ascii="Times" w:eastAsiaTheme="majorEastAsia" w:hAnsi="Times" w:cstheme="majorBidi"/>
          <w:sz w:val="24"/>
          <w:szCs w:val="24"/>
        </w:rPr>
      </w:pPr>
    </w:p>
    <w:p w14:paraId="63BA9D26" w14:textId="77777777" w:rsidR="00455F9A" w:rsidRDefault="00455F9A" w:rsidP="00455F9A">
      <w:pPr>
        <w:jc w:val="right"/>
        <w:rPr>
          <w:rFonts w:ascii="Times" w:eastAsiaTheme="majorEastAsia" w:hAnsi="Times" w:cstheme="majorBidi"/>
          <w:sz w:val="24"/>
          <w:szCs w:val="24"/>
        </w:rPr>
      </w:pPr>
    </w:p>
    <w:p w14:paraId="4A107221" w14:textId="6D1D48A4" w:rsidR="00455F9A" w:rsidRDefault="00455F9A" w:rsidP="00455F9A">
      <w:pPr>
        <w:jc w:val="right"/>
        <w:rPr>
          <w:rFonts w:ascii="Times" w:eastAsiaTheme="majorEastAsia" w:hAnsi="Times" w:cstheme="majorBidi"/>
          <w:sz w:val="24"/>
          <w:szCs w:val="24"/>
        </w:rPr>
      </w:pPr>
    </w:p>
    <w:p w14:paraId="73F741AA" w14:textId="77777777" w:rsidR="00455F9A" w:rsidRDefault="00455F9A" w:rsidP="00455F9A">
      <w:pPr>
        <w:jc w:val="right"/>
        <w:rPr>
          <w:rFonts w:ascii="Times" w:eastAsiaTheme="majorEastAsia" w:hAnsi="Times" w:cstheme="majorBidi"/>
          <w:sz w:val="24"/>
          <w:szCs w:val="24"/>
        </w:rPr>
      </w:pPr>
    </w:p>
    <w:p w14:paraId="6F9F0340" w14:textId="358FA090" w:rsidR="00455F9A" w:rsidRDefault="00455F9A" w:rsidP="00455F9A">
      <w:pPr>
        <w:jc w:val="right"/>
        <w:rPr>
          <w:rFonts w:ascii="Times" w:eastAsiaTheme="majorEastAsia" w:hAnsi="Times" w:cstheme="majorBidi"/>
          <w:sz w:val="24"/>
          <w:szCs w:val="24"/>
        </w:rPr>
      </w:pPr>
    </w:p>
    <w:p w14:paraId="424CAF0D" w14:textId="15458DD4" w:rsidR="00455F9A" w:rsidRDefault="00455F9A" w:rsidP="00455F9A">
      <w:pPr>
        <w:jc w:val="right"/>
        <w:rPr>
          <w:rFonts w:ascii="Times" w:eastAsiaTheme="majorEastAsia" w:hAnsi="Times" w:cstheme="majorBidi"/>
          <w:sz w:val="24"/>
          <w:szCs w:val="24"/>
        </w:rPr>
      </w:pPr>
    </w:p>
    <w:p w14:paraId="12E468DB" w14:textId="402E3F0A" w:rsidR="00455F9A" w:rsidRPr="00455F9A" w:rsidRDefault="00455F9A" w:rsidP="00455F9A">
      <w:pPr>
        <w:jc w:val="right"/>
        <w:rPr>
          <w:rFonts w:ascii="Times" w:eastAsiaTheme="majorEastAsia" w:hAnsi="Times" w:cstheme="majorBidi"/>
          <w:sz w:val="24"/>
          <w:szCs w:val="24"/>
        </w:rPr>
      </w:pPr>
    </w:p>
    <w:p w14:paraId="67D870C6" w14:textId="77777777" w:rsidR="00455F9A" w:rsidRPr="00455F9A" w:rsidRDefault="00455F9A" w:rsidP="00455F9A">
      <w:pPr>
        <w:rPr>
          <w:rFonts w:ascii="Times" w:eastAsiaTheme="majorEastAsia" w:hAnsi="Times" w:cstheme="majorBidi"/>
          <w:sz w:val="24"/>
          <w:szCs w:val="24"/>
        </w:rPr>
      </w:pPr>
    </w:p>
    <w:p w14:paraId="32783900" w14:textId="3D031DFD" w:rsidR="00455F9A" w:rsidRPr="00455F9A" w:rsidRDefault="00455F9A" w:rsidP="00455F9A">
      <w:pPr>
        <w:rPr>
          <w:rFonts w:ascii="Times" w:eastAsiaTheme="majorEastAsia" w:hAnsi="Times" w:cstheme="majorBidi"/>
          <w:sz w:val="24"/>
          <w:szCs w:val="24"/>
        </w:rPr>
      </w:pPr>
    </w:p>
    <w:p w14:paraId="3D6E4379" w14:textId="77777777" w:rsidR="00455F9A" w:rsidRPr="00455F9A" w:rsidRDefault="00455F9A" w:rsidP="00455F9A">
      <w:pPr>
        <w:rPr>
          <w:rFonts w:ascii="Times" w:eastAsiaTheme="majorEastAsia" w:hAnsi="Times" w:cstheme="majorBidi"/>
          <w:sz w:val="24"/>
          <w:szCs w:val="24"/>
        </w:rPr>
      </w:pPr>
    </w:p>
    <w:p w14:paraId="2CA185D6" w14:textId="5013F9D3" w:rsidR="00455F9A" w:rsidRPr="00455F9A" w:rsidRDefault="00455F9A" w:rsidP="00455F9A">
      <w:pPr>
        <w:rPr>
          <w:rFonts w:ascii="Times" w:eastAsiaTheme="majorEastAsia" w:hAnsi="Times" w:cstheme="majorBidi"/>
          <w:sz w:val="24"/>
          <w:szCs w:val="24"/>
        </w:rPr>
      </w:pPr>
    </w:p>
    <w:p w14:paraId="2A2AF3DF" w14:textId="164C6C30" w:rsidR="00455F9A" w:rsidRPr="00455F9A" w:rsidRDefault="00455F9A" w:rsidP="00455F9A">
      <w:pPr>
        <w:rPr>
          <w:rFonts w:ascii="Times" w:eastAsiaTheme="majorEastAsia" w:hAnsi="Times" w:cstheme="majorBidi"/>
          <w:sz w:val="24"/>
          <w:szCs w:val="24"/>
        </w:rPr>
      </w:pPr>
    </w:p>
    <w:p w14:paraId="7584CF43" w14:textId="77777777" w:rsidR="00455F9A" w:rsidRPr="00455F9A" w:rsidRDefault="00455F9A" w:rsidP="00455F9A">
      <w:pPr>
        <w:rPr>
          <w:rFonts w:ascii="Times" w:eastAsiaTheme="majorEastAsia" w:hAnsi="Times" w:cstheme="majorBidi"/>
          <w:sz w:val="24"/>
          <w:szCs w:val="24"/>
        </w:rPr>
      </w:pPr>
    </w:p>
    <w:p w14:paraId="21AB4885" w14:textId="28DF1EAC" w:rsidR="00455F9A" w:rsidRDefault="00455F9A" w:rsidP="00455F9A">
      <w:pPr>
        <w:rPr>
          <w:rFonts w:ascii="Times" w:eastAsiaTheme="majorEastAsia" w:hAnsi="Times" w:cstheme="majorBidi"/>
          <w:sz w:val="24"/>
          <w:szCs w:val="24"/>
        </w:rPr>
      </w:pPr>
    </w:p>
    <w:p w14:paraId="69C87A2F" w14:textId="77777777" w:rsidR="00455F9A" w:rsidRDefault="00455F9A" w:rsidP="00455F9A">
      <w:pPr>
        <w:rPr>
          <w:rFonts w:ascii="Times" w:eastAsiaTheme="majorEastAsia" w:hAnsi="Times" w:cstheme="majorBidi"/>
          <w:sz w:val="24"/>
          <w:szCs w:val="24"/>
        </w:rPr>
      </w:pPr>
    </w:p>
    <w:p w14:paraId="4B04484C" w14:textId="77777777" w:rsidR="00455F9A" w:rsidRDefault="00455F9A" w:rsidP="00455F9A">
      <w:pPr>
        <w:rPr>
          <w:rFonts w:ascii="Times" w:eastAsiaTheme="majorEastAsia" w:hAnsi="Times" w:cstheme="majorBidi"/>
          <w:sz w:val="24"/>
          <w:szCs w:val="24"/>
        </w:rPr>
      </w:pPr>
    </w:p>
    <w:p w14:paraId="7E5662AC" w14:textId="77777777" w:rsidR="00455F9A" w:rsidRDefault="00455F9A" w:rsidP="00455F9A">
      <w:pPr>
        <w:rPr>
          <w:rFonts w:ascii="Times" w:eastAsiaTheme="majorEastAsia" w:hAnsi="Times" w:cstheme="majorBidi"/>
          <w:sz w:val="24"/>
          <w:szCs w:val="24"/>
        </w:rPr>
      </w:pPr>
    </w:p>
    <w:p w14:paraId="5314633C" w14:textId="77777777" w:rsidR="00455F9A" w:rsidRDefault="00455F9A" w:rsidP="00455F9A">
      <w:pPr>
        <w:rPr>
          <w:rFonts w:ascii="Times" w:eastAsiaTheme="majorEastAsia" w:hAnsi="Times" w:cstheme="majorBidi"/>
          <w:sz w:val="24"/>
          <w:szCs w:val="24"/>
        </w:rPr>
      </w:pPr>
    </w:p>
    <w:p w14:paraId="502FCD49" w14:textId="77777777" w:rsidR="00455F9A" w:rsidRDefault="00455F9A" w:rsidP="00455F9A">
      <w:pPr>
        <w:rPr>
          <w:rFonts w:ascii="Times" w:eastAsiaTheme="majorEastAsia" w:hAnsi="Times" w:cstheme="majorBidi"/>
          <w:sz w:val="24"/>
          <w:szCs w:val="24"/>
        </w:rPr>
      </w:pPr>
    </w:p>
    <w:p w14:paraId="54E35737" w14:textId="77777777" w:rsidR="00455F9A" w:rsidRDefault="00455F9A" w:rsidP="00455F9A">
      <w:pPr>
        <w:rPr>
          <w:rFonts w:ascii="Times" w:eastAsiaTheme="majorEastAsia" w:hAnsi="Times" w:cstheme="majorBidi"/>
          <w:sz w:val="24"/>
          <w:szCs w:val="24"/>
        </w:rPr>
      </w:pPr>
    </w:p>
    <w:p w14:paraId="523C4462" w14:textId="77777777" w:rsidR="00455F9A" w:rsidRDefault="00455F9A" w:rsidP="00455F9A">
      <w:pPr>
        <w:jc w:val="center"/>
        <w:rPr>
          <w:rFonts w:ascii="Times" w:eastAsiaTheme="majorEastAsia" w:hAnsi="Times" w:cstheme="majorBidi"/>
          <w:sz w:val="24"/>
          <w:szCs w:val="24"/>
        </w:rPr>
      </w:pPr>
    </w:p>
    <w:p w14:paraId="6D184D9F" w14:textId="77777777" w:rsidR="00455F9A" w:rsidRDefault="00455F9A" w:rsidP="00455F9A">
      <w:pPr>
        <w:jc w:val="center"/>
        <w:rPr>
          <w:rFonts w:ascii="Times" w:eastAsiaTheme="majorEastAsia" w:hAnsi="Times" w:cstheme="majorBidi"/>
          <w:sz w:val="24"/>
          <w:szCs w:val="24"/>
        </w:rPr>
      </w:pPr>
    </w:p>
    <w:p w14:paraId="5866CDC9" w14:textId="77777777" w:rsidR="00455F9A" w:rsidRDefault="00455F9A" w:rsidP="00455F9A">
      <w:pPr>
        <w:jc w:val="center"/>
        <w:rPr>
          <w:rFonts w:ascii="Times" w:eastAsiaTheme="majorEastAsia" w:hAnsi="Times" w:cstheme="majorBidi"/>
          <w:sz w:val="24"/>
          <w:szCs w:val="24"/>
        </w:rPr>
      </w:pPr>
    </w:p>
    <w:p w14:paraId="4ED1C540" w14:textId="77777777" w:rsidR="00FA3298" w:rsidRDefault="00FA3298" w:rsidP="00455F9A">
      <w:pPr>
        <w:jc w:val="center"/>
        <w:rPr>
          <w:rFonts w:ascii="Times" w:eastAsiaTheme="majorEastAsia" w:hAnsi="Times" w:cstheme="majorBidi"/>
          <w:sz w:val="24"/>
          <w:szCs w:val="24"/>
        </w:rPr>
      </w:pPr>
    </w:p>
    <w:p w14:paraId="60890A54" w14:textId="77777777" w:rsidR="00FA3298" w:rsidRDefault="00FA3298" w:rsidP="00455F9A">
      <w:pPr>
        <w:jc w:val="center"/>
        <w:rPr>
          <w:rFonts w:ascii="Times" w:eastAsiaTheme="majorEastAsia" w:hAnsi="Times" w:cstheme="majorBidi"/>
          <w:sz w:val="24"/>
          <w:szCs w:val="24"/>
        </w:rPr>
      </w:pPr>
    </w:p>
    <w:p w14:paraId="045E2FCE" w14:textId="77777777" w:rsidR="00FA3298" w:rsidRDefault="00FA3298" w:rsidP="00455F9A">
      <w:pPr>
        <w:jc w:val="center"/>
        <w:rPr>
          <w:rFonts w:ascii="Times" w:eastAsiaTheme="majorEastAsia" w:hAnsi="Times" w:cstheme="majorBidi"/>
          <w:sz w:val="24"/>
          <w:szCs w:val="24"/>
        </w:rPr>
      </w:pPr>
    </w:p>
    <w:p w14:paraId="2C5CABE8" w14:textId="77777777" w:rsidR="00FA3298" w:rsidRDefault="00FA3298" w:rsidP="00455F9A">
      <w:pPr>
        <w:jc w:val="center"/>
        <w:rPr>
          <w:rFonts w:ascii="Times" w:eastAsiaTheme="majorEastAsia" w:hAnsi="Times" w:cstheme="majorBidi"/>
          <w:sz w:val="24"/>
          <w:szCs w:val="24"/>
        </w:rPr>
      </w:pPr>
    </w:p>
    <w:p w14:paraId="3095AFD3" w14:textId="0FC0A197" w:rsidR="00455F9A" w:rsidRDefault="00455F9A" w:rsidP="00455F9A">
      <w:pPr>
        <w:jc w:val="center"/>
        <w:rPr>
          <w:rFonts w:ascii="Times" w:eastAsiaTheme="majorEastAsia" w:hAnsi="Times" w:cstheme="majorBidi"/>
          <w:sz w:val="24"/>
          <w:szCs w:val="24"/>
        </w:rPr>
      </w:pPr>
      <w:r>
        <w:rPr>
          <w:rFonts w:ascii="Times" w:eastAsiaTheme="majorEastAsia" w:hAnsi="Times" w:cstheme="majorBidi"/>
          <w:sz w:val="24"/>
          <w:szCs w:val="24"/>
        </w:rPr>
        <w:t xml:space="preserve">Figure </w:t>
      </w:r>
      <w:r w:rsidR="004953B5">
        <w:rPr>
          <w:rFonts w:ascii="Times" w:eastAsiaTheme="majorEastAsia" w:hAnsi="Times" w:cstheme="majorBidi"/>
          <w:sz w:val="24"/>
          <w:szCs w:val="24"/>
        </w:rPr>
        <w:t>2</w:t>
      </w:r>
      <w:r w:rsidR="00180274">
        <w:rPr>
          <w:rFonts w:ascii="Times" w:eastAsiaTheme="majorEastAsia" w:hAnsi="Times" w:cstheme="majorBidi"/>
          <w:sz w:val="24"/>
          <w:szCs w:val="24"/>
        </w:rPr>
        <w:t>9</w:t>
      </w:r>
      <w:r>
        <w:rPr>
          <w:rFonts w:ascii="Times" w:eastAsiaTheme="majorEastAsia" w:hAnsi="Times" w:cstheme="majorBidi"/>
          <w:sz w:val="24"/>
          <w:szCs w:val="24"/>
        </w:rPr>
        <w:t>: Mobile application menu</w:t>
      </w:r>
    </w:p>
    <w:p w14:paraId="7986F921" w14:textId="77777777" w:rsidR="00455F9A" w:rsidRDefault="00455F9A" w:rsidP="00455F9A">
      <w:pPr>
        <w:rPr>
          <w:rFonts w:ascii="Times" w:eastAsiaTheme="majorEastAsia" w:hAnsi="Times" w:cstheme="majorBidi"/>
          <w:sz w:val="24"/>
          <w:szCs w:val="24"/>
        </w:rPr>
      </w:pPr>
    </w:p>
    <w:p w14:paraId="2DA4A5C3" w14:textId="77777777" w:rsidR="00455F9A" w:rsidRDefault="00455F9A" w:rsidP="00455F9A">
      <w:pPr>
        <w:rPr>
          <w:rFonts w:ascii="Times" w:eastAsiaTheme="majorEastAsia" w:hAnsi="Times" w:cstheme="majorBidi"/>
          <w:sz w:val="24"/>
          <w:szCs w:val="24"/>
        </w:rPr>
      </w:pPr>
    </w:p>
    <w:p w14:paraId="2077F4D8" w14:textId="77777777" w:rsidR="00455F9A" w:rsidRDefault="00455F9A" w:rsidP="00455F9A">
      <w:pPr>
        <w:rPr>
          <w:rFonts w:ascii="Times" w:eastAsiaTheme="majorEastAsia" w:hAnsi="Times" w:cstheme="majorBidi"/>
          <w:sz w:val="24"/>
          <w:szCs w:val="24"/>
        </w:rPr>
      </w:pPr>
    </w:p>
    <w:p w14:paraId="34F8D57E" w14:textId="77777777" w:rsidR="00455F9A" w:rsidRDefault="00455F9A" w:rsidP="00455F9A">
      <w:pPr>
        <w:rPr>
          <w:rFonts w:ascii="Times" w:eastAsiaTheme="majorEastAsia" w:hAnsi="Times" w:cstheme="majorBidi"/>
          <w:sz w:val="24"/>
          <w:szCs w:val="24"/>
        </w:rPr>
      </w:pPr>
    </w:p>
    <w:p w14:paraId="49230024" w14:textId="77777777" w:rsidR="00455F9A" w:rsidRDefault="00455F9A" w:rsidP="00455F9A">
      <w:pPr>
        <w:rPr>
          <w:rFonts w:ascii="Times" w:eastAsiaTheme="majorEastAsia" w:hAnsi="Times" w:cstheme="majorBidi"/>
          <w:sz w:val="24"/>
          <w:szCs w:val="24"/>
        </w:rPr>
      </w:pPr>
    </w:p>
    <w:p w14:paraId="5EC935D9" w14:textId="77777777" w:rsidR="00455F9A" w:rsidRDefault="00455F9A" w:rsidP="00455F9A">
      <w:pPr>
        <w:rPr>
          <w:rFonts w:ascii="Times" w:eastAsiaTheme="majorEastAsia" w:hAnsi="Times" w:cstheme="majorBidi"/>
          <w:sz w:val="24"/>
          <w:szCs w:val="24"/>
        </w:rPr>
      </w:pPr>
    </w:p>
    <w:p w14:paraId="6823BEB0" w14:textId="77777777" w:rsidR="00455F9A" w:rsidRDefault="00455F9A" w:rsidP="00455F9A">
      <w:pPr>
        <w:rPr>
          <w:rFonts w:ascii="Times" w:eastAsiaTheme="majorEastAsia" w:hAnsi="Times" w:cstheme="majorBidi"/>
          <w:sz w:val="24"/>
          <w:szCs w:val="24"/>
        </w:rPr>
      </w:pPr>
    </w:p>
    <w:p w14:paraId="3E57659E" w14:textId="77777777" w:rsidR="00455F9A" w:rsidRDefault="00455F9A" w:rsidP="00455F9A">
      <w:pPr>
        <w:rPr>
          <w:rFonts w:ascii="Times" w:eastAsiaTheme="majorEastAsia" w:hAnsi="Times" w:cstheme="majorBidi"/>
          <w:sz w:val="24"/>
          <w:szCs w:val="24"/>
        </w:rPr>
      </w:pPr>
    </w:p>
    <w:p w14:paraId="39E225A8" w14:textId="77777777" w:rsidR="00455F9A" w:rsidRDefault="00455F9A" w:rsidP="00455F9A">
      <w:pPr>
        <w:rPr>
          <w:rFonts w:ascii="Times" w:eastAsiaTheme="majorEastAsia" w:hAnsi="Times" w:cstheme="majorBidi"/>
          <w:sz w:val="24"/>
          <w:szCs w:val="24"/>
        </w:rPr>
      </w:pPr>
    </w:p>
    <w:p w14:paraId="33CB6DE8" w14:textId="77777777" w:rsidR="00455F9A" w:rsidRDefault="00455F9A" w:rsidP="00455F9A">
      <w:pPr>
        <w:rPr>
          <w:rFonts w:ascii="Times" w:eastAsiaTheme="majorEastAsia" w:hAnsi="Times" w:cstheme="majorBidi"/>
          <w:sz w:val="24"/>
          <w:szCs w:val="24"/>
        </w:rPr>
      </w:pPr>
    </w:p>
    <w:p w14:paraId="0AF9FCEE" w14:textId="1A7AD7B9" w:rsidR="00455F9A" w:rsidRDefault="00455F9A" w:rsidP="00455F9A">
      <w:pPr>
        <w:rPr>
          <w:rFonts w:ascii="Times" w:eastAsiaTheme="majorEastAsia" w:hAnsi="Times" w:cstheme="majorBidi"/>
          <w:sz w:val="24"/>
          <w:szCs w:val="24"/>
        </w:rPr>
      </w:pPr>
    </w:p>
    <w:p w14:paraId="3368EC8F" w14:textId="41566070" w:rsidR="00455F9A" w:rsidRDefault="00455F9A" w:rsidP="00455F9A">
      <w:pPr>
        <w:rPr>
          <w:rFonts w:ascii="Times" w:eastAsiaTheme="majorEastAsia" w:hAnsi="Times" w:cstheme="majorBidi"/>
          <w:sz w:val="24"/>
          <w:szCs w:val="24"/>
        </w:rPr>
      </w:pPr>
    </w:p>
    <w:p w14:paraId="5B480955" w14:textId="29BE7258" w:rsidR="00455F9A" w:rsidRDefault="00DA1D5D" w:rsidP="00455F9A">
      <w:pPr>
        <w:rPr>
          <w:rFonts w:ascii="Times" w:eastAsiaTheme="majorEastAsia" w:hAnsi="Times" w:cstheme="majorBidi"/>
          <w:sz w:val="24"/>
          <w:szCs w:val="24"/>
        </w:rPr>
      </w:pPr>
      <w:r>
        <w:rPr>
          <w:rFonts w:ascii="Times" w:eastAsiaTheme="majorEastAsia" w:hAnsi="Times" w:cstheme="majorBidi"/>
          <w:noProof/>
          <w:sz w:val="24"/>
          <w:szCs w:val="24"/>
          <w:lang w:eastAsia="ko-KR"/>
        </w:rPr>
        <w:drawing>
          <wp:anchor distT="0" distB="0" distL="114300" distR="114300" simplePos="0" relativeHeight="251711488" behindDoc="0" locked="0" layoutInCell="1" allowOverlap="1" wp14:anchorId="08C3B3B1" wp14:editId="000B7837">
            <wp:simplePos x="0" y="0"/>
            <wp:positionH relativeFrom="margin">
              <wp:align>center</wp:align>
            </wp:positionH>
            <wp:positionV relativeFrom="paragraph">
              <wp:posOffset>2540</wp:posOffset>
            </wp:positionV>
            <wp:extent cx="4022725" cy="5804535"/>
            <wp:effectExtent l="0" t="0" r="0" b="1206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rotWithShape="1">
                    <a:blip r:embed="rId55">
                      <a:extLst>
                        <a:ext uri="{28A0092B-C50C-407E-A947-70E740481C1C}">
                          <a14:useLocalDpi xmlns:a14="http://schemas.microsoft.com/office/drawing/2010/main" val="0"/>
                        </a:ext>
                      </a:extLst>
                    </a:blip>
                    <a:srcRect t="4254"/>
                    <a:stretch/>
                  </pic:blipFill>
                  <pic:spPr bwMode="auto">
                    <a:xfrm>
                      <a:off x="0" y="0"/>
                      <a:ext cx="4023527" cy="5805448"/>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759AE47B" w14:textId="77777777" w:rsidR="00455F9A" w:rsidRPr="00455F9A" w:rsidRDefault="00455F9A" w:rsidP="00455F9A">
      <w:pPr>
        <w:rPr>
          <w:rFonts w:ascii="Times" w:eastAsiaTheme="majorEastAsia" w:hAnsi="Times" w:cstheme="majorBidi"/>
          <w:sz w:val="24"/>
          <w:szCs w:val="24"/>
        </w:rPr>
      </w:pPr>
    </w:p>
    <w:p w14:paraId="6CEAD2C0" w14:textId="77777777" w:rsidR="00455F9A" w:rsidRPr="00455F9A" w:rsidRDefault="00455F9A" w:rsidP="00455F9A">
      <w:pPr>
        <w:rPr>
          <w:rFonts w:ascii="Times" w:eastAsiaTheme="majorEastAsia" w:hAnsi="Times" w:cstheme="majorBidi"/>
          <w:sz w:val="24"/>
          <w:szCs w:val="24"/>
        </w:rPr>
      </w:pPr>
    </w:p>
    <w:p w14:paraId="39E86DB4" w14:textId="7599412B" w:rsidR="00455F9A" w:rsidRPr="00455F9A" w:rsidRDefault="00455F9A" w:rsidP="00455F9A">
      <w:pPr>
        <w:rPr>
          <w:rFonts w:ascii="Times" w:eastAsiaTheme="majorEastAsia" w:hAnsi="Times" w:cstheme="majorBidi"/>
          <w:sz w:val="24"/>
          <w:szCs w:val="24"/>
        </w:rPr>
      </w:pPr>
    </w:p>
    <w:p w14:paraId="412FAF23" w14:textId="0DD651FA" w:rsidR="00455F9A" w:rsidRPr="00455F9A" w:rsidRDefault="00455F9A" w:rsidP="00455F9A">
      <w:pPr>
        <w:rPr>
          <w:rFonts w:ascii="Times" w:eastAsiaTheme="majorEastAsia" w:hAnsi="Times" w:cstheme="majorBidi"/>
          <w:sz w:val="24"/>
          <w:szCs w:val="24"/>
        </w:rPr>
      </w:pPr>
    </w:p>
    <w:p w14:paraId="13559EDB" w14:textId="77777777" w:rsidR="00455F9A" w:rsidRPr="00455F9A" w:rsidRDefault="00455F9A" w:rsidP="00455F9A">
      <w:pPr>
        <w:rPr>
          <w:rFonts w:ascii="Times" w:eastAsiaTheme="majorEastAsia" w:hAnsi="Times" w:cstheme="majorBidi"/>
          <w:sz w:val="24"/>
          <w:szCs w:val="24"/>
        </w:rPr>
      </w:pPr>
    </w:p>
    <w:p w14:paraId="04E38B09" w14:textId="72B1A686" w:rsidR="00455F9A" w:rsidRPr="00455F9A" w:rsidRDefault="00455F9A" w:rsidP="00455F9A">
      <w:pPr>
        <w:rPr>
          <w:rFonts w:ascii="Times" w:eastAsiaTheme="majorEastAsia" w:hAnsi="Times" w:cstheme="majorBidi"/>
          <w:sz w:val="24"/>
          <w:szCs w:val="24"/>
        </w:rPr>
      </w:pPr>
    </w:p>
    <w:p w14:paraId="1021BB3E" w14:textId="77777777" w:rsidR="00455F9A" w:rsidRPr="00455F9A" w:rsidRDefault="00455F9A" w:rsidP="00455F9A">
      <w:pPr>
        <w:rPr>
          <w:rFonts w:ascii="Times" w:eastAsiaTheme="majorEastAsia" w:hAnsi="Times" w:cstheme="majorBidi"/>
          <w:sz w:val="24"/>
          <w:szCs w:val="24"/>
        </w:rPr>
      </w:pPr>
    </w:p>
    <w:p w14:paraId="4A859EFA" w14:textId="77777777" w:rsidR="00455F9A" w:rsidRPr="00455F9A" w:rsidRDefault="00455F9A" w:rsidP="00455F9A">
      <w:pPr>
        <w:rPr>
          <w:rFonts w:ascii="Times" w:eastAsiaTheme="majorEastAsia" w:hAnsi="Times" w:cstheme="majorBidi"/>
          <w:sz w:val="24"/>
          <w:szCs w:val="24"/>
        </w:rPr>
      </w:pPr>
    </w:p>
    <w:p w14:paraId="7E078CA2" w14:textId="77777777" w:rsidR="00455F9A" w:rsidRPr="00455F9A" w:rsidRDefault="00455F9A" w:rsidP="00455F9A">
      <w:pPr>
        <w:rPr>
          <w:rFonts w:ascii="Times" w:eastAsiaTheme="majorEastAsia" w:hAnsi="Times" w:cstheme="majorBidi"/>
          <w:sz w:val="24"/>
          <w:szCs w:val="24"/>
        </w:rPr>
      </w:pPr>
    </w:p>
    <w:p w14:paraId="7A10BCE5" w14:textId="77777777" w:rsidR="00455F9A" w:rsidRPr="00455F9A" w:rsidRDefault="00455F9A" w:rsidP="00455F9A">
      <w:pPr>
        <w:rPr>
          <w:rFonts w:ascii="Times" w:eastAsiaTheme="majorEastAsia" w:hAnsi="Times" w:cstheme="majorBidi"/>
          <w:sz w:val="24"/>
          <w:szCs w:val="24"/>
        </w:rPr>
      </w:pPr>
    </w:p>
    <w:p w14:paraId="7858E7E5" w14:textId="77777777" w:rsidR="00455F9A" w:rsidRPr="00455F9A" w:rsidRDefault="00455F9A" w:rsidP="00455F9A">
      <w:pPr>
        <w:rPr>
          <w:rFonts w:ascii="Times" w:eastAsiaTheme="majorEastAsia" w:hAnsi="Times" w:cstheme="majorBidi"/>
          <w:sz w:val="24"/>
          <w:szCs w:val="24"/>
        </w:rPr>
      </w:pPr>
    </w:p>
    <w:p w14:paraId="77E1E082" w14:textId="617C3DB7" w:rsidR="00455F9A" w:rsidRPr="00455F9A" w:rsidRDefault="00455F9A" w:rsidP="00455F9A">
      <w:pPr>
        <w:rPr>
          <w:rFonts w:ascii="Times" w:eastAsiaTheme="majorEastAsia" w:hAnsi="Times" w:cstheme="majorBidi"/>
          <w:sz w:val="24"/>
          <w:szCs w:val="24"/>
        </w:rPr>
      </w:pPr>
    </w:p>
    <w:p w14:paraId="49CE0954" w14:textId="77777777" w:rsidR="00455F9A" w:rsidRPr="00455F9A" w:rsidRDefault="00455F9A" w:rsidP="00455F9A">
      <w:pPr>
        <w:rPr>
          <w:rFonts w:ascii="Times" w:eastAsiaTheme="majorEastAsia" w:hAnsi="Times" w:cstheme="majorBidi"/>
          <w:sz w:val="24"/>
          <w:szCs w:val="24"/>
        </w:rPr>
      </w:pPr>
    </w:p>
    <w:p w14:paraId="7F11E4DC" w14:textId="77777777" w:rsidR="00455F9A" w:rsidRPr="00455F9A" w:rsidRDefault="00455F9A" w:rsidP="00455F9A">
      <w:pPr>
        <w:rPr>
          <w:rFonts w:ascii="Times" w:eastAsiaTheme="majorEastAsia" w:hAnsi="Times" w:cstheme="majorBidi"/>
          <w:sz w:val="24"/>
          <w:szCs w:val="24"/>
        </w:rPr>
      </w:pPr>
    </w:p>
    <w:p w14:paraId="7F76F594" w14:textId="75C125DC" w:rsidR="00455F9A" w:rsidRDefault="00455F9A" w:rsidP="00455F9A">
      <w:pPr>
        <w:rPr>
          <w:rFonts w:ascii="Times" w:eastAsiaTheme="majorEastAsia" w:hAnsi="Times" w:cstheme="majorBidi"/>
          <w:sz w:val="24"/>
          <w:szCs w:val="24"/>
        </w:rPr>
      </w:pPr>
    </w:p>
    <w:p w14:paraId="6168450A" w14:textId="244E4E81" w:rsidR="00677FB8" w:rsidRDefault="00677FB8" w:rsidP="00455F9A">
      <w:pPr>
        <w:tabs>
          <w:tab w:val="left" w:pos="2714"/>
        </w:tabs>
        <w:jc w:val="center"/>
        <w:rPr>
          <w:rFonts w:ascii="Times" w:eastAsiaTheme="majorEastAsia" w:hAnsi="Times" w:cs="Ayuthaya"/>
          <w:sz w:val="24"/>
          <w:szCs w:val="24"/>
        </w:rPr>
      </w:pPr>
    </w:p>
    <w:p w14:paraId="401EE2FA" w14:textId="77777777" w:rsidR="00455F9A" w:rsidRDefault="00455F9A" w:rsidP="00455F9A">
      <w:pPr>
        <w:tabs>
          <w:tab w:val="left" w:pos="2714"/>
        </w:tabs>
        <w:jc w:val="center"/>
        <w:rPr>
          <w:rFonts w:ascii="Times" w:eastAsiaTheme="majorEastAsia" w:hAnsi="Times" w:cs="Ayuthaya"/>
          <w:sz w:val="24"/>
          <w:szCs w:val="24"/>
        </w:rPr>
      </w:pPr>
    </w:p>
    <w:p w14:paraId="7BF66E1A" w14:textId="77777777" w:rsidR="00455F9A" w:rsidRDefault="00455F9A" w:rsidP="00455F9A">
      <w:pPr>
        <w:tabs>
          <w:tab w:val="left" w:pos="2714"/>
        </w:tabs>
        <w:jc w:val="center"/>
        <w:rPr>
          <w:rFonts w:ascii="Times" w:eastAsiaTheme="majorEastAsia" w:hAnsi="Times" w:cs="Ayuthaya"/>
          <w:sz w:val="24"/>
          <w:szCs w:val="24"/>
        </w:rPr>
      </w:pPr>
    </w:p>
    <w:p w14:paraId="37EAE11E" w14:textId="77777777" w:rsidR="00455F9A" w:rsidRDefault="00455F9A" w:rsidP="00455F9A">
      <w:pPr>
        <w:tabs>
          <w:tab w:val="left" w:pos="2714"/>
        </w:tabs>
        <w:jc w:val="center"/>
        <w:rPr>
          <w:rFonts w:ascii="Times" w:eastAsiaTheme="majorEastAsia" w:hAnsi="Times" w:cs="Ayuthaya"/>
          <w:sz w:val="24"/>
          <w:szCs w:val="24"/>
        </w:rPr>
      </w:pPr>
    </w:p>
    <w:p w14:paraId="530F7C31" w14:textId="77777777" w:rsidR="00DA1D5D" w:rsidRDefault="00DA1D5D" w:rsidP="00455F9A">
      <w:pPr>
        <w:tabs>
          <w:tab w:val="left" w:pos="2714"/>
        </w:tabs>
        <w:jc w:val="center"/>
        <w:rPr>
          <w:rFonts w:ascii="Times" w:eastAsiaTheme="majorEastAsia" w:hAnsi="Times" w:cs="Ayuthaya"/>
          <w:sz w:val="24"/>
          <w:szCs w:val="24"/>
        </w:rPr>
      </w:pPr>
    </w:p>
    <w:p w14:paraId="141C5612" w14:textId="77777777" w:rsidR="00DA1D5D" w:rsidRDefault="00DA1D5D" w:rsidP="00455F9A">
      <w:pPr>
        <w:tabs>
          <w:tab w:val="left" w:pos="2714"/>
        </w:tabs>
        <w:jc w:val="center"/>
        <w:rPr>
          <w:rFonts w:ascii="Times" w:eastAsiaTheme="majorEastAsia" w:hAnsi="Times" w:cs="Ayuthaya"/>
          <w:sz w:val="24"/>
          <w:szCs w:val="24"/>
        </w:rPr>
      </w:pPr>
    </w:p>
    <w:p w14:paraId="1E1EB1BB" w14:textId="77777777" w:rsidR="00DA1D5D" w:rsidRDefault="00DA1D5D" w:rsidP="00455F9A">
      <w:pPr>
        <w:tabs>
          <w:tab w:val="left" w:pos="2714"/>
        </w:tabs>
        <w:jc w:val="center"/>
        <w:rPr>
          <w:rFonts w:ascii="Times" w:eastAsiaTheme="majorEastAsia" w:hAnsi="Times" w:cs="Ayuthaya"/>
          <w:sz w:val="24"/>
          <w:szCs w:val="24"/>
        </w:rPr>
      </w:pPr>
    </w:p>
    <w:p w14:paraId="1A950776" w14:textId="77777777" w:rsidR="00DA1D5D" w:rsidRDefault="00DA1D5D" w:rsidP="00455F9A">
      <w:pPr>
        <w:tabs>
          <w:tab w:val="left" w:pos="2714"/>
        </w:tabs>
        <w:jc w:val="center"/>
        <w:rPr>
          <w:rFonts w:ascii="Times" w:eastAsiaTheme="majorEastAsia" w:hAnsi="Times" w:cs="Ayuthaya"/>
          <w:sz w:val="24"/>
          <w:szCs w:val="24"/>
        </w:rPr>
      </w:pPr>
    </w:p>
    <w:p w14:paraId="48CB1789" w14:textId="77777777" w:rsidR="00455F9A" w:rsidRDefault="00455F9A" w:rsidP="00455F9A">
      <w:pPr>
        <w:tabs>
          <w:tab w:val="left" w:pos="2714"/>
        </w:tabs>
        <w:jc w:val="center"/>
        <w:rPr>
          <w:rFonts w:ascii="Times" w:eastAsiaTheme="majorEastAsia" w:hAnsi="Times" w:cs="Ayuthaya"/>
          <w:sz w:val="24"/>
          <w:szCs w:val="24"/>
        </w:rPr>
      </w:pPr>
    </w:p>
    <w:p w14:paraId="3252C23B" w14:textId="77777777" w:rsidR="00455F9A" w:rsidRDefault="00455F9A" w:rsidP="00455F9A">
      <w:pPr>
        <w:tabs>
          <w:tab w:val="left" w:pos="2714"/>
        </w:tabs>
        <w:jc w:val="center"/>
        <w:rPr>
          <w:rFonts w:ascii="Times" w:eastAsiaTheme="majorEastAsia" w:hAnsi="Times" w:cs="Ayuthaya"/>
          <w:sz w:val="24"/>
          <w:szCs w:val="24"/>
        </w:rPr>
      </w:pPr>
    </w:p>
    <w:p w14:paraId="2BF214A5" w14:textId="77777777" w:rsidR="00455F9A" w:rsidRDefault="00455F9A" w:rsidP="00455F9A">
      <w:pPr>
        <w:tabs>
          <w:tab w:val="left" w:pos="2714"/>
        </w:tabs>
        <w:jc w:val="center"/>
        <w:rPr>
          <w:rFonts w:ascii="Times" w:eastAsiaTheme="majorEastAsia" w:hAnsi="Times" w:cs="Ayuthaya"/>
          <w:sz w:val="24"/>
          <w:szCs w:val="24"/>
        </w:rPr>
      </w:pPr>
    </w:p>
    <w:p w14:paraId="010ED529" w14:textId="77777777" w:rsidR="00455F9A" w:rsidRDefault="00455F9A" w:rsidP="00455F9A">
      <w:pPr>
        <w:tabs>
          <w:tab w:val="left" w:pos="2714"/>
        </w:tabs>
        <w:jc w:val="center"/>
        <w:rPr>
          <w:rFonts w:ascii="Times" w:eastAsiaTheme="majorEastAsia" w:hAnsi="Times" w:cs="Ayuthaya"/>
          <w:sz w:val="24"/>
          <w:szCs w:val="24"/>
        </w:rPr>
      </w:pPr>
    </w:p>
    <w:p w14:paraId="56B4A687" w14:textId="77777777" w:rsidR="00212F27" w:rsidRDefault="00212F27" w:rsidP="00455F9A">
      <w:pPr>
        <w:tabs>
          <w:tab w:val="left" w:pos="2714"/>
        </w:tabs>
        <w:jc w:val="center"/>
        <w:rPr>
          <w:rFonts w:ascii="Times" w:eastAsiaTheme="majorEastAsia" w:hAnsi="Times" w:cs="Ayuthaya"/>
          <w:sz w:val="24"/>
          <w:szCs w:val="24"/>
        </w:rPr>
      </w:pPr>
    </w:p>
    <w:p w14:paraId="6B655C96" w14:textId="77777777" w:rsidR="00212F27" w:rsidRDefault="00212F27" w:rsidP="00455F9A">
      <w:pPr>
        <w:tabs>
          <w:tab w:val="left" w:pos="2714"/>
        </w:tabs>
        <w:jc w:val="center"/>
        <w:rPr>
          <w:rFonts w:ascii="Times" w:eastAsiaTheme="majorEastAsia" w:hAnsi="Times" w:cs="Ayuthaya"/>
          <w:sz w:val="24"/>
          <w:szCs w:val="24"/>
        </w:rPr>
      </w:pPr>
    </w:p>
    <w:p w14:paraId="311449DB" w14:textId="68DEA2EC" w:rsidR="00455F9A" w:rsidRDefault="00455F9A" w:rsidP="00455F9A">
      <w:pPr>
        <w:tabs>
          <w:tab w:val="left" w:pos="2714"/>
        </w:tabs>
        <w:jc w:val="center"/>
        <w:rPr>
          <w:rFonts w:ascii="Times" w:eastAsiaTheme="majorEastAsia" w:hAnsi="Times" w:cs="Ayuthaya"/>
          <w:sz w:val="24"/>
          <w:szCs w:val="24"/>
        </w:rPr>
      </w:pPr>
      <w:r>
        <w:rPr>
          <w:rFonts w:ascii="Times" w:eastAsiaTheme="majorEastAsia" w:hAnsi="Times" w:cs="Ayuthaya"/>
          <w:sz w:val="24"/>
          <w:szCs w:val="24"/>
        </w:rPr>
        <w:t xml:space="preserve">Figure </w:t>
      </w:r>
      <w:r w:rsidR="004953B5">
        <w:rPr>
          <w:rFonts w:ascii="Times" w:eastAsiaTheme="majorEastAsia" w:hAnsi="Times" w:cs="Ayuthaya"/>
          <w:sz w:val="24"/>
          <w:szCs w:val="24"/>
        </w:rPr>
        <w:t>3</w:t>
      </w:r>
      <w:r w:rsidR="00180274">
        <w:rPr>
          <w:rFonts w:ascii="Times" w:eastAsiaTheme="majorEastAsia" w:hAnsi="Times" w:cs="Ayuthaya"/>
          <w:sz w:val="24"/>
          <w:szCs w:val="24"/>
        </w:rPr>
        <w:t>0</w:t>
      </w:r>
      <w:r>
        <w:rPr>
          <w:rFonts w:ascii="Times" w:eastAsiaTheme="majorEastAsia" w:hAnsi="Times" w:cs="Ayuthaya"/>
          <w:sz w:val="24"/>
          <w:szCs w:val="24"/>
        </w:rPr>
        <w:t>: Login page for patient</w:t>
      </w:r>
    </w:p>
    <w:p w14:paraId="6BFD8FF2" w14:textId="77777777" w:rsidR="00455F9A" w:rsidRDefault="00455F9A" w:rsidP="00455F9A">
      <w:pPr>
        <w:tabs>
          <w:tab w:val="left" w:pos="2714"/>
        </w:tabs>
        <w:jc w:val="center"/>
        <w:rPr>
          <w:rFonts w:ascii="Times" w:eastAsiaTheme="majorEastAsia" w:hAnsi="Times" w:cs="Ayuthaya"/>
          <w:sz w:val="24"/>
          <w:szCs w:val="24"/>
        </w:rPr>
      </w:pPr>
    </w:p>
    <w:p w14:paraId="79882F78" w14:textId="77777777" w:rsidR="00455F9A" w:rsidRDefault="00455F9A" w:rsidP="00455F9A">
      <w:pPr>
        <w:tabs>
          <w:tab w:val="left" w:pos="2714"/>
        </w:tabs>
        <w:jc w:val="center"/>
        <w:rPr>
          <w:rFonts w:ascii="Times" w:eastAsiaTheme="majorEastAsia" w:hAnsi="Times" w:cs="Ayuthaya"/>
          <w:sz w:val="24"/>
          <w:szCs w:val="24"/>
        </w:rPr>
      </w:pPr>
    </w:p>
    <w:p w14:paraId="789218D5" w14:textId="77777777" w:rsidR="00455F9A" w:rsidRDefault="00455F9A" w:rsidP="00455F9A">
      <w:pPr>
        <w:tabs>
          <w:tab w:val="left" w:pos="2714"/>
        </w:tabs>
        <w:jc w:val="center"/>
        <w:rPr>
          <w:rFonts w:ascii="Times" w:eastAsiaTheme="majorEastAsia" w:hAnsi="Times" w:cs="Ayuthaya"/>
          <w:sz w:val="24"/>
          <w:szCs w:val="24"/>
        </w:rPr>
      </w:pPr>
    </w:p>
    <w:p w14:paraId="17CFA887" w14:textId="77777777" w:rsidR="00455F9A" w:rsidRDefault="00455F9A" w:rsidP="00455F9A">
      <w:pPr>
        <w:tabs>
          <w:tab w:val="left" w:pos="2714"/>
        </w:tabs>
        <w:jc w:val="center"/>
        <w:rPr>
          <w:rFonts w:ascii="Times" w:eastAsiaTheme="majorEastAsia" w:hAnsi="Times" w:cs="Ayuthaya"/>
          <w:sz w:val="24"/>
          <w:szCs w:val="24"/>
        </w:rPr>
      </w:pPr>
    </w:p>
    <w:p w14:paraId="14811458" w14:textId="77777777" w:rsidR="00455F9A" w:rsidRDefault="00455F9A" w:rsidP="00455F9A">
      <w:pPr>
        <w:tabs>
          <w:tab w:val="left" w:pos="2714"/>
        </w:tabs>
        <w:jc w:val="center"/>
        <w:rPr>
          <w:rFonts w:ascii="Times" w:eastAsiaTheme="majorEastAsia" w:hAnsi="Times" w:cs="Ayuthaya"/>
          <w:sz w:val="24"/>
          <w:szCs w:val="24"/>
        </w:rPr>
      </w:pPr>
    </w:p>
    <w:p w14:paraId="36F62A84" w14:textId="77777777" w:rsidR="00455F9A" w:rsidRDefault="00455F9A" w:rsidP="00455F9A">
      <w:pPr>
        <w:tabs>
          <w:tab w:val="left" w:pos="2714"/>
        </w:tabs>
        <w:jc w:val="center"/>
        <w:rPr>
          <w:rFonts w:ascii="Times" w:eastAsiaTheme="majorEastAsia" w:hAnsi="Times" w:cs="Ayuthaya"/>
          <w:sz w:val="24"/>
          <w:szCs w:val="24"/>
        </w:rPr>
      </w:pPr>
    </w:p>
    <w:p w14:paraId="1CC9ECC9" w14:textId="77777777" w:rsidR="00455F9A" w:rsidRDefault="00455F9A" w:rsidP="00455F9A">
      <w:pPr>
        <w:tabs>
          <w:tab w:val="left" w:pos="2714"/>
        </w:tabs>
        <w:jc w:val="center"/>
        <w:rPr>
          <w:rFonts w:ascii="Times" w:eastAsiaTheme="majorEastAsia" w:hAnsi="Times" w:cs="Ayuthaya"/>
          <w:sz w:val="24"/>
          <w:szCs w:val="24"/>
        </w:rPr>
      </w:pPr>
    </w:p>
    <w:p w14:paraId="49237628" w14:textId="77777777" w:rsidR="000912E7" w:rsidRDefault="000912E7" w:rsidP="00455F9A">
      <w:pPr>
        <w:tabs>
          <w:tab w:val="left" w:pos="2714"/>
        </w:tabs>
        <w:jc w:val="center"/>
        <w:rPr>
          <w:rFonts w:ascii="Times" w:eastAsiaTheme="majorEastAsia" w:hAnsi="Times" w:cs="Ayuthaya"/>
          <w:sz w:val="24"/>
          <w:szCs w:val="24"/>
        </w:rPr>
      </w:pPr>
    </w:p>
    <w:p w14:paraId="7078C05F" w14:textId="77777777" w:rsidR="000912E7" w:rsidRDefault="000912E7" w:rsidP="00455F9A">
      <w:pPr>
        <w:tabs>
          <w:tab w:val="left" w:pos="2714"/>
        </w:tabs>
        <w:jc w:val="center"/>
        <w:rPr>
          <w:rFonts w:ascii="Times" w:eastAsiaTheme="majorEastAsia" w:hAnsi="Times" w:cs="Ayuthaya"/>
          <w:sz w:val="24"/>
          <w:szCs w:val="24"/>
        </w:rPr>
      </w:pPr>
    </w:p>
    <w:p w14:paraId="098DA4E7" w14:textId="77777777" w:rsidR="00455F9A" w:rsidRDefault="00455F9A" w:rsidP="00455F9A">
      <w:pPr>
        <w:tabs>
          <w:tab w:val="left" w:pos="2714"/>
        </w:tabs>
        <w:jc w:val="center"/>
        <w:rPr>
          <w:rFonts w:ascii="Times" w:eastAsiaTheme="majorEastAsia" w:hAnsi="Times" w:cs="Ayuthaya"/>
          <w:sz w:val="24"/>
          <w:szCs w:val="24"/>
        </w:rPr>
      </w:pPr>
    </w:p>
    <w:p w14:paraId="16A1570A" w14:textId="77777777" w:rsidR="00455F9A" w:rsidRDefault="00455F9A" w:rsidP="00455F9A">
      <w:pPr>
        <w:tabs>
          <w:tab w:val="left" w:pos="2714"/>
        </w:tabs>
        <w:jc w:val="center"/>
        <w:rPr>
          <w:rFonts w:ascii="Times" w:eastAsiaTheme="majorEastAsia" w:hAnsi="Times" w:cs="Ayuthaya"/>
          <w:sz w:val="24"/>
          <w:szCs w:val="24"/>
        </w:rPr>
      </w:pPr>
    </w:p>
    <w:p w14:paraId="4694C737" w14:textId="2ACFC67E" w:rsidR="00455F9A" w:rsidRDefault="00DA1D5D" w:rsidP="00455F9A">
      <w:pPr>
        <w:tabs>
          <w:tab w:val="left" w:pos="2714"/>
        </w:tabs>
        <w:jc w:val="center"/>
        <w:rPr>
          <w:rFonts w:ascii="Times" w:eastAsiaTheme="majorEastAsia" w:hAnsi="Times" w:cs="Ayuthaya"/>
          <w:sz w:val="24"/>
          <w:szCs w:val="24"/>
        </w:rPr>
      </w:pPr>
      <w:r>
        <w:rPr>
          <w:rFonts w:ascii="Times" w:eastAsiaTheme="majorEastAsia" w:hAnsi="Times" w:cs="Ayuthaya"/>
          <w:noProof/>
          <w:sz w:val="24"/>
          <w:szCs w:val="24"/>
          <w:lang w:eastAsia="ko-KR"/>
        </w:rPr>
        <w:drawing>
          <wp:anchor distT="0" distB="0" distL="114300" distR="114300" simplePos="0" relativeHeight="251710975" behindDoc="1" locked="0" layoutInCell="1" allowOverlap="1" wp14:anchorId="10F8FC9B" wp14:editId="257AFC4D">
            <wp:simplePos x="0" y="0"/>
            <wp:positionH relativeFrom="column">
              <wp:posOffset>855345</wp:posOffset>
            </wp:positionH>
            <wp:positionV relativeFrom="paragraph">
              <wp:posOffset>0</wp:posOffset>
            </wp:positionV>
            <wp:extent cx="4000500" cy="6045200"/>
            <wp:effectExtent l="0" t="0" r="1270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calendar.jpg"/>
                    <pic:cNvPicPr/>
                  </pic:nvPicPr>
                  <pic:blipFill>
                    <a:blip r:embed="rId56">
                      <a:extLst>
                        <a:ext uri="{28A0092B-C50C-407E-A947-70E740481C1C}">
                          <a14:useLocalDpi xmlns:a14="http://schemas.microsoft.com/office/drawing/2010/main" val="0"/>
                        </a:ext>
                      </a:extLst>
                    </a:blip>
                    <a:stretch>
                      <a:fillRect/>
                    </a:stretch>
                  </pic:blipFill>
                  <pic:spPr>
                    <a:xfrm>
                      <a:off x="0" y="0"/>
                      <a:ext cx="4000500" cy="60452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54AB65BE" w14:textId="083E611B" w:rsidR="00455F9A" w:rsidRDefault="00455F9A" w:rsidP="00455F9A">
      <w:pPr>
        <w:tabs>
          <w:tab w:val="left" w:pos="2714"/>
        </w:tabs>
        <w:jc w:val="center"/>
        <w:rPr>
          <w:rFonts w:ascii="Times" w:eastAsiaTheme="majorEastAsia" w:hAnsi="Times" w:cs="Ayuthaya"/>
          <w:sz w:val="24"/>
          <w:szCs w:val="24"/>
        </w:rPr>
      </w:pPr>
    </w:p>
    <w:p w14:paraId="4E6AFEEB" w14:textId="3A7CBDD9" w:rsidR="00455F9A" w:rsidRDefault="00455F9A" w:rsidP="00455F9A">
      <w:pPr>
        <w:tabs>
          <w:tab w:val="left" w:pos="2714"/>
        </w:tabs>
        <w:jc w:val="center"/>
        <w:rPr>
          <w:rFonts w:ascii="Times" w:eastAsiaTheme="majorEastAsia" w:hAnsi="Times" w:cs="Ayuthaya"/>
          <w:sz w:val="24"/>
          <w:szCs w:val="24"/>
        </w:rPr>
      </w:pPr>
    </w:p>
    <w:p w14:paraId="79C24F7D" w14:textId="162E60EA" w:rsidR="00455F9A" w:rsidRDefault="00455F9A" w:rsidP="00455F9A">
      <w:pPr>
        <w:tabs>
          <w:tab w:val="left" w:pos="2714"/>
        </w:tabs>
        <w:jc w:val="center"/>
        <w:rPr>
          <w:rFonts w:ascii="Times" w:eastAsiaTheme="majorEastAsia" w:hAnsi="Times" w:cs="Ayuthaya"/>
          <w:sz w:val="24"/>
          <w:szCs w:val="24"/>
        </w:rPr>
      </w:pPr>
    </w:p>
    <w:p w14:paraId="1FCE0A13" w14:textId="77777777" w:rsidR="00212F27" w:rsidRDefault="00212F27" w:rsidP="00455F9A">
      <w:pPr>
        <w:tabs>
          <w:tab w:val="left" w:pos="2714"/>
        </w:tabs>
        <w:jc w:val="center"/>
        <w:rPr>
          <w:rFonts w:ascii="Times" w:eastAsiaTheme="majorEastAsia" w:hAnsi="Times" w:cs="Ayuthaya"/>
          <w:sz w:val="24"/>
          <w:szCs w:val="24"/>
        </w:rPr>
      </w:pPr>
    </w:p>
    <w:p w14:paraId="3E654695" w14:textId="77777777" w:rsidR="00212F27" w:rsidRDefault="00212F27" w:rsidP="00455F9A">
      <w:pPr>
        <w:tabs>
          <w:tab w:val="left" w:pos="2714"/>
        </w:tabs>
        <w:jc w:val="center"/>
        <w:rPr>
          <w:rFonts w:ascii="Times" w:eastAsiaTheme="majorEastAsia" w:hAnsi="Times" w:cs="Ayuthaya"/>
          <w:sz w:val="24"/>
          <w:szCs w:val="24"/>
        </w:rPr>
      </w:pPr>
    </w:p>
    <w:p w14:paraId="4E518723" w14:textId="77777777" w:rsidR="00212F27" w:rsidRDefault="00212F27" w:rsidP="00455F9A">
      <w:pPr>
        <w:tabs>
          <w:tab w:val="left" w:pos="2714"/>
        </w:tabs>
        <w:jc w:val="center"/>
        <w:rPr>
          <w:rFonts w:ascii="Times" w:eastAsiaTheme="majorEastAsia" w:hAnsi="Times" w:cs="Ayuthaya"/>
          <w:sz w:val="24"/>
          <w:szCs w:val="24"/>
        </w:rPr>
      </w:pPr>
    </w:p>
    <w:p w14:paraId="28BA2EB8" w14:textId="77777777" w:rsidR="00212F27" w:rsidRDefault="00212F27" w:rsidP="00455F9A">
      <w:pPr>
        <w:tabs>
          <w:tab w:val="left" w:pos="2714"/>
        </w:tabs>
        <w:jc w:val="center"/>
        <w:rPr>
          <w:rFonts w:ascii="Times" w:eastAsiaTheme="majorEastAsia" w:hAnsi="Times" w:cs="Ayuthaya"/>
          <w:sz w:val="24"/>
          <w:szCs w:val="24"/>
        </w:rPr>
      </w:pPr>
    </w:p>
    <w:p w14:paraId="099F1CFE" w14:textId="3827EF13" w:rsidR="00212F27" w:rsidRDefault="00212F27" w:rsidP="00455F9A">
      <w:pPr>
        <w:tabs>
          <w:tab w:val="left" w:pos="2714"/>
        </w:tabs>
        <w:jc w:val="center"/>
        <w:rPr>
          <w:rFonts w:ascii="Times" w:eastAsiaTheme="majorEastAsia" w:hAnsi="Times" w:cs="Ayuthaya"/>
          <w:sz w:val="24"/>
          <w:szCs w:val="24"/>
        </w:rPr>
      </w:pPr>
    </w:p>
    <w:p w14:paraId="1FD41887" w14:textId="77777777" w:rsidR="00212F27" w:rsidRPr="00212F27" w:rsidRDefault="00212F27" w:rsidP="00212F27">
      <w:pPr>
        <w:rPr>
          <w:rFonts w:ascii="Times" w:eastAsiaTheme="majorEastAsia" w:hAnsi="Times" w:cs="Ayuthaya"/>
          <w:sz w:val="24"/>
          <w:szCs w:val="24"/>
        </w:rPr>
      </w:pPr>
    </w:p>
    <w:p w14:paraId="574D8F98" w14:textId="77777777" w:rsidR="00212F27" w:rsidRPr="00212F27" w:rsidRDefault="00212F27" w:rsidP="00212F27">
      <w:pPr>
        <w:rPr>
          <w:rFonts w:ascii="Times" w:eastAsiaTheme="majorEastAsia" w:hAnsi="Times" w:cs="Ayuthaya"/>
          <w:sz w:val="24"/>
          <w:szCs w:val="24"/>
        </w:rPr>
      </w:pPr>
    </w:p>
    <w:p w14:paraId="44A603D9" w14:textId="77777777" w:rsidR="00212F27" w:rsidRPr="00212F27" w:rsidRDefault="00212F27" w:rsidP="00212F27">
      <w:pPr>
        <w:rPr>
          <w:rFonts w:ascii="Times" w:eastAsiaTheme="majorEastAsia" w:hAnsi="Times" w:cs="Ayuthaya"/>
          <w:sz w:val="24"/>
          <w:szCs w:val="24"/>
        </w:rPr>
      </w:pPr>
    </w:p>
    <w:p w14:paraId="6A7E3525" w14:textId="77777777" w:rsidR="00212F27" w:rsidRPr="00212F27" w:rsidRDefault="00212F27" w:rsidP="00212F27">
      <w:pPr>
        <w:rPr>
          <w:rFonts w:ascii="Times" w:eastAsiaTheme="majorEastAsia" w:hAnsi="Times" w:cs="Ayuthaya"/>
          <w:sz w:val="24"/>
          <w:szCs w:val="24"/>
        </w:rPr>
      </w:pPr>
    </w:p>
    <w:p w14:paraId="04C59E40" w14:textId="77777777" w:rsidR="00212F27" w:rsidRPr="00212F27" w:rsidRDefault="00212F27" w:rsidP="00212F27">
      <w:pPr>
        <w:rPr>
          <w:rFonts w:ascii="Times" w:eastAsiaTheme="majorEastAsia" w:hAnsi="Times" w:cs="Ayuthaya"/>
          <w:sz w:val="24"/>
          <w:szCs w:val="24"/>
        </w:rPr>
      </w:pPr>
    </w:p>
    <w:p w14:paraId="46D34F57" w14:textId="2E3E81F9" w:rsidR="00212F27" w:rsidRPr="00212F27" w:rsidRDefault="00DA1D5D" w:rsidP="00212F27">
      <w:pPr>
        <w:rPr>
          <w:rFonts w:ascii="Times" w:eastAsiaTheme="majorEastAsia" w:hAnsi="Times" w:cs="Ayuthaya"/>
          <w:sz w:val="24"/>
          <w:szCs w:val="24"/>
        </w:rPr>
      </w:pPr>
      <w:r>
        <w:rPr>
          <w:rFonts w:ascii="Times" w:eastAsiaTheme="majorEastAsia" w:hAnsi="Times" w:cs="Ayuthaya"/>
          <w:noProof/>
          <w:sz w:val="24"/>
          <w:szCs w:val="24"/>
          <w:lang w:eastAsia="ko-KR"/>
        </w:rPr>
        <w:lastRenderedPageBreak/>
        <w:drawing>
          <wp:anchor distT="0" distB="0" distL="114300" distR="114300" simplePos="0" relativeHeight="251703296" behindDoc="0" locked="0" layoutInCell="1" allowOverlap="1" wp14:anchorId="48B7AAF5" wp14:editId="29581563">
            <wp:simplePos x="0" y="0"/>
            <wp:positionH relativeFrom="column">
              <wp:posOffset>914400</wp:posOffset>
            </wp:positionH>
            <wp:positionV relativeFrom="paragraph">
              <wp:posOffset>50165</wp:posOffset>
            </wp:positionV>
            <wp:extent cx="3886200" cy="3200400"/>
            <wp:effectExtent l="0" t="0" r="0" b="0"/>
            <wp:wrapThrough wrapText="bothSides">
              <wp:wrapPolygon edited="0">
                <wp:start x="0" y="0"/>
                <wp:lineTo x="0" y="21429"/>
                <wp:lineTo x="21459" y="21429"/>
                <wp:lineTo x="2145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jpg"/>
                    <pic:cNvPicPr/>
                  </pic:nvPicPr>
                  <pic:blipFill>
                    <a:blip r:embed="rId57">
                      <a:extLst>
                        <a:ext uri="{28A0092B-C50C-407E-A947-70E740481C1C}">
                          <a14:useLocalDpi xmlns:a14="http://schemas.microsoft.com/office/drawing/2010/main" val="0"/>
                        </a:ext>
                      </a:extLst>
                    </a:blip>
                    <a:stretch>
                      <a:fillRect/>
                    </a:stretch>
                  </pic:blipFill>
                  <pic:spPr>
                    <a:xfrm>
                      <a:off x="0" y="0"/>
                      <a:ext cx="3886200" cy="3200400"/>
                    </a:xfrm>
                    <a:prstGeom prst="rect">
                      <a:avLst/>
                    </a:prstGeom>
                  </pic:spPr>
                </pic:pic>
              </a:graphicData>
            </a:graphic>
            <wp14:sizeRelH relativeFrom="page">
              <wp14:pctWidth>0</wp14:pctWidth>
            </wp14:sizeRelH>
            <wp14:sizeRelV relativeFrom="page">
              <wp14:pctHeight>0</wp14:pctHeight>
            </wp14:sizeRelV>
          </wp:anchor>
        </w:drawing>
      </w:r>
    </w:p>
    <w:p w14:paraId="57B5D921" w14:textId="7AA1DA3E" w:rsidR="00212F27" w:rsidRPr="00212F27" w:rsidRDefault="00212F27" w:rsidP="00212F27">
      <w:pPr>
        <w:rPr>
          <w:rFonts w:ascii="Times" w:eastAsiaTheme="majorEastAsia" w:hAnsi="Times" w:cs="Ayuthaya"/>
          <w:sz w:val="24"/>
          <w:szCs w:val="24"/>
        </w:rPr>
      </w:pPr>
    </w:p>
    <w:p w14:paraId="1E6DAC66" w14:textId="77777777" w:rsidR="00212F27" w:rsidRPr="00212F27" w:rsidRDefault="00212F27" w:rsidP="00212F27">
      <w:pPr>
        <w:rPr>
          <w:rFonts w:ascii="Times" w:eastAsiaTheme="majorEastAsia" w:hAnsi="Times" w:cs="Ayuthaya"/>
          <w:sz w:val="24"/>
          <w:szCs w:val="24"/>
        </w:rPr>
      </w:pPr>
    </w:p>
    <w:p w14:paraId="50C251EA" w14:textId="77777777" w:rsidR="00212F27" w:rsidRPr="00212F27" w:rsidRDefault="00212F27" w:rsidP="00212F27">
      <w:pPr>
        <w:rPr>
          <w:rFonts w:ascii="Times" w:eastAsiaTheme="majorEastAsia" w:hAnsi="Times" w:cs="Ayuthaya"/>
          <w:sz w:val="24"/>
          <w:szCs w:val="24"/>
        </w:rPr>
      </w:pPr>
    </w:p>
    <w:p w14:paraId="689B4FE1" w14:textId="77777777" w:rsidR="00212F27" w:rsidRPr="00212F27" w:rsidRDefault="00212F27" w:rsidP="00212F27">
      <w:pPr>
        <w:rPr>
          <w:rFonts w:ascii="Times" w:eastAsiaTheme="majorEastAsia" w:hAnsi="Times" w:cs="Ayuthaya"/>
          <w:sz w:val="24"/>
          <w:szCs w:val="24"/>
        </w:rPr>
      </w:pPr>
    </w:p>
    <w:p w14:paraId="212DEF8F" w14:textId="77777777" w:rsidR="00212F27" w:rsidRPr="00212F27" w:rsidRDefault="00212F27" w:rsidP="00212F27">
      <w:pPr>
        <w:rPr>
          <w:rFonts w:ascii="Times" w:eastAsiaTheme="majorEastAsia" w:hAnsi="Times" w:cs="Ayuthaya"/>
          <w:sz w:val="24"/>
          <w:szCs w:val="24"/>
        </w:rPr>
      </w:pPr>
    </w:p>
    <w:p w14:paraId="53539893" w14:textId="77777777" w:rsidR="00212F27" w:rsidRPr="00212F27" w:rsidRDefault="00212F27" w:rsidP="00212F27">
      <w:pPr>
        <w:rPr>
          <w:rFonts w:ascii="Times" w:eastAsiaTheme="majorEastAsia" w:hAnsi="Times" w:cs="Ayuthaya"/>
          <w:sz w:val="24"/>
          <w:szCs w:val="24"/>
        </w:rPr>
      </w:pPr>
    </w:p>
    <w:p w14:paraId="2F55B8F5" w14:textId="77777777" w:rsidR="00212F27" w:rsidRPr="00212F27" w:rsidRDefault="00212F27" w:rsidP="00212F27">
      <w:pPr>
        <w:rPr>
          <w:rFonts w:ascii="Times" w:eastAsiaTheme="majorEastAsia" w:hAnsi="Times" w:cs="Ayuthaya"/>
          <w:sz w:val="24"/>
          <w:szCs w:val="24"/>
        </w:rPr>
      </w:pPr>
    </w:p>
    <w:p w14:paraId="0F725DA6" w14:textId="77777777" w:rsidR="00212F27" w:rsidRPr="00212F27" w:rsidRDefault="00212F27" w:rsidP="00212F27">
      <w:pPr>
        <w:rPr>
          <w:rFonts w:ascii="Times" w:eastAsiaTheme="majorEastAsia" w:hAnsi="Times" w:cs="Ayuthaya"/>
          <w:sz w:val="24"/>
          <w:szCs w:val="24"/>
        </w:rPr>
      </w:pPr>
    </w:p>
    <w:p w14:paraId="7EE62D03" w14:textId="77777777" w:rsidR="00212F27" w:rsidRPr="00212F27" w:rsidRDefault="00212F27" w:rsidP="00212F27">
      <w:pPr>
        <w:rPr>
          <w:rFonts w:ascii="Times" w:eastAsiaTheme="majorEastAsia" w:hAnsi="Times" w:cs="Ayuthaya"/>
          <w:sz w:val="24"/>
          <w:szCs w:val="24"/>
        </w:rPr>
      </w:pPr>
    </w:p>
    <w:p w14:paraId="1474DA2F" w14:textId="77777777" w:rsidR="00212F27" w:rsidRPr="00212F27" w:rsidRDefault="00212F27" w:rsidP="00212F27">
      <w:pPr>
        <w:rPr>
          <w:rFonts w:ascii="Times" w:eastAsiaTheme="majorEastAsia" w:hAnsi="Times" w:cs="Ayuthaya"/>
          <w:sz w:val="24"/>
          <w:szCs w:val="24"/>
        </w:rPr>
      </w:pPr>
    </w:p>
    <w:p w14:paraId="5B60F550" w14:textId="77777777" w:rsidR="00212F27" w:rsidRPr="00212F27" w:rsidRDefault="00212F27" w:rsidP="00212F27">
      <w:pPr>
        <w:rPr>
          <w:rFonts w:ascii="Times" w:eastAsiaTheme="majorEastAsia" w:hAnsi="Times" w:cs="Ayuthaya"/>
          <w:sz w:val="24"/>
          <w:szCs w:val="24"/>
        </w:rPr>
      </w:pPr>
    </w:p>
    <w:p w14:paraId="460DFBA5" w14:textId="77777777" w:rsidR="00212F27" w:rsidRPr="00212F27" w:rsidRDefault="00212F27" w:rsidP="00212F27">
      <w:pPr>
        <w:rPr>
          <w:rFonts w:ascii="Times" w:eastAsiaTheme="majorEastAsia" w:hAnsi="Times" w:cs="Ayuthaya"/>
          <w:sz w:val="24"/>
          <w:szCs w:val="24"/>
        </w:rPr>
      </w:pPr>
    </w:p>
    <w:p w14:paraId="23E3A4B8" w14:textId="77777777" w:rsidR="00212F27" w:rsidRPr="00212F27" w:rsidRDefault="00212F27" w:rsidP="00212F27">
      <w:pPr>
        <w:rPr>
          <w:rFonts w:ascii="Times" w:eastAsiaTheme="majorEastAsia" w:hAnsi="Times" w:cs="Ayuthaya"/>
          <w:sz w:val="24"/>
          <w:szCs w:val="24"/>
        </w:rPr>
      </w:pPr>
    </w:p>
    <w:p w14:paraId="0EB758E7" w14:textId="77777777" w:rsidR="00212F27" w:rsidRPr="00212F27" w:rsidRDefault="00212F27" w:rsidP="00212F27">
      <w:pPr>
        <w:rPr>
          <w:rFonts w:ascii="Times" w:eastAsiaTheme="majorEastAsia" w:hAnsi="Times" w:cs="Ayuthaya"/>
          <w:sz w:val="24"/>
          <w:szCs w:val="24"/>
        </w:rPr>
      </w:pPr>
    </w:p>
    <w:p w14:paraId="6F0B8B95" w14:textId="6F32E63B" w:rsidR="00212F27" w:rsidRDefault="00212F27" w:rsidP="00212F27">
      <w:pPr>
        <w:jc w:val="center"/>
        <w:rPr>
          <w:rFonts w:ascii="Times" w:eastAsiaTheme="majorEastAsia" w:hAnsi="Times" w:cs="Ayuthaya"/>
          <w:sz w:val="24"/>
          <w:szCs w:val="24"/>
        </w:rPr>
      </w:pPr>
    </w:p>
    <w:p w14:paraId="4253C6C2" w14:textId="77777777" w:rsidR="00DA1D5D" w:rsidRDefault="00DA1D5D" w:rsidP="00212F27">
      <w:pPr>
        <w:jc w:val="center"/>
        <w:rPr>
          <w:rFonts w:ascii="Times" w:eastAsiaTheme="majorEastAsia" w:hAnsi="Times" w:cs="Ayuthaya"/>
          <w:sz w:val="24"/>
          <w:szCs w:val="24"/>
        </w:rPr>
      </w:pPr>
    </w:p>
    <w:p w14:paraId="2ADA45F3" w14:textId="36DEBE93" w:rsidR="00212F27" w:rsidRDefault="00212F27" w:rsidP="00212F27">
      <w:pPr>
        <w:jc w:val="center"/>
        <w:rPr>
          <w:rFonts w:ascii="Times" w:eastAsiaTheme="majorEastAsia" w:hAnsi="Times" w:cs="Ayuthaya"/>
          <w:sz w:val="24"/>
          <w:szCs w:val="24"/>
        </w:rPr>
      </w:pPr>
      <w:r>
        <w:rPr>
          <w:rFonts w:ascii="Times" w:eastAsiaTheme="majorEastAsia" w:hAnsi="Times" w:cs="Ayuthaya"/>
          <w:sz w:val="24"/>
          <w:szCs w:val="24"/>
        </w:rPr>
        <w:t xml:space="preserve">Figure </w:t>
      </w:r>
      <w:r w:rsidR="004953B5">
        <w:rPr>
          <w:rFonts w:ascii="Times" w:eastAsiaTheme="majorEastAsia" w:hAnsi="Times" w:cs="Ayuthaya"/>
          <w:sz w:val="24"/>
          <w:szCs w:val="24"/>
        </w:rPr>
        <w:t>3</w:t>
      </w:r>
      <w:r w:rsidR="00180274">
        <w:rPr>
          <w:rFonts w:ascii="Times" w:eastAsiaTheme="majorEastAsia" w:hAnsi="Times" w:cs="Ayuthaya"/>
          <w:sz w:val="24"/>
          <w:szCs w:val="24"/>
        </w:rPr>
        <w:t>1</w:t>
      </w:r>
      <w:r>
        <w:rPr>
          <w:rFonts w:ascii="Times" w:eastAsiaTheme="majorEastAsia" w:hAnsi="Times" w:cs="Ayuthaya"/>
          <w:sz w:val="24"/>
          <w:szCs w:val="24"/>
        </w:rPr>
        <w:t>: Patient Calendar after select patient</w:t>
      </w:r>
    </w:p>
    <w:p w14:paraId="389DF970" w14:textId="77777777" w:rsidR="00212F27" w:rsidRPr="00212F27" w:rsidRDefault="00212F27" w:rsidP="00212F27">
      <w:pPr>
        <w:rPr>
          <w:rFonts w:ascii="Times" w:eastAsiaTheme="majorEastAsia" w:hAnsi="Times" w:cs="Ayuthaya"/>
          <w:sz w:val="24"/>
          <w:szCs w:val="24"/>
        </w:rPr>
      </w:pPr>
    </w:p>
    <w:p w14:paraId="331CB244" w14:textId="77777777" w:rsidR="00212F27" w:rsidRDefault="00212F27" w:rsidP="00212F27">
      <w:pPr>
        <w:rPr>
          <w:rFonts w:ascii="Times" w:eastAsiaTheme="majorEastAsia" w:hAnsi="Times" w:cs="Ayuthaya"/>
          <w:sz w:val="24"/>
          <w:szCs w:val="24"/>
        </w:rPr>
      </w:pPr>
    </w:p>
    <w:p w14:paraId="0F35977D" w14:textId="77777777" w:rsidR="000912E7" w:rsidRDefault="000912E7" w:rsidP="00212F27">
      <w:pPr>
        <w:rPr>
          <w:rFonts w:ascii="Times" w:eastAsiaTheme="majorEastAsia" w:hAnsi="Times" w:cs="Ayuthaya"/>
          <w:sz w:val="24"/>
          <w:szCs w:val="24"/>
        </w:rPr>
      </w:pPr>
    </w:p>
    <w:p w14:paraId="160140E6" w14:textId="77777777" w:rsidR="000912E7" w:rsidRPr="00212F27" w:rsidRDefault="000912E7" w:rsidP="00212F27">
      <w:pPr>
        <w:rPr>
          <w:rFonts w:ascii="Times" w:eastAsiaTheme="majorEastAsia" w:hAnsi="Times" w:cs="Ayuthaya"/>
          <w:sz w:val="24"/>
          <w:szCs w:val="24"/>
        </w:rPr>
      </w:pPr>
    </w:p>
    <w:p w14:paraId="79141686" w14:textId="77777777" w:rsidR="00212F27" w:rsidRPr="00212F27" w:rsidRDefault="00212F27" w:rsidP="00212F27">
      <w:pPr>
        <w:rPr>
          <w:rFonts w:ascii="Times" w:eastAsiaTheme="majorEastAsia" w:hAnsi="Times" w:cs="Ayuthaya"/>
          <w:sz w:val="24"/>
          <w:szCs w:val="24"/>
        </w:rPr>
      </w:pPr>
    </w:p>
    <w:p w14:paraId="2D3CC4B7" w14:textId="77777777" w:rsidR="00212F27" w:rsidRPr="00212F27" w:rsidRDefault="00212F27" w:rsidP="00212F27">
      <w:pPr>
        <w:rPr>
          <w:rFonts w:ascii="Times" w:eastAsiaTheme="majorEastAsia" w:hAnsi="Times" w:cs="Ayuthaya"/>
          <w:sz w:val="24"/>
          <w:szCs w:val="24"/>
        </w:rPr>
      </w:pPr>
    </w:p>
    <w:p w14:paraId="0BE542E0" w14:textId="77777777" w:rsidR="00212F27" w:rsidRPr="00212F27" w:rsidRDefault="00212F27" w:rsidP="00212F27">
      <w:pPr>
        <w:rPr>
          <w:rFonts w:ascii="Times" w:eastAsiaTheme="majorEastAsia" w:hAnsi="Times" w:cs="Ayuthaya"/>
          <w:sz w:val="24"/>
          <w:szCs w:val="24"/>
        </w:rPr>
      </w:pPr>
    </w:p>
    <w:p w14:paraId="31D74B76" w14:textId="77777777" w:rsidR="00212F27" w:rsidRPr="00212F27" w:rsidRDefault="00212F27" w:rsidP="00212F27">
      <w:pPr>
        <w:rPr>
          <w:rFonts w:ascii="Times" w:eastAsiaTheme="majorEastAsia" w:hAnsi="Times" w:cs="Ayuthaya"/>
          <w:sz w:val="24"/>
          <w:szCs w:val="24"/>
        </w:rPr>
      </w:pPr>
    </w:p>
    <w:p w14:paraId="043D5A6F" w14:textId="77777777" w:rsidR="00212F27" w:rsidRPr="00212F27" w:rsidRDefault="00212F27" w:rsidP="00212F27">
      <w:pPr>
        <w:rPr>
          <w:rFonts w:ascii="Times" w:eastAsiaTheme="majorEastAsia" w:hAnsi="Times" w:cs="Ayuthaya"/>
          <w:sz w:val="24"/>
          <w:szCs w:val="24"/>
        </w:rPr>
      </w:pPr>
    </w:p>
    <w:p w14:paraId="148ADB19" w14:textId="77777777" w:rsidR="00212F27" w:rsidRPr="00212F27" w:rsidRDefault="00212F27" w:rsidP="00212F27">
      <w:pPr>
        <w:rPr>
          <w:rFonts w:ascii="Times" w:eastAsiaTheme="majorEastAsia" w:hAnsi="Times" w:cs="Ayuthaya"/>
          <w:sz w:val="24"/>
          <w:szCs w:val="24"/>
        </w:rPr>
      </w:pPr>
    </w:p>
    <w:p w14:paraId="6A552146" w14:textId="77777777" w:rsidR="00212F27" w:rsidRPr="00212F27" w:rsidRDefault="00212F27" w:rsidP="00212F27">
      <w:pPr>
        <w:rPr>
          <w:rFonts w:ascii="Times" w:eastAsiaTheme="majorEastAsia" w:hAnsi="Times" w:cs="Ayuthaya"/>
          <w:sz w:val="24"/>
          <w:szCs w:val="24"/>
        </w:rPr>
      </w:pPr>
    </w:p>
    <w:p w14:paraId="639AB417" w14:textId="77777777" w:rsidR="00212F27" w:rsidRPr="00212F27" w:rsidRDefault="00212F27" w:rsidP="00212F27">
      <w:pPr>
        <w:rPr>
          <w:rFonts w:ascii="Times" w:eastAsiaTheme="majorEastAsia" w:hAnsi="Times" w:cs="Ayuthaya"/>
          <w:sz w:val="24"/>
          <w:szCs w:val="24"/>
        </w:rPr>
      </w:pPr>
    </w:p>
    <w:p w14:paraId="180701C3" w14:textId="6FE9576E" w:rsidR="00212F27" w:rsidRPr="00212F27" w:rsidRDefault="0089328B" w:rsidP="00212F27">
      <w:pPr>
        <w:rPr>
          <w:rFonts w:ascii="Times" w:eastAsiaTheme="majorEastAsia" w:hAnsi="Times" w:cs="Ayuthaya"/>
          <w:sz w:val="24"/>
          <w:szCs w:val="24"/>
        </w:rPr>
      </w:pPr>
      <w:r>
        <w:rPr>
          <w:rFonts w:ascii="Times" w:eastAsiaTheme="majorEastAsia" w:hAnsi="Times" w:cs="Ayuthaya"/>
          <w:noProof/>
          <w:sz w:val="24"/>
          <w:szCs w:val="24"/>
          <w:lang w:eastAsia="ko-KR"/>
        </w:rPr>
        <w:drawing>
          <wp:anchor distT="0" distB="0" distL="114300" distR="114300" simplePos="0" relativeHeight="251713536" behindDoc="1" locked="0" layoutInCell="1" allowOverlap="1" wp14:anchorId="7BFFE1F3" wp14:editId="125F6932">
            <wp:simplePos x="0" y="0"/>
            <wp:positionH relativeFrom="column">
              <wp:posOffset>855345</wp:posOffset>
            </wp:positionH>
            <wp:positionV relativeFrom="paragraph">
              <wp:posOffset>52705</wp:posOffset>
            </wp:positionV>
            <wp:extent cx="4013200" cy="60452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all).png"/>
                    <pic:cNvPicPr/>
                  </pic:nvPicPr>
                  <pic:blipFill>
                    <a:blip r:embed="rId58">
                      <a:extLst>
                        <a:ext uri="{28A0092B-C50C-407E-A947-70E740481C1C}">
                          <a14:useLocalDpi xmlns:a14="http://schemas.microsoft.com/office/drawing/2010/main" val="0"/>
                        </a:ext>
                      </a:extLst>
                    </a:blip>
                    <a:stretch>
                      <a:fillRect/>
                    </a:stretch>
                  </pic:blipFill>
                  <pic:spPr>
                    <a:xfrm>
                      <a:off x="0" y="0"/>
                      <a:ext cx="4013200" cy="60452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7D0B1DE7" w14:textId="1F2F2D4B" w:rsidR="00212F27" w:rsidRPr="00212F27" w:rsidRDefault="00212F27" w:rsidP="00212F27">
      <w:pPr>
        <w:rPr>
          <w:rFonts w:ascii="Times" w:eastAsiaTheme="majorEastAsia" w:hAnsi="Times" w:cs="Ayuthaya"/>
          <w:sz w:val="24"/>
          <w:szCs w:val="24"/>
        </w:rPr>
      </w:pPr>
    </w:p>
    <w:p w14:paraId="0F7C3E77" w14:textId="5DC037BC" w:rsidR="00212F27" w:rsidRDefault="00212F27" w:rsidP="00212F27">
      <w:pPr>
        <w:jc w:val="center"/>
        <w:rPr>
          <w:rFonts w:ascii="Times" w:eastAsiaTheme="majorEastAsia" w:hAnsi="Times" w:cs="Ayuthaya"/>
          <w:sz w:val="24"/>
          <w:szCs w:val="24"/>
        </w:rPr>
      </w:pPr>
    </w:p>
    <w:p w14:paraId="209FB47D" w14:textId="53641FBE" w:rsidR="00212F27" w:rsidRDefault="00212F27" w:rsidP="00212F27">
      <w:pPr>
        <w:jc w:val="center"/>
        <w:rPr>
          <w:rFonts w:ascii="Times" w:eastAsiaTheme="majorEastAsia" w:hAnsi="Times" w:cs="Ayuthaya"/>
          <w:sz w:val="24"/>
          <w:szCs w:val="24"/>
        </w:rPr>
      </w:pPr>
    </w:p>
    <w:p w14:paraId="29DBF308" w14:textId="08B9E78D" w:rsidR="00212F27" w:rsidRDefault="00212F27" w:rsidP="00212F27">
      <w:pPr>
        <w:jc w:val="center"/>
        <w:rPr>
          <w:rFonts w:ascii="Times" w:eastAsiaTheme="majorEastAsia" w:hAnsi="Times" w:cs="Ayuthaya"/>
          <w:sz w:val="24"/>
          <w:szCs w:val="24"/>
        </w:rPr>
      </w:pPr>
    </w:p>
    <w:p w14:paraId="760748A7" w14:textId="2F127894" w:rsidR="00212F27" w:rsidRDefault="00212F27" w:rsidP="00212F27">
      <w:pPr>
        <w:jc w:val="center"/>
        <w:rPr>
          <w:rFonts w:ascii="Times" w:eastAsiaTheme="majorEastAsia" w:hAnsi="Times" w:cs="Ayuthaya"/>
          <w:sz w:val="24"/>
          <w:szCs w:val="24"/>
        </w:rPr>
      </w:pPr>
    </w:p>
    <w:p w14:paraId="107B2B34" w14:textId="012CE7FC" w:rsidR="00212F27" w:rsidRDefault="00212F27" w:rsidP="00212F27">
      <w:pPr>
        <w:jc w:val="center"/>
        <w:rPr>
          <w:rFonts w:ascii="Times" w:eastAsiaTheme="majorEastAsia" w:hAnsi="Times" w:cs="Ayuthaya"/>
          <w:sz w:val="24"/>
          <w:szCs w:val="24"/>
        </w:rPr>
      </w:pPr>
    </w:p>
    <w:p w14:paraId="6035192B" w14:textId="321FFC14" w:rsidR="00212F27" w:rsidRDefault="00212F27" w:rsidP="00212F27">
      <w:pPr>
        <w:jc w:val="center"/>
        <w:rPr>
          <w:rFonts w:ascii="Times" w:eastAsiaTheme="majorEastAsia" w:hAnsi="Times" w:cs="Ayuthaya"/>
          <w:sz w:val="24"/>
          <w:szCs w:val="24"/>
        </w:rPr>
      </w:pPr>
    </w:p>
    <w:p w14:paraId="7013780F" w14:textId="40593F8D" w:rsidR="00212F27" w:rsidRDefault="00212F27" w:rsidP="00212F27">
      <w:pPr>
        <w:jc w:val="center"/>
        <w:rPr>
          <w:rFonts w:ascii="Times" w:eastAsiaTheme="majorEastAsia" w:hAnsi="Times" w:cs="Ayuthaya"/>
          <w:sz w:val="24"/>
          <w:szCs w:val="24"/>
        </w:rPr>
      </w:pPr>
    </w:p>
    <w:p w14:paraId="35F1D7CD" w14:textId="477FEF6C" w:rsidR="00212F27" w:rsidRDefault="00212F27" w:rsidP="00212F27">
      <w:pPr>
        <w:jc w:val="center"/>
        <w:rPr>
          <w:rFonts w:ascii="Times" w:eastAsiaTheme="majorEastAsia" w:hAnsi="Times" w:cs="Ayuthaya"/>
          <w:sz w:val="24"/>
          <w:szCs w:val="24"/>
        </w:rPr>
      </w:pPr>
    </w:p>
    <w:p w14:paraId="19F0B329" w14:textId="2FC39361" w:rsidR="00212F27" w:rsidRDefault="00212F27" w:rsidP="00212F27">
      <w:pPr>
        <w:jc w:val="center"/>
        <w:rPr>
          <w:rFonts w:ascii="Times" w:eastAsiaTheme="majorEastAsia" w:hAnsi="Times" w:cs="Ayuthaya"/>
          <w:sz w:val="24"/>
          <w:szCs w:val="24"/>
        </w:rPr>
      </w:pPr>
    </w:p>
    <w:p w14:paraId="4215DDA6" w14:textId="2F5DA1AF" w:rsidR="00212F27" w:rsidRDefault="00212F27" w:rsidP="00212F27">
      <w:pPr>
        <w:jc w:val="center"/>
        <w:rPr>
          <w:rFonts w:ascii="Times" w:eastAsiaTheme="majorEastAsia" w:hAnsi="Times" w:cs="Ayuthaya"/>
          <w:sz w:val="24"/>
          <w:szCs w:val="24"/>
        </w:rPr>
      </w:pPr>
    </w:p>
    <w:p w14:paraId="5BE4F428" w14:textId="660B026A" w:rsidR="00212F27" w:rsidRDefault="00212F27" w:rsidP="00212F27">
      <w:pPr>
        <w:jc w:val="center"/>
        <w:rPr>
          <w:rFonts w:ascii="Times" w:eastAsiaTheme="majorEastAsia" w:hAnsi="Times" w:cs="Ayuthaya"/>
          <w:sz w:val="24"/>
          <w:szCs w:val="24"/>
        </w:rPr>
      </w:pPr>
    </w:p>
    <w:p w14:paraId="79778DFA" w14:textId="18164084" w:rsidR="00212F27" w:rsidRDefault="0089328B" w:rsidP="00212F27">
      <w:pPr>
        <w:jc w:val="center"/>
        <w:rPr>
          <w:rFonts w:ascii="Times" w:eastAsiaTheme="majorEastAsia" w:hAnsi="Times" w:cs="Ayuthaya"/>
          <w:sz w:val="24"/>
          <w:szCs w:val="24"/>
        </w:rPr>
      </w:pPr>
      <w:r>
        <w:rPr>
          <w:rFonts w:ascii="Times" w:eastAsiaTheme="majorEastAsia" w:hAnsi="Times" w:cs="Ayuthaya"/>
          <w:noProof/>
          <w:sz w:val="24"/>
          <w:szCs w:val="24"/>
          <w:lang w:eastAsia="ko-KR"/>
        </w:rPr>
        <w:drawing>
          <wp:anchor distT="0" distB="0" distL="114300" distR="114300" simplePos="0" relativeHeight="251707392" behindDoc="0" locked="0" layoutInCell="1" allowOverlap="1" wp14:anchorId="24260D39" wp14:editId="28B5D834">
            <wp:simplePos x="0" y="0"/>
            <wp:positionH relativeFrom="column">
              <wp:posOffset>914400</wp:posOffset>
            </wp:positionH>
            <wp:positionV relativeFrom="paragraph">
              <wp:posOffset>164465</wp:posOffset>
            </wp:positionV>
            <wp:extent cx="3886200" cy="3368040"/>
            <wp:effectExtent l="0" t="0" r="0" b="1016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jpg"/>
                    <pic:cNvPicPr/>
                  </pic:nvPicPr>
                  <pic:blipFill>
                    <a:blip r:embed="rId57">
                      <a:extLst>
                        <a:ext uri="{28A0092B-C50C-407E-A947-70E740481C1C}">
                          <a14:useLocalDpi xmlns:a14="http://schemas.microsoft.com/office/drawing/2010/main" val="0"/>
                        </a:ext>
                      </a:extLst>
                    </a:blip>
                    <a:stretch>
                      <a:fillRect/>
                    </a:stretch>
                  </pic:blipFill>
                  <pic:spPr>
                    <a:xfrm>
                      <a:off x="0" y="0"/>
                      <a:ext cx="3886200" cy="336804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7A8E9BCA" w14:textId="0092BAD5" w:rsidR="00212F27" w:rsidRDefault="00212F27" w:rsidP="00212F27">
      <w:pPr>
        <w:jc w:val="center"/>
        <w:rPr>
          <w:rFonts w:ascii="Times" w:eastAsiaTheme="majorEastAsia" w:hAnsi="Times" w:cs="Ayuthaya"/>
          <w:sz w:val="24"/>
          <w:szCs w:val="24"/>
        </w:rPr>
      </w:pPr>
    </w:p>
    <w:p w14:paraId="4BFB8AD8" w14:textId="680384B2" w:rsidR="00071FC3" w:rsidRDefault="00071FC3" w:rsidP="00212F27">
      <w:pPr>
        <w:jc w:val="center"/>
        <w:rPr>
          <w:rFonts w:ascii="Times" w:eastAsiaTheme="majorEastAsia" w:hAnsi="Times" w:cs="Ayuthaya"/>
          <w:sz w:val="24"/>
          <w:szCs w:val="24"/>
        </w:rPr>
      </w:pPr>
    </w:p>
    <w:p w14:paraId="70826F27" w14:textId="25B124A3" w:rsidR="00071FC3" w:rsidRPr="00071FC3" w:rsidRDefault="00071FC3" w:rsidP="00071FC3">
      <w:pPr>
        <w:rPr>
          <w:rFonts w:ascii="Times" w:eastAsiaTheme="majorEastAsia" w:hAnsi="Times" w:cs="Ayuthaya"/>
          <w:sz w:val="24"/>
          <w:szCs w:val="24"/>
        </w:rPr>
      </w:pPr>
    </w:p>
    <w:p w14:paraId="2D23D281" w14:textId="58CBD883" w:rsidR="00071FC3" w:rsidRPr="00071FC3" w:rsidRDefault="00071FC3" w:rsidP="00071FC3">
      <w:pPr>
        <w:rPr>
          <w:rFonts w:ascii="Times" w:eastAsiaTheme="majorEastAsia" w:hAnsi="Times" w:cs="Ayuthaya"/>
          <w:sz w:val="24"/>
          <w:szCs w:val="24"/>
        </w:rPr>
      </w:pPr>
    </w:p>
    <w:p w14:paraId="4E747BF3" w14:textId="766945E3" w:rsidR="00071FC3" w:rsidRPr="00071FC3" w:rsidRDefault="00071FC3" w:rsidP="00071FC3">
      <w:pPr>
        <w:rPr>
          <w:rFonts w:ascii="Times" w:eastAsiaTheme="majorEastAsia" w:hAnsi="Times" w:cs="Ayuthaya"/>
          <w:sz w:val="24"/>
          <w:szCs w:val="24"/>
        </w:rPr>
      </w:pPr>
    </w:p>
    <w:p w14:paraId="29C87245" w14:textId="63A0F87D" w:rsidR="00071FC3" w:rsidRPr="00071FC3" w:rsidRDefault="00071FC3" w:rsidP="00071FC3">
      <w:pPr>
        <w:rPr>
          <w:rFonts w:ascii="Times" w:eastAsiaTheme="majorEastAsia" w:hAnsi="Times" w:cs="Ayuthaya"/>
          <w:sz w:val="24"/>
          <w:szCs w:val="24"/>
        </w:rPr>
      </w:pPr>
    </w:p>
    <w:p w14:paraId="39E34380" w14:textId="7B1F046C" w:rsidR="00071FC3" w:rsidRPr="00071FC3" w:rsidRDefault="00071FC3" w:rsidP="00071FC3">
      <w:pPr>
        <w:rPr>
          <w:rFonts w:ascii="Times" w:eastAsiaTheme="majorEastAsia" w:hAnsi="Times" w:cs="Ayuthaya"/>
          <w:sz w:val="24"/>
          <w:szCs w:val="24"/>
        </w:rPr>
      </w:pPr>
    </w:p>
    <w:p w14:paraId="6F12C6F1" w14:textId="03974A2E" w:rsidR="00071FC3" w:rsidRPr="00071FC3" w:rsidRDefault="00071FC3" w:rsidP="00071FC3">
      <w:pPr>
        <w:rPr>
          <w:rFonts w:ascii="Times" w:eastAsiaTheme="majorEastAsia" w:hAnsi="Times" w:cs="Ayuthaya"/>
          <w:sz w:val="24"/>
          <w:szCs w:val="24"/>
        </w:rPr>
      </w:pPr>
    </w:p>
    <w:p w14:paraId="0D8C12DE" w14:textId="2E73EE20" w:rsidR="00071FC3" w:rsidRPr="00071FC3" w:rsidRDefault="00071FC3" w:rsidP="00071FC3">
      <w:pPr>
        <w:rPr>
          <w:rFonts w:ascii="Times" w:eastAsiaTheme="majorEastAsia" w:hAnsi="Times" w:cs="Ayuthaya"/>
          <w:sz w:val="24"/>
          <w:szCs w:val="24"/>
        </w:rPr>
      </w:pPr>
    </w:p>
    <w:p w14:paraId="48B06D99" w14:textId="029B5C75" w:rsidR="00071FC3" w:rsidRPr="00071FC3" w:rsidRDefault="00071FC3" w:rsidP="00071FC3">
      <w:pPr>
        <w:rPr>
          <w:rFonts w:ascii="Times" w:eastAsiaTheme="majorEastAsia" w:hAnsi="Times" w:cs="Ayuthaya"/>
          <w:sz w:val="24"/>
          <w:szCs w:val="24"/>
        </w:rPr>
      </w:pPr>
    </w:p>
    <w:p w14:paraId="6C40456E" w14:textId="1BAFA92F" w:rsidR="00071FC3" w:rsidRPr="00071FC3" w:rsidRDefault="00071FC3" w:rsidP="00071FC3">
      <w:pPr>
        <w:rPr>
          <w:rFonts w:ascii="Times" w:eastAsiaTheme="majorEastAsia" w:hAnsi="Times" w:cs="Ayuthaya"/>
          <w:sz w:val="24"/>
          <w:szCs w:val="24"/>
        </w:rPr>
      </w:pPr>
    </w:p>
    <w:p w14:paraId="402586C3" w14:textId="43A1E2E7" w:rsidR="00071FC3" w:rsidRPr="00071FC3" w:rsidRDefault="00071FC3" w:rsidP="00071FC3">
      <w:pPr>
        <w:rPr>
          <w:rFonts w:ascii="Times" w:eastAsiaTheme="majorEastAsia" w:hAnsi="Times" w:cs="Ayuthaya"/>
          <w:sz w:val="24"/>
          <w:szCs w:val="24"/>
        </w:rPr>
      </w:pPr>
    </w:p>
    <w:p w14:paraId="44B616EA" w14:textId="393A4005" w:rsidR="00071FC3" w:rsidRPr="00071FC3" w:rsidRDefault="00071FC3" w:rsidP="00071FC3">
      <w:pPr>
        <w:rPr>
          <w:rFonts w:ascii="Times" w:eastAsiaTheme="majorEastAsia" w:hAnsi="Times" w:cs="Ayuthaya"/>
          <w:sz w:val="24"/>
          <w:szCs w:val="24"/>
        </w:rPr>
      </w:pPr>
    </w:p>
    <w:p w14:paraId="65C584A3" w14:textId="77777777" w:rsidR="00071FC3" w:rsidRPr="00071FC3" w:rsidRDefault="00071FC3" w:rsidP="00071FC3">
      <w:pPr>
        <w:rPr>
          <w:rFonts w:ascii="Times" w:eastAsiaTheme="majorEastAsia" w:hAnsi="Times" w:cs="Ayuthaya"/>
          <w:sz w:val="24"/>
          <w:szCs w:val="24"/>
        </w:rPr>
      </w:pPr>
    </w:p>
    <w:p w14:paraId="3991F864" w14:textId="77777777" w:rsidR="00071FC3" w:rsidRPr="00071FC3" w:rsidRDefault="00071FC3" w:rsidP="00071FC3">
      <w:pPr>
        <w:rPr>
          <w:rFonts w:ascii="Times" w:eastAsiaTheme="majorEastAsia" w:hAnsi="Times" w:cs="Ayuthaya"/>
          <w:sz w:val="24"/>
          <w:szCs w:val="24"/>
        </w:rPr>
      </w:pPr>
    </w:p>
    <w:p w14:paraId="173A2731" w14:textId="77777777" w:rsidR="00071FC3" w:rsidRPr="00071FC3" w:rsidRDefault="00071FC3" w:rsidP="00071FC3">
      <w:pPr>
        <w:rPr>
          <w:rFonts w:ascii="Times" w:eastAsiaTheme="majorEastAsia" w:hAnsi="Times" w:cs="Ayuthaya"/>
          <w:sz w:val="24"/>
          <w:szCs w:val="24"/>
        </w:rPr>
      </w:pPr>
    </w:p>
    <w:p w14:paraId="2F2A56D4" w14:textId="77777777" w:rsidR="00071FC3" w:rsidRPr="00071FC3" w:rsidRDefault="00071FC3" w:rsidP="00071FC3">
      <w:pPr>
        <w:rPr>
          <w:rFonts w:ascii="Times" w:eastAsiaTheme="majorEastAsia" w:hAnsi="Times" w:cs="Ayuthaya"/>
          <w:sz w:val="24"/>
          <w:szCs w:val="24"/>
        </w:rPr>
      </w:pPr>
    </w:p>
    <w:p w14:paraId="0C509DB8" w14:textId="77777777" w:rsidR="00071FC3" w:rsidRPr="00071FC3" w:rsidRDefault="00071FC3" w:rsidP="00071FC3">
      <w:pPr>
        <w:rPr>
          <w:rFonts w:ascii="Times" w:eastAsiaTheme="majorEastAsia" w:hAnsi="Times" w:cs="Ayuthaya"/>
          <w:sz w:val="24"/>
          <w:szCs w:val="24"/>
        </w:rPr>
      </w:pPr>
    </w:p>
    <w:p w14:paraId="3061D59B" w14:textId="6BEC973B" w:rsidR="00212F27" w:rsidRDefault="00071FC3" w:rsidP="0089328B">
      <w:pPr>
        <w:jc w:val="center"/>
        <w:rPr>
          <w:rFonts w:ascii="Times" w:eastAsiaTheme="majorEastAsia" w:hAnsi="Times" w:cs="Ayuthaya"/>
          <w:sz w:val="24"/>
          <w:szCs w:val="24"/>
        </w:rPr>
      </w:pPr>
      <w:r>
        <w:rPr>
          <w:rFonts w:ascii="Times" w:eastAsiaTheme="majorEastAsia" w:hAnsi="Times" w:cs="Ayuthaya"/>
          <w:sz w:val="24"/>
          <w:szCs w:val="24"/>
        </w:rPr>
        <w:t xml:space="preserve">Figure </w:t>
      </w:r>
      <w:r w:rsidR="004953B5">
        <w:rPr>
          <w:rFonts w:ascii="Times" w:eastAsiaTheme="majorEastAsia" w:hAnsi="Times" w:cs="Ayuthaya"/>
          <w:sz w:val="24"/>
          <w:szCs w:val="24"/>
        </w:rPr>
        <w:t>3</w:t>
      </w:r>
      <w:r w:rsidR="00180274">
        <w:rPr>
          <w:rFonts w:ascii="Times" w:eastAsiaTheme="majorEastAsia" w:hAnsi="Times" w:cs="Ayuthaya"/>
          <w:sz w:val="24"/>
          <w:szCs w:val="24"/>
        </w:rPr>
        <w:t>2</w:t>
      </w:r>
      <w:r>
        <w:rPr>
          <w:rFonts w:ascii="Times" w:eastAsiaTheme="majorEastAsia" w:hAnsi="Times" w:cs="Ayuthaya"/>
          <w:sz w:val="24"/>
          <w:szCs w:val="24"/>
        </w:rPr>
        <w:t>: Dental clinic calendar</w:t>
      </w:r>
    </w:p>
    <w:p w14:paraId="692B7C27" w14:textId="77777777" w:rsidR="00071FC3" w:rsidRDefault="00071FC3" w:rsidP="00071FC3">
      <w:pPr>
        <w:ind w:left="2880" w:firstLine="720"/>
        <w:rPr>
          <w:rFonts w:ascii="Times" w:eastAsiaTheme="majorEastAsia" w:hAnsi="Times" w:cs="Ayuthaya"/>
          <w:sz w:val="24"/>
          <w:szCs w:val="24"/>
        </w:rPr>
      </w:pPr>
    </w:p>
    <w:p w14:paraId="4446C101" w14:textId="77777777" w:rsidR="00071FC3" w:rsidRDefault="00071FC3" w:rsidP="00071FC3">
      <w:pPr>
        <w:ind w:left="2880" w:firstLine="720"/>
        <w:rPr>
          <w:rFonts w:ascii="Times" w:eastAsiaTheme="majorEastAsia" w:hAnsi="Times" w:cs="Ayuthaya"/>
          <w:sz w:val="24"/>
          <w:szCs w:val="24"/>
        </w:rPr>
      </w:pPr>
    </w:p>
    <w:p w14:paraId="69671F39" w14:textId="77777777" w:rsidR="00071FC3" w:rsidRDefault="00071FC3" w:rsidP="00071FC3">
      <w:pPr>
        <w:ind w:left="2880" w:firstLine="720"/>
        <w:rPr>
          <w:rFonts w:ascii="Times" w:eastAsiaTheme="majorEastAsia" w:hAnsi="Times" w:cs="Ayuthaya"/>
          <w:sz w:val="24"/>
          <w:szCs w:val="24"/>
        </w:rPr>
      </w:pPr>
    </w:p>
    <w:p w14:paraId="3425C212" w14:textId="77777777" w:rsidR="00071FC3" w:rsidRDefault="00071FC3" w:rsidP="00071FC3">
      <w:pPr>
        <w:ind w:left="2880" w:firstLine="720"/>
        <w:rPr>
          <w:rFonts w:ascii="Times" w:eastAsiaTheme="majorEastAsia" w:hAnsi="Times" w:cs="Ayuthaya"/>
          <w:sz w:val="24"/>
          <w:szCs w:val="24"/>
        </w:rPr>
      </w:pPr>
    </w:p>
    <w:p w14:paraId="279309C0" w14:textId="77777777" w:rsidR="00071FC3" w:rsidRDefault="00071FC3" w:rsidP="00071FC3">
      <w:pPr>
        <w:ind w:left="2880" w:firstLine="720"/>
        <w:rPr>
          <w:rFonts w:ascii="Times" w:eastAsiaTheme="majorEastAsia" w:hAnsi="Times" w:cs="Ayuthaya"/>
          <w:sz w:val="24"/>
          <w:szCs w:val="24"/>
        </w:rPr>
      </w:pPr>
    </w:p>
    <w:p w14:paraId="4EE9E317" w14:textId="77777777" w:rsidR="00071FC3" w:rsidRDefault="00071FC3" w:rsidP="00071FC3">
      <w:pPr>
        <w:ind w:left="2880" w:firstLine="720"/>
        <w:rPr>
          <w:rFonts w:ascii="Times" w:eastAsiaTheme="majorEastAsia" w:hAnsi="Times" w:cs="Ayuthaya"/>
          <w:sz w:val="24"/>
          <w:szCs w:val="24"/>
        </w:rPr>
      </w:pPr>
    </w:p>
    <w:p w14:paraId="7DB9C91C" w14:textId="77777777" w:rsidR="00071FC3" w:rsidRDefault="00071FC3" w:rsidP="00071FC3">
      <w:pPr>
        <w:ind w:left="2880" w:firstLine="720"/>
        <w:rPr>
          <w:rFonts w:ascii="Times" w:eastAsiaTheme="majorEastAsia" w:hAnsi="Times" w:cs="Ayuthaya"/>
          <w:sz w:val="24"/>
          <w:szCs w:val="24"/>
        </w:rPr>
      </w:pPr>
    </w:p>
    <w:p w14:paraId="1EB44649" w14:textId="6B24116B" w:rsidR="00D24C91" w:rsidRPr="00D24C91" w:rsidRDefault="00D24C91" w:rsidP="00180274">
      <w:pPr>
        <w:rPr>
          <w:rFonts w:ascii="Times" w:eastAsiaTheme="majorEastAsia" w:hAnsi="Times" w:cs="Ayuthaya"/>
          <w:sz w:val="24"/>
          <w:szCs w:val="24"/>
        </w:rPr>
      </w:pPr>
    </w:p>
    <w:sectPr w:rsidR="00D24C91" w:rsidRPr="00D24C91" w:rsidSect="00EF4B1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rimi park" w:date="2014-05-24T12:52:00Z" w:initials="rp">
    <w:p w14:paraId="237F47DF" w14:textId="0A220F01" w:rsidR="006E7142" w:rsidRDefault="006E7142">
      <w:pPr>
        <w:pStyle w:val="CommentText"/>
      </w:pPr>
      <w:r>
        <w:rPr>
          <w:rStyle w:val="CommentReference"/>
        </w:rPr>
        <w:annotationRef/>
      </w:r>
      <w:r>
        <w:t xml:space="preserve">Chapter one is quite the same as that in SRS document, isn’t it? Can you please your requirements document and make the change that I commented there? They should apply to this document also.  </w:t>
      </w:r>
    </w:p>
  </w:comment>
  <w:comment w:id="13" w:author="rimi park" w:date="2014-05-24T12:54:00Z" w:initials="rp">
    <w:p w14:paraId="57A64665" w14:textId="21868219" w:rsidR="006E7142" w:rsidRDefault="006E7142">
      <w:pPr>
        <w:pStyle w:val="CommentText"/>
      </w:pPr>
      <w:r>
        <w:rPr>
          <w:rStyle w:val="CommentReference"/>
        </w:rPr>
        <w:annotationRef/>
      </w:r>
      <w:r>
        <w:t xml:space="preserve">Please refer to your SRS document and make the same changes. </w:t>
      </w:r>
    </w:p>
  </w:comment>
  <w:comment w:id="26" w:author="rimi park" w:date="2014-05-24T12:55:00Z" w:initials="rp">
    <w:p w14:paraId="4039ABF5" w14:textId="77A682A2" w:rsidR="006E7142" w:rsidRDefault="006E7142">
      <w:pPr>
        <w:pStyle w:val="CommentText"/>
      </w:pPr>
      <w:r>
        <w:rPr>
          <w:rStyle w:val="CommentReference"/>
        </w:rPr>
        <w:annotationRef/>
      </w:r>
      <w:r>
        <w:t xml:space="preserve">Make it clear that your system is designed in MVC and add some description about MVC. Maybe in the Architecture section? </w:t>
      </w:r>
    </w:p>
  </w:comment>
  <w:comment w:id="28" w:author="rimi park" w:date="2014-05-24T12:56:00Z" w:initials="rp">
    <w:p w14:paraId="49EE82A1" w14:textId="75E9F7E0" w:rsidR="006E7142" w:rsidRDefault="006E7142">
      <w:pPr>
        <w:pStyle w:val="CommentText"/>
      </w:pPr>
      <w:r>
        <w:rPr>
          <w:rStyle w:val="CommentReference"/>
        </w:rPr>
        <w:annotationRef/>
      </w:r>
      <w:r>
        <w:t xml:space="preserve">Can you make the class names a bit bigger so that they are easier to read? </w:t>
      </w:r>
    </w:p>
  </w:comment>
  <w:comment w:id="29" w:author="rimi park" w:date="2014-05-24T13:20:00Z" w:initials="rp">
    <w:p w14:paraId="7866A5CB" w14:textId="739E02FF" w:rsidR="00976B37" w:rsidRDefault="00976B37">
      <w:pPr>
        <w:pStyle w:val="CommentText"/>
      </w:pPr>
      <w:r>
        <w:rPr>
          <w:rStyle w:val="CommentReference"/>
        </w:rPr>
        <w:annotationRef/>
      </w:r>
      <w:r>
        <w:t>No need to repeat ‘Declare variable for…</w:t>
      </w:r>
      <w:proofErr w:type="gramStart"/>
      <w:r>
        <w:t>’.</w:t>
      </w:r>
      <w:proofErr w:type="gramEnd"/>
      <w:r>
        <w:t xml:space="preserve"> Make the same change to the other descriptions as well. </w:t>
      </w:r>
    </w:p>
  </w:comment>
  <w:comment w:id="35" w:author="rimi park" w:date="2014-05-24T13:04:00Z" w:initials="rp">
    <w:p w14:paraId="360D69ED" w14:textId="09DB1F42" w:rsidR="003F327A" w:rsidRDefault="003F327A">
      <w:pPr>
        <w:pStyle w:val="CommentText"/>
      </w:pPr>
      <w:r>
        <w:rPr>
          <w:rStyle w:val="CommentReference"/>
        </w:rPr>
        <w:annotationRef/>
      </w:r>
      <w:r>
        <w:t>Change the above diagram to show ‘</w:t>
      </w:r>
      <w:proofErr w:type="spellStart"/>
      <w:r>
        <w:t>varchar</w:t>
      </w:r>
      <w:proofErr w:type="spellEnd"/>
      <w:r>
        <w:t>’, not ‘var. your next diagram shows ‘</w:t>
      </w:r>
      <w:proofErr w:type="spellStart"/>
      <w:r>
        <w:t>varchar</w:t>
      </w:r>
      <w:proofErr w:type="spellEnd"/>
      <w:r>
        <w:t xml:space="preserve">’. </w:t>
      </w:r>
    </w:p>
  </w:comment>
  <w:comment w:id="36" w:author="rimi park" w:date="2014-05-24T13:02:00Z" w:initials="rp">
    <w:p w14:paraId="4FA261E1" w14:textId="0FF656A5" w:rsidR="003F327A" w:rsidRDefault="003F327A">
      <w:pPr>
        <w:pStyle w:val="CommentText"/>
      </w:pPr>
      <w:r>
        <w:rPr>
          <w:rStyle w:val="CommentReference"/>
        </w:rPr>
        <w:annotationRef/>
      </w:r>
      <w:r w:rsidR="00976B37">
        <w:t xml:space="preserve">No need to repeat “Method uses to’. Make the same change to the other descriptions. </w:t>
      </w:r>
    </w:p>
  </w:comment>
  <w:comment w:id="38" w:author="rimi park" w:date="2014-05-24T13:02:00Z" w:initials="rp">
    <w:p w14:paraId="40223032" w14:textId="6AAED15A" w:rsidR="003F327A" w:rsidRDefault="003F327A">
      <w:pPr>
        <w:pStyle w:val="CommentText"/>
      </w:pPr>
      <w:r>
        <w:rPr>
          <w:rStyle w:val="CommentReference"/>
        </w:rPr>
        <w:annotationRef/>
      </w:r>
      <w:r>
        <w:t>No parameter?</w:t>
      </w:r>
    </w:p>
  </w:comment>
  <w:comment w:id="39" w:author="rimi park" w:date="2014-05-24T13:06:00Z" w:initials="rp">
    <w:p w14:paraId="364AE5D8" w14:textId="3708F0CE" w:rsidR="003F327A" w:rsidRDefault="003F327A">
      <w:pPr>
        <w:pStyle w:val="CommentText"/>
      </w:pPr>
      <w:r>
        <w:rPr>
          <w:rStyle w:val="CommentReference"/>
        </w:rPr>
        <w:annotationRef/>
      </w:r>
      <w:r>
        <w:t xml:space="preserve">Model is the place where you define information of this class. Your information about Patient is defined in the class “Patient” and Model includes methods only… this is not the right way of using MVC. </w:t>
      </w:r>
    </w:p>
  </w:comment>
  <w:comment w:id="40" w:author="rimi park" w:date="2014-05-24T13:00:00Z" w:initials="rp">
    <w:p w14:paraId="2BD73401" w14:textId="39814247" w:rsidR="006E7142" w:rsidRDefault="006E7142">
      <w:pPr>
        <w:pStyle w:val="CommentText"/>
      </w:pPr>
      <w:r>
        <w:rPr>
          <w:rStyle w:val="CommentReference"/>
        </w:rPr>
        <w:annotationRef/>
      </w:r>
      <w:r>
        <w:t xml:space="preserve">Make it the same as what you see in the class diagram. You need to specify parameters and their data types also. </w:t>
      </w:r>
    </w:p>
    <w:p w14:paraId="32C9CF49" w14:textId="77777777" w:rsidR="004F5492" w:rsidRDefault="004F5492">
      <w:pPr>
        <w:pStyle w:val="CommentText"/>
      </w:pPr>
    </w:p>
    <w:p w14:paraId="0321DF8B" w14:textId="50E4DE86" w:rsidR="004F5492" w:rsidRDefault="004F5492">
      <w:pPr>
        <w:pStyle w:val="CommentText"/>
      </w:pPr>
      <w:r>
        <w:t xml:space="preserve">Need to specify the return value and its type also. And explain it in the description.  </w:t>
      </w:r>
    </w:p>
    <w:p w14:paraId="45BCC5A0" w14:textId="77777777" w:rsidR="004F5492" w:rsidRDefault="004F5492">
      <w:pPr>
        <w:pStyle w:val="CommentText"/>
      </w:pPr>
    </w:p>
    <w:p w14:paraId="75F674B2" w14:textId="14937E63" w:rsidR="004F5492" w:rsidRDefault="004F5492">
      <w:pPr>
        <w:pStyle w:val="CommentText"/>
      </w:pPr>
      <w:r>
        <w:t xml:space="preserve">Some of your diagrams shows return values and some don’t. Why? They should show all. Method name, parameters and their type, and return value and its type. </w:t>
      </w:r>
    </w:p>
  </w:comment>
  <w:comment w:id="41" w:author="rimi park" w:date="2014-05-24T13:07:00Z" w:initials="rp">
    <w:p w14:paraId="6D0AD8B6" w14:textId="43279E71" w:rsidR="003F327A" w:rsidRDefault="003F327A">
      <w:pPr>
        <w:pStyle w:val="CommentText"/>
      </w:pPr>
      <w:r>
        <w:rPr>
          <w:rStyle w:val="CommentReference"/>
        </w:rPr>
        <w:annotationRef/>
      </w:r>
      <w:r>
        <w:t xml:space="preserve">How is this different from the </w:t>
      </w:r>
      <w:proofErr w:type="gramStart"/>
      <w:r>
        <w:t>login(</w:t>
      </w:r>
      <w:proofErr w:type="gramEnd"/>
      <w:r>
        <w:t xml:space="preserve">) method of Patient Model? Controller should include methods to operate on the data defined in Model. </w:t>
      </w:r>
    </w:p>
  </w:comment>
  <w:comment w:id="42" w:author="rimi park" w:date="2014-05-24T13:08:00Z" w:initials="rp">
    <w:p w14:paraId="61F634CF" w14:textId="78945F40" w:rsidR="003F327A" w:rsidRDefault="003F327A">
      <w:pPr>
        <w:pStyle w:val="CommentText"/>
      </w:pPr>
      <w:r>
        <w:rPr>
          <w:rStyle w:val="CommentReference"/>
        </w:rPr>
        <w:annotationRef/>
      </w:r>
      <w:r>
        <w:t xml:space="preserve">Any parameter? </w:t>
      </w:r>
    </w:p>
  </w:comment>
  <w:comment w:id="43" w:author="rimi park" w:date="2014-05-24T13:09:00Z" w:initials="rp">
    <w:p w14:paraId="733E53A2" w14:textId="2FE7E893" w:rsidR="003F327A" w:rsidRDefault="003F327A">
      <w:pPr>
        <w:pStyle w:val="CommentText"/>
      </w:pPr>
      <w:r>
        <w:rPr>
          <w:rStyle w:val="CommentReference"/>
        </w:rPr>
        <w:annotationRef/>
      </w:r>
      <w:r>
        <w:t>Please update your diagram to show ‘</w:t>
      </w:r>
      <w:proofErr w:type="spellStart"/>
      <w:r>
        <w:t>varchar</w:t>
      </w:r>
      <w:proofErr w:type="spellEnd"/>
      <w:r>
        <w:t xml:space="preserve">’ </w:t>
      </w:r>
    </w:p>
  </w:comment>
  <w:comment w:id="44" w:author="rimi park" w:date="2014-05-24T13:25:00Z" w:initials="rp">
    <w:p w14:paraId="79644B51" w14:textId="7D6B99AE" w:rsidR="004F5492" w:rsidRDefault="004F5492">
      <w:pPr>
        <w:pStyle w:val="CommentText"/>
      </w:pPr>
      <w:r>
        <w:rPr>
          <w:rStyle w:val="CommentReference"/>
        </w:rPr>
        <w:annotationRef/>
      </w:r>
      <w:r>
        <w:t xml:space="preserve">Again, I do not understand the difference between the methods in model and controller. </w:t>
      </w:r>
    </w:p>
  </w:comment>
  <w:comment w:id="45" w:author="rimi park" w:date="2014-05-24T13:26:00Z" w:initials="rp">
    <w:p w14:paraId="2AF7042C" w14:textId="77777777" w:rsidR="004F5492" w:rsidRDefault="004F5492">
      <w:pPr>
        <w:pStyle w:val="CommentText"/>
      </w:pPr>
      <w:r>
        <w:rPr>
          <w:rStyle w:val="CommentReference"/>
        </w:rPr>
        <w:annotationRef/>
      </w:r>
      <w:r>
        <w:t xml:space="preserve">Your diagram also shows the type of return value. But I don’t understand the difference between the parameter and the return value. Both of them are type Patient? Then, what do you pass and what do you get? Why do you have to use this method when you already know the Patient, which is your parameter? </w:t>
      </w:r>
    </w:p>
    <w:p w14:paraId="6167C6CD" w14:textId="77777777" w:rsidR="004F5492" w:rsidRDefault="004F5492">
      <w:pPr>
        <w:pStyle w:val="CommentText"/>
      </w:pPr>
    </w:p>
    <w:p w14:paraId="23F3B587" w14:textId="654296DD" w:rsidR="004F5492" w:rsidRDefault="004F5492">
      <w:pPr>
        <w:pStyle w:val="CommentText"/>
      </w:pPr>
      <w:r>
        <w:t xml:space="preserve">Same comment for the next method </w:t>
      </w:r>
      <w:proofErr w:type="spellStart"/>
      <w:r>
        <w:t>getDentist</w:t>
      </w:r>
      <w:proofErr w:type="spellEnd"/>
      <w:r>
        <w:t>.</w:t>
      </w:r>
    </w:p>
  </w:comment>
  <w:comment w:id="46" w:author="rimi park" w:date="2014-05-24T13:28:00Z" w:initials="rp">
    <w:p w14:paraId="31BC2B6A" w14:textId="77777777" w:rsidR="004F5492" w:rsidRDefault="004F5492">
      <w:pPr>
        <w:pStyle w:val="CommentText"/>
      </w:pPr>
      <w:r>
        <w:rPr>
          <w:rStyle w:val="CommentReference"/>
        </w:rPr>
        <w:annotationRef/>
      </w:r>
      <w:r>
        <w:t xml:space="preserve">Is this correct? ID’s type is Dentist? What about </w:t>
      </w:r>
      <w:proofErr w:type="spellStart"/>
      <w:r>
        <w:t>firstname</w:t>
      </w:r>
      <w:proofErr w:type="spellEnd"/>
      <w:r>
        <w:t xml:space="preserve"> and surname? Are they Dentist? </w:t>
      </w:r>
    </w:p>
    <w:p w14:paraId="1ADA3CEE" w14:textId="77777777" w:rsidR="004F5492" w:rsidRDefault="004F5492">
      <w:pPr>
        <w:pStyle w:val="CommentText"/>
      </w:pPr>
    </w:p>
    <w:p w14:paraId="46A287CF" w14:textId="52ADE400" w:rsidR="004F5492" w:rsidRDefault="004F5492">
      <w:pPr>
        <w:pStyle w:val="CommentText"/>
      </w:pPr>
      <w:r>
        <w:t xml:space="preserve">Please check the correctness your class descriptions by comparing them with the actual code. </w:t>
      </w:r>
    </w:p>
  </w:comment>
  <w:comment w:id="47" w:author="rimi park" w:date="2014-05-24T13:30:00Z" w:initials="rp">
    <w:p w14:paraId="7410BD59" w14:textId="3FCDE995" w:rsidR="004F5492" w:rsidRDefault="004F5492">
      <w:pPr>
        <w:pStyle w:val="CommentText"/>
      </w:pPr>
      <w:r>
        <w:rPr>
          <w:rStyle w:val="CommentReference"/>
        </w:rPr>
        <w:annotationRef/>
      </w:r>
      <w:r>
        <w:t>Same comments</w:t>
      </w:r>
      <w:proofErr w:type="gramStart"/>
      <w:r>
        <w:t>..</w:t>
      </w:r>
      <w:proofErr w:type="gramEnd"/>
      <w:r>
        <w:t xml:space="preserve"> Parameter and Return</w:t>
      </w:r>
      <w:proofErr w:type="gramStart"/>
      <w:r>
        <w:t>..</w:t>
      </w:r>
      <w:proofErr w:type="gramEnd"/>
      <w:r>
        <w:t xml:space="preserve"> </w:t>
      </w:r>
      <w:proofErr w:type="gramStart"/>
      <w:r>
        <w:t>both</w:t>
      </w:r>
      <w:proofErr w:type="gramEnd"/>
      <w:r>
        <w:t xml:space="preserve"> are type Patient?? </w:t>
      </w:r>
    </w:p>
  </w:comment>
  <w:comment w:id="51" w:author="rimi park" w:date="2014-05-24T13:40:00Z" w:initials="rp">
    <w:p w14:paraId="2F74367F" w14:textId="62F668B3" w:rsidR="00B23641" w:rsidRDefault="00B23641">
      <w:pPr>
        <w:pStyle w:val="CommentText"/>
      </w:pPr>
      <w:r>
        <w:rPr>
          <w:rStyle w:val="CommentReference"/>
        </w:rPr>
        <w:annotationRef/>
      </w:r>
      <w:r>
        <w:t xml:space="preserve">If the last step ‘9. </w:t>
      </w:r>
      <w:proofErr w:type="spellStart"/>
      <w:proofErr w:type="gramStart"/>
      <w:r>
        <w:t>enterToHomepage</w:t>
      </w:r>
      <w:proofErr w:type="spellEnd"/>
      <w:proofErr w:type="gramEnd"/>
      <w:r>
        <w:t xml:space="preserve">’ is not just returning a value, but an action (e.g. a method call), it should be a solid arrow. You use a dotted arrow only for those what return some value. </w:t>
      </w:r>
    </w:p>
  </w:comment>
  <w:comment w:id="52" w:author="rimi park" w:date="2014-05-24T13:31:00Z" w:initials="rp">
    <w:p w14:paraId="21D0DFF6" w14:textId="77777777" w:rsidR="004F5492" w:rsidRDefault="004F5492">
      <w:pPr>
        <w:pStyle w:val="CommentText"/>
      </w:pPr>
      <w:r>
        <w:rPr>
          <w:rStyle w:val="CommentReference"/>
        </w:rPr>
        <w:annotationRef/>
      </w:r>
      <w:r>
        <w:t xml:space="preserve">I will need to understand the difference between two login </w:t>
      </w:r>
      <w:r w:rsidR="00B23641">
        <w:t>methods first.</w:t>
      </w:r>
    </w:p>
    <w:p w14:paraId="7F0A5F45" w14:textId="77777777" w:rsidR="00B23641" w:rsidRDefault="00B23641">
      <w:pPr>
        <w:pStyle w:val="CommentText"/>
      </w:pPr>
    </w:p>
    <w:p w14:paraId="35E72431" w14:textId="77777777" w:rsidR="00B23641" w:rsidRDefault="00B23641">
      <w:pPr>
        <w:pStyle w:val="CommentText"/>
      </w:pPr>
      <w:r>
        <w:t>And the alt box should cover the area there are two different paths only. So it should not cover those login methods</w:t>
      </w:r>
      <w:proofErr w:type="gramStart"/>
      <w:r>
        <w:t>..</w:t>
      </w:r>
      <w:proofErr w:type="gramEnd"/>
      <w:r>
        <w:t xml:space="preserve"> </w:t>
      </w:r>
      <w:proofErr w:type="gramStart"/>
      <w:r>
        <w:t>because</w:t>
      </w:r>
      <w:proofErr w:type="gramEnd"/>
      <w:r>
        <w:t xml:space="preserve"> there is only one path to call the login method. </w:t>
      </w:r>
    </w:p>
    <w:p w14:paraId="7F64402B" w14:textId="77777777" w:rsidR="00B23641" w:rsidRDefault="00B23641">
      <w:pPr>
        <w:pStyle w:val="CommentText"/>
      </w:pPr>
    </w:p>
    <w:p w14:paraId="5986DF08" w14:textId="43FE9FB1" w:rsidR="00B23641" w:rsidRDefault="00B23641">
      <w:pPr>
        <w:pStyle w:val="CommentText"/>
      </w:pPr>
      <w:r>
        <w:t xml:space="preserve">Same comment for the following two features for login. </w:t>
      </w:r>
    </w:p>
  </w:comment>
  <w:comment w:id="53" w:author="rimi park" w:date="2014-05-24T13:39:00Z" w:initials="rp">
    <w:p w14:paraId="00C81A9E" w14:textId="1AB1BB89" w:rsidR="00B23641" w:rsidRDefault="00B23641">
      <w:pPr>
        <w:pStyle w:val="CommentText"/>
      </w:pPr>
      <w:r>
        <w:rPr>
          <w:rStyle w:val="CommentReference"/>
        </w:rPr>
        <w:annotationRef/>
      </w:r>
      <w:r>
        <w:t xml:space="preserve">Make sure the text in the sequence diagrams is large enough to read. </w:t>
      </w:r>
    </w:p>
  </w:comment>
  <w:comment w:id="54" w:author="rimi park" w:date="2014-05-24T13:36:00Z" w:initials="rp">
    <w:p w14:paraId="740BB1FA" w14:textId="39A818B1" w:rsidR="00B23641" w:rsidRDefault="00B23641">
      <w:pPr>
        <w:pStyle w:val="CommentText"/>
      </w:pPr>
      <w:r>
        <w:rPr>
          <w:rStyle w:val="CommentReference"/>
        </w:rPr>
        <w:annotationRef/>
      </w:r>
      <w:r>
        <w:t xml:space="preserve">Haven’t you described the upper part in the login diagram already? I do not think you need to repeat it here again. You can just show how to make the appointment only. Remember that I asked you to remove the repeating steps in UCs also. The same thing. If you need to repeat login in every diagram, your diagram will get unnecessarily long. </w:t>
      </w:r>
    </w:p>
  </w:comment>
  <w:comment w:id="55" w:author="rimi park" w:date="2014-05-24T13:44:00Z" w:initials="rp">
    <w:p w14:paraId="221B765E" w14:textId="408845F0" w:rsidR="00BC04D6" w:rsidRDefault="00BC04D6">
      <w:pPr>
        <w:pStyle w:val="CommentText"/>
      </w:pPr>
      <w:r>
        <w:rPr>
          <w:rStyle w:val="CommentReference"/>
        </w:rPr>
        <w:annotationRef/>
      </w:r>
      <w:r>
        <w:t xml:space="preserve">I think the text here is too small.  </w:t>
      </w:r>
    </w:p>
  </w:comment>
  <w:comment w:id="56" w:author="rimi park" w:date="2014-05-24T13:45:00Z" w:initials="rp">
    <w:p w14:paraId="46EFDA75" w14:textId="5771D2CA" w:rsidR="00BC04D6" w:rsidRDefault="00BC04D6">
      <w:pPr>
        <w:pStyle w:val="CommentText"/>
      </w:pPr>
      <w:r>
        <w:rPr>
          <w:rStyle w:val="CommentReference"/>
        </w:rPr>
        <w:annotationRef/>
      </w:r>
      <w:r>
        <w:t xml:space="preserve">Shouldn’t the steps from 4 to 14 be a one arrow? If you put this way, it means you are passing information to the ‘create account page’ 11 times without any return. And it is not clear how the control is passed to Officer each time he sends the information to the ‘create account page’. </w:t>
      </w:r>
    </w:p>
  </w:comment>
  <w:comment w:id="57" w:author="rimi park" w:date="2014-05-24T13:47:00Z" w:initials="rp">
    <w:p w14:paraId="44B06BD8" w14:textId="38170F10" w:rsidR="00BC04D6" w:rsidRDefault="00BC04D6">
      <w:pPr>
        <w:pStyle w:val="CommentText"/>
      </w:pPr>
      <w:r>
        <w:rPr>
          <w:rStyle w:val="CommentReference"/>
        </w:rPr>
        <w:annotationRef/>
      </w:r>
      <w:r>
        <w:t>Here also. Three arrows from 17 to 19 go to “Add new appointment page”. Does it mean that you pass each information one by one? How does the control come back to the user each time?</w:t>
      </w:r>
    </w:p>
  </w:comment>
  <w:comment w:id="58" w:author="rimi park" w:date="2014-05-24T13:49:00Z" w:initials="rp">
    <w:p w14:paraId="67A9BA84" w14:textId="4B718B84" w:rsidR="00BC04D6" w:rsidRDefault="00BC04D6">
      <w:pPr>
        <w:pStyle w:val="CommentText"/>
      </w:pPr>
      <w:r>
        <w:rPr>
          <w:rStyle w:val="CommentReference"/>
        </w:rPr>
        <w:annotationRef/>
      </w:r>
      <w:r>
        <w:t>Same comment</w:t>
      </w:r>
      <w:proofErr w:type="gramStart"/>
      <w:r>
        <w:t>..</w:t>
      </w:r>
      <w:proofErr w:type="gramEnd"/>
      <w:r>
        <w:t xml:space="preserve"> </w:t>
      </w:r>
      <w:proofErr w:type="gramStart"/>
      <w:r>
        <w:t>step</w:t>
      </w:r>
      <w:proofErr w:type="gramEnd"/>
      <w:r>
        <w:t xml:space="preserve"> from 18 to 23.</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37F47DF" w15:done="0"/>
  <w15:commentEx w15:paraId="57A64665" w15:done="0"/>
  <w15:commentEx w15:paraId="4039ABF5" w15:done="0"/>
  <w15:commentEx w15:paraId="49EE82A1" w15:done="0"/>
  <w15:commentEx w15:paraId="7866A5CB" w15:done="0"/>
  <w15:commentEx w15:paraId="360D69ED" w15:done="0"/>
  <w15:commentEx w15:paraId="4FA261E1" w15:done="0"/>
  <w15:commentEx w15:paraId="40223032" w15:done="0"/>
  <w15:commentEx w15:paraId="364AE5D8" w15:done="0"/>
  <w15:commentEx w15:paraId="75F674B2" w15:done="0"/>
  <w15:commentEx w15:paraId="6D0AD8B6" w15:done="0"/>
  <w15:commentEx w15:paraId="61F634CF" w15:done="0"/>
  <w15:commentEx w15:paraId="733E53A2" w15:done="0"/>
  <w15:commentEx w15:paraId="79644B51" w15:done="0"/>
  <w15:commentEx w15:paraId="23F3B587" w15:done="0"/>
  <w15:commentEx w15:paraId="46A287CF" w15:done="0"/>
  <w15:commentEx w15:paraId="7410BD59" w15:done="0"/>
  <w15:commentEx w15:paraId="2F74367F" w15:done="0"/>
  <w15:commentEx w15:paraId="5986DF08" w15:done="0"/>
  <w15:commentEx w15:paraId="00C81A9E" w15:done="0"/>
  <w15:commentEx w15:paraId="740BB1FA" w15:done="0"/>
  <w15:commentEx w15:paraId="221B765E" w15:done="0"/>
  <w15:commentEx w15:paraId="46EFDA75" w15:done="0"/>
  <w15:commentEx w15:paraId="44B06BD8" w15:done="0"/>
  <w15:commentEx w15:paraId="67A9BA8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0E88D7" w14:textId="77777777" w:rsidR="00C66527" w:rsidRDefault="00C66527" w:rsidP="00D57804">
      <w:pPr>
        <w:spacing w:line="240" w:lineRule="auto"/>
      </w:pPr>
      <w:r>
        <w:separator/>
      </w:r>
    </w:p>
  </w:endnote>
  <w:endnote w:type="continuationSeparator" w:id="0">
    <w:p w14:paraId="2BA7F8F1" w14:textId="77777777" w:rsidR="00C66527" w:rsidRDefault="00C66527" w:rsidP="00D578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3" w:usb2="00000009" w:usb3="00000000" w:csb0="000001FF" w:csb1="00000000"/>
  </w:font>
  <w:font w:name="Ayuthaya">
    <w:charset w:val="00"/>
    <w:family w:val="auto"/>
    <w:pitch w:val="variable"/>
    <w:sig w:usb0="A100026F" w:usb1="00000000" w:usb2="00000000"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9E6C09" w14:textId="77777777" w:rsidR="00842F1D" w:rsidRDefault="00842F1D"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075"/>
      <w:gridCol w:w="2883"/>
      <w:gridCol w:w="960"/>
      <w:gridCol w:w="1615"/>
      <w:gridCol w:w="1203"/>
      <w:gridCol w:w="1280"/>
    </w:tblGrid>
    <w:tr w:rsidR="00842F1D" w:rsidRPr="00445E30" w14:paraId="35459D52" w14:textId="77777777" w:rsidTr="00A252B3">
      <w:tc>
        <w:tcPr>
          <w:tcW w:w="1101" w:type="dxa"/>
          <w:vAlign w:val="center"/>
        </w:tcPr>
        <w:p w14:paraId="65CF06D4" w14:textId="77777777" w:rsidR="00842F1D" w:rsidRPr="00445E30" w:rsidRDefault="00842F1D"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5245E86D" w14:textId="61B03128" w:rsidR="00842F1D" w:rsidRPr="009E5764" w:rsidRDefault="00842F1D" w:rsidP="00A252B3">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 xml:space="preserve">Dental </w:t>
          </w:r>
          <w:r>
            <w:rPr>
              <w:rFonts w:ascii="Times New Roman" w:hAnsi="Times New Roman" w:cs="Times New Roman"/>
              <w:bCs/>
              <w:sz w:val="14"/>
              <w:szCs w:val="14"/>
            </w:rPr>
            <w:t>Clinic Services System –Software Design</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0.1</w:t>
          </w:r>
        </w:p>
      </w:tc>
      <w:tc>
        <w:tcPr>
          <w:tcW w:w="992" w:type="dxa"/>
          <w:vAlign w:val="center"/>
        </w:tcPr>
        <w:p w14:paraId="5EF28FA3" w14:textId="77777777" w:rsidR="00842F1D" w:rsidRPr="00445E30" w:rsidRDefault="00842F1D"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1A7D4B97" w14:textId="77777777" w:rsidR="00842F1D" w:rsidRPr="009E5764" w:rsidRDefault="00842F1D"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14:paraId="53C99E7F" w14:textId="77777777" w:rsidR="00842F1D" w:rsidRPr="00445E30" w:rsidRDefault="00842F1D"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78D24247" w14:textId="77777777" w:rsidR="00842F1D" w:rsidRPr="00FB7C6B" w:rsidRDefault="00842F1D"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8A5C08" w:rsidRPr="008A5C08">
            <w:rPr>
              <w:rFonts w:ascii="Times New Roman" w:hAnsi="Times New Roman" w:cs="Angsana New"/>
              <w:bCs/>
              <w:noProof/>
              <w:sz w:val="14"/>
              <w:szCs w:val="14"/>
            </w:rPr>
            <w:t>33</w:t>
          </w:r>
          <w:r w:rsidRPr="009E5764">
            <w:rPr>
              <w:rFonts w:ascii="Times New Roman" w:hAnsi="Times New Roman" w:cs="Angsana New"/>
              <w:bCs/>
              <w:noProof/>
              <w:sz w:val="14"/>
              <w:szCs w:val="14"/>
              <w:cs/>
            </w:rPr>
            <w:fldChar w:fldCharType="end"/>
          </w:r>
        </w:p>
      </w:tc>
    </w:tr>
    <w:tr w:rsidR="00842F1D" w:rsidRPr="00445E30" w14:paraId="5D844079" w14:textId="77777777" w:rsidTr="00A252B3">
      <w:tc>
        <w:tcPr>
          <w:tcW w:w="1101" w:type="dxa"/>
          <w:vAlign w:val="center"/>
        </w:tcPr>
        <w:p w14:paraId="4AB1329F" w14:textId="77777777" w:rsidR="00842F1D" w:rsidRPr="00445E30" w:rsidRDefault="00842F1D"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0AEFE3D1" w14:textId="13DD3B4F" w:rsidR="00842F1D" w:rsidRPr="009E5764" w:rsidRDefault="00842F1D"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Software </w:t>
          </w:r>
          <w:proofErr w:type="spellStart"/>
          <w:r>
            <w:rPr>
              <w:rFonts w:ascii="Times New Roman" w:hAnsi="Times New Roman" w:cs="Times New Roman"/>
              <w:bCs/>
              <w:sz w:val="14"/>
              <w:szCs w:val="14"/>
            </w:rPr>
            <w:t>Desogn</w:t>
          </w:r>
          <w:proofErr w:type="spellEnd"/>
        </w:p>
      </w:tc>
      <w:tc>
        <w:tcPr>
          <w:tcW w:w="992" w:type="dxa"/>
          <w:vAlign w:val="center"/>
        </w:tcPr>
        <w:p w14:paraId="30038B8A" w14:textId="77777777" w:rsidR="00842F1D" w:rsidRPr="00445E30" w:rsidRDefault="00842F1D"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130CF2F8" w14:textId="77777777" w:rsidR="00842F1D" w:rsidRPr="009E5764" w:rsidRDefault="00842F1D" w:rsidP="00A252B3">
          <w:pPr>
            <w:widowControl w:val="0"/>
            <w:jc w:val="center"/>
            <w:rPr>
              <w:rFonts w:ascii="Times New Roman" w:hAnsi="Times New Roman" w:cs="Times New Roman"/>
              <w:bCs/>
              <w:sz w:val="14"/>
              <w:szCs w:val="14"/>
            </w:rPr>
          </w:pPr>
        </w:p>
      </w:tc>
      <w:tc>
        <w:tcPr>
          <w:tcW w:w="1276" w:type="dxa"/>
          <w:vAlign w:val="center"/>
        </w:tcPr>
        <w:p w14:paraId="72D1D2A8" w14:textId="77777777" w:rsidR="00842F1D" w:rsidRPr="00445E30" w:rsidRDefault="00842F1D"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768B6A91" w14:textId="77777777" w:rsidR="00842F1D" w:rsidRPr="009E5764" w:rsidRDefault="00842F1D" w:rsidP="00A252B3">
          <w:pPr>
            <w:widowControl w:val="0"/>
            <w:jc w:val="center"/>
            <w:rPr>
              <w:rFonts w:ascii="Times New Roman" w:hAnsi="Times New Roman" w:cs="Times New Roman"/>
              <w:bCs/>
              <w:sz w:val="14"/>
              <w:szCs w:val="14"/>
            </w:rPr>
          </w:pPr>
        </w:p>
      </w:tc>
    </w:tr>
  </w:tbl>
  <w:p w14:paraId="77EC7A45" w14:textId="77777777" w:rsidR="00842F1D" w:rsidRDefault="00842F1D" w:rsidP="00FB7C6B">
    <w:pPr>
      <w:pStyle w:val="Footer"/>
      <w:tabs>
        <w:tab w:val="clear" w:pos="4513"/>
        <w:tab w:val="clear" w:pos="9026"/>
        <w:tab w:val="left" w:pos="335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9BFFA0" w14:textId="77777777" w:rsidR="00C66527" w:rsidRDefault="00C66527" w:rsidP="00D57804">
      <w:pPr>
        <w:spacing w:line="240" w:lineRule="auto"/>
      </w:pPr>
      <w:r>
        <w:separator/>
      </w:r>
    </w:p>
  </w:footnote>
  <w:footnote w:type="continuationSeparator" w:id="0">
    <w:p w14:paraId="36E21C11" w14:textId="77777777" w:rsidR="00C66527" w:rsidRDefault="00C66527" w:rsidP="00D5780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14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3242640"/>
    <w:multiLevelType w:val="hybridMultilevel"/>
    <w:tmpl w:val="C36CB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566A7D"/>
    <w:multiLevelType w:val="hybridMultilevel"/>
    <w:tmpl w:val="36D60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8519CC"/>
    <w:multiLevelType w:val="hybridMultilevel"/>
    <w:tmpl w:val="A5B0DE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AB60BB6"/>
    <w:multiLevelType w:val="hybridMultilevel"/>
    <w:tmpl w:val="F386DB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0820E27"/>
    <w:multiLevelType w:val="hybridMultilevel"/>
    <w:tmpl w:val="83828F0E"/>
    <w:lvl w:ilvl="0" w:tplc="1CDEDCDA">
      <w:start w:val="1"/>
      <w:numFmt w:val="bullet"/>
      <w:lvlText w:val="⟶"/>
      <w:lvlJc w:val="left"/>
      <w:pPr>
        <w:ind w:left="2520" w:hanging="360"/>
      </w:pPr>
      <w:rPr>
        <w:rFonts w:ascii="Cambria" w:hAnsi="Cambri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nsid w:val="13387755"/>
    <w:multiLevelType w:val="hybridMultilevel"/>
    <w:tmpl w:val="7D7C6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A634FA"/>
    <w:multiLevelType w:val="hybridMultilevel"/>
    <w:tmpl w:val="5142B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F8695D"/>
    <w:multiLevelType w:val="hybridMultilevel"/>
    <w:tmpl w:val="DF0EA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3744E3"/>
    <w:multiLevelType w:val="hybridMultilevel"/>
    <w:tmpl w:val="0DC8170C"/>
    <w:lvl w:ilvl="0" w:tplc="E35A7A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457311"/>
    <w:multiLevelType w:val="hybridMultilevel"/>
    <w:tmpl w:val="864A6724"/>
    <w:lvl w:ilvl="0" w:tplc="2976152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2F4675"/>
    <w:multiLevelType w:val="hybridMultilevel"/>
    <w:tmpl w:val="A6A6D2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320477C9"/>
    <w:multiLevelType w:val="hybridMultilevel"/>
    <w:tmpl w:val="3D6E2F42"/>
    <w:lvl w:ilvl="0" w:tplc="E35A7A3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9720835"/>
    <w:multiLevelType w:val="hybridMultilevel"/>
    <w:tmpl w:val="2E364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120306"/>
    <w:multiLevelType w:val="hybridMultilevel"/>
    <w:tmpl w:val="4A0C05F4"/>
    <w:lvl w:ilvl="0" w:tplc="E35A7A3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49DE0A33"/>
    <w:multiLevelType w:val="hybridMultilevel"/>
    <w:tmpl w:val="415A9BF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069"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387274A"/>
    <w:multiLevelType w:val="hybridMultilevel"/>
    <w:tmpl w:val="6A9EA0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9FD7CB0"/>
    <w:multiLevelType w:val="hybridMultilevel"/>
    <w:tmpl w:val="761EC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319037F"/>
    <w:multiLevelType w:val="hybridMultilevel"/>
    <w:tmpl w:val="7DACBD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3E05B0D"/>
    <w:multiLevelType w:val="hybridMultilevel"/>
    <w:tmpl w:val="9EE892F6"/>
    <w:lvl w:ilvl="0" w:tplc="E35A7A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260A93"/>
    <w:multiLevelType w:val="hybridMultilevel"/>
    <w:tmpl w:val="ABECFA76"/>
    <w:lvl w:ilvl="0" w:tplc="E35A7A30">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3">
    <w:nsid w:val="6F0E36AC"/>
    <w:multiLevelType w:val="hybridMultilevel"/>
    <w:tmpl w:val="68B42F1E"/>
    <w:lvl w:ilvl="0" w:tplc="E35A7A3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731E249E"/>
    <w:multiLevelType w:val="hybridMultilevel"/>
    <w:tmpl w:val="0686AE7A"/>
    <w:lvl w:ilvl="0" w:tplc="E35A7A3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780D4C5B"/>
    <w:multiLevelType w:val="hybridMultilevel"/>
    <w:tmpl w:val="2DEE7A5C"/>
    <w:lvl w:ilvl="0" w:tplc="E35A7A3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7C7D195F"/>
    <w:multiLevelType w:val="hybridMultilevel"/>
    <w:tmpl w:val="FEF225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E1252CC"/>
    <w:multiLevelType w:val="hybridMultilevel"/>
    <w:tmpl w:val="26223B4C"/>
    <w:lvl w:ilvl="0" w:tplc="E35A7A3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F2C085B"/>
    <w:multiLevelType w:val="hybridMultilevel"/>
    <w:tmpl w:val="56964730"/>
    <w:lvl w:ilvl="0" w:tplc="33CECC7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9"/>
  </w:num>
  <w:num w:numId="4">
    <w:abstractNumId w:val="19"/>
  </w:num>
  <w:num w:numId="5">
    <w:abstractNumId w:val="26"/>
  </w:num>
  <w:num w:numId="6">
    <w:abstractNumId w:val="10"/>
  </w:num>
  <w:num w:numId="7">
    <w:abstractNumId w:val="16"/>
  </w:num>
  <w:num w:numId="8">
    <w:abstractNumId w:val="14"/>
  </w:num>
  <w:num w:numId="9">
    <w:abstractNumId w:val="25"/>
  </w:num>
  <w:num w:numId="10">
    <w:abstractNumId w:val="23"/>
  </w:num>
  <w:num w:numId="11">
    <w:abstractNumId w:val="7"/>
  </w:num>
  <w:num w:numId="12">
    <w:abstractNumId w:val="13"/>
  </w:num>
  <w:num w:numId="13">
    <w:abstractNumId w:val="24"/>
  </w:num>
  <w:num w:numId="14">
    <w:abstractNumId w:val="20"/>
  </w:num>
  <w:num w:numId="15">
    <w:abstractNumId w:val="17"/>
  </w:num>
  <w:num w:numId="16">
    <w:abstractNumId w:val="12"/>
  </w:num>
  <w:num w:numId="17">
    <w:abstractNumId w:val="28"/>
  </w:num>
  <w:num w:numId="18">
    <w:abstractNumId w:val="5"/>
  </w:num>
  <w:num w:numId="19">
    <w:abstractNumId w:val="8"/>
  </w:num>
  <w:num w:numId="20">
    <w:abstractNumId w:val="22"/>
  </w:num>
  <w:num w:numId="21">
    <w:abstractNumId w:val="27"/>
  </w:num>
  <w:num w:numId="22">
    <w:abstractNumId w:val="0"/>
  </w:num>
  <w:num w:numId="23">
    <w:abstractNumId w:val="1"/>
  </w:num>
  <w:num w:numId="24">
    <w:abstractNumId w:val="2"/>
  </w:num>
  <w:num w:numId="25">
    <w:abstractNumId w:val="15"/>
  </w:num>
  <w:num w:numId="26">
    <w:abstractNumId w:val="11"/>
  </w:num>
  <w:num w:numId="27">
    <w:abstractNumId w:val="18"/>
  </w:num>
  <w:num w:numId="28">
    <w:abstractNumId w:val="4"/>
  </w:num>
  <w:num w:numId="29">
    <w:abstractNumId w:val="2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mi park">
    <w15:presenceInfo w15:providerId="Windows Live" w15:userId="0f8b9ca6cf73dc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7D55"/>
    <w:rsid w:val="00000C78"/>
    <w:rsid w:val="00034153"/>
    <w:rsid w:val="00052FD8"/>
    <w:rsid w:val="0005393E"/>
    <w:rsid w:val="000629D1"/>
    <w:rsid w:val="00065914"/>
    <w:rsid w:val="000666EB"/>
    <w:rsid w:val="00071FC3"/>
    <w:rsid w:val="000912E7"/>
    <w:rsid w:val="000918A3"/>
    <w:rsid w:val="000B44FC"/>
    <w:rsid w:val="000C7BB4"/>
    <w:rsid w:val="00101E59"/>
    <w:rsid w:val="00110994"/>
    <w:rsid w:val="001113EF"/>
    <w:rsid w:val="00114B2F"/>
    <w:rsid w:val="00117097"/>
    <w:rsid w:val="0012006E"/>
    <w:rsid w:val="00121DA9"/>
    <w:rsid w:val="0016034D"/>
    <w:rsid w:val="0016149A"/>
    <w:rsid w:val="001641E7"/>
    <w:rsid w:val="00173B76"/>
    <w:rsid w:val="00180274"/>
    <w:rsid w:val="001B1A65"/>
    <w:rsid w:val="001B285D"/>
    <w:rsid w:val="001D13C3"/>
    <w:rsid w:val="001E50E0"/>
    <w:rsid w:val="002056BC"/>
    <w:rsid w:val="00212F27"/>
    <w:rsid w:val="00222DE0"/>
    <w:rsid w:val="0022377A"/>
    <w:rsid w:val="00250839"/>
    <w:rsid w:val="002555EE"/>
    <w:rsid w:val="002833D9"/>
    <w:rsid w:val="002A41FB"/>
    <w:rsid w:val="002B2ECD"/>
    <w:rsid w:val="002B7017"/>
    <w:rsid w:val="002D4E8D"/>
    <w:rsid w:val="002D666E"/>
    <w:rsid w:val="00301D0E"/>
    <w:rsid w:val="00320DB1"/>
    <w:rsid w:val="0034109B"/>
    <w:rsid w:val="0034727C"/>
    <w:rsid w:val="003475E5"/>
    <w:rsid w:val="0036288F"/>
    <w:rsid w:val="003707B7"/>
    <w:rsid w:val="003756EC"/>
    <w:rsid w:val="003875A7"/>
    <w:rsid w:val="003A332F"/>
    <w:rsid w:val="003B0A4E"/>
    <w:rsid w:val="003C7AC3"/>
    <w:rsid w:val="003D00BA"/>
    <w:rsid w:val="003D2684"/>
    <w:rsid w:val="003D3649"/>
    <w:rsid w:val="003F31DB"/>
    <w:rsid w:val="003F327A"/>
    <w:rsid w:val="00404911"/>
    <w:rsid w:val="00410472"/>
    <w:rsid w:val="0042492C"/>
    <w:rsid w:val="00424B36"/>
    <w:rsid w:val="00424DC2"/>
    <w:rsid w:val="00434306"/>
    <w:rsid w:val="00444D22"/>
    <w:rsid w:val="0045124A"/>
    <w:rsid w:val="00453729"/>
    <w:rsid w:val="00455F9A"/>
    <w:rsid w:val="004637F4"/>
    <w:rsid w:val="004707FD"/>
    <w:rsid w:val="004851CB"/>
    <w:rsid w:val="00485CE8"/>
    <w:rsid w:val="004953B5"/>
    <w:rsid w:val="004A1E58"/>
    <w:rsid w:val="004B5183"/>
    <w:rsid w:val="004E3864"/>
    <w:rsid w:val="004F4972"/>
    <w:rsid w:val="004F5492"/>
    <w:rsid w:val="00504CB0"/>
    <w:rsid w:val="005061DC"/>
    <w:rsid w:val="005064EC"/>
    <w:rsid w:val="00515D95"/>
    <w:rsid w:val="00525D2F"/>
    <w:rsid w:val="0053239B"/>
    <w:rsid w:val="005955CC"/>
    <w:rsid w:val="005C50CE"/>
    <w:rsid w:val="005C5877"/>
    <w:rsid w:val="005C72C2"/>
    <w:rsid w:val="0060271E"/>
    <w:rsid w:val="00611FFB"/>
    <w:rsid w:val="006245B5"/>
    <w:rsid w:val="006432D2"/>
    <w:rsid w:val="006534C7"/>
    <w:rsid w:val="00670CF4"/>
    <w:rsid w:val="00676512"/>
    <w:rsid w:val="00677FB8"/>
    <w:rsid w:val="00691B55"/>
    <w:rsid w:val="006A14C7"/>
    <w:rsid w:val="006A6EB8"/>
    <w:rsid w:val="006D470A"/>
    <w:rsid w:val="006E3788"/>
    <w:rsid w:val="006E5804"/>
    <w:rsid w:val="006E6011"/>
    <w:rsid w:val="006E7142"/>
    <w:rsid w:val="00734BDD"/>
    <w:rsid w:val="0074192C"/>
    <w:rsid w:val="00745DD5"/>
    <w:rsid w:val="0074694F"/>
    <w:rsid w:val="00756045"/>
    <w:rsid w:val="00771E58"/>
    <w:rsid w:val="00772CDB"/>
    <w:rsid w:val="007A2EF7"/>
    <w:rsid w:val="007B7A06"/>
    <w:rsid w:val="007C4D10"/>
    <w:rsid w:val="007C6002"/>
    <w:rsid w:val="007E39FD"/>
    <w:rsid w:val="007F1E5B"/>
    <w:rsid w:val="007F3860"/>
    <w:rsid w:val="00801268"/>
    <w:rsid w:val="0080128D"/>
    <w:rsid w:val="00811476"/>
    <w:rsid w:val="00842F1D"/>
    <w:rsid w:val="00880571"/>
    <w:rsid w:val="0089328B"/>
    <w:rsid w:val="008A5C08"/>
    <w:rsid w:val="008C0C7E"/>
    <w:rsid w:val="008E2FC5"/>
    <w:rsid w:val="008E6BCD"/>
    <w:rsid w:val="008F2987"/>
    <w:rsid w:val="009048D6"/>
    <w:rsid w:val="00907A51"/>
    <w:rsid w:val="00911C8B"/>
    <w:rsid w:val="00925E62"/>
    <w:rsid w:val="009360F4"/>
    <w:rsid w:val="00943012"/>
    <w:rsid w:val="00950F17"/>
    <w:rsid w:val="009517A2"/>
    <w:rsid w:val="009554FE"/>
    <w:rsid w:val="00962BB8"/>
    <w:rsid w:val="00967A1D"/>
    <w:rsid w:val="00973281"/>
    <w:rsid w:val="00976B37"/>
    <w:rsid w:val="00987996"/>
    <w:rsid w:val="009970D8"/>
    <w:rsid w:val="009972A0"/>
    <w:rsid w:val="009C7659"/>
    <w:rsid w:val="009E56F4"/>
    <w:rsid w:val="00A05FC9"/>
    <w:rsid w:val="00A252B3"/>
    <w:rsid w:val="00A26918"/>
    <w:rsid w:val="00A560C9"/>
    <w:rsid w:val="00A87FD8"/>
    <w:rsid w:val="00AA43C7"/>
    <w:rsid w:val="00AC118E"/>
    <w:rsid w:val="00AC4074"/>
    <w:rsid w:val="00AD667A"/>
    <w:rsid w:val="00AE0712"/>
    <w:rsid w:val="00AE6A3B"/>
    <w:rsid w:val="00B126A1"/>
    <w:rsid w:val="00B23641"/>
    <w:rsid w:val="00B2583E"/>
    <w:rsid w:val="00B322BD"/>
    <w:rsid w:val="00B351E2"/>
    <w:rsid w:val="00B41B90"/>
    <w:rsid w:val="00B43919"/>
    <w:rsid w:val="00B575B0"/>
    <w:rsid w:val="00B6120F"/>
    <w:rsid w:val="00B614AD"/>
    <w:rsid w:val="00B65AF1"/>
    <w:rsid w:val="00B70A98"/>
    <w:rsid w:val="00B74B2A"/>
    <w:rsid w:val="00B75335"/>
    <w:rsid w:val="00B8032C"/>
    <w:rsid w:val="00BA1846"/>
    <w:rsid w:val="00BB3712"/>
    <w:rsid w:val="00BB5F97"/>
    <w:rsid w:val="00BC04D6"/>
    <w:rsid w:val="00BD31E8"/>
    <w:rsid w:val="00BD483B"/>
    <w:rsid w:val="00BF1C86"/>
    <w:rsid w:val="00BF46E9"/>
    <w:rsid w:val="00BF66C4"/>
    <w:rsid w:val="00C11010"/>
    <w:rsid w:val="00C20422"/>
    <w:rsid w:val="00C227CB"/>
    <w:rsid w:val="00C6319A"/>
    <w:rsid w:val="00C66527"/>
    <w:rsid w:val="00C67FBC"/>
    <w:rsid w:val="00C71DC8"/>
    <w:rsid w:val="00CB3787"/>
    <w:rsid w:val="00CB5472"/>
    <w:rsid w:val="00CC34D7"/>
    <w:rsid w:val="00CD512E"/>
    <w:rsid w:val="00CD5425"/>
    <w:rsid w:val="00CF423E"/>
    <w:rsid w:val="00D0624D"/>
    <w:rsid w:val="00D23180"/>
    <w:rsid w:val="00D24C91"/>
    <w:rsid w:val="00D36B31"/>
    <w:rsid w:val="00D57804"/>
    <w:rsid w:val="00D66659"/>
    <w:rsid w:val="00D71A8A"/>
    <w:rsid w:val="00D97D55"/>
    <w:rsid w:val="00DA1D5D"/>
    <w:rsid w:val="00DD40EF"/>
    <w:rsid w:val="00DD7904"/>
    <w:rsid w:val="00DF6E3A"/>
    <w:rsid w:val="00E01C51"/>
    <w:rsid w:val="00E31AE0"/>
    <w:rsid w:val="00E34A91"/>
    <w:rsid w:val="00E35B71"/>
    <w:rsid w:val="00E3644F"/>
    <w:rsid w:val="00E429F8"/>
    <w:rsid w:val="00E44DD8"/>
    <w:rsid w:val="00E71C84"/>
    <w:rsid w:val="00E8141A"/>
    <w:rsid w:val="00E857D2"/>
    <w:rsid w:val="00E86A27"/>
    <w:rsid w:val="00E903AC"/>
    <w:rsid w:val="00EA4003"/>
    <w:rsid w:val="00ED225B"/>
    <w:rsid w:val="00ED78D4"/>
    <w:rsid w:val="00EF4B17"/>
    <w:rsid w:val="00F01701"/>
    <w:rsid w:val="00F059D5"/>
    <w:rsid w:val="00F107BC"/>
    <w:rsid w:val="00F26A11"/>
    <w:rsid w:val="00F34471"/>
    <w:rsid w:val="00F36566"/>
    <w:rsid w:val="00F40E00"/>
    <w:rsid w:val="00F45BD5"/>
    <w:rsid w:val="00F65DBF"/>
    <w:rsid w:val="00F70D60"/>
    <w:rsid w:val="00F7166E"/>
    <w:rsid w:val="00F803D1"/>
    <w:rsid w:val="00F93D42"/>
    <w:rsid w:val="00FA1D1B"/>
    <w:rsid w:val="00FA3298"/>
    <w:rsid w:val="00FB0A4D"/>
    <w:rsid w:val="00FB42BA"/>
    <w:rsid w:val="00FB5F7E"/>
    <w:rsid w:val="00FB7C6B"/>
    <w:rsid w:val="00FC4783"/>
    <w:rsid w:val="00FC623E"/>
    <w:rsid w:val="00FF048A"/>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4B85A37"/>
  <w15:docId w15:val="{8F461623-53E8-48BA-A977-2577FBB9D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Batang"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71E58"/>
    <w:pPr>
      <w:spacing w:after="0"/>
    </w:pPr>
    <w:rPr>
      <w:rFonts w:ascii="Arial" w:eastAsia="Arial" w:hAnsi="Arial" w:cs="Arial"/>
      <w:color w:val="000000"/>
    </w:rPr>
  </w:style>
  <w:style w:type="paragraph" w:styleId="Heading1">
    <w:name w:val="heading 1"/>
    <w:basedOn w:val="Normal"/>
    <w:link w:val="Heading1Char"/>
    <w:uiPriority w:val="9"/>
    <w:qFormat/>
    <w:rsid w:val="00B6120F"/>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rmal"/>
    <w:link w:val="Heading2Char"/>
    <w:uiPriority w:val="9"/>
    <w:unhideWhenUsed/>
    <w:qFormat/>
    <w:rsid w:val="00C20422"/>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C2042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7D55"/>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57804"/>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D57804"/>
    <w:rPr>
      <w:rFonts w:ascii="Arial" w:eastAsia="Arial" w:hAnsi="Arial" w:cs="Cordia New"/>
      <w:color w:val="000000"/>
    </w:rPr>
  </w:style>
  <w:style w:type="paragraph" w:styleId="Footer">
    <w:name w:val="footer"/>
    <w:basedOn w:val="Normal"/>
    <w:link w:val="FooterChar"/>
    <w:uiPriority w:val="99"/>
    <w:unhideWhenUsed/>
    <w:rsid w:val="00D57804"/>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D57804"/>
    <w:rPr>
      <w:rFonts w:ascii="Arial" w:eastAsia="Arial" w:hAnsi="Arial" w:cs="Cordia New"/>
      <w:color w:val="000000"/>
    </w:rPr>
  </w:style>
  <w:style w:type="paragraph" w:styleId="BalloonText">
    <w:name w:val="Balloon Text"/>
    <w:basedOn w:val="Normal"/>
    <w:link w:val="BalloonTextChar"/>
    <w:uiPriority w:val="99"/>
    <w:semiHidden/>
    <w:unhideWhenUsed/>
    <w:rsid w:val="00D57804"/>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D57804"/>
    <w:rPr>
      <w:rFonts w:ascii="Tahoma" w:eastAsia="Arial" w:hAnsi="Tahoma" w:cs="Angsana New"/>
      <w:color w:val="000000"/>
      <w:sz w:val="16"/>
      <w:szCs w:val="20"/>
    </w:rPr>
  </w:style>
  <w:style w:type="character" w:customStyle="1" w:styleId="words">
    <w:name w:val="words"/>
    <w:basedOn w:val="DefaultParagraphFont"/>
    <w:rsid w:val="0022377A"/>
  </w:style>
  <w:style w:type="character" w:customStyle="1" w:styleId="misspelled">
    <w:name w:val="misspelled"/>
    <w:basedOn w:val="DefaultParagraphFont"/>
    <w:rsid w:val="00E857D2"/>
  </w:style>
  <w:style w:type="character" w:customStyle="1" w:styleId="ignoredwords">
    <w:name w:val="ignoredwords"/>
    <w:basedOn w:val="DefaultParagraphFont"/>
    <w:rsid w:val="00C71DC8"/>
  </w:style>
  <w:style w:type="character" w:customStyle="1" w:styleId="synonyms">
    <w:name w:val="synonyms"/>
    <w:basedOn w:val="DefaultParagraphFont"/>
    <w:rsid w:val="00A05FC9"/>
  </w:style>
  <w:style w:type="paragraph" w:styleId="ListParagraph">
    <w:name w:val="List Paragraph"/>
    <w:basedOn w:val="Normal"/>
    <w:uiPriority w:val="34"/>
    <w:qFormat/>
    <w:rsid w:val="00A05FC9"/>
    <w:pPr>
      <w:ind w:left="720"/>
      <w:contextualSpacing/>
    </w:pPr>
    <w:rPr>
      <w:rFonts w:cs="Cordia New"/>
    </w:rPr>
  </w:style>
  <w:style w:type="character" w:customStyle="1" w:styleId="nouns">
    <w:name w:val="nouns"/>
    <w:basedOn w:val="DefaultParagraphFont"/>
    <w:rsid w:val="00B614AD"/>
  </w:style>
  <w:style w:type="character" w:customStyle="1" w:styleId="Heading1Char">
    <w:name w:val="Heading 1 Char"/>
    <w:basedOn w:val="DefaultParagraphFont"/>
    <w:link w:val="Heading1"/>
    <w:uiPriority w:val="9"/>
    <w:rsid w:val="00B6120F"/>
    <w:rPr>
      <w:rFonts w:ascii="Angsana New" w:eastAsia="Times New Roman" w:hAnsi="Angsana New" w:cs="Angsana New"/>
      <w:b/>
      <w:bCs/>
      <w:kern w:val="36"/>
      <w:sz w:val="48"/>
      <w:szCs w:val="48"/>
    </w:rPr>
  </w:style>
  <w:style w:type="character" w:customStyle="1" w:styleId="text12">
    <w:name w:val="text12"/>
    <w:basedOn w:val="DefaultParagraphFont"/>
    <w:rsid w:val="00117097"/>
  </w:style>
  <w:style w:type="character" w:styleId="Hyperlink">
    <w:name w:val="Hyperlink"/>
    <w:basedOn w:val="DefaultParagraphFont"/>
    <w:uiPriority w:val="99"/>
    <w:semiHidden/>
    <w:unhideWhenUsed/>
    <w:rsid w:val="00515D95"/>
    <w:rPr>
      <w:color w:val="0000FF"/>
      <w:u w:val="single"/>
    </w:rPr>
  </w:style>
  <w:style w:type="paragraph" w:styleId="TOCHeading">
    <w:name w:val="TOC Heading"/>
    <w:basedOn w:val="Heading1"/>
    <w:next w:val="Normal"/>
    <w:uiPriority w:val="39"/>
    <w:unhideWhenUsed/>
    <w:qFormat/>
    <w:rsid w:val="00C2042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C20422"/>
    <w:pPr>
      <w:ind w:left="220"/>
    </w:pPr>
    <w:rPr>
      <w:rFonts w:asciiTheme="minorHAnsi" w:hAnsiTheme="minorHAnsi"/>
      <w:i/>
      <w:szCs w:val="22"/>
    </w:rPr>
  </w:style>
  <w:style w:type="paragraph" w:styleId="TOC1">
    <w:name w:val="toc 1"/>
    <w:basedOn w:val="Normal"/>
    <w:next w:val="Normal"/>
    <w:autoRedefine/>
    <w:uiPriority w:val="39"/>
    <w:unhideWhenUsed/>
    <w:qFormat/>
    <w:rsid w:val="00C20422"/>
    <w:pPr>
      <w:spacing w:before="120"/>
    </w:pPr>
    <w:rPr>
      <w:rFonts w:asciiTheme="minorHAnsi" w:hAnsiTheme="minorHAnsi"/>
      <w:b/>
      <w:szCs w:val="22"/>
    </w:rPr>
  </w:style>
  <w:style w:type="paragraph" w:styleId="TOC3">
    <w:name w:val="toc 3"/>
    <w:basedOn w:val="Normal"/>
    <w:next w:val="Normal"/>
    <w:autoRedefine/>
    <w:uiPriority w:val="39"/>
    <w:unhideWhenUsed/>
    <w:qFormat/>
    <w:rsid w:val="0034109B"/>
    <w:pPr>
      <w:ind w:left="440"/>
    </w:pPr>
    <w:rPr>
      <w:rFonts w:ascii="Times" w:hAnsi="Times"/>
      <w:sz w:val="28"/>
    </w:rPr>
  </w:style>
  <w:style w:type="character" w:customStyle="1" w:styleId="Heading2Char">
    <w:name w:val="Heading 2 Char"/>
    <w:basedOn w:val="DefaultParagraphFont"/>
    <w:link w:val="Heading2"/>
    <w:uiPriority w:val="9"/>
    <w:rsid w:val="00C20422"/>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C20422"/>
    <w:rPr>
      <w:rFonts w:asciiTheme="majorHAnsi" w:eastAsiaTheme="majorEastAsia" w:hAnsiTheme="majorHAnsi" w:cstheme="majorBidi"/>
      <w:b/>
      <w:bCs/>
      <w:color w:val="4F81BD" w:themeColor="accent1"/>
    </w:rPr>
  </w:style>
  <w:style w:type="paragraph" w:styleId="NoSpacing">
    <w:name w:val="No Spacing"/>
    <w:uiPriority w:val="1"/>
    <w:qFormat/>
    <w:rsid w:val="002D666E"/>
    <w:pPr>
      <w:spacing w:after="0" w:line="240" w:lineRule="auto"/>
    </w:pPr>
  </w:style>
  <w:style w:type="paragraph" w:styleId="TOC4">
    <w:name w:val="toc 4"/>
    <w:basedOn w:val="Normal"/>
    <w:next w:val="Normal"/>
    <w:autoRedefine/>
    <w:uiPriority w:val="39"/>
    <w:unhideWhenUsed/>
    <w:rsid w:val="002D4E8D"/>
    <w:pPr>
      <w:ind w:left="660"/>
    </w:pPr>
    <w:rPr>
      <w:rFonts w:asciiTheme="minorHAnsi" w:hAnsiTheme="minorHAnsi"/>
      <w:sz w:val="20"/>
      <w:szCs w:val="20"/>
    </w:rPr>
  </w:style>
  <w:style w:type="paragraph" w:styleId="TOC5">
    <w:name w:val="toc 5"/>
    <w:basedOn w:val="Normal"/>
    <w:next w:val="Normal"/>
    <w:autoRedefine/>
    <w:uiPriority w:val="39"/>
    <w:unhideWhenUsed/>
    <w:rsid w:val="002D4E8D"/>
    <w:pPr>
      <w:ind w:left="880"/>
    </w:pPr>
    <w:rPr>
      <w:rFonts w:asciiTheme="minorHAnsi" w:hAnsiTheme="minorHAnsi"/>
      <w:sz w:val="20"/>
      <w:szCs w:val="20"/>
    </w:rPr>
  </w:style>
  <w:style w:type="paragraph" w:styleId="TOC6">
    <w:name w:val="toc 6"/>
    <w:basedOn w:val="Normal"/>
    <w:next w:val="Normal"/>
    <w:autoRedefine/>
    <w:uiPriority w:val="39"/>
    <w:unhideWhenUsed/>
    <w:rsid w:val="002D4E8D"/>
    <w:pPr>
      <w:ind w:left="1100"/>
    </w:pPr>
    <w:rPr>
      <w:rFonts w:asciiTheme="minorHAnsi" w:hAnsiTheme="minorHAnsi"/>
      <w:sz w:val="20"/>
      <w:szCs w:val="20"/>
    </w:rPr>
  </w:style>
  <w:style w:type="paragraph" w:styleId="TOC7">
    <w:name w:val="toc 7"/>
    <w:basedOn w:val="Normal"/>
    <w:next w:val="Normal"/>
    <w:autoRedefine/>
    <w:uiPriority w:val="39"/>
    <w:unhideWhenUsed/>
    <w:rsid w:val="002D4E8D"/>
    <w:pPr>
      <w:ind w:left="1320"/>
    </w:pPr>
    <w:rPr>
      <w:rFonts w:asciiTheme="minorHAnsi" w:hAnsiTheme="minorHAnsi"/>
      <w:sz w:val="20"/>
      <w:szCs w:val="20"/>
    </w:rPr>
  </w:style>
  <w:style w:type="paragraph" w:styleId="TOC8">
    <w:name w:val="toc 8"/>
    <w:basedOn w:val="Normal"/>
    <w:next w:val="Normal"/>
    <w:autoRedefine/>
    <w:uiPriority w:val="39"/>
    <w:unhideWhenUsed/>
    <w:rsid w:val="002D4E8D"/>
    <w:pPr>
      <w:ind w:left="1540"/>
    </w:pPr>
    <w:rPr>
      <w:rFonts w:asciiTheme="minorHAnsi" w:hAnsiTheme="minorHAnsi"/>
      <w:sz w:val="20"/>
      <w:szCs w:val="20"/>
    </w:rPr>
  </w:style>
  <w:style w:type="paragraph" w:styleId="TOC9">
    <w:name w:val="toc 9"/>
    <w:basedOn w:val="Normal"/>
    <w:next w:val="Normal"/>
    <w:autoRedefine/>
    <w:uiPriority w:val="39"/>
    <w:unhideWhenUsed/>
    <w:rsid w:val="002D4E8D"/>
    <w:pPr>
      <w:ind w:left="1760"/>
    </w:pPr>
    <w:rPr>
      <w:rFonts w:asciiTheme="minorHAnsi" w:hAnsiTheme="minorHAnsi"/>
      <w:sz w:val="20"/>
      <w:szCs w:val="20"/>
    </w:rPr>
  </w:style>
  <w:style w:type="paragraph" w:customStyle="1" w:styleId="Hints">
    <w:name w:val="Hints"/>
    <w:basedOn w:val="Normal"/>
    <w:link w:val="HintsChar"/>
    <w:rsid w:val="00C11010"/>
    <w:pPr>
      <w:spacing w:line="240" w:lineRule="auto"/>
    </w:pPr>
    <w:rPr>
      <w:rFonts w:eastAsia="Times New Roman" w:cs="Times New Roman"/>
      <w:color w:val="5F5F5F"/>
      <w:sz w:val="20"/>
      <w:szCs w:val="20"/>
      <w:lang w:bidi="ar-SA"/>
    </w:rPr>
  </w:style>
  <w:style w:type="character" w:customStyle="1" w:styleId="HintsChar">
    <w:name w:val="Hints Char"/>
    <w:basedOn w:val="DefaultParagraphFont"/>
    <w:link w:val="Hints"/>
    <w:rsid w:val="00C11010"/>
    <w:rPr>
      <w:rFonts w:ascii="Arial" w:eastAsia="Times New Roman" w:hAnsi="Arial" w:cs="Times New Roman"/>
      <w:color w:val="5F5F5F"/>
      <w:sz w:val="20"/>
      <w:szCs w:val="20"/>
      <w:lang w:bidi="ar-SA"/>
    </w:rPr>
  </w:style>
  <w:style w:type="character" w:styleId="CommentReference">
    <w:name w:val="annotation reference"/>
    <w:basedOn w:val="DefaultParagraphFont"/>
    <w:uiPriority w:val="99"/>
    <w:semiHidden/>
    <w:unhideWhenUsed/>
    <w:rsid w:val="006E7142"/>
    <w:rPr>
      <w:sz w:val="16"/>
      <w:szCs w:val="16"/>
    </w:rPr>
  </w:style>
  <w:style w:type="paragraph" w:styleId="CommentText">
    <w:name w:val="annotation text"/>
    <w:basedOn w:val="Normal"/>
    <w:link w:val="CommentTextChar"/>
    <w:uiPriority w:val="99"/>
    <w:semiHidden/>
    <w:unhideWhenUsed/>
    <w:rsid w:val="006E7142"/>
    <w:pPr>
      <w:spacing w:line="240" w:lineRule="auto"/>
    </w:pPr>
    <w:rPr>
      <w:rFonts w:cs="Cordia New"/>
      <w:sz w:val="20"/>
      <w:szCs w:val="25"/>
    </w:rPr>
  </w:style>
  <w:style w:type="character" w:customStyle="1" w:styleId="CommentTextChar">
    <w:name w:val="Comment Text Char"/>
    <w:basedOn w:val="DefaultParagraphFont"/>
    <w:link w:val="CommentText"/>
    <w:uiPriority w:val="99"/>
    <w:semiHidden/>
    <w:rsid w:val="006E7142"/>
    <w:rPr>
      <w:rFonts w:ascii="Arial" w:eastAsia="Arial" w:hAnsi="Arial" w:cs="Cordia New"/>
      <w:color w:val="000000"/>
      <w:sz w:val="20"/>
      <w:szCs w:val="25"/>
    </w:rPr>
  </w:style>
  <w:style w:type="paragraph" w:styleId="CommentSubject">
    <w:name w:val="annotation subject"/>
    <w:basedOn w:val="CommentText"/>
    <w:next w:val="CommentText"/>
    <w:link w:val="CommentSubjectChar"/>
    <w:uiPriority w:val="99"/>
    <w:semiHidden/>
    <w:unhideWhenUsed/>
    <w:rsid w:val="006E7142"/>
    <w:rPr>
      <w:b/>
      <w:bCs/>
    </w:rPr>
  </w:style>
  <w:style w:type="character" w:customStyle="1" w:styleId="CommentSubjectChar">
    <w:name w:val="Comment Subject Char"/>
    <w:basedOn w:val="CommentTextChar"/>
    <w:link w:val="CommentSubject"/>
    <w:uiPriority w:val="99"/>
    <w:semiHidden/>
    <w:rsid w:val="006E7142"/>
    <w:rPr>
      <w:rFonts w:ascii="Arial" w:eastAsia="Arial" w:hAnsi="Arial" w:cs="Cordia New"/>
      <w:b/>
      <w:bCs/>
      <w:color w:val="000000"/>
      <w:sz w:val="20"/>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44984">
      <w:bodyDiv w:val="1"/>
      <w:marLeft w:val="0"/>
      <w:marRight w:val="0"/>
      <w:marTop w:val="0"/>
      <w:marBottom w:val="0"/>
      <w:divBdr>
        <w:top w:val="none" w:sz="0" w:space="0" w:color="auto"/>
        <w:left w:val="none" w:sz="0" w:space="0" w:color="auto"/>
        <w:bottom w:val="none" w:sz="0" w:space="0" w:color="auto"/>
        <w:right w:val="none" w:sz="0" w:space="0" w:color="auto"/>
      </w:divBdr>
    </w:div>
    <w:div w:id="532236031">
      <w:bodyDiv w:val="1"/>
      <w:marLeft w:val="0"/>
      <w:marRight w:val="0"/>
      <w:marTop w:val="0"/>
      <w:marBottom w:val="0"/>
      <w:divBdr>
        <w:top w:val="none" w:sz="0" w:space="0" w:color="auto"/>
        <w:left w:val="none" w:sz="0" w:space="0" w:color="auto"/>
        <w:bottom w:val="none" w:sz="0" w:space="0" w:color="auto"/>
        <w:right w:val="none" w:sz="0" w:space="0" w:color="auto"/>
      </w:divBdr>
    </w:div>
    <w:div w:id="592513180">
      <w:bodyDiv w:val="1"/>
      <w:marLeft w:val="0"/>
      <w:marRight w:val="0"/>
      <w:marTop w:val="0"/>
      <w:marBottom w:val="0"/>
      <w:divBdr>
        <w:top w:val="none" w:sz="0" w:space="0" w:color="auto"/>
        <w:left w:val="none" w:sz="0" w:space="0" w:color="auto"/>
        <w:bottom w:val="none" w:sz="0" w:space="0" w:color="auto"/>
        <w:right w:val="none" w:sz="0" w:space="0" w:color="auto"/>
      </w:divBdr>
      <w:divsChild>
        <w:div w:id="1252935893">
          <w:marLeft w:val="0"/>
          <w:marRight w:val="0"/>
          <w:marTop w:val="0"/>
          <w:marBottom w:val="0"/>
          <w:divBdr>
            <w:top w:val="none" w:sz="0" w:space="0" w:color="auto"/>
            <w:left w:val="none" w:sz="0" w:space="0" w:color="auto"/>
            <w:bottom w:val="none" w:sz="0" w:space="0" w:color="auto"/>
            <w:right w:val="none" w:sz="0" w:space="0" w:color="auto"/>
          </w:divBdr>
          <w:divsChild>
            <w:div w:id="1462110097">
              <w:marLeft w:val="0"/>
              <w:marRight w:val="0"/>
              <w:marTop w:val="0"/>
              <w:marBottom w:val="0"/>
              <w:divBdr>
                <w:top w:val="none" w:sz="0" w:space="0" w:color="auto"/>
                <w:left w:val="none" w:sz="0" w:space="0" w:color="auto"/>
                <w:bottom w:val="none" w:sz="0" w:space="0" w:color="auto"/>
                <w:right w:val="none" w:sz="0" w:space="0" w:color="auto"/>
              </w:divBdr>
              <w:divsChild>
                <w:div w:id="1957130597">
                  <w:marLeft w:val="0"/>
                  <w:marRight w:val="0"/>
                  <w:marTop w:val="0"/>
                  <w:marBottom w:val="0"/>
                  <w:divBdr>
                    <w:top w:val="none" w:sz="0" w:space="0" w:color="auto"/>
                    <w:left w:val="none" w:sz="0" w:space="0" w:color="auto"/>
                    <w:bottom w:val="none" w:sz="0" w:space="0" w:color="auto"/>
                    <w:right w:val="none" w:sz="0" w:space="0" w:color="auto"/>
                  </w:divBdr>
                  <w:divsChild>
                    <w:div w:id="360714638">
                      <w:marLeft w:val="0"/>
                      <w:marRight w:val="0"/>
                      <w:marTop w:val="0"/>
                      <w:marBottom w:val="0"/>
                      <w:divBdr>
                        <w:top w:val="none" w:sz="0" w:space="0" w:color="auto"/>
                        <w:left w:val="none" w:sz="0" w:space="0" w:color="auto"/>
                        <w:bottom w:val="none" w:sz="0" w:space="0" w:color="auto"/>
                        <w:right w:val="none" w:sz="0" w:space="0" w:color="auto"/>
                      </w:divBdr>
                      <w:divsChild>
                        <w:div w:id="1753504735">
                          <w:marLeft w:val="0"/>
                          <w:marRight w:val="0"/>
                          <w:marTop w:val="0"/>
                          <w:marBottom w:val="0"/>
                          <w:divBdr>
                            <w:top w:val="none" w:sz="0" w:space="0" w:color="auto"/>
                            <w:left w:val="none" w:sz="0" w:space="0" w:color="auto"/>
                            <w:bottom w:val="none" w:sz="0" w:space="0" w:color="auto"/>
                            <w:right w:val="none" w:sz="0" w:space="0" w:color="auto"/>
                          </w:divBdr>
                          <w:divsChild>
                            <w:div w:id="1938904803">
                              <w:marLeft w:val="0"/>
                              <w:marRight w:val="0"/>
                              <w:marTop w:val="0"/>
                              <w:marBottom w:val="0"/>
                              <w:divBdr>
                                <w:top w:val="none" w:sz="0" w:space="0" w:color="auto"/>
                                <w:left w:val="none" w:sz="0" w:space="0" w:color="auto"/>
                                <w:bottom w:val="none" w:sz="0" w:space="0" w:color="auto"/>
                                <w:right w:val="none" w:sz="0" w:space="0" w:color="auto"/>
                              </w:divBdr>
                              <w:divsChild>
                                <w:div w:id="1600483492">
                                  <w:marLeft w:val="0"/>
                                  <w:marRight w:val="0"/>
                                  <w:marTop w:val="0"/>
                                  <w:marBottom w:val="0"/>
                                  <w:divBdr>
                                    <w:top w:val="none" w:sz="0" w:space="0" w:color="auto"/>
                                    <w:left w:val="none" w:sz="0" w:space="0" w:color="auto"/>
                                    <w:bottom w:val="none" w:sz="0" w:space="0" w:color="auto"/>
                                    <w:right w:val="none" w:sz="0" w:space="0" w:color="auto"/>
                                  </w:divBdr>
                                  <w:divsChild>
                                    <w:div w:id="316033338">
                                      <w:marLeft w:val="0"/>
                                      <w:marRight w:val="0"/>
                                      <w:marTop w:val="0"/>
                                      <w:marBottom w:val="0"/>
                                      <w:divBdr>
                                        <w:top w:val="none" w:sz="0" w:space="0" w:color="auto"/>
                                        <w:left w:val="none" w:sz="0" w:space="0" w:color="auto"/>
                                        <w:bottom w:val="none" w:sz="0" w:space="0" w:color="auto"/>
                                        <w:right w:val="none" w:sz="0" w:space="0" w:color="auto"/>
                                      </w:divBdr>
                                    </w:div>
                                    <w:div w:id="434912224">
                                      <w:marLeft w:val="0"/>
                                      <w:marRight w:val="0"/>
                                      <w:marTop w:val="0"/>
                                      <w:marBottom w:val="0"/>
                                      <w:divBdr>
                                        <w:top w:val="none" w:sz="0" w:space="0" w:color="auto"/>
                                        <w:left w:val="none" w:sz="0" w:space="0" w:color="auto"/>
                                        <w:bottom w:val="none" w:sz="0" w:space="0" w:color="auto"/>
                                        <w:right w:val="none" w:sz="0" w:space="0" w:color="auto"/>
                                      </w:divBdr>
                                      <w:divsChild>
                                        <w:div w:id="43413909">
                                          <w:marLeft w:val="0"/>
                                          <w:marRight w:val="0"/>
                                          <w:marTop w:val="0"/>
                                          <w:marBottom w:val="0"/>
                                          <w:divBdr>
                                            <w:top w:val="none" w:sz="0" w:space="0" w:color="auto"/>
                                            <w:left w:val="none" w:sz="0" w:space="0" w:color="auto"/>
                                            <w:bottom w:val="none" w:sz="0" w:space="0" w:color="auto"/>
                                            <w:right w:val="none" w:sz="0" w:space="0" w:color="auto"/>
                                          </w:divBdr>
                                          <w:divsChild>
                                            <w:div w:id="820539527">
                                              <w:marLeft w:val="0"/>
                                              <w:marRight w:val="0"/>
                                              <w:marTop w:val="0"/>
                                              <w:marBottom w:val="0"/>
                                              <w:divBdr>
                                                <w:top w:val="none" w:sz="0" w:space="0" w:color="auto"/>
                                                <w:left w:val="none" w:sz="0" w:space="0" w:color="auto"/>
                                                <w:bottom w:val="none" w:sz="0" w:space="0" w:color="auto"/>
                                                <w:right w:val="none" w:sz="0" w:space="0" w:color="auto"/>
                                              </w:divBdr>
                                              <w:divsChild>
                                                <w:div w:id="19561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043464">
                                      <w:marLeft w:val="0"/>
                                      <w:marRight w:val="0"/>
                                      <w:marTop w:val="0"/>
                                      <w:marBottom w:val="0"/>
                                      <w:divBdr>
                                        <w:top w:val="none" w:sz="0" w:space="0" w:color="auto"/>
                                        <w:left w:val="none" w:sz="0" w:space="0" w:color="auto"/>
                                        <w:bottom w:val="none" w:sz="0" w:space="0" w:color="auto"/>
                                        <w:right w:val="none" w:sz="0" w:space="0" w:color="auto"/>
                                      </w:divBdr>
                                      <w:divsChild>
                                        <w:div w:id="2034065960">
                                          <w:marLeft w:val="0"/>
                                          <w:marRight w:val="0"/>
                                          <w:marTop w:val="0"/>
                                          <w:marBottom w:val="0"/>
                                          <w:divBdr>
                                            <w:top w:val="none" w:sz="0" w:space="0" w:color="auto"/>
                                            <w:left w:val="none" w:sz="0" w:space="0" w:color="auto"/>
                                            <w:bottom w:val="none" w:sz="0" w:space="0" w:color="auto"/>
                                            <w:right w:val="none" w:sz="0" w:space="0" w:color="auto"/>
                                          </w:divBdr>
                                          <w:divsChild>
                                            <w:div w:id="141166122">
                                              <w:marLeft w:val="0"/>
                                              <w:marRight w:val="0"/>
                                              <w:marTop w:val="0"/>
                                              <w:marBottom w:val="0"/>
                                              <w:divBdr>
                                                <w:top w:val="none" w:sz="0" w:space="0" w:color="auto"/>
                                                <w:left w:val="none" w:sz="0" w:space="0" w:color="auto"/>
                                                <w:bottom w:val="none" w:sz="0" w:space="0" w:color="auto"/>
                                                <w:right w:val="none" w:sz="0" w:space="0" w:color="auto"/>
                                              </w:divBdr>
                                              <w:divsChild>
                                                <w:div w:id="94407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15861309">
      <w:bodyDiv w:val="1"/>
      <w:marLeft w:val="0"/>
      <w:marRight w:val="0"/>
      <w:marTop w:val="0"/>
      <w:marBottom w:val="0"/>
      <w:divBdr>
        <w:top w:val="none" w:sz="0" w:space="0" w:color="auto"/>
        <w:left w:val="none" w:sz="0" w:space="0" w:color="auto"/>
        <w:bottom w:val="none" w:sz="0" w:space="0" w:color="auto"/>
        <w:right w:val="none" w:sz="0" w:space="0" w:color="auto"/>
      </w:divBdr>
    </w:div>
    <w:div w:id="837430557">
      <w:bodyDiv w:val="1"/>
      <w:marLeft w:val="0"/>
      <w:marRight w:val="0"/>
      <w:marTop w:val="0"/>
      <w:marBottom w:val="0"/>
      <w:divBdr>
        <w:top w:val="none" w:sz="0" w:space="0" w:color="auto"/>
        <w:left w:val="none" w:sz="0" w:space="0" w:color="auto"/>
        <w:bottom w:val="none" w:sz="0" w:space="0" w:color="auto"/>
        <w:right w:val="none" w:sz="0" w:space="0" w:color="auto"/>
      </w:divBdr>
    </w:div>
    <w:div w:id="1107191809">
      <w:bodyDiv w:val="1"/>
      <w:marLeft w:val="0"/>
      <w:marRight w:val="0"/>
      <w:marTop w:val="0"/>
      <w:marBottom w:val="0"/>
      <w:divBdr>
        <w:top w:val="none" w:sz="0" w:space="0" w:color="auto"/>
        <w:left w:val="none" w:sz="0" w:space="0" w:color="auto"/>
        <w:bottom w:val="none" w:sz="0" w:space="0" w:color="auto"/>
        <w:right w:val="none" w:sz="0" w:space="0" w:color="auto"/>
      </w:divBdr>
    </w:div>
    <w:div w:id="1478103895">
      <w:bodyDiv w:val="1"/>
      <w:marLeft w:val="0"/>
      <w:marRight w:val="0"/>
      <w:marTop w:val="0"/>
      <w:marBottom w:val="0"/>
      <w:divBdr>
        <w:top w:val="none" w:sz="0" w:space="0" w:color="auto"/>
        <w:left w:val="none" w:sz="0" w:space="0" w:color="auto"/>
        <w:bottom w:val="none" w:sz="0" w:space="0" w:color="auto"/>
        <w:right w:val="none" w:sz="0" w:space="0" w:color="auto"/>
      </w:divBdr>
    </w:div>
    <w:div w:id="1873494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jpg"/><Relationship Id="rId21" Type="http://schemas.openxmlformats.org/officeDocument/2006/relationships/image" Target="media/image11.jp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image" Target="media/image31.jpg"/><Relationship Id="rId54" Type="http://schemas.openxmlformats.org/officeDocument/2006/relationships/image" Target="media/image4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jpg"/><Relationship Id="rId53" Type="http://schemas.openxmlformats.org/officeDocument/2006/relationships/image" Target="media/image43.jp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image" Target="media/image39.png"/><Relationship Id="rId57" Type="http://schemas.openxmlformats.org/officeDocument/2006/relationships/image" Target="media/image47.jpg"/><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image" Target="media/image34.jpg"/><Relationship Id="rId52" Type="http://schemas.openxmlformats.org/officeDocument/2006/relationships/image" Target="media/image42.png"/><Relationship Id="rId60"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image" Target="media/image38.png"/><Relationship Id="rId56" Type="http://schemas.openxmlformats.org/officeDocument/2006/relationships/image" Target="media/image46.jpg"/><Relationship Id="rId8" Type="http://schemas.openxmlformats.org/officeDocument/2006/relationships/comments" Target="comment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image" Target="media/image36.png"/><Relationship Id="rId5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459B25-2A82-4320-B38D-5063EF98E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Pages>
  <Words>3378</Words>
  <Characters>19261</Characters>
  <Application>Microsoft Office Word</Application>
  <DocSecurity>0</DocSecurity>
  <Lines>160</Lines>
  <Paragraphs>45</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22594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rimi park</cp:lastModifiedBy>
  <cp:revision>6</cp:revision>
  <dcterms:created xsi:type="dcterms:W3CDTF">2014-05-24T05:49:00Z</dcterms:created>
  <dcterms:modified xsi:type="dcterms:W3CDTF">2014-05-24T06:54:00Z</dcterms:modified>
</cp:coreProperties>
</file>