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5B94D13"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60CEB6C1" w14:textId="77777777"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7545F6D5" w14:textId="77777777" w:rsidR="00D97D55" w:rsidRPr="00392646" w:rsidRDefault="00D97D55" w:rsidP="00D97D55">
      <w:pPr>
        <w:widowControl w:val="0"/>
        <w:jc w:val="center"/>
        <w:rPr>
          <w:rFonts w:ascii="Times New Roman" w:hAnsi="Times New Roman" w:cs="Times New Roman"/>
          <w:bCs/>
          <w:color w:val="auto"/>
          <w:sz w:val="56"/>
          <w:szCs w:val="56"/>
        </w:rPr>
      </w:pPr>
    </w:p>
    <w:p w14:paraId="181B38BA" w14:textId="77777777" w:rsidR="00D97D55" w:rsidRPr="00392646" w:rsidRDefault="00D97D55" w:rsidP="00D97D55">
      <w:pPr>
        <w:widowControl w:val="0"/>
        <w:jc w:val="center"/>
        <w:rPr>
          <w:rFonts w:ascii="Times New Roman" w:hAnsi="Times New Roman" w:cs="Times New Roman"/>
          <w:bCs/>
          <w:color w:val="auto"/>
          <w:sz w:val="56"/>
          <w:szCs w:val="56"/>
        </w:rPr>
      </w:pPr>
    </w:p>
    <w:p w14:paraId="675BE80C" w14:textId="77777777" w:rsidR="00D97D55" w:rsidRPr="00392646" w:rsidRDefault="00D97D55" w:rsidP="00D97D55">
      <w:pPr>
        <w:widowControl w:val="0"/>
        <w:jc w:val="center"/>
        <w:rPr>
          <w:rFonts w:ascii="Times New Roman" w:hAnsi="Times New Roman" w:cs="Times New Roman"/>
          <w:bCs/>
          <w:color w:val="auto"/>
          <w:sz w:val="56"/>
          <w:szCs w:val="56"/>
        </w:rPr>
      </w:pPr>
    </w:p>
    <w:p w14:paraId="4BE20234"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87B69AC"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Kanokwan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Maneerat</w:t>
      </w:r>
      <w:proofErr w:type="spellEnd"/>
      <w:r w:rsidRPr="00392646">
        <w:rPr>
          <w:rFonts w:ascii="Times New Roman" w:hAnsi="Times New Roman" w:cs="Times New Roman"/>
          <w:b/>
          <w:color w:val="auto"/>
          <w:sz w:val="32"/>
          <w:szCs w:val="32"/>
        </w:rPr>
        <w:tab/>
        <w:t>542115002</w:t>
      </w:r>
    </w:p>
    <w:p w14:paraId="7191AAB9" w14:textId="77777777" w:rsidR="00D97D55" w:rsidRPr="00392646" w:rsidRDefault="00D97D55" w:rsidP="00D97D55">
      <w:pPr>
        <w:widowControl w:val="0"/>
        <w:jc w:val="center"/>
        <w:rPr>
          <w:rFonts w:ascii="Times New Roman" w:hAnsi="Times New Roman" w:cs="Times New Roman"/>
          <w:b/>
          <w:color w:val="auto"/>
          <w:sz w:val="32"/>
          <w:szCs w:val="32"/>
        </w:rPr>
      </w:pPr>
      <w:proofErr w:type="spellStart"/>
      <w:r w:rsidRPr="00392646">
        <w:rPr>
          <w:rFonts w:ascii="Times New Roman" w:hAnsi="Times New Roman" w:cs="Times New Roman"/>
          <w:b/>
          <w:color w:val="auto"/>
          <w:sz w:val="32"/>
          <w:szCs w:val="32"/>
        </w:rPr>
        <w:t>Worapun</w:t>
      </w:r>
      <w:proofErr w:type="spellEnd"/>
      <w:r w:rsidRPr="00392646">
        <w:rPr>
          <w:rFonts w:ascii="Times New Roman" w:hAnsi="Times New Roman" w:cs="Times New Roman"/>
          <w:b/>
          <w:color w:val="auto"/>
          <w:sz w:val="32"/>
          <w:szCs w:val="32"/>
        </w:rPr>
        <w:t xml:space="preserve"> </w:t>
      </w:r>
      <w:proofErr w:type="spellStart"/>
      <w:r w:rsidRPr="00392646">
        <w:rPr>
          <w:rFonts w:ascii="Times New Roman" w:hAnsi="Times New Roman" w:cs="Times New Roman"/>
          <w:b/>
          <w:color w:val="auto"/>
          <w:sz w:val="32"/>
          <w:szCs w:val="32"/>
        </w:rPr>
        <w:t>Wongkium</w:t>
      </w:r>
      <w:proofErr w:type="spellEnd"/>
      <w:r w:rsidRPr="00392646">
        <w:rPr>
          <w:rFonts w:ascii="Times New Roman" w:hAnsi="Times New Roman" w:cs="Times New Roman"/>
          <w:b/>
          <w:color w:val="auto"/>
          <w:sz w:val="32"/>
          <w:szCs w:val="32"/>
        </w:rPr>
        <w:t xml:space="preserve">      542115055</w:t>
      </w:r>
    </w:p>
    <w:p w14:paraId="7C4F60BB" w14:textId="77777777" w:rsidR="00D97D55" w:rsidRPr="00392646" w:rsidRDefault="00D97D55" w:rsidP="00D97D55">
      <w:pPr>
        <w:widowControl w:val="0"/>
        <w:jc w:val="center"/>
        <w:rPr>
          <w:rFonts w:ascii="Times New Roman" w:hAnsi="Times New Roman" w:cs="Times New Roman"/>
          <w:b/>
          <w:color w:val="auto"/>
          <w:sz w:val="32"/>
          <w:szCs w:val="32"/>
        </w:rPr>
      </w:pPr>
    </w:p>
    <w:p w14:paraId="0C3EEAEF" w14:textId="77777777" w:rsidR="00D97D55" w:rsidRPr="00392646" w:rsidRDefault="00D97D55" w:rsidP="00D97D55">
      <w:pPr>
        <w:widowControl w:val="0"/>
        <w:jc w:val="center"/>
        <w:rPr>
          <w:rFonts w:ascii="Times New Roman" w:hAnsi="Times New Roman" w:cs="Times New Roman"/>
          <w:b/>
          <w:color w:val="auto"/>
          <w:sz w:val="32"/>
          <w:szCs w:val="32"/>
        </w:rPr>
      </w:pPr>
    </w:p>
    <w:p w14:paraId="64C7962F" w14:textId="77777777" w:rsidR="00D97D55" w:rsidRPr="00392646" w:rsidRDefault="00D97D55" w:rsidP="00D97D55">
      <w:pPr>
        <w:widowControl w:val="0"/>
        <w:jc w:val="center"/>
        <w:rPr>
          <w:rFonts w:ascii="Times New Roman" w:hAnsi="Times New Roman" w:cs="Times New Roman"/>
          <w:b/>
          <w:color w:val="auto"/>
          <w:sz w:val="32"/>
          <w:szCs w:val="32"/>
        </w:rPr>
      </w:pPr>
    </w:p>
    <w:p w14:paraId="57D96E3A" w14:textId="77777777" w:rsidR="00D97D55" w:rsidRPr="00392646" w:rsidRDefault="00D97D55" w:rsidP="00D97D55">
      <w:pPr>
        <w:widowControl w:val="0"/>
        <w:jc w:val="center"/>
        <w:rPr>
          <w:rFonts w:ascii="Times New Roman" w:hAnsi="Times New Roman" w:cs="Times New Roman"/>
          <w:b/>
          <w:color w:val="auto"/>
          <w:sz w:val="32"/>
          <w:szCs w:val="32"/>
        </w:rPr>
      </w:pPr>
    </w:p>
    <w:p w14:paraId="4B668927" w14:textId="77777777" w:rsidR="00D97D55" w:rsidRPr="00392646" w:rsidRDefault="00D97D55" w:rsidP="00D97D55">
      <w:pPr>
        <w:widowControl w:val="0"/>
        <w:jc w:val="center"/>
        <w:rPr>
          <w:rFonts w:ascii="Times New Roman" w:hAnsi="Times New Roman" w:cs="Times New Roman"/>
          <w:b/>
          <w:color w:val="auto"/>
          <w:sz w:val="32"/>
          <w:szCs w:val="32"/>
        </w:rPr>
      </w:pPr>
    </w:p>
    <w:p w14:paraId="37A86E1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539448CA"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7AB93E7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F9DD683" w14:textId="77777777" w:rsidR="00D97D55" w:rsidRPr="00392646" w:rsidRDefault="00D97D55" w:rsidP="00D97D55">
      <w:pPr>
        <w:widowControl w:val="0"/>
        <w:jc w:val="center"/>
        <w:rPr>
          <w:rFonts w:ascii="Times New Roman" w:hAnsi="Times New Roman" w:cs="Times New Roman"/>
          <w:bCs/>
          <w:color w:val="auto"/>
          <w:sz w:val="32"/>
          <w:szCs w:val="32"/>
        </w:rPr>
      </w:pPr>
    </w:p>
    <w:p w14:paraId="553B287E" w14:textId="77777777" w:rsidR="00D97D55" w:rsidRPr="00392646" w:rsidRDefault="00D97D55" w:rsidP="00D97D55">
      <w:pPr>
        <w:widowControl w:val="0"/>
        <w:jc w:val="center"/>
        <w:rPr>
          <w:rFonts w:ascii="Times New Roman" w:hAnsi="Times New Roman" w:cs="Times New Roman"/>
          <w:bCs/>
          <w:color w:val="auto"/>
          <w:sz w:val="32"/>
          <w:szCs w:val="32"/>
        </w:rPr>
      </w:pPr>
    </w:p>
    <w:p w14:paraId="598D5FDC" w14:textId="77777777" w:rsidR="00D97D55" w:rsidRPr="00392646" w:rsidRDefault="00D97D55" w:rsidP="00D97D55">
      <w:pPr>
        <w:widowControl w:val="0"/>
        <w:jc w:val="center"/>
        <w:rPr>
          <w:rFonts w:ascii="Times New Roman" w:hAnsi="Times New Roman" w:cs="Times New Roman"/>
          <w:bCs/>
          <w:color w:val="auto"/>
          <w:sz w:val="32"/>
          <w:szCs w:val="32"/>
        </w:rPr>
      </w:pPr>
    </w:p>
    <w:p w14:paraId="1FA35EF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597E7CEC" w14:textId="77777777" w:rsidR="00D97D55" w:rsidRPr="00392646" w:rsidRDefault="00D97D55" w:rsidP="00D97D55">
      <w:pPr>
        <w:widowControl w:val="0"/>
        <w:jc w:val="center"/>
        <w:rPr>
          <w:rFonts w:ascii="Times New Roman" w:hAnsi="Times New Roman" w:cs="Times New Roman"/>
          <w:bCs/>
          <w:color w:val="auto"/>
          <w:sz w:val="32"/>
          <w:szCs w:val="32"/>
        </w:rPr>
      </w:pPr>
    </w:p>
    <w:p w14:paraId="648B521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4FD9D6F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3196114" w14:textId="77777777" w:rsidR="001D13C3" w:rsidRPr="00392646" w:rsidRDefault="001D13C3">
      <w:pPr>
        <w:rPr>
          <w:rFonts w:ascii="Times New Roman" w:hAnsi="Times New Roman" w:cs="Times New Roman"/>
          <w:color w:val="auto"/>
        </w:rPr>
      </w:pPr>
    </w:p>
    <w:p w14:paraId="2FAE2CCF" w14:textId="77777777" w:rsidR="00D97D55" w:rsidRPr="00392646" w:rsidRDefault="00D97D55">
      <w:pPr>
        <w:rPr>
          <w:rFonts w:ascii="Times New Roman" w:hAnsi="Times New Roman" w:cs="Times New Roman"/>
          <w:color w:val="auto"/>
        </w:rPr>
      </w:pPr>
    </w:p>
    <w:p w14:paraId="47F9D472" w14:textId="77777777" w:rsidR="00D97D55" w:rsidRPr="00392646" w:rsidRDefault="00D97D55">
      <w:pPr>
        <w:rPr>
          <w:rFonts w:ascii="Times New Roman" w:hAnsi="Times New Roman" w:cs="Times New Roman"/>
          <w:color w:val="auto"/>
        </w:rPr>
      </w:pPr>
    </w:p>
    <w:p w14:paraId="5657EBAF" w14:textId="77777777" w:rsidR="00D97D55" w:rsidRPr="00392646" w:rsidRDefault="00D97D55">
      <w:pPr>
        <w:rPr>
          <w:rFonts w:ascii="Times New Roman" w:hAnsi="Times New Roman" w:cs="Times New Roman"/>
          <w:color w:val="auto"/>
        </w:rPr>
      </w:pPr>
    </w:p>
    <w:p w14:paraId="05F9835A" w14:textId="77777777" w:rsidR="00D97D55" w:rsidRPr="00392646" w:rsidRDefault="00D97D55">
      <w:pPr>
        <w:rPr>
          <w:rFonts w:ascii="Times New Roman" w:hAnsi="Times New Roman" w:cs="Times New Roman"/>
          <w:color w:val="auto"/>
        </w:rPr>
      </w:pPr>
    </w:p>
    <w:p w14:paraId="5030C0F4" w14:textId="77777777" w:rsidR="00D97D55" w:rsidRPr="00392646" w:rsidRDefault="00D97D55">
      <w:pPr>
        <w:rPr>
          <w:rFonts w:ascii="Times New Roman" w:hAnsi="Times New Roman" w:cs="Times New Roman"/>
          <w:color w:val="auto"/>
        </w:rPr>
      </w:pPr>
    </w:p>
    <w:p w14:paraId="79671F63" w14:textId="77777777" w:rsidR="00D97D55" w:rsidRPr="00392646" w:rsidRDefault="00D97D55">
      <w:pPr>
        <w:rPr>
          <w:rFonts w:ascii="Times New Roman" w:hAnsi="Times New Roman" w:cs="Times New Roman"/>
          <w:color w:val="auto"/>
        </w:rPr>
      </w:pPr>
    </w:p>
    <w:p w14:paraId="042C1580" w14:textId="77777777" w:rsidR="00D97D55" w:rsidRPr="00392646" w:rsidRDefault="00D97D55">
      <w:pPr>
        <w:rPr>
          <w:rFonts w:ascii="Times New Roman" w:hAnsi="Times New Roman" w:cs="Times New Roman"/>
          <w:color w:val="auto"/>
        </w:rPr>
      </w:pPr>
    </w:p>
    <w:p w14:paraId="2A417EC8" w14:textId="77777777" w:rsidR="00D97D55" w:rsidRPr="00392646" w:rsidRDefault="00D97D55">
      <w:pPr>
        <w:rPr>
          <w:rFonts w:ascii="Times New Roman" w:hAnsi="Times New Roman" w:cs="Times New Roman"/>
          <w:color w:val="auto"/>
        </w:rPr>
      </w:pPr>
    </w:p>
    <w:p w14:paraId="2DA989BC" w14:textId="77777777"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5C15CB4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6408FE1F" w14:textId="77777777" w:rsidTr="00320DB1">
        <w:trPr>
          <w:trHeight w:val="1358"/>
          <w:jc w:val="center"/>
        </w:trPr>
        <w:tc>
          <w:tcPr>
            <w:tcW w:w="2378" w:type="dxa"/>
            <w:shd w:val="clear" w:color="auto" w:fill="auto"/>
            <w:vAlign w:val="center"/>
          </w:tcPr>
          <w:p w14:paraId="4B248F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5493B62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41BF2BB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5DFBEA02"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244D3E3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4258CEF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2700F0BE" w14:textId="77777777" w:rsidTr="00320DB1">
        <w:trPr>
          <w:trHeight w:val="1358"/>
          <w:jc w:val="center"/>
        </w:trPr>
        <w:tc>
          <w:tcPr>
            <w:tcW w:w="2378" w:type="dxa"/>
            <w:shd w:val="clear" w:color="auto" w:fill="auto"/>
            <w:vAlign w:val="center"/>
          </w:tcPr>
          <w:p w14:paraId="4809D908" w14:textId="77777777"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3CD7E5B8"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419487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7A13BB0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61FB771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7140B4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D7F9576" w14:textId="77777777" w:rsidTr="00320DB1">
        <w:trPr>
          <w:trHeight w:val="453"/>
          <w:jc w:val="center"/>
        </w:trPr>
        <w:tc>
          <w:tcPr>
            <w:tcW w:w="2378" w:type="dxa"/>
            <w:shd w:val="clear" w:color="auto" w:fill="auto"/>
            <w:vAlign w:val="center"/>
          </w:tcPr>
          <w:p w14:paraId="6A2075F9"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0.2</w:t>
            </w:r>
          </w:p>
        </w:tc>
        <w:tc>
          <w:tcPr>
            <w:tcW w:w="2137" w:type="dxa"/>
            <w:shd w:val="clear" w:color="auto" w:fill="auto"/>
            <w:vAlign w:val="center"/>
          </w:tcPr>
          <w:p w14:paraId="7A5AC03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068C5034"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FED8F1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67983C8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5656DD9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598B91C7" w14:textId="77777777" w:rsidTr="00320DB1">
        <w:trPr>
          <w:trHeight w:val="453"/>
          <w:jc w:val="center"/>
        </w:trPr>
        <w:tc>
          <w:tcPr>
            <w:tcW w:w="2378" w:type="dxa"/>
            <w:shd w:val="clear" w:color="auto" w:fill="auto"/>
            <w:vAlign w:val="center"/>
          </w:tcPr>
          <w:p w14:paraId="0295C522"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0.3</w:t>
            </w:r>
          </w:p>
        </w:tc>
        <w:tc>
          <w:tcPr>
            <w:tcW w:w="2137" w:type="dxa"/>
            <w:shd w:val="clear" w:color="auto" w:fill="auto"/>
            <w:vAlign w:val="center"/>
          </w:tcPr>
          <w:p w14:paraId="46B86718"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2B57D0F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2F8B559"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7A520FD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35A1C3"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2E709288" w14:textId="77777777" w:rsidTr="00320DB1">
        <w:trPr>
          <w:trHeight w:val="453"/>
          <w:jc w:val="center"/>
        </w:trPr>
        <w:tc>
          <w:tcPr>
            <w:tcW w:w="2378" w:type="dxa"/>
            <w:shd w:val="clear" w:color="auto" w:fill="auto"/>
            <w:vAlign w:val="center"/>
          </w:tcPr>
          <w:p w14:paraId="5A645443"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0.4</w:t>
            </w:r>
          </w:p>
        </w:tc>
        <w:tc>
          <w:tcPr>
            <w:tcW w:w="2137" w:type="dxa"/>
            <w:shd w:val="clear" w:color="auto" w:fill="auto"/>
            <w:vAlign w:val="center"/>
          </w:tcPr>
          <w:p w14:paraId="5601676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EE9BFAE"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386B2C16"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0287127A"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2DC749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E45868" w:rsidRPr="00392646" w14:paraId="49FCC361" w14:textId="77777777" w:rsidTr="008C4F59">
        <w:trPr>
          <w:trHeight w:val="427"/>
          <w:jc w:val="center"/>
        </w:trPr>
        <w:tc>
          <w:tcPr>
            <w:tcW w:w="2378" w:type="dxa"/>
            <w:shd w:val="clear" w:color="auto" w:fill="auto"/>
            <w:vAlign w:val="center"/>
          </w:tcPr>
          <w:p w14:paraId="2FB22A33" w14:textId="77777777" w:rsidR="00E45868" w:rsidRPr="00392646" w:rsidRDefault="00E45868" w:rsidP="008C4F59">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0.5</w:t>
            </w:r>
          </w:p>
        </w:tc>
        <w:tc>
          <w:tcPr>
            <w:tcW w:w="2137" w:type="dxa"/>
            <w:shd w:val="clear" w:color="auto" w:fill="auto"/>
            <w:vAlign w:val="center"/>
          </w:tcPr>
          <w:p w14:paraId="6109A23E" w14:textId="77777777"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49A21BCF"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B11B4A1"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214B7BED"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7DDFB40" w14:textId="77777777" w:rsidR="00E45868" w:rsidRPr="00392646" w:rsidRDefault="00E45868"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5D0324" w:rsidRPr="00392646" w14:paraId="2E037E19" w14:textId="77777777" w:rsidTr="008C4F59">
        <w:trPr>
          <w:trHeight w:val="427"/>
          <w:jc w:val="center"/>
        </w:trPr>
        <w:tc>
          <w:tcPr>
            <w:tcW w:w="2378" w:type="dxa"/>
            <w:shd w:val="clear" w:color="auto" w:fill="auto"/>
            <w:vAlign w:val="center"/>
          </w:tcPr>
          <w:p w14:paraId="00E0471E" w14:textId="77777777" w:rsidR="005D0324" w:rsidRPr="00E45868" w:rsidRDefault="005D0324"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0.6</w:t>
            </w:r>
          </w:p>
        </w:tc>
        <w:tc>
          <w:tcPr>
            <w:tcW w:w="2137" w:type="dxa"/>
            <w:shd w:val="clear" w:color="auto" w:fill="auto"/>
            <w:vAlign w:val="center"/>
          </w:tcPr>
          <w:p w14:paraId="37150C70" w14:textId="77777777" w:rsidR="005D0324" w:rsidRPr="00392646" w:rsidRDefault="003748C7"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Double check all document</w:t>
            </w:r>
          </w:p>
        </w:tc>
        <w:tc>
          <w:tcPr>
            <w:tcW w:w="1056" w:type="dxa"/>
            <w:shd w:val="clear" w:color="auto" w:fill="auto"/>
            <w:vAlign w:val="center"/>
          </w:tcPr>
          <w:p w14:paraId="3D8AE38E"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14488CBD"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E4BF372"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02C72C84" w14:textId="77777777" w:rsidR="005D0324" w:rsidRPr="00392646" w:rsidRDefault="005D0324"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8C4F59" w:rsidRPr="00392646" w14:paraId="722945DC" w14:textId="77777777" w:rsidTr="008C4F59">
        <w:trPr>
          <w:trHeight w:val="427"/>
          <w:jc w:val="center"/>
        </w:trPr>
        <w:tc>
          <w:tcPr>
            <w:tcW w:w="2378" w:type="dxa"/>
            <w:shd w:val="clear" w:color="auto" w:fill="auto"/>
            <w:vAlign w:val="center"/>
          </w:tcPr>
          <w:p w14:paraId="57095D20" w14:textId="77777777" w:rsidR="008C4F59" w:rsidRPr="00E45868" w:rsidRDefault="008C4F59"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0.7</w:t>
            </w:r>
          </w:p>
        </w:tc>
        <w:tc>
          <w:tcPr>
            <w:tcW w:w="2137" w:type="dxa"/>
            <w:shd w:val="clear" w:color="auto" w:fill="auto"/>
            <w:vAlign w:val="center"/>
          </w:tcPr>
          <w:p w14:paraId="1D466F84" w14:textId="77777777" w:rsidR="008C4F59" w:rsidRDefault="008C4F59"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sequence diagram</w:t>
            </w:r>
          </w:p>
        </w:tc>
        <w:tc>
          <w:tcPr>
            <w:tcW w:w="1056" w:type="dxa"/>
            <w:shd w:val="clear" w:color="auto" w:fill="auto"/>
            <w:vAlign w:val="center"/>
          </w:tcPr>
          <w:p w14:paraId="3230DB1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1751EDC8"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07/15/2014</w:t>
            </w:r>
          </w:p>
        </w:tc>
        <w:tc>
          <w:tcPr>
            <w:tcW w:w="1507" w:type="dxa"/>
            <w:shd w:val="clear" w:color="auto" w:fill="auto"/>
            <w:vAlign w:val="center"/>
          </w:tcPr>
          <w:p w14:paraId="3D1BBEC3"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C722604" w14:textId="77777777" w:rsidR="008C4F59" w:rsidRPr="00392646" w:rsidRDefault="008C4F59"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r w:rsidR="00071943" w:rsidRPr="00392646" w14:paraId="267B9D7E" w14:textId="77777777" w:rsidTr="008C4F59">
        <w:trPr>
          <w:trHeight w:val="427"/>
          <w:jc w:val="center"/>
        </w:trPr>
        <w:tc>
          <w:tcPr>
            <w:tcW w:w="2378" w:type="dxa"/>
            <w:shd w:val="clear" w:color="auto" w:fill="auto"/>
            <w:vAlign w:val="center"/>
          </w:tcPr>
          <w:p w14:paraId="24065129" w14:textId="639E742D" w:rsidR="00071943" w:rsidRPr="00E45868" w:rsidRDefault="00071943" w:rsidP="008C4F59">
            <w:pPr>
              <w:spacing w:after="160" w:line="259" w:lineRule="auto"/>
              <w:jc w:val="center"/>
              <w:rPr>
                <w:rFonts w:ascii="Times New Roman" w:hAnsi="Times New Roman" w:cs="Times New Roman"/>
                <w:bCs/>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0.8</w:t>
            </w:r>
          </w:p>
        </w:tc>
        <w:tc>
          <w:tcPr>
            <w:tcW w:w="2137" w:type="dxa"/>
            <w:shd w:val="clear" w:color="auto" w:fill="auto"/>
            <w:vAlign w:val="center"/>
          </w:tcPr>
          <w:p w14:paraId="21644825" w14:textId="50DBDB22" w:rsidR="00071943" w:rsidRDefault="00071943" w:rsidP="00E45868">
            <w:pPr>
              <w:spacing w:after="160" w:line="259" w:lineRule="auto"/>
              <w:jc w:val="center"/>
              <w:rPr>
                <w:rFonts w:ascii="Times New Roman" w:hAnsi="Times New Roman" w:cs="Times New Roman"/>
                <w:bCs/>
                <w:color w:val="auto"/>
                <w:szCs w:val="22"/>
              </w:rPr>
            </w:pPr>
            <w:r>
              <w:rPr>
                <w:rFonts w:ascii="Times New Roman" w:hAnsi="Times New Roman" w:cs="Times New Roman"/>
                <w:bCs/>
                <w:color w:val="auto"/>
                <w:szCs w:val="22"/>
              </w:rPr>
              <w:t>Edit class diagram and database description</w:t>
            </w:r>
          </w:p>
        </w:tc>
        <w:tc>
          <w:tcPr>
            <w:tcW w:w="1056" w:type="dxa"/>
            <w:shd w:val="clear" w:color="auto" w:fill="auto"/>
            <w:vAlign w:val="center"/>
          </w:tcPr>
          <w:p w14:paraId="1F307A67" w14:textId="432ACC48"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Draft</w:t>
            </w:r>
          </w:p>
        </w:tc>
        <w:tc>
          <w:tcPr>
            <w:tcW w:w="1660" w:type="dxa"/>
            <w:shd w:val="clear" w:color="auto" w:fill="auto"/>
            <w:vAlign w:val="center"/>
          </w:tcPr>
          <w:p w14:paraId="21D4756C" w14:textId="2B5366BD" w:rsidR="00071943" w:rsidRDefault="00071943" w:rsidP="00E45868">
            <w:pPr>
              <w:spacing w:after="160" w:line="259" w:lineRule="auto"/>
              <w:jc w:val="center"/>
              <w:rPr>
                <w:rFonts w:ascii="Times New Roman" w:hAnsi="Times New Roman" w:cs="Times New Roman"/>
                <w:bCs/>
                <w:color w:val="auto"/>
                <w:sz w:val="24"/>
                <w:szCs w:val="24"/>
              </w:rPr>
            </w:pPr>
            <w:r>
              <w:rPr>
                <w:rFonts w:ascii="Times New Roman" w:hAnsi="Times New Roman" w:cs="Times New Roman"/>
                <w:bCs/>
                <w:color w:val="auto"/>
                <w:sz w:val="24"/>
                <w:szCs w:val="24"/>
              </w:rPr>
              <w:t>07/20/2014</w:t>
            </w:r>
          </w:p>
        </w:tc>
        <w:tc>
          <w:tcPr>
            <w:tcW w:w="1507" w:type="dxa"/>
            <w:shd w:val="clear" w:color="auto" w:fill="auto"/>
            <w:vAlign w:val="center"/>
          </w:tcPr>
          <w:p w14:paraId="6EA965F5" w14:textId="6B544277" w:rsidR="00071943" w:rsidRPr="00392646" w:rsidRDefault="00071943"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3B94AE8" w14:textId="7ED4A461" w:rsidR="00071943" w:rsidRPr="00392646" w:rsidRDefault="00071943" w:rsidP="00E45868">
            <w:pPr>
              <w:spacing w:after="160" w:line="259" w:lineRule="auto"/>
              <w:jc w:val="center"/>
              <w:rPr>
                <w:rFonts w:ascii="Times New Roman" w:hAnsi="Times New Roman" w:cs="Times New Roman"/>
                <w:bCs/>
                <w:color w:val="auto"/>
                <w:sz w:val="24"/>
                <w:szCs w:val="24"/>
              </w:rPr>
            </w:pPr>
            <w:proofErr w:type="spellStart"/>
            <w:r w:rsidRPr="00392646">
              <w:rPr>
                <w:rFonts w:ascii="Times New Roman" w:hAnsi="Times New Roman" w:cs="Times New Roman"/>
                <w:bCs/>
                <w:color w:val="auto"/>
                <w:sz w:val="24"/>
                <w:szCs w:val="24"/>
              </w:rPr>
              <w:t>Kanokwan</w:t>
            </w:r>
            <w:proofErr w:type="spellEnd"/>
            <w:r w:rsidRPr="00392646">
              <w:rPr>
                <w:rFonts w:ascii="Times New Roman" w:hAnsi="Times New Roman" w:cs="Times New Roman"/>
                <w:bCs/>
                <w:color w:val="auto"/>
                <w:sz w:val="24"/>
                <w:szCs w:val="24"/>
              </w:rPr>
              <w:t xml:space="preserve"> &amp; </w:t>
            </w:r>
            <w:proofErr w:type="spellStart"/>
            <w:r w:rsidRPr="00392646">
              <w:rPr>
                <w:rFonts w:ascii="Times New Roman" w:hAnsi="Times New Roman" w:cs="Times New Roman"/>
                <w:bCs/>
                <w:color w:val="auto"/>
                <w:sz w:val="24"/>
                <w:szCs w:val="24"/>
              </w:rPr>
              <w:t>Worapun</w:t>
            </w:r>
            <w:proofErr w:type="spellEnd"/>
          </w:p>
        </w:tc>
      </w:tr>
    </w:tbl>
    <w:p w14:paraId="346A040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2296B2A"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A01164D" w14:textId="77777777" w:rsidR="00D97D55" w:rsidRPr="00392646" w:rsidRDefault="00D97D55">
      <w:pPr>
        <w:rPr>
          <w:rFonts w:ascii="Times New Roman" w:hAnsi="Times New Roman" w:cs="Times New Roman"/>
          <w:color w:val="auto"/>
        </w:rPr>
      </w:pPr>
    </w:p>
    <w:p w14:paraId="46C18554" w14:textId="77777777" w:rsidR="00D57804" w:rsidRPr="00392646" w:rsidRDefault="00D57804">
      <w:pPr>
        <w:rPr>
          <w:rFonts w:ascii="Times New Roman" w:hAnsi="Times New Roman" w:cs="Times New Roman"/>
          <w:color w:val="auto"/>
        </w:rPr>
      </w:pPr>
    </w:p>
    <w:p w14:paraId="0924BCF0" w14:textId="77777777" w:rsidR="00D57804" w:rsidRPr="00392646" w:rsidRDefault="00D57804">
      <w:pPr>
        <w:rPr>
          <w:rFonts w:ascii="Times New Roman" w:hAnsi="Times New Roman" w:cs="Times New Roman"/>
          <w:color w:val="auto"/>
        </w:rPr>
      </w:pPr>
    </w:p>
    <w:p w14:paraId="6170F95C" w14:textId="77777777" w:rsidR="00D57804" w:rsidRPr="00392646" w:rsidRDefault="00D57804">
      <w:pPr>
        <w:rPr>
          <w:rFonts w:ascii="Times New Roman" w:hAnsi="Times New Roman" w:cs="Times New Roman"/>
          <w:color w:val="auto"/>
        </w:rPr>
      </w:pPr>
    </w:p>
    <w:p w14:paraId="461B24C6" w14:textId="77777777" w:rsidR="00D57804" w:rsidRPr="00392646" w:rsidRDefault="00D57804">
      <w:pPr>
        <w:rPr>
          <w:rFonts w:ascii="Times New Roman" w:hAnsi="Times New Roman" w:cs="Times New Roman"/>
          <w:color w:val="auto"/>
        </w:rPr>
      </w:pPr>
    </w:p>
    <w:p w14:paraId="1A5E9E6B" w14:textId="77777777" w:rsidR="00D57804" w:rsidRPr="00392646" w:rsidRDefault="00D57804">
      <w:pPr>
        <w:rPr>
          <w:rFonts w:ascii="Times New Roman" w:hAnsi="Times New Roman" w:cs="Times New Roman"/>
          <w:color w:val="auto"/>
        </w:rPr>
      </w:pPr>
    </w:p>
    <w:p w14:paraId="3AF02438" w14:textId="77777777" w:rsidR="00410472" w:rsidRPr="00392646" w:rsidRDefault="00410472">
      <w:pPr>
        <w:rPr>
          <w:rFonts w:ascii="Times New Roman" w:hAnsi="Times New Roman" w:cs="Times New Roman"/>
          <w:color w:val="auto"/>
        </w:rPr>
      </w:pPr>
    </w:p>
    <w:sdt>
      <w:sdtPr>
        <w:rPr>
          <w:rFonts w:ascii="Arial" w:eastAsia="Arial" w:hAnsi="Arial" w:cs="Arial"/>
          <w:b w:val="0"/>
          <w:bCs w:val="0"/>
          <w:color w:val="000000"/>
          <w:sz w:val="22"/>
          <w:lang w:eastAsia="en-US" w:bidi="th-TH"/>
        </w:rPr>
        <w:id w:val="410131037"/>
        <w:docPartObj>
          <w:docPartGallery w:val="Table of Contents"/>
          <w:docPartUnique/>
        </w:docPartObj>
      </w:sdtPr>
      <w:sdtEndPr>
        <w:rPr>
          <w:rFonts w:ascii="Times New Roman" w:hAnsi="Times New Roman" w:cs="Times New Roman"/>
          <w:sz w:val="24"/>
          <w:szCs w:val="24"/>
        </w:rPr>
      </w:sdtEndPr>
      <w:sdtContent>
        <w:p w14:paraId="30B9D75F" w14:textId="669C10B1" w:rsidR="006E57C7" w:rsidRPr="00B86698" w:rsidRDefault="006E57C7">
          <w:pPr>
            <w:pStyle w:val="TOCHeading"/>
            <w:rPr>
              <w:sz w:val="32"/>
              <w:szCs w:val="32"/>
            </w:rPr>
          </w:pPr>
          <w:r w:rsidRPr="00B86698">
            <w:rPr>
              <w:sz w:val="32"/>
              <w:szCs w:val="32"/>
            </w:rPr>
            <w:t>Contents</w:t>
          </w:r>
        </w:p>
        <w:p w14:paraId="5481891C" w14:textId="77777777" w:rsidR="006E57C7" w:rsidRPr="00B86698" w:rsidRDefault="006E57C7">
          <w:pPr>
            <w:pStyle w:val="TOC1"/>
            <w:tabs>
              <w:tab w:val="right" w:leader="dot" w:pos="9016"/>
            </w:tabs>
            <w:rPr>
              <w:rFonts w:ascii="Times New Roman" w:eastAsiaTheme="minorEastAsia" w:hAnsi="Times New Roman" w:cs="Times New Roman"/>
              <w:b w:val="0"/>
              <w:noProof/>
              <w:color w:val="auto"/>
              <w:sz w:val="24"/>
              <w:szCs w:val="24"/>
            </w:rPr>
          </w:pPr>
          <w:r w:rsidRPr="00B86698">
            <w:rPr>
              <w:rFonts w:ascii="Times New Roman" w:hAnsi="Times New Roman" w:cs="Times New Roman"/>
              <w:sz w:val="24"/>
              <w:szCs w:val="24"/>
            </w:rPr>
            <w:fldChar w:fldCharType="begin"/>
          </w:r>
          <w:r w:rsidRPr="00B86698">
            <w:rPr>
              <w:rFonts w:ascii="Times New Roman" w:hAnsi="Times New Roman" w:cs="Times New Roman"/>
              <w:sz w:val="24"/>
              <w:szCs w:val="24"/>
            </w:rPr>
            <w:instrText xml:space="preserve"> TOC \o "1-3" \h \z \u </w:instrText>
          </w:r>
          <w:r w:rsidRPr="00B86698">
            <w:rPr>
              <w:rFonts w:ascii="Times New Roman" w:hAnsi="Times New Roman" w:cs="Times New Roman"/>
              <w:sz w:val="24"/>
              <w:szCs w:val="24"/>
            </w:rPr>
            <w:fldChar w:fldCharType="separate"/>
          </w:r>
          <w:hyperlink w:anchor="_Toc393747089" w:history="1">
            <w:r w:rsidRPr="00B86698">
              <w:rPr>
                <w:rStyle w:val="Hyperlink"/>
                <w:rFonts w:ascii="Times New Roman" w:hAnsi="Times New Roman" w:cs="Times New Roman"/>
                <w:noProof/>
                <w:sz w:val="24"/>
                <w:szCs w:val="24"/>
              </w:rPr>
              <w:t>Chapter One: Introduction</w:t>
            </w:r>
            <w:r w:rsidRPr="00B86698">
              <w:rPr>
                <w:rFonts w:ascii="Times New Roman" w:hAnsi="Times New Roman" w:cs="Times New Roman"/>
                <w:noProof/>
                <w:webHidden/>
                <w:sz w:val="24"/>
                <w:szCs w:val="24"/>
              </w:rPr>
              <w:tab/>
            </w:r>
            <w:r w:rsidRPr="00B86698">
              <w:rPr>
                <w:rStyle w:val="Hyperlink"/>
                <w:rFonts w:ascii="Times New Roman" w:hAnsi="Times New Roman" w:cs="Times New Roman"/>
                <w:noProof/>
                <w:sz w:val="24"/>
                <w:szCs w:val="24"/>
              </w:rPr>
              <w:fldChar w:fldCharType="begin"/>
            </w:r>
            <w:r w:rsidRPr="00B86698">
              <w:rPr>
                <w:rFonts w:ascii="Times New Roman" w:hAnsi="Times New Roman" w:cs="Times New Roman"/>
                <w:noProof/>
                <w:webHidden/>
                <w:sz w:val="24"/>
                <w:szCs w:val="24"/>
              </w:rPr>
              <w:instrText xml:space="preserve"> PAGEREF _Toc393747089 \h </w:instrText>
            </w:r>
            <w:r w:rsidRPr="00B86698">
              <w:rPr>
                <w:rStyle w:val="Hyperlink"/>
                <w:rFonts w:ascii="Times New Roman" w:hAnsi="Times New Roman" w:cs="Times New Roman"/>
                <w:noProof/>
                <w:sz w:val="24"/>
                <w:szCs w:val="24"/>
              </w:rPr>
            </w:r>
            <w:r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w:t>
            </w:r>
            <w:r w:rsidRPr="00B86698">
              <w:rPr>
                <w:rStyle w:val="Hyperlink"/>
                <w:rFonts w:ascii="Times New Roman" w:hAnsi="Times New Roman" w:cs="Times New Roman"/>
                <w:noProof/>
                <w:sz w:val="24"/>
                <w:szCs w:val="24"/>
              </w:rPr>
              <w:fldChar w:fldCharType="end"/>
            </w:r>
          </w:hyperlink>
        </w:p>
        <w:p w14:paraId="0875C733" w14:textId="77777777" w:rsidR="006E57C7" w:rsidRPr="00B86698" w:rsidRDefault="006C460F">
          <w:pPr>
            <w:pStyle w:val="TOC2"/>
            <w:tabs>
              <w:tab w:val="left" w:pos="660"/>
              <w:tab w:val="right" w:leader="dot" w:pos="9016"/>
            </w:tabs>
            <w:rPr>
              <w:rFonts w:ascii="Times New Roman" w:eastAsiaTheme="minorEastAsia" w:hAnsi="Times New Roman" w:cs="Times New Roman"/>
              <w:i w:val="0"/>
              <w:noProof/>
              <w:color w:val="auto"/>
              <w:sz w:val="24"/>
              <w:szCs w:val="24"/>
            </w:rPr>
          </w:pPr>
          <w:hyperlink w:anchor="_Toc393747090" w:history="1">
            <w:r w:rsidR="006E57C7" w:rsidRPr="00B86698">
              <w:rPr>
                <w:rStyle w:val="Hyperlink"/>
                <w:rFonts w:ascii="Times New Roman" w:hAnsi="Times New Roman" w:cs="Times New Roman"/>
                <w:noProof/>
                <w:sz w:val="24"/>
                <w:szCs w:val="24"/>
              </w:rPr>
              <w:t>1.</w:t>
            </w:r>
            <w:r w:rsidR="006E57C7" w:rsidRPr="00B86698">
              <w:rPr>
                <w:rFonts w:ascii="Times New Roman" w:eastAsiaTheme="minorEastAsia" w:hAnsi="Times New Roman" w:cs="Times New Roman"/>
                <w:i w:val="0"/>
                <w:noProof/>
                <w:color w:val="auto"/>
                <w:sz w:val="24"/>
                <w:szCs w:val="24"/>
              </w:rPr>
              <w:tab/>
            </w:r>
            <w:r w:rsidR="006E57C7" w:rsidRPr="00B86698">
              <w:rPr>
                <w:rStyle w:val="Hyperlink"/>
                <w:rFonts w:ascii="Times New Roman" w:hAnsi="Times New Roman" w:cs="Times New Roman"/>
                <w:noProof/>
                <w:sz w:val="24"/>
                <w:szCs w:val="24"/>
              </w:rPr>
              <w:t>Introduction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_Toc393747090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w:t>
            </w:r>
            <w:r w:rsidR="006E57C7" w:rsidRPr="00B86698">
              <w:rPr>
                <w:rStyle w:val="Hyperlink"/>
                <w:rFonts w:ascii="Times New Roman" w:hAnsi="Times New Roman" w:cs="Times New Roman"/>
                <w:noProof/>
                <w:sz w:val="24"/>
                <w:szCs w:val="24"/>
              </w:rPr>
              <w:fldChar w:fldCharType="end"/>
            </w:r>
          </w:hyperlink>
        </w:p>
        <w:p w14:paraId="2967A2B4" w14:textId="77777777" w:rsidR="006E57C7" w:rsidRPr="00B86698" w:rsidRDefault="006C460F">
          <w:pPr>
            <w:pStyle w:val="TOC3"/>
            <w:rPr>
              <w:rFonts w:ascii="Times New Roman" w:eastAsiaTheme="minorEastAsia" w:hAnsi="Times New Roman" w:cs="Times New Roman"/>
              <w:lang w:bidi="th-TH"/>
            </w:rPr>
          </w:pPr>
          <w:hyperlink w:anchor="_Toc393747091" w:history="1">
            <w:r w:rsidR="006E57C7" w:rsidRPr="00B86698">
              <w:rPr>
                <w:rStyle w:val="Hyperlink"/>
                <w:rFonts w:ascii="Times New Roman" w:hAnsi="Times New Roman" w:cs="Times New Roman"/>
              </w:rPr>
              <w:t>1.1 Objectives</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_Toc393747091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4</w:t>
            </w:r>
            <w:r w:rsidR="006E57C7" w:rsidRPr="00B86698">
              <w:rPr>
                <w:rStyle w:val="Hyperlink"/>
                <w:rFonts w:ascii="Times New Roman" w:hAnsi="Times New Roman" w:cs="Times New Roman"/>
              </w:rPr>
              <w:fldChar w:fldCharType="end"/>
            </w:r>
          </w:hyperlink>
        </w:p>
        <w:p w14:paraId="07D9AF8E" w14:textId="77777777" w:rsidR="006E57C7" w:rsidRPr="00B86698" w:rsidRDefault="006C460F">
          <w:pPr>
            <w:pStyle w:val="TOC3"/>
            <w:rPr>
              <w:rFonts w:ascii="Times New Roman" w:eastAsiaTheme="minorEastAsia" w:hAnsi="Times New Roman" w:cs="Times New Roman"/>
              <w:lang w:bidi="th-TH"/>
            </w:rPr>
          </w:pPr>
          <w:hyperlink w:anchor="_Toc393747092" w:history="1">
            <w:r w:rsidR="006E57C7" w:rsidRPr="00B86698">
              <w:rPr>
                <w:rStyle w:val="Hyperlink"/>
                <w:rFonts w:ascii="Times New Roman" w:hAnsi="Times New Roman" w:cs="Times New Roman"/>
              </w:rPr>
              <w:t>1.2 Project Scope</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_Toc393747092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4</w:t>
            </w:r>
            <w:r w:rsidR="006E57C7" w:rsidRPr="00B86698">
              <w:rPr>
                <w:rStyle w:val="Hyperlink"/>
                <w:rFonts w:ascii="Times New Roman" w:hAnsi="Times New Roman" w:cs="Times New Roman"/>
              </w:rPr>
              <w:fldChar w:fldCharType="end"/>
            </w:r>
          </w:hyperlink>
        </w:p>
        <w:p w14:paraId="45309E19" w14:textId="77777777" w:rsidR="006E57C7" w:rsidRPr="00B86698" w:rsidRDefault="006C460F">
          <w:pPr>
            <w:pStyle w:val="TOC3"/>
            <w:rPr>
              <w:rFonts w:ascii="Times New Roman" w:eastAsiaTheme="minorEastAsia" w:hAnsi="Times New Roman" w:cs="Times New Roman"/>
              <w:lang w:bidi="th-TH"/>
            </w:rPr>
          </w:pPr>
          <w:hyperlink w:anchor="_Toc393747093" w:history="1">
            <w:r w:rsidR="006E57C7" w:rsidRPr="00B86698">
              <w:rPr>
                <w:rStyle w:val="Hyperlink"/>
                <w:rFonts w:ascii="Times New Roman" w:hAnsi="Times New Roman" w:cs="Times New Roman"/>
              </w:rPr>
              <w:t>1.3 User Classes and Characteristics</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_Toc393747093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5</w:t>
            </w:r>
            <w:r w:rsidR="006E57C7" w:rsidRPr="00B86698">
              <w:rPr>
                <w:rStyle w:val="Hyperlink"/>
                <w:rFonts w:ascii="Times New Roman" w:hAnsi="Times New Roman" w:cs="Times New Roman"/>
              </w:rPr>
              <w:fldChar w:fldCharType="end"/>
            </w:r>
          </w:hyperlink>
        </w:p>
        <w:p w14:paraId="752DF1CE" w14:textId="77777777" w:rsidR="006E57C7" w:rsidRPr="00B86698" w:rsidRDefault="006C460F">
          <w:pPr>
            <w:pStyle w:val="TOC1"/>
            <w:tabs>
              <w:tab w:val="right" w:leader="dot" w:pos="9016"/>
            </w:tabs>
            <w:rPr>
              <w:rFonts w:ascii="Times New Roman" w:eastAsiaTheme="minorEastAsia" w:hAnsi="Times New Roman" w:cs="Times New Roman"/>
              <w:b w:val="0"/>
              <w:noProof/>
              <w:color w:val="auto"/>
              <w:sz w:val="24"/>
              <w:szCs w:val="24"/>
            </w:rPr>
          </w:pPr>
          <w:hyperlink w:anchor="_Toc393747094" w:history="1">
            <w:r w:rsidR="006E57C7" w:rsidRPr="00B86698">
              <w:rPr>
                <w:rStyle w:val="Hyperlink"/>
                <w:rFonts w:ascii="Times New Roman" w:eastAsiaTheme="minorHAnsi" w:hAnsi="Times New Roman" w:cs="Times New Roman"/>
                <w:noProof/>
                <w:sz w:val="24"/>
                <w:szCs w:val="24"/>
                <w:lang w:bidi="ar-SA"/>
              </w:rPr>
              <w:t>Chapter Two: Overall Description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_Toc393747094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7</w:t>
            </w:r>
            <w:r w:rsidR="006E57C7" w:rsidRPr="00B86698">
              <w:rPr>
                <w:rStyle w:val="Hyperlink"/>
                <w:rFonts w:ascii="Times New Roman" w:hAnsi="Times New Roman" w:cs="Times New Roman"/>
                <w:noProof/>
                <w:sz w:val="24"/>
                <w:szCs w:val="24"/>
              </w:rPr>
              <w:fldChar w:fldCharType="end"/>
            </w:r>
          </w:hyperlink>
        </w:p>
        <w:p w14:paraId="7EA26C09" w14:textId="77777777" w:rsidR="006E57C7" w:rsidRPr="00B86698" w:rsidRDefault="006C460F">
          <w:pPr>
            <w:pStyle w:val="TOC2"/>
            <w:tabs>
              <w:tab w:val="left" w:pos="660"/>
              <w:tab w:val="right" w:leader="dot" w:pos="9016"/>
            </w:tabs>
            <w:rPr>
              <w:rFonts w:ascii="Times New Roman" w:eastAsiaTheme="minorEastAsia" w:hAnsi="Times New Roman" w:cs="Times New Roman"/>
              <w:i w:val="0"/>
              <w:noProof/>
              <w:color w:val="auto"/>
              <w:sz w:val="24"/>
              <w:szCs w:val="24"/>
            </w:rPr>
          </w:pPr>
          <w:hyperlink w:anchor="_Toc393747095" w:history="1">
            <w:r w:rsidR="006E57C7" w:rsidRPr="00B86698">
              <w:rPr>
                <w:rStyle w:val="Hyperlink"/>
                <w:rFonts w:ascii="Times New Roman" w:hAnsi="Times New Roman" w:cs="Times New Roman"/>
                <w:noProof/>
                <w:sz w:val="24"/>
                <w:szCs w:val="24"/>
                <w:lang w:bidi="ar-SA"/>
              </w:rPr>
              <w:t>2.</w:t>
            </w:r>
            <w:r w:rsidR="006E57C7" w:rsidRPr="00B86698">
              <w:rPr>
                <w:rFonts w:ascii="Times New Roman" w:eastAsiaTheme="minorEastAsia" w:hAnsi="Times New Roman" w:cs="Times New Roman"/>
                <w:i w:val="0"/>
                <w:noProof/>
                <w:color w:val="auto"/>
                <w:sz w:val="24"/>
                <w:szCs w:val="24"/>
              </w:rPr>
              <w:tab/>
            </w:r>
            <w:r w:rsidR="006E57C7" w:rsidRPr="00B86698">
              <w:rPr>
                <w:rStyle w:val="Hyperlink"/>
                <w:rFonts w:ascii="Times New Roman" w:hAnsi="Times New Roman" w:cs="Times New Roman"/>
                <w:noProof/>
                <w:sz w:val="24"/>
                <w:szCs w:val="24"/>
                <w:lang w:bidi="ar-SA"/>
              </w:rPr>
              <w:t>Overall Description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_Toc393747095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7</w:t>
            </w:r>
            <w:r w:rsidR="006E57C7" w:rsidRPr="00B86698">
              <w:rPr>
                <w:rStyle w:val="Hyperlink"/>
                <w:rFonts w:ascii="Times New Roman" w:hAnsi="Times New Roman" w:cs="Times New Roman"/>
                <w:noProof/>
                <w:sz w:val="24"/>
                <w:szCs w:val="24"/>
              </w:rPr>
              <w:fldChar w:fldCharType="end"/>
            </w:r>
          </w:hyperlink>
        </w:p>
        <w:p w14:paraId="38178D61" w14:textId="77777777" w:rsidR="006E57C7" w:rsidRPr="00B86698" w:rsidRDefault="006C460F">
          <w:pPr>
            <w:pStyle w:val="TOC3"/>
            <w:rPr>
              <w:rFonts w:ascii="Times New Roman" w:eastAsiaTheme="minorEastAsia" w:hAnsi="Times New Roman" w:cs="Times New Roman"/>
              <w:lang w:bidi="th-TH"/>
            </w:rPr>
          </w:pPr>
          <w:hyperlink w:anchor="_Toc393747096" w:history="1">
            <w:r w:rsidR="006E57C7" w:rsidRPr="00B86698">
              <w:rPr>
                <w:rStyle w:val="Hyperlink"/>
                <w:rFonts w:ascii="Times New Roman" w:hAnsi="Times New Roman" w:cs="Times New Roman"/>
              </w:rPr>
              <w:t>2.1 Product Perspective</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_Toc393747096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7</w:t>
            </w:r>
            <w:r w:rsidR="006E57C7" w:rsidRPr="00B86698">
              <w:rPr>
                <w:rStyle w:val="Hyperlink"/>
                <w:rFonts w:ascii="Times New Roman" w:hAnsi="Times New Roman" w:cs="Times New Roman"/>
              </w:rPr>
              <w:fldChar w:fldCharType="end"/>
            </w:r>
          </w:hyperlink>
        </w:p>
        <w:p w14:paraId="7A97A2AB" w14:textId="77777777" w:rsidR="006E57C7" w:rsidRPr="00B86698" w:rsidRDefault="006C460F">
          <w:pPr>
            <w:pStyle w:val="TOC3"/>
            <w:rPr>
              <w:rFonts w:ascii="Times New Roman" w:eastAsiaTheme="minorEastAsia" w:hAnsi="Times New Roman" w:cs="Times New Roman"/>
              <w:lang w:bidi="th-TH"/>
            </w:rPr>
          </w:pPr>
          <w:hyperlink w:anchor="_Toc393747097" w:history="1">
            <w:r w:rsidR="006E57C7" w:rsidRPr="00B86698">
              <w:rPr>
                <w:rStyle w:val="Hyperlink"/>
                <w:rFonts w:ascii="Times New Roman" w:hAnsi="Times New Roman" w:cs="Times New Roman"/>
              </w:rPr>
              <w:t>2.2 Product Features</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_Toc393747097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7</w:t>
            </w:r>
            <w:r w:rsidR="006E57C7" w:rsidRPr="00B86698">
              <w:rPr>
                <w:rStyle w:val="Hyperlink"/>
                <w:rFonts w:ascii="Times New Roman" w:hAnsi="Times New Roman" w:cs="Times New Roman"/>
              </w:rPr>
              <w:fldChar w:fldCharType="end"/>
            </w:r>
          </w:hyperlink>
        </w:p>
        <w:p w14:paraId="2648718F" w14:textId="77777777" w:rsidR="006E57C7" w:rsidRPr="00B86698" w:rsidRDefault="006C460F">
          <w:pPr>
            <w:pStyle w:val="TOC3"/>
            <w:rPr>
              <w:rFonts w:ascii="Times New Roman" w:eastAsiaTheme="minorEastAsia" w:hAnsi="Times New Roman" w:cs="Times New Roman"/>
              <w:lang w:bidi="th-TH"/>
            </w:rPr>
          </w:pPr>
          <w:hyperlink w:anchor="_Toc393747098" w:history="1">
            <w:r w:rsidR="006E57C7" w:rsidRPr="00B86698">
              <w:rPr>
                <w:rStyle w:val="Hyperlink"/>
                <w:rFonts w:ascii="Times New Roman" w:hAnsi="Times New Roman" w:cs="Times New Roman"/>
              </w:rPr>
              <w:t>2.3 Design and Implementation Constraints</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_Toc393747098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7</w:t>
            </w:r>
            <w:r w:rsidR="006E57C7" w:rsidRPr="00B86698">
              <w:rPr>
                <w:rStyle w:val="Hyperlink"/>
                <w:rFonts w:ascii="Times New Roman" w:hAnsi="Times New Roman" w:cs="Times New Roman"/>
              </w:rPr>
              <w:fldChar w:fldCharType="end"/>
            </w:r>
          </w:hyperlink>
        </w:p>
        <w:p w14:paraId="4439431B" w14:textId="77777777" w:rsidR="006E57C7" w:rsidRPr="00B86698" w:rsidRDefault="006C460F">
          <w:pPr>
            <w:pStyle w:val="TOC3"/>
            <w:rPr>
              <w:rFonts w:ascii="Times New Roman" w:eastAsiaTheme="minorEastAsia" w:hAnsi="Times New Roman" w:cs="Times New Roman"/>
              <w:lang w:bidi="th-TH"/>
            </w:rPr>
          </w:pPr>
          <w:hyperlink w:anchor="_Toc393747099" w:history="1">
            <w:r w:rsidR="006E57C7" w:rsidRPr="00B86698">
              <w:rPr>
                <w:rStyle w:val="Hyperlink"/>
                <w:rFonts w:ascii="Times New Roman" w:hAnsi="Times New Roman" w:cs="Times New Roman"/>
              </w:rPr>
              <w:t>List of project constraints:</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_Toc393747099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7</w:t>
            </w:r>
            <w:r w:rsidR="006E57C7" w:rsidRPr="00B86698">
              <w:rPr>
                <w:rStyle w:val="Hyperlink"/>
                <w:rFonts w:ascii="Times New Roman" w:hAnsi="Times New Roman" w:cs="Times New Roman"/>
              </w:rPr>
              <w:fldChar w:fldCharType="end"/>
            </w:r>
          </w:hyperlink>
        </w:p>
        <w:p w14:paraId="63D03993" w14:textId="77777777" w:rsidR="006E57C7" w:rsidRPr="00B86698" w:rsidRDefault="006C460F">
          <w:pPr>
            <w:pStyle w:val="TOC1"/>
            <w:tabs>
              <w:tab w:val="right" w:leader="dot" w:pos="9016"/>
            </w:tabs>
            <w:rPr>
              <w:rFonts w:ascii="Times New Roman" w:eastAsiaTheme="minorEastAsia" w:hAnsi="Times New Roman" w:cs="Times New Roman"/>
              <w:b w:val="0"/>
              <w:noProof/>
              <w:color w:val="auto"/>
              <w:sz w:val="24"/>
              <w:szCs w:val="24"/>
            </w:rPr>
          </w:pPr>
          <w:hyperlink w:anchor="_Toc393747100" w:history="1">
            <w:r w:rsidR="006E57C7" w:rsidRPr="00B86698">
              <w:rPr>
                <w:rStyle w:val="Hyperlink"/>
                <w:rFonts w:ascii="Times New Roman" w:eastAsiaTheme="minorHAnsi" w:hAnsi="Times New Roman" w:cs="Times New Roman"/>
                <w:noProof/>
                <w:sz w:val="24"/>
                <w:szCs w:val="24"/>
                <w:lang w:bidi="ar-SA"/>
              </w:rPr>
              <w:t>Chapter Three: System Architecture</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_Toc393747100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8</w:t>
            </w:r>
            <w:r w:rsidR="006E57C7" w:rsidRPr="00B86698">
              <w:rPr>
                <w:rStyle w:val="Hyperlink"/>
                <w:rFonts w:ascii="Times New Roman" w:hAnsi="Times New Roman" w:cs="Times New Roman"/>
                <w:noProof/>
                <w:sz w:val="24"/>
                <w:szCs w:val="24"/>
              </w:rPr>
              <w:fldChar w:fldCharType="end"/>
            </w:r>
          </w:hyperlink>
        </w:p>
        <w:p w14:paraId="463DA347" w14:textId="77777777" w:rsidR="006E57C7" w:rsidRPr="00B86698" w:rsidRDefault="006C460F">
          <w:pPr>
            <w:pStyle w:val="TOC2"/>
            <w:tabs>
              <w:tab w:val="left" w:pos="660"/>
              <w:tab w:val="right" w:leader="dot" w:pos="9016"/>
            </w:tabs>
            <w:rPr>
              <w:rFonts w:ascii="Times New Roman" w:eastAsiaTheme="minorEastAsia" w:hAnsi="Times New Roman" w:cs="Times New Roman"/>
              <w:i w:val="0"/>
              <w:noProof/>
              <w:color w:val="auto"/>
              <w:sz w:val="24"/>
              <w:szCs w:val="24"/>
            </w:rPr>
          </w:pPr>
          <w:hyperlink w:anchor="_Toc393747101" w:history="1">
            <w:r w:rsidR="006E57C7" w:rsidRPr="00B86698">
              <w:rPr>
                <w:rStyle w:val="Hyperlink"/>
                <w:rFonts w:ascii="Times New Roman" w:hAnsi="Times New Roman" w:cs="Times New Roman"/>
                <w:noProof/>
                <w:sz w:val="24"/>
                <w:szCs w:val="24"/>
                <w:lang w:bidi="ar-SA"/>
              </w:rPr>
              <w:t>3.</w:t>
            </w:r>
            <w:r w:rsidR="006E57C7" w:rsidRPr="00B86698">
              <w:rPr>
                <w:rFonts w:ascii="Times New Roman" w:eastAsiaTheme="minorEastAsia" w:hAnsi="Times New Roman" w:cs="Times New Roman"/>
                <w:i w:val="0"/>
                <w:noProof/>
                <w:color w:val="auto"/>
                <w:sz w:val="24"/>
                <w:szCs w:val="24"/>
              </w:rPr>
              <w:tab/>
            </w:r>
            <w:r w:rsidR="006E57C7" w:rsidRPr="00B86698">
              <w:rPr>
                <w:rStyle w:val="Hyperlink"/>
                <w:rFonts w:ascii="Times New Roman" w:hAnsi="Times New Roman" w:cs="Times New Roman"/>
                <w:noProof/>
                <w:sz w:val="24"/>
                <w:szCs w:val="24"/>
                <w:lang w:bidi="ar-SA"/>
              </w:rPr>
              <w:t>System Architecture</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_Toc393747101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8</w:t>
            </w:r>
            <w:r w:rsidR="006E57C7" w:rsidRPr="00B86698">
              <w:rPr>
                <w:rStyle w:val="Hyperlink"/>
                <w:rFonts w:ascii="Times New Roman" w:hAnsi="Times New Roman" w:cs="Times New Roman"/>
                <w:noProof/>
                <w:sz w:val="24"/>
                <w:szCs w:val="24"/>
              </w:rPr>
              <w:fldChar w:fldCharType="end"/>
            </w:r>
          </w:hyperlink>
        </w:p>
        <w:p w14:paraId="45ADC3B1" w14:textId="77777777" w:rsidR="006E57C7" w:rsidRPr="00B86698" w:rsidRDefault="006C460F">
          <w:pPr>
            <w:pStyle w:val="TOC1"/>
            <w:tabs>
              <w:tab w:val="right" w:leader="dot" w:pos="9016"/>
            </w:tabs>
            <w:rPr>
              <w:rFonts w:ascii="Times New Roman" w:eastAsiaTheme="minorEastAsia" w:hAnsi="Times New Roman" w:cs="Times New Roman"/>
              <w:b w:val="0"/>
              <w:noProof/>
              <w:color w:val="auto"/>
              <w:sz w:val="24"/>
              <w:szCs w:val="24"/>
            </w:rPr>
          </w:pPr>
          <w:hyperlink w:anchor="_Toc393747102" w:history="1">
            <w:r w:rsidR="006E57C7" w:rsidRPr="00B86698">
              <w:rPr>
                <w:rStyle w:val="Hyperlink"/>
                <w:rFonts w:ascii="Times New Roman" w:eastAsiaTheme="minorHAnsi" w:hAnsi="Times New Roman" w:cs="Times New Roman"/>
                <w:noProof/>
                <w:sz w:val="24"/>
                <w:szCs w:val="24"/>
                <w:lang w:bidi="ar-SA"/>
              </w:rPr>
              <w:t>Chapter Four: Detail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_Toc393747102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10</w:t>
            </w:r>
            <w:r w:rsidR="006E57C7" w:rsidRPr="00B86698">
              <w:rPr>
                <w:rStyle w:val="Hyperlink"/>
                <w:rFonts w:ascii="Times New Roman" w:hAnsi="Times New Roman" w:cs="Times New Roman"/>
                <w:noProof/>
                <w:sz w:val="24"/>
                <w:szCs w:val="24"/>
              </w:rPr>
              <w:fldChar w:fldCharType="end"/>
            </w:r>
          </w:hyperlink>
        </w:p>
        <w:p w14:paraId="36394288"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103" w:history="1">
            <w:r w:rsidR="006E57C7" w:rsidRPr="00B86698">
              <w:rPr>
                <w:rStyle w:val="Hyperlink"/>
                <w:rFonts w:ascii="Times New Roman" w:eastAsiaTheme="minorHAnsi" w:hAnsi="Times New Roman" w:cs="Times New Roman"/>
                <w:noProof/>
                <w:sz w:val="24"/>
                <w:szCs w:val="24"/>
                <w:lang w:bidi="ar-SA"/>
              </w:rPr>
              <w:t xml:space="preserve">4.1 </w:t>
            </w:r>
            <w:r w:rsidR="006E57C7" w:rsidRPr="00B86698">
              <w:rPr>
                <w:rStyle w:val="Hyperlink"/>
                <w:rFonts w:ascii="Times New Roman" w:hAnsi="Times New Roman" w:cs="Times New Roman"/>
                <w:noProof/>
                <w:sz w:val="24"/>
                <w:szCs w:val="24"/>
              </w:rPr>
              <w:t>Class diagram</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_Toc393747103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11</w:t>
            </w:r>
            <w:r w:rsidR="006E57C7" w:rsidRPr="00B86698">
              <w:rPr>
                <w:rStyle w:val="Hyperlink"/>
                <w:rFonts w:ascii="Times New Roman" w:hAnsi="Times New Roman" w:cs="Times New Roman"/>
                <w:noProof/>
                <w:sz w:val="24"/>
                <w:szCs w:val="24"/>
              </w:rPr>
              <w:fldChar w:fldCharType="end"/>
            </w:r>
          </w:hyperlink>
        </w:p>
        <w:p w14:paraId="4DBA1E18" w14:textId="77777777" w:rsidR="006E57C7" w:rsidRPr="00B86698" w:rsidRDefault="006C460F">
          <w:pPr>
            <w:pStyle w:val="TOC3"/>
            <w:rPr>
              <w:rFonts w:ascii="Times New Roman" w:eastAsiaTheme="minorEastAsia" w:hAnsi="Times New Roman" w:cs="Times New Roman"/>
              <w:lang w:bidi="th-TH"/>
            </w:rPr>
          </w:pPr>
          <w:hyperlink w:anchor="_Toc393747104" w:history="1">
            <w:r w:rsidR="006E57C7" w:rsidRPr="00B86698">
              <w:rPr>
                <w:rStyle w:val="Hyperlink"/>
                <w:rFonts w:ascii="Times New Roman" w:hAnsi="Times New Roman" w:cs="Times New Roman"/>
              </w:rPr>
              <w:t>4.1.1 DCSS website class diagram</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_Toc393747104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11</w:t>
            </w:r>
            <w:r w:rsidR="006E57C7" w:rsidRPr="00B86698">
              <w:rPr>
                <w:rStyle w:val="Hyperlink"/>
                <w:rFonts w:ascii="Times New Roman" w:hAnsi="Times New Roman" w:cs="Times New Roman"/>
              </w:rPr>
              <w:fldChar w:fldCharType="end"/>
            </w:r>
          </w:hyperlink>
        </w:p>
        <w:p w14:paraId="78214B84" w14:textId="77777777" w:rsidR="006E57C7" w:rsidRPr="00B86698" w:rsidRDefault="006C460F">
          <w:pPr>
            <w:pStyle w:val="TOC3"/>
            <w:rPr>
              <w:rFonts w:ascii="Times New Roman" w:eastAsiaTheme="minorEastAsia" w:hAnsi="Times New Roman" w:cs="Times New Roman"/>
              <w:lang w:bidi="th-TH"/>
            </w:rPr>
          </w:pPr>
          <w:hyperlink w:anchor="_Toc393747105" w:history="1">
            <w:r w:rsidR="006E57C7" w:rsidRPr="00B86698">
              <w:rPr>
                <w:rStyle w:val="Hyperlink"/>
                <w:rFonts w:ascii="Times New Roman" w:hAnsi="Times New Roman" w:cs="Times New Roman"/>
              </w:rPr>
              <w:t>4.1.2 DCSS mobile application class diagram</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_Toc393747105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12</w:t>
            </w:r>
            <w:r w:rsidR="006E57C7" w:rsidRPr="00B86698">
              <w:rPr>
                <w:rStyle w:val="Hyperlink"/>
                <w:rFonts w:ascii="Times New Roman" w:hAnsi="Times New Roman" w:cs="Times New Roman"/>
              </w:rPr>
              <w:fldChar w:fldCharType="end"/>
            </w:r>
          </w:hyperlink>
        </w:p>
        <w:p w14:paraId="305B0E20"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106" w:history="1">
            <w:r w:rsidR="006E57C7" w:rsidRPr="00B86698">
              <w:rPr>
                <w:rStyle w:val="Hyperlink"/>
                <w:rFonts w:ascii="Times New Roman" w:hAnsi="Times New Roman" w:cs="Times New Roman"/>
                <w:noProof/>
                <w:sz w:val="24"/>
                <w:szCs w:val="24"/>
              </w:rPr>
              <w:t>4.2Class Diagram Description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_Toc393747106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13</w:t>
            </w:r>
            <w:r w:rsidR="006E57C7" w:rsidRPr="00B86698">
              <w:rPr>
                <w:rStyle w:val="Hyperlink"/>
                <w:rFonts w:ascii="Times New Roman" w:hAnsi="Times New Roman" w:cs="Times New Roman"/>
                <w:noProof/>
                <w:sz w:val="24"/>
                <w:szCs w:val="24"/>
              </w:rPr>
              <w:fldChar w:fldCharType="end"/>
            </w:r>
          </w:hyperlink>
        </w:p>
        <w:p w14:paraId="3039AF2D" w14:textId="77777777" w:rsidR="006E57C7" w:rsidRPr="00B86698" w:rsidRDefault="006C460F">
          <w:pPr>
            <w:pStyle w:val="TOC3"/>
            <w:rPr>
              <w:rFonts w:ascii="Times New Roman" w:eastAsiaTheme="minorEastAsia" w:hAnsi="Times New Roman" w:cs="Times New Roman"/>
              <w:lang w:bidi="th-TH"/>
            </w:rPr>
          </w:pPr>
          <w:hyperlink w:anchor="_Toc393747107" w:history="1">
            <w:r w:rsidR="006E57C7" w:rsidRPr="00B86698">
              <w:rPr>
                <w:rStyle w:val="Hyperlink"/>
                <w:rFonts w:ascii="Times New Roman" w:hAnsi="Times New Roman" w:cs="Times New Roman"/>
              </w:rPr>
              <w:t>4.2.1 Class Diagram Description (DCSS website)</w:t>
            </w:r>
            <w:r w:rsidR="006E57C7" w:rsidRPr="00B86698">
              <w:rPr>
                <w:rFonts w:ascii="Times New Roman" w:hAnsi="Times New Roman" w:cs="Times New Roman"/>
                <w:webHidden/>
              </w:rPr>
              <w:tab/>
            </w:r>
            <w:r w:rsidR="006E57C7" w:rsidRPr="00B86698">
              <w:rPr>
                <w:rStyle w:val="Hyperlink"/>
                <w:rFonts w:ascii="Times New Roman" w:hAnsi="Times New Roman" w:cs="Times New Roman"/>
              </w:rPr>
              <w:fldChar w:fldCharType="begin"/>
            </w:r>
            <w:r w:rsidR="006E57C7" w:rsidRPr="00B86698">
              <w:rPr>
                <w:rFonts w:ascii="Times New Roman" w:hAnsi="Times New Roman" w:cs="Times New Roman"/>
                <w:webHidden/>
              </w:rPr>
              <w:instrText xml:space="preserve"> PAGEREF _Toc393747107 \h </w:instrText>
            </w:r>
            <w:r w:rsidR="006E57C7" w:rsidRPr="00B86698">
              <w:rPr>
                <w:rStyle w:val="Hyperlink"/>
                <w:rFonts w:ascii="Times New Roman" w:hAnsi="Times New Roman" w:cs="Times New Roman"/>
              </w:rPr>
            </w:r>
            <w:r w:rsidR="006E57C7" w:rsidRPr="00B86698">
              <w:rPr>
                <w:rStyle w:val="Hyperlink"/>
                <w:rFonts w:ascii="Times New Roman" w:hAnsi="Times New Roman" w:cs="Times New Roman"/>
              </w:rPr>
              <w:fldChar w:fldCharType="separate"/>
            </w:r>
            <w:r w:rsidR="0005214B">
              <w:rPr>
                <w:rFonts w:ascii="Times New Roman" w:hAnsi="Times New Roman" w:cs="Times New Roman"/>
                <w:webHidden/>
              </w:rPr>
              <w:t>13</w:t>
            </w:r>
            <w:r w:rsidR="006E57C7" w:rsidRPr="00B86698">
              <w:rPr>
                <w:rStyle w:val="Hyperlink"/>
                <w:rFonts w:ascii="Times New Roman" w:hAnsi="Times New Roman" w:cs="Times New Roman"/>
              </w:rPr>
              <w:fldChar w:fldCharType="end"/>
            </w:r>
          </w:hyperlink>
        </w:p>
        <w:p w14:paraId="0A479D6C" w14:textId="7CCDD7EB" w:rsidR="006E57C7" w:rsidRPr="00B86698" w:rsidRDefault="006C460F">
          <w:pPr>
            <w:pStyle w:val="TOC1"/>
            <w:tabs>
              <w:tab w:val="right" w:leader="dot" w:pos="9016"/>
            </w:tabs>
            <w:rPr>
              <w:rFonts w:ascii="Times New Roman" w:eastAsiaTheme="minorEastAsia" w:hAnsi="Times New Roman" w:cs="Times New Roman"/>
              <w:b w:val="0"/>
              <w:noProof/>
              <w:color w:val="auto"/>
              <w:sz w:val="24"/>
              <w:szCs w:val="24"/>
            </w:rPr>
          </w:pPr>
          <w:hyperlink w:anchor="_Toc393747625" w:history="1">
            <w:r w:rsidR="006E57C7" w:rsidRPr="00B86698">
              <w:rPr>
                <w:rStyle w:val="Hyperlink"/>
                <w:rFonts w:ascii="Times New Roman" w:eastAsiaTheme="minorHAnsi" w:hAnsi="Times New Roman" w:cs="Times New Roman"/>
                <w:noProof/>
                <w:sz w:val="24"/>
                <w:szCs w:val="24"/>
                <w:lang w:bidi="ar-SA"/>
              </w:rPr>
              <w:t>Chapter Five: Sequence Diagram</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_Toc393747625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24</w:t>
            </w:r>
            <w:r w:rsidR="006E57C7" w:rsidRPr="00B86698">
              <w:rPr>
                <w:rStyle w:val="Hyperlink"/>
                <w:rFonts w:ascii="Times New Roman" w:hAnsi="Times New Roman" w:cs="Times New Roman"/>
                <w:noProof/>
                <w:sz w:val="24"/>
                <w:szCs w:val="24"/>
              </w:rPr>
              <w:fldChar w:fldCharType="end"/>
            </w:r>
          </w:hyperlink>
        </w:p>
        <w:p w14:paraId="786EE869"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26" w:history="1">
            <w:r w:rsidR="006E57C7" w:rsidRPr="00B86698">
              <w:rPr>
                <w:rStyle w:val="Hyperlink"/>
                <w:rFonts w:ascii="Times New Roman" w:hAnsi="Times New Roman" w:cs="Times New Roman"/>
                <w:noProof/>
                <w:sz w:val="24"/>
                <w:szCs w:val="24"/>
                <w:lang w:bidi="ar-SA"/>
              </w:rPr>
              <w:t>5. Sequence Diagram</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_Toc393747626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24</w:t>
            </w:r>
            <w:r w:rsidR="006E57C7" w:rsidRPr="00B86698">
              <w:rPr>
                <w:rStyle w:val="Hyperlink"/>
                <w:rFonts w:ascii="Times New Roman" w:hAnsi="Times New Roman" w:cs="Times New Roman"/>
                <w:noProof/>
                <w:sz w:val="24"/>
                <w:szCs w:val="24"/>
              </w:rPr>
              <w:fldChar w:fldCharType="end"/>
            </w:r>
          </w:hyperlink>
        </w:p>
        <w:p w14:paraId="51D6FC7B"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27" w:history="1">
            <w:r w:rsidR="006E57C7" w:rsidRPr="00B86698">
              <w:rPr>
                <w:rStyle w:val="Hyperlink"/>
                <w:rFonts w:ascii="Times New Roman" w:hAnsi="Times New Roman" w:cs="Times New Roman"/>
                <w:noProof/>
                <w:sz w:val="24"/>
                <w:szCs w:val="24"/>
              </w:rPr>
              <w:t>5.1 DCSS website Sequence Diagram</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_Toc393747627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24</w:t>
            </w:r>
            <w:r w:rsidR="006E57C7" w:rsidRPr="00B86698">
              <w:rPr>
                <w:rStyle w:val="Hyperlink"/>
                <w:rFonts w:ascii="Times New Roman" w:hAnsi="Times New Roman" w:cs="Times New Roman"/>
                <w:noProof/>
                <w:sz w:val="24"/>
                <w:szCs w:val="24"/>
              </w:rPr>
              <w:fldChar w:fldCharType="end"/>
            </w:r>
          </w:hyperlink>
        </w:p>
        <w:p w14:paraId="3FA0C9BC"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28" w:history="1">
            <w:r w:rsidR="006E57C7" w:rsidRPr="00B86698">
              <w:rPr>
                <w:rStyle w:val="Hyperlink"/>
                <w:rFonts w:ascii="Times New Roman" w:hAnsi="Times New Roman" w:cs="Times New Roman"/>
                <w:noProof/>
                <w:sz w:val="24"/>
                <w:szCs w:val="24"/>
              </w:rPr>
              <w:t>5.2 DCSS mobile application Sequence Diagram</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_Toc393747628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42</w:t>
            </w:r>
            <w:r w:rsidR="006E57C7" w:rsidRPr="00B86698">
              <w:rPr>
                <w:rStyle w:val="Hyperlink"/>
                <w:rFonts w:ascii="Times New Roman" w:hAnsi="Times New Roman" w:cs="Times New Roman"/>
                <w:noProof/>
                <w:sz w:val="24"/>
                <w:szCs w:val="24"/>
              </w:rPr>
              <w:fldChar w:fldCharType="end"/>
            </w:r>
          </w:hyperlink>
        </w:p>
        <w:p w14:paraId="1667FCFA" w14:textId="77777777" w:rsidR="006E57C7" w:rsidRPr="00B86698" w:rsidRDefault="006C460F">
          <w:pPr>
            <w:pStyle w:val="TOC1"/>
            <w:tabs>
              <w:tab w:val="right" w:leader="dot" w:pos="9016"/>
            </w:tabs>
            <w:rPr>
              <w:rFonts w:ascii="Times New Roman" w:eastAsiaTheme="minorEastAsia" w:hAnsi="Times New Roman" w:cs="Times New Roman"/>
              <w:b w:val="0"/>
              <w:noProof/>
              <w:color w:val="auto"/>
              <w:sz w:val="24"/>
              <w:szCs w:val="24"/>
            </w:rPr>
          </w:pPr>
          <w:hyperlink w:anchor="_Toc393747629" w:history="1">
            <w:r w:rsidR="006E57C7" w:rsidRPr="00B86698">
              <w:rPr>
                <w:rStyle w:val="Hyperlink"/>
                <w:rFonts w:ascii="Times New Roman" w:eastAsiaTheme="minorHAnsi" w:hAnsi="Times New Roman" w:cs="Times New Roman"/>
                <w:noProof/>
                <w:sz w:val="24"/>
                <w:szCs w:val="24"/>
                <w:lang w:bidi="ar-SA"/>
              </w:rPr>
              <w:t>Chapter Six: Database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_Toc393747629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46</w:t>
            </w:r>
            <w:r w:rsidR="006E57C7" w:rsidRPr="00B86698">
              <w:rPr>
                <w:rStyle w:val="Hyperlink"/>
                <w:rFonts w:ascii="Times New Roman" w:hAnsi="Times New Roman" w:cs="Times New Roman"/>
                <w:noProof/>
                <w:sz w:val="24"/>
                <w:szCs w:val="24"/>
              </w:rPr>
              <w:fldChar w:fldCharType="end"/>
            </w:r>
          </w:hyperlink>
        </w:p>
        <w:p w14:paraId="2E60C7D5"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30" w:history="1">
            <w:r w:rsidR="006E57C7" w:rsidRPr="00B86698">
              <w:rPr>
                <w:rStyle w:val="Hyperlink"/>
                <w:rFonts w:ascii="Times New Roman" w:hAnsi="Times New Roman" w:cs="Times New Roman"/>
                <w:noProof/>
                <w:sz w:val="24"/>
                <w:szCs w:val="24"/>
                <w:lang w:bidi="ar-SA"/>
              </w:rPr>
              <w:t xml:space="preserve">6. </w:t>
            </w:r>
            <w:r w:rsidR="006E57C7" w:rsidRPr="00B86698">
              <w:rPr>
                <w:rStyle w:val="Hyperlink"/>
                <w:rFonts w:ascii="Times New Roman" w:eastAsiaTheme="minorHAnsi" w:hAnsi="Times New Roman" w:cs="Times New Roman"/>
                <w:noProof/>
                <w:sz w:val="24"/>
                <w:szCs w:val="24"/>
                <w:lang w:bidi="ar-SA"/>
              </w:rPr>
              <w:t>Database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_Toc393747630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46</w:t>
            </w:r>
            <w:r w:rsidR="006E57C7" w:rsidRPr="00B86698">
              <w:rPr>
                <w:rStyle w:val="Hyperlink"/>
                <w:rFonts w:ascii="Times New Roman" w:hAnsi="Times New Roman" w:cs="Times New Roman"/>
                <w:noProof/>
                <w:sz w:val="24"/>
                <w:szCs w:val="24"/>
              </w:rPr>
              <w:fldChar w:fldCharType="end"/>
            </w:r>
          </w:hyperlink>
        </w:p>
        <w:p w14:paraId="51DEF505"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31" w:history="1">
            <w:r w:rsidR="006E57C7" w:rsidRPr="00B86698">
              <w:rPr>
                <w:rStyle w:val="Hyperlink"/>
                <w:rFonts w:ascii="Times New Roman" w:hAnsi="Times New Roman" w:cs="Times New Roman"/>
                <w:noProof/>
                <w:sz w:val="24"/>
                <w:szCs w:val="24"/>
              </w:rPr>
              <w:t>6.1 Database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_Toc393747631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46</w:t>
            </w:r>
            <w:r w:rsidR="006E57C7" w:rsidRPr="00B86698">
              <w:rPr>
                <w:rStyle w:val="Hyperlink"/>
                <w:rFonts w:ascii="Times New Roman" w:hAnsi="Times New Roman" w:cs="Times New Roman"/>
                <w:noProof/>
                <w:sz w:val="24"/>
                <w:szCs w:val="24"/>
              </w:rPr>
              <w:fldChar w:fldCharType="end"/>
            </w:r>
          </w:hyperlink>
        </w:p>
        <w:p w14:paraId="4E70681C" w14:textId="72367ED1" w:rsidR="006E57C7" w:rsidRPr="00B86698" w:rsidRDefault="006C460F" w:rsidP="008D6160">
          <w:pPr>
            <w:pStyle w:val="TOC2"/>
            <w:tabs>
              <w:tab w:val="right" w:leader="dot" w:pos="9016"/>
            </w:tabs>
            <w:rPr>
              <w:rFonts w:ascii="Times New Roman" w:eastAsiaTheme="minorEastAsia" w:hAnsi="Times New Roman" w:cs="Times New Roman"/>
              <w:i w:val="0"/>
              <w:noProof/>
              <w:color w:val="auto"/>
              <w:sz w:val="24"/>
              <w:szCs w:val="24"/>
            </w:rPr>
          </w:pPr>
          <w:hyperlink w:anchor="_Toc393747632" w:history="1">
            <w:r w:rsidR="006E57C7" w:rsidRPr="00B86698">
              <w:rPr>
                <w:rStyle w:val="Hyperlink"/>
                <w:rFonts w:ascii="Times New Roman" w:hAnsi="Times New Roman" w:cs="Times New Roman"/>
                <w:noProof/>
                <w:sz w:val="24"/>
                <w:szCs w:val="24"/>
              </w:rPr>
              <w:t>6.2 Database Description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_Toc393747632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47</w:t>
            </w:r>
            <w:r w:rsidR="006E57C7" w:rsidRPr="00B86698">
              <w:rPr>
                <w:rStyle w:val="Hyperlink"/>
                <w:rFonts w:ascii="Times New Roman" w:hAnsi="Times New Roman" w:cs="Times New Roman"/>
                <w:noProof/>
                <w:sz w:val="24"/>
                <w:szCs w:val="24"/>
              </w:rPr>
              <w:fldChar w:fldCharType="end"/>
            </w:r>
          </w:hyperlink>
        </w:p>
        <w:p w14:paraId="4956DEA7" w14:textId="77777777" w:rsidR="006E57C7" w:rsidRPr="00B86698" w:rsidRDefault="006C460F">
          <w:pPr>
            <w:pStyle w:val="TOC1"/>
            <w:tabs>
              <w:tab w:val="right" w:leader="dot" w:pos="9016"/>
            </w:tabs>
            <w:rPr>
              <w:rFonts w:ascii="Times New Roman" w:eastAsiaTheme="minorEastAsia" w:hAnsi="Times New Roman" w:cs="Times New Roman"/>
              <w:b w:val="0"/>
              <w:noProof/>
              <w:color w:val="auto"/>
              <w:sz w:val="24"/>
              <w:szCs w:val="24"/>
            </w:rPr>
          </w:pPr>
          <w:hyperlink w:anchor="_Toc393747677" w:history="1">
            <w:r w:rsidR="006E57C7" w:rsidRPr="00B86698">
              <w:rPr>
                <w:rStyle w:val="Hyperlink"/>
                <w:rFonts w:ascii="Times New Roman" w:eastAsiaTheme="minorHAnsi" w:hAnsi="Times New Roman" w:cs="Times New Roman"/>
                <w:noProof/>
                <w:sz w:val="24"/>
                <w:szCs w:val="24"/>
                <w:lang w:bidi="ar-SA"/>
              </w:rPr>
              <w:t>Chapter Seven: User Interface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_Toc393747677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51</w:t>
            </w:r>
            <w:r w:rsidR="006E57C7" w:rsidRPr="00B86698">
              <w:rPr>
                <w:rStyle w:val="Hyperlink"/>
                <w:rFonts w:ascii="Times New Roman" w:hAnsi="Times New Roman" w:cs="Times New Roman"/>
                <w:noProof/>
                <w:sz w:val="24"/>
                <w:szCs w:val="24"/>
              </w:rPr>
              <w:fldChar w:fldCharType="end"/>
            </w:r>
          </w:hyperlink>
        </w:p>
        <w:p w14:paraId="24A87666"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78" w:history="1">
            <w:r w:rsidR="006E57C7" w:rsidRPr="00B86698">
              <w:rPr>
                <w:rStyle w:val="Hyperlink"/>
                <w:rFonts w:ascii="Times New Roman" w:hAnsi="Times New Roman" w:cs="Times New Roman"/>
                <w:noProof/>
                <w:sz w:val="24"/>
                <w:szCs w:val="24"/>
                <w:lang w:bidi="ar-SA"/>
              </w:rPr>
              <w:t xml:space="preserve">7. </w:t>
            </w:r>
            <w:r w:rsidR="006E57C7" w:rsidRPr="00B86698">
              <w:rPr>
                <w:rStyle w:val="Hyperlink"/>
                <w:rFonts w:ascii="Times New Roman" w:eastAsiaTheme="minorHAnsi" w:hAnsi="Times New Roman" w:cs="Times New Roman"/>
                <w:noProof/>
                <w:sz w:val="24"/>
                <w:szCs w:val="24"/>
                <w:lang w:bidi="ar-SA"/>
              </w:rPr>
              <w:t>User Interface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_Toc393747678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51</w:t>
            </w:r>
            <w:r w:rsidR="006E57C7" w:rsidRPr="00B86698">
              <w:rPr>
                <w:rStyle w:val="Hyperlink"/>
                <w:rFonts w:ascii="Times New Roman" w:hAnsi="Times New Roman" w:cs="Times New Roman"/>
                <w:noProof/>
                <w:sz w:val="24"/>
                <w:szCs w:val="24"/>
              </w:rPr>
              <w:fldChar w:fldCharType="end"/>
            </w:r>
          </w:hyperlink>
        </w:p>
        <w:p w14:paraId="6DD2F6B3" w14:textId="77777777" w:rsidR="006E57C7" w:rsidRPr="00B86698" w:rsidRDefault="006C460F">
          <w:pPr>
            <w:pStyle w:val="TOC2"/>
            <w:tabs>
              <w:tab w:val="right" w:leader="dot" w:pos="9016"/>
            </w:tabs>
            <w:rPr>
              <w:rFonts w:ascii="Times New Roman" w:eastAsiaTheme="minorEastAsia" w:hAnsi="Times New Roman" w:cs="Times New Roman"/>
              <w:i w:val="0"/>
              <w:noProof/>
              <w:color w:val="auto"/>
              <w:sz w:val="24"/>
              <w:szCs w:val="24"/>
            </w:rPr>
          </w:pPr>
          <w:hyperlink w:anchor="_Toc393747679" w:history="1">
            <w:r w:rsidR="006E57C7" w:rsidRPr="00B86698">
              <w:rPr>
                <w:rStyle w:val="Hyperlink"/>
                <w:rFonts w:ascii="Times New Roman" w:hAnsi="Times New Roman" w:cs="Times New Roman"/>
                <w:noProof/>
                <w:sz w:val="24"/>
                <w:szCs w:val="24"/>
              </w:rPr>
              <w:t>7.1 Web design</w:t>
            </w:r>
            <w:r w:rsidR="006E57C7" w:rsidRPr="00B86698">
              <w:rPr>
                <w:rFonts w:ascii="Times New Roman" w:hAnsi="Times New Roman" w:cs="Times New Roman"/>
                <w:noProof/>
                <w:webHidden/>
                <w:sz w:val="24"/>
                <w:szCs w:val="24"/>
              </w:rPr>
              <w:tab/>
            </w:r>
            <w:r w:rsidR="006E57C7" w:rsidRPr="00B86698">
              <w:rPr>
                <w:rStyle w:val="Hyperlink"/>
                <w:rFonts w:ascii="Times New Roman" w:hAnsi="Times New Roman" w:cs="Times New Roman"/>
                <w:noProof/>
                <w:sz w:val="24"/>
                <w:szCs w:val="24"/>
              </w:rPr>
              <w:fldChar w:fldCharType="begin"/>
            </w:r>
            <w:r w:rsidR="006E57C7" w:rsidRPr="00B86698">
              <w:rPr>
                <w:rFonts w:ascii="Times New Roman" w:hAnsi="Times New Roman" w:cs="Times New Roman"/>
                <w:noProof/>
                <w:webHidden/>
                <w:sz w:val="24"/>
                <w:szCs w:val="24"/>
              </w:rPr>
              <w:instrText xml:space="preserve"> PAGEREF _Toc393747679 \h </w:instrText>
            </w:r>
            <w:r w:rsidR="006E57C7" w:rsidRPr="00B86698">
              <w:rPr>
                <w:rStyle w:val="Hyperlink"/>
                <w:rFonts w:ascii="Times New Roman" w:hAnsi="Times New Roman" w:cs="Times New Roman"/>
                <w:noProof/>
                <w:sz w:val="24"/>
                <w:szCs w:val="24"/>
              </w:rPr>
            </w:r>
            <w:r w:rsidR="006E57C7" w:rsidRPr="00B86698">
              <w:rPr>
                <w:rStyle w:val="Hyperlink"/>
                <w:rFonts w:ascii="Times New Roman" w:hAnsi="Times New Roman" w:cs="Times New Roman"/>
                <w:noProof/>
                <w:sz w:val="24"/>
                <w:szCs w:val="24"/>
              </w:rPr>
              <w:fldChar w:fldCharType="separate"/>
            </w:r>
            <w:r w:rsidR="0005214B">
              <w:rPr>
                <w:rFonts w:ascii="Times New Roman" w:hAnsi="Times New Roman" w:cs="Times New Roman"/>
                <w:noProof/>
                <w:webHidden/>
                <w:sz w:val="24"/>
                <w:szCs w:val="24"/>
              </w:rPr>
              <w:t>51</w:t>
            </w:r>
            <w:r w:rsidR="006E57C7" w:rsidRPr="00B86698">
              <w:rPr>
                <w:rStyle w:val="Hyperlink"/>
                <w:rFonts w:ascii="Times New Roman" w:hAnsi="Times New Roman" w:cs="Times New Roman"/>
                <w:noProof/>
                <w:sz w:val="24"/>
                <w:szCs w:val="24"/>
              </w:rPr>
              <w:fldChar w:fldCharType="end"/>
            </w:r>
          </w:hyperlink>
        </w:p>
        <w:p w14:paraId="64881CD2" w14:textId="514F3473" w:rsidR="006E57C7" w:rsidRPr="00B86698" w:rsidRDefault="006E57C7">
          <w:pPr>
            <w:rPr>
              <w:rFonts w:ascii="Times New Roman" w:hAnsi="Times New Roman" w:cs="Times New Roman"/>
              <w:sz w:val="24"/>
              <w:szCs w:val="24"/>
            </w:rPr>
          </w:pPr>
          <w:r w:rsidRPr="00B86698">
            <w:rPr>
              <w:rFonts w:ascii="Times New Roman" w:hAnsi="Times New Roman" w:cs="Times New Roman"/>
              <w:b/>
              <w:bCs/>
              <w:noProof/>
              <w:sz w:val="24"/>
              <w:szCs w:val="24"/>
            </w:rPr>
            <w:fldChar w:fldCharType="end"/>
          </w:r>
        </w:p>
      </w:sdtContent>
    </w:sdt>
    <w:p w14:paraId="19201D89" w14:textId="77777777" w:rsidR="00E8141A" w:rsidRPr="00392646" w:rsidRDefault="00E8141A" w:rsidP="00C20422">
      <w:pPr>
        <w:pStyle w:val="Heading1"/>
        <w:rPr>
          <w:rFonts w:ascii="Times New Roman" w:hAnsi="Times New Roman" w:cs="Times New Roman"/>
          <w:sz w:val="36"/>
          <w:szCs w:val="44"/>
        </w:rPr>
      </w:pPr>
    </w:p>
    <w:p w14:paraId="0019BEEE" w14:textId="77777777" w:rsidR="00E8141A" w:rsidRPr="00392646" w:rsidRDefault="00E8141A" w:rsidP="00C20422">
      <w:pPr>
        <w:pStyle w:val="Heading1"/>
        <w:rPr>
          <w:rFonts w:ascii="Times New Roman" w:hAnsi="Times New Roman" w:cs="Times New Roman"/>
          <w:sz w:val="36"/>
          <w:szCs w:val="44"/>
        </w:rPr>
      </w:pPr>
    </w:p>
    <w:p w14:paraId="76BE5FBD" w14:textId="77777777" w:rsidR="00E8141A" w:rsidRPr="00392646" w:rsidRDefault="00E8141A" w:rsidP="00C20422">
      <w:pPr>
        <w:pStyle w:val="Heading1"/>
        <w:rPr>
          <w:rFonts w:ascii="Times New Roman" w:hAnsi="Times New Roman" w:cs="Times New Roman"/>
          <w:sz w:val="36"/>
          <w:szCs w:val="44"/>
        </w:rPr>
      </w:pPr>
    </w:p>
    <w:p w14:paraId="006BC71B" w14:textId="77777777" w:rsidR="00E8141A" w:rsidRPr="00392646" w:rsidRDefault="00E8141A" w:rsidP="00C20422">
      <w:pPr>
        <w:pStyle w:val="Heading1"/>
        <w:rPr>
          <w:rFonts w:ascii="Times New Roman" w:hAnsi="Times New Roman" w:cs="Times New Roman"/>
          <w:sz w:val="36"/>
          <w:szCs w:val="44"/>
        </w:rPr>
      </w:pPr>
    </w:p>
    <w:p w14:paraId="41C21839" w14:textId="77777777" w:rsidR="00121DA9" w:rsidRDefault="00121DA9" w:rsidP="00C20422">
      <w:pPr>
        <w:pStyle w:val="Heading1"/>
        <w:rPr>
          <w:rFonts w:ascii="Times New Roman" w:hAnsi="Times New Roman" w:cs="Times New Roman"/>
          <w:sz w:val="36"/>
          <w:szCs w:val="44"/>
        </w:rPr>
      </w:pPr>
    </w:p>
    <w:p w14:paraId="71668051" w14:textId="77777777" w:rsidR="000629D1" w:rsidRPr="00392646" w:rsidRDefault="000629D1" w:rsidP="000629D1">
      <w:pPr>
        <w:pStyle w:val="Heading1"/>
        <w:rPr>
          <w:rFonts w:ascii="Times New Roman" w:hAnsi="Times New Roman" w:cs="Times New Roman"/>
          <w:b w:val="0"/>
          <w:bCs w:val="0"/>
          <w:sz w:val="36"/>
          <w:szCs w:val="44"/>
        </w:rPr>
      </w:pPr>
      <w:bookmarkStart w:id="0" w:name="_Toc260001441"/>
      <w:bookmarkStart w:id="1" w:name="_Toc393744707"/>
      <w:bookmarkStart w:id="2" w:name="_Toc393747089"/>
      <w:r w:rsidRPr="00392646">
        <w:rPr>
          <w:rFonts w:ascii="Times New Roman" w:hAnsi="Times New Roman" w:cs="Times New Roman"/>
          <w:sz w:val="36"/>
          <w:szCs w:val="44"/>
        </w:rPr>
        <w:t>Chapter One: Introduction</w:t>
      </w:r>
      <w:bookmarkEnd w:id="0"/>
      <w:bookmarkEnd w:id="1"/>
      <w:bookmarkEnd w:id="2"/>
    </w:p>
    <w:p w14:paraId="045588F5"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393744708"/>
      <w:bookmarkStart w:id="5" w:name="_Toc393747090"/>
      <w:r w:rsidRPr="00392646">
        <w:rPr>
          <w:rFonts w:ascii="Times New Roman" w:hAnsi="Times New Roman" w:cs="Times New Roman"/>
          <w:color w:val="auto"/>
          <w:sz w:val="32"/>
          <w:szCs w:val="32"/>
        </w:rPr>
        <w:t>Introduction</w:t>
      </w:r>
      <w:bookmarkEnd w:id="3"/>
      <w:bookmarkEnd w:id="4"/>
      <w:bookmarkEnd w:id="5"/>
    </w:p>
    <w:p w14:paraId="6073D746" w14:textId="77777777" w:rsidR="000629D1" w:rsidRPr="00392646" w:rsidRDefault="000629D1" w:rsidP="000629D1">
      <w:pPr>
        <w:pStyle w:val="Heading3"/>
        <w:ind w:firstLine="720"/>
        <w:rPr>
          <w:rFonts w:ascii="Times New Roman" w:hAnsi="Times New Roman" w:cs="Times New Roman"/>
          <w:color w:val="auto"/>
          <w:sz w:val="28"/>
        </w:rPr>
      </w:pPr>
      <w:bookmarkStart w:id="6" w:name="_Toc260001443"/>
      <w:bookmarkStart w:id="7" w:name="_Toc393744709"/>
      <w:bookmarkStart w:id="8" w:name="_Toc393747091"/>
      <w:r w:rsidRPr="00392646">
        <w:rPr>
          <w:rFonts w:ascii="Times New Roman" w:hAnsi="Times New Roman" w:cs="Times New Roman"/>
          <w:color w:val="auto"/>
          <w:sz w:val="28"/>
        </w:rPr>
        <w:t>1.1 Objectives</w:t>
      </w:r>
      <w:bookmarkEnd w:id="6"/>
      <w:bookmarkEnd w:id="7"/>
      <w:bookmarkEnd w:id="8"/>
    </w:p>
    <w:p w14:paraId="57168214"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ab/>
      </w:r>
    </w:p>
    <w:p w14:paraId="15891774" w14:textId="77777777" w:rsidR="0004506C" w:rsidRPr="008F2987" w:rsidRDefault="0004506C" w:rsidP="0004506C">
      <w:pPr>
        <w:ind w:firstLine="720"/>
        <w:jc w:val="both"/>
        <w:rPr>
          <w:rFonts w:ascii="Times" w:hAnsi="Times" w:cs="Ayuthaya"/>
          <w:sz w:val="24"/>
          <w:szCs w:val="24"/>
        </w:rPr>
      </w:pPr>
      <w:r w:rsidRPr="00222DE0">
        <w:rPr>
          <w:rFonts w:ascii="Times New Roman" w:hAnsi="Times New Roman" w:cs="Times New Roman"/>
          <w:color w:val="auto"/>
          <w:sz w:val="24"/>
          <w:szCs w:val="24"/>
        </w:rPr>
        <w:t xml:space="preserve">Dental clinic service system </w:t>
      </w:r>
      <w:r>
        <w:rPr>
          <w:rFonts w:ascii="Times New Roman" w:hAnsi="Times New Roman" w:cs="Times New Roman"/>
          <w:color w:val="auto"/>
          <w:sz w:val="24"/>
          <w:szCs w:val="24"/>
        </w:rPr>
        <w:t>consists of</w:t>
      </w:r>
      <w:r w:rsidRPr="00222DE0">
        <w:rPr>
          <w:rFonts w:ascii="Times New Roman" w:hAnsi="Times New Roman" w:cs="Times New Roman"/>
          <w:color w:val="auto"/>
          <w:sz w:val="24"/>
          <w:szCs w:val="24"/>
        </w:rPr>
        <w:t xml:space="preserve"> a web application and </w:t>
      </w:r>
      <w:r>
        <w:rPr>
          <w:rFonts w:ascii="Times New Roman" w:hAnsi="Times New Roman" w:cs="Times New Roman"/>
          <w:color w:val="auto"/>
          <w:sz w:val="24"/>
          <w:szCs w:val="24"/>
        </w:rPr>
        <w:t xml:space="preserve">a </w:t>
      </w:r>
      <w:r w:rsidRPr="00222DE0">
        <w:rPr>
          <w:rFonts w:ascii="Times New Roman" w:hAnsi="Times New Roman" w:cs="Times New Roman"/>
          <w:color w:val="auto"/>
          <w:sz w:val="24"/>
          <w:szCs w:val="24"/>
        </w:rPr>
        <w:t>mobile application which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w:t>
      </w:r>
      <w:r>
        <w:rPr>
          <w:rFonts w:ascii="Times New Roman" w:hAnsi="Times New Roman" w:cs="Times New Roman"/>
          <w:color w:val="auto"/>
          <w:sz w:val="24"/>
          <w:szCs w:val="24"/>
        </w:rPr>
        <w:t>OS</w:t>
      </w:r>
      <w:r w:rsidRPr="00222DE0">
        <w:rPr>
          <w:rFonts w:ascii="Times New Roman" w:hAnsi="Times New Roman" w:cs="Times New Roman"/>
          <w:color w:val="auto"/>
          <w:sz w:val="24"/>
          <w:szCs w:val="24"/>
        </w:rPr>
        <w:t>7. Th</w:t>
      </w:r>
      <w:r>
        <w:rPr>
          <w:rFonts w:ascii="Times New Roman" w:hAnsi="Times New Roman" w:cs="Times New Roman"/>
          <w:color w:val="auto"/>
          <w:sz w:val="24"/>
          <w:szCs w:val="24"/>
        </w:rPr>
        <w:t>e</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support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English language for </w:t>
      </w:r>
      <w:r>
        <w:rPr>
          <w:rFonts w:ascii="Times New Roman" w:hAnsi="Times New Roman" w:cs="Times New Roman"/>
          <w:color w:val="auto"/>
          <w:sz w:val="24"/>
          <w:szCs w:val="24"/>
        </w:rPr>
        <w:t>people</w:t>
      </w:r>
      <w:r w:rsidRPr="00222DE0">
        <w:rPr>
          <w:rFonts w:ascii="Times New Roman" w:hAnsi="Times New Roman" w:cs="Times New Roman"/>
          <w:color w:val="auto"/>
          <w:sz w:val="24"/>
          <w:szCs w:val="24"/>
        </w:rPr>
        <w:t xml:space="preserve"> who </w:t>
      </w:r>
      <w:r>
        <w:rPr>
          <w:rFonts w:ascii="Times New Roman" w:hAnsi="Times New Roman" w:cs="Times New Roman"/>
          <w:color w:val="auto"/>
          <w:sz w:val="24"/>
          <w:szCs w:val="24"/>
        </w:rPr>
        <w:t xml:space="preserve">are </w:t>
      </w:r>
      <w:r w:rsidRPr="00222DE0">
        <w:rPr>
          <w:rFonts w:ascii="Times New Roman" w:hAnsi="Times New Roman" w:cs="Times New Roman"/>
          <w:color w:val="auto"/>
          <w:sz w:val="24"/>
          <w:szCs w:val="24"/>
        </w:rPr>
        <w:t>patient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officer</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or</w:t>
      </w:r>
      <w:r w:rsidRPr="00222DE0">
        <w:rPr>
          <w:rFonts w:ascii="Times New Roman" w:hAnsi="Times New Roman" w:cs="Times New Roman"/>
          <w:color w:val="auto"/>
          <w:sz w:val="24"/>
          <w:szCs w:val="24"/>
        </w:rPr>
        <w:t xml:space="preserve"> dentist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of dental clinic</w:t>
      </w:r>
      <w:r>
        <w:rPr>
          <w:rFonts w:ascii="Times New Roman" w:hAnsi="Times New Roman" w:cs="Times New Roman"/>
          <w:color w:val="auto"/>
          <w:sz w:val="24"/>
          <w:szCs w:val="24"/>
        </w:rPr>
        <w:t xml:space="preserve">s. Furthermore, </w:t>
      </w:r>
      <w:r w:rsidRPr="00222DE0">
        <w:rPr>
          <w:rFonts w:ascii="Times New Roman" w:hAnsi="Times New Roman" w:cs="Times New Roman"/>
          <w:color w:val="auto"/>
          <w:sz w:val="24"/>
          <w:szCs w:val="24"/>
        </w:rPr>
        <w:t xml:space="preserve">it </w:t>
      </w:r>
      <w:r>
        <w:rPr>
          <w:rFonts w:ascii="Times New Roman" w:hAnsi="Times New Roman" w:cs="Times New Roman"/>
          <w:color w:val="auto"/>
          <w:sz w:val="24"/>
          <w:szCs w:val="24"/>
        </w:rPr>
        <w:t>offers some features for</w:t>
      </w:r>
      <w:r w:rsidRPr="00222DE0">
        <w:rPr>
          <w:rFonts w:ascii="Times New Roman" w:hAnsi="Times New Roman" w:cs="Times New Roman"/>
          <w:color w:val="auto"/>
          <w:sz w:val="24"/>
          <w:szCs w:val="24"/>
        </w:rPr>
        <w:t xml:space="preserve"> visitor</w:t>
      </w:r>
      <w:r>
        <w:rPr>
          <w:rFonts w:ascii="Times New Roman" w:hAnsi="Times New Roman" w:cs="Times New Roman"/>
          <w:color w:val="auto"/>
          <w:sz w:val="24"/>
          <w:szCs w:val="24"/>
        </w:rPr>
        <w:t>s who would like to gain information about the clinic</w:t>
      </w:r>
      <w:r w:rsidRPr="00222DE0">
        <w:rPr>
          <w:rFonts w:ascii="Times New Roman" w:hAnsi="Times New Roman" w:cs="Times New Roman"/>
          <w:color w:val="auto"/>
          <w:sz w:val="24"/>
          <w:szCs w:val="24"/>
        </w:rPr>
        <w:t xml:space="preserve">. This </w:t>
      </w:r>
      <w:r>
        <w:rPr>
          <w:rFonts w:ascii="Times New Roman" w:hAnsi="Times New Roman" w:cs="Times New Roman"/>
          <w:color w:val="auto"/>
          <w:sz w:val="24"/>
          <w:szCs w:val="24"/>
        </w:rPr>
        <w:t>system</w:t>
      </w:r>
      <w:r w:rsidRPr="00222DE0">
        <w:rPr>
          <w:rFonts w:ascii="Times New Roman" w:hAnsi="Times New Roman" w:cs="Times New Roman"/>
          <w:color w:val="auto"/>
          <w:sz w:val="24"/>
          <w:szCs w:val="24"/>
        </w:rPr>
        <w:t xml:space="preserve"> will reduce officers’ work and </w:t>
      </w:r>
      <w:r>
        <w:rPr>
          <w:rFonts w:ascii="Times New Roman" w:hAnsi="Times New Roman" w:cs="Times New Roman"/>
          <w:color w:val="auto"/>
          <w:sz w:val="24"/>
          <w:szCs w:val="24"/>
        </w:rPr>
        <w:t xml:space="preserve">help </w:t>
      </w:r>
      <w:r w:rsidRPr="00222DE0">
        <w:rPr>
          <w:rFonts w:ascii="Times New Roman" w:hAnsi="Times New Roman" w:cs="Times New Roman"/>
          <w:color w:val="auto"/>
          <w:sz w:val="24"/>
          <w:szCs w:val="24"/>
        </w:rPr>
        <w:t>patients</w:t>
      </w:r>
      <w:r>
        <w:rPr>
          <w:rFonts w:ascii="Times New Roman" w:hAnsi="Times New Roman" w:cs="Times New Roman"/>
          <w:color w:val="auto"/>
          <w:sz w:val="24"/>
          <w:szCs w:val="24"/>
        </w:rPr>
        <w:t xml:space="preserve"> save their</w:t>
      </w:r>
      <w:r w:rsidRPr="00222DE0">
        <w:rPr>
          <w:rFonts w:ascii="Times New Roman" w:hAnsi="Times New Roman" w:cs="Times New Roman"/>
          <w:color w:val="auto"/>
          <w:sz w:val="24"/>
          <w:szCs w:val="24"/>
        </w:rPr>
        <w:t xml:space="preserve"> time</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w:t>
      </w:r>
      <w:r w:rsidRPr="00222DE0">
        <w:rPr>
          <w:rFonts w:ascii="Times New Roman" w:hAnsi="Times New Roman" w:cs="Times New Roman"/>
          <w:color w:val="auto"/>
          <w:sz w:val="24"/>
          <w:szCs w:val="24"/>
        </w:rPr>
        <w:t>atient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can find </w:t>
      </w:r>
      <w:r>
        <w:rPr>
          <w:rFonts w:ascii="Times New Roman" w:hAnsi="Times New Roman" w:cs="Times New Roman"/>
          <w:color w:val="auto"/>
          <w:sz w:val="24"/>
          <w:szCs w:val="24"/>
        </w:rPr>
        <w:t xml:space="preserve">information </w:t>
      </w:r>
      <w:r w:rsidRPr="00222DE0">
        <w:rPr>
          <w:rFonts w:ascii="Times New Roman" w:hAnsi="Times New Roman" w:cs="Times New Roman"/>
          <w:color w:val="auto"/>
          <w:sz w:val="24"/>
          <w:szCs w:val="24"/>
        </w:rPr>
        <w:t xml:space="preserve">about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dental clinic</w:t>
      </w:r>
      <w:r>
        <w:rPr>
          <w:rFonts w:ascii="Times New Roman" w:hAnsi="Times New Roman" w:cs="Times New Roman"/>
          <w:color w:val="auto"/>
          <w:sz w:val="24"/>
          <w:szCs w:val="24"/>
        </w:rPr>
        <w:t xml:space="preserve"> and</w:t>
      </w:r>
      <w:r w:rsidRPr="00222DE0">
        <w:rPr>
          <w:rFonts w:ascii="Times New Roman" w:hAnsi="Times New Roman" w:cs="Times New Roman"/>
          <w:color w:val="auto"/>
          <w:sz w:val="24"/>
          <w:szCs w:val="24"/>
        </w:rPr>
        <w:t xml:space="preserve"> personal information </w:t>
      </w:r>
      <w:r>
        <w:rPr>
          <w:rFonts w:ascii="Times New Roman" w:hAnsi="Times New Roman" w:cs="Times New Roman"/>
          <w:color w:val="auto"/>
          <w:sz w:val="24"/>
          <w:szCs w:val="24"/>
        </w:rPr>
        <w:t>using</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the mobile application as well as the web application</w:t>
      </w:r>
      <w:r w:rsidRPr="00222DE0">
        <w:rPr>
          <w:rFonts w:ascii="Times New Roman" w:hAnsi="Times New Roman" w:cs="Times New Roman"/>
          <w:color w:val="auto"/>
          <w:sz w:val="24"/>
          <w:szCs w:val="24"/>
        </w:rPr>
        <w:t>. For the visitor who want</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to ha</w:t>
      </w:r>
      <w:r>
        <w:rPr>
          <w:rFonts w:ascii="Times New Roman" w:hAnsi="Times New Roman" w:cs="Times New Roman"/>
          <w:color w:val="auto"/>
          <w:sz w:val="24"/>
          <w:szCs w:val="24"/>
        </w:rPr>
        <w:t>ve</w:t>
      </w:r>
      <w:r w:rsidRPr="00222DE0">
        <w:rPr>
          <w:rFonts w:ascii="Times New Roman" w:hAnsi="Times New Roman" w:cs="Times New Roman"/>
          <w:color w:val="auto"/>
          <w:sz w:val="24"/>
          <w:szCs w:val="24"/>
        </w:rPr>
        <w:t xml:space="preserve"> a dental treatment from the clinic</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he/she can make an appointment </w:t>
      </w:r>
      <w:r>
        <w:rPr>
          <w:rFonts w:ascii="Times New Roman" w:hAnsi="Times New Roman" w:cs="Times New Roman"/>
          <w:color w:val="auto"/>
          <w:sz w:val="24"/>
          <w:szCs w:val="24"/>
        </w:rPr>
        <w:t>with a</w:t>
      </w:r>
      <w:r w:rsidRPr="00222DE0">
        <w:rPr>
          <w:rFonts w:ascii="Times New Roman" w:hAnsi="Times New Roman" w:cs="Times New Roman"/>
          <w:color w:val="auto"/>
          <w:sz w:val="24"/>
          <w:szCs w:val="24"/>
        </w:rPr>
        <w:t xml:space="preserve"> dentist through the application</w:t>
      </w:r>
      <w:r>
        <w:rPr>
          <w:rFonts w:ascii="Times New Roman" w:hAnsi="Times New Roman" w:cs="Times New Roman"/>
          <w:color w:val="auto"/>
          <w:sz w:val="24"/>
          <w:szCs w:val="24"/>
        </w:rPr>
        <w:t>,</w:t>
      </w:r>
      <w:r w:rsidRPr="00222DE0">
        <w:rPr>
          <w:rFonts w:ascii="Times New Roman" w:hAnsi="Times New Roman" w:cs="Times New Roman"/>
          <w:color w:val="auto"/>
          <w:sz w:val="24"/>
          <w:szCs w:val="24"/>
        </w:rPr>
        <w:t xml:space="preserve"> and the dentist can use </w:t>
      </w:r>
      <w:r>
        <w:rPr>
          <w:rFonts w:ascii="Times New Roman" w:hAnsi="Times New Roman" w:cs="Times New Roman"/>
          <w:color w:val="auto"/>
          <w:sz w:val="24"/>
          <w:szCs w:val="24"/>
        </w:rPr>
        <w:t>the system</w:t>
      </w:r>
      <w:r w:rsidRPr="00222DE0">
        <w:rPr>
          <w:rFonts w:ascii="Times New Roman" w:hAnsi="Times New Roman" w:cs="Times New Roman"/>
          <w:color w:val="auto"/>
          <w:sz w:val="24"/>
          <w:szCs w:val="24"/>
        </w:rPr>
        <w:t xml:space="preserve"> for checking patients’ </w:t>
      </w:r>
      <w:r>
        <w:rPr>
          <w:rFonts w:ascii="Times New Roman" w:hAnsi="Times New Roman" w:cs="Times New Roman"/>
          <w:color w:val="auto"/>
          <w:sz w:val="24"/>
          <w:szCs w:val="24"/>
        </w:rPr>
        <w:t xml:space="preserve">appointment </w:t>
      </w:r>
      <w:r w:rsidRPr="00222DE0">
        <w:rPr>
          <w:rFonts w:ascii="Times New Roman" w:hAnsi="Times New Roman" w:cs="Times New Roman"/>
          <w:color w:val="auto"/>
          <w:sz w:val="24"/>
          <w:szCs w:val="24"/>
        </w:rPr>
        <w:t xml:space="preserve">schedule. Dental clinic services system </w:t>
      </w:r>
      <w:r>
        <w:rPr>
          <w:rFonts w:ascii="Times New Roman" w:hAnsi="Times New Roman" w:cs="Times New Roman"/>
          <w:color w:val="auto"/>
          <w:sz w:val="24"/>
          <w:szCs w:val="24"/>
        </w:rPr>
        <w:t xml:space="preserve">integrates the </w:t>
      </w:r>
      <w:r w:rsidRPr="00222DE0">
        <w:rPr>
          <w:rFonts w:ascii="Times New Roman" w:hAnsi="Times New Roman" w:cs="Times New Roman"/>
          <w:color w:val="auto"/>
          <w:sz w:val="24"/>
          <w:szCs w:val="24"/>
        </w:rPr>
        <w:t xml:space="preserve">services </w:t>
      </w:r>
      <w:r>
        <w:rPr>
          <w:rFonts w:ascii="Times New Roman" w:hAnsi="Times New Roman" w:cs="Times New Roman"/>
          <w:color w:val="auto"/>
          <w:sz w:val="24"/>
          <w:szCs w:val="24"/>
        </w:rPr>
        <w:t>that are provided by most dental</w:t>
      </w:r>
      <w:r w:rsidRPr="00222DE0">
        <w:rPr>
          <w:rFonts w:ascii="Times New Roman" w:hAnsi="Times New Roman" w:cs="Times New Roman"/>
          <w:color w:val="auto"/>
          <w:sz w:val="24"/>
          <w:szCs w:val="24"/>
        </w:rPr>
        <w:t xml:space="preserve"> clinic</w:t>
      </w:r>
      <w:r>
        <w:rPr>
          <w:rFonts w:ascii="Times New Roman" w:hAnsi="Times New Roman" w:cs="Times New Roman"/>
          <w:color w:val="auto"/>
          <w:sz w:val="24"/>
          <w:szCs w:val="24"/>
        </w:rPr>
        <w:t>s</w:t>
      </w:r>
      <w:r w:rsidRPr="00222DE0">
        <w:rPr>
          <w:rFonts w:ascii="Times New Roman" w:hAnsi="Times New Roman" w:cs="Times New Roman"/>
          <w:color w:val="auto"/>
          <w:sz w:val="24"/>
          <w:szCs w:val="24"/>
        </w:rPr>
        <w:t xml:space="preserve"> into the web application and </w:t>
      </w:r>
      <w:r>
        <w:rPr>
          <w:rFonts w:ascii="Times New Roman" w:hAnsi="Times New Roman" w:cs="Times New Roman"/>
          <w:color w:val="auto"/>
          <w:sz w:val="24"/>
          <w:szCs w:val="24"/>
        </w:rPr>
        <w:t xml:space="preserve">the </w:t>
      </w:r>
      <w:r w:rsidRPr="00222DE0">
        <w:rPr>
          <w:rFonts w:ascii="Times New Roman" w:hAnsi="Times New Roman" w:cs="Times New Roman"/>
          <w:color w:val="auto"/>
          <w:sz w:val="24"/>
          <w:szCs w:val="24"/>
        </w:rPr>
        <w:t xml:space="preserve">mobile application. </w:t>
      </w:r>
      <w:r>
        <w:rPr>
          <w:rFonts w:ascii="Times New Roman" w:hAnsi="Times New Roman" w:cs="Times New Roman"/>
          <w:color w:val="auto"/>
          <w:sz w:val="24"/>
          <w:szCs w:val="24"/>
        </w:rPr>
        <w:t xml:space="preserve">By combining </w:t>
      </w:r>
      <w:r w:rsidRPr="00222DE0">
        <w:rPr>
          <w:rFonts w:ascii="Times New Roman" w:hAnsi="Times New Roman" w:cs="Times New Roman"/>
          <w:color w:val="auto"/>
          <w:sz w:val="24"/>
          <w:szCs w:val="24"/>
        </w:rPr>
        <w:t xml:space="preserve">all the services </w:t>
      </w:r>
      <w:r>
        <w:rPr>
          <w:rFonts w:ascii="Times New Roman" w:hAnsi="Times New Roman" w:cs="Times New Roman"/>
          <w:color w:val="auto"/>
          <w:sz w:val="24"/>
          <w:szCs w:val="24"/>
        </w:rPr>
        <w:t>into one, the system</w:t>
      </w:r>
      <w:r w:rsidRPr="00222DE0">
        <w:rPr>
          <w:rFonts w:ascii="Times New Roman" w:hAnsi="Times New Roman" w:cs="Times New Roman"/>
          <w:color w:val="auto"/>
          <w:sz w:val="24"/>
          <w:szCs w:val="24"/>
        </w:rPr>
        <w:t xml:space="preserve"> </w:t>
      </w:r>
      <w:r>
        <w:rPr>
          <w:rFonts w:ascii="Times New Roman" w:hAnsi="Times New Roman" w:cs="Times New Roman"/>
          <w:color w:val="auto"/>
          <w:sz w:val="24"/>
          <w:szCs w:val="24"/>
        </w:rPr>
        <w:t>provides more convenience to</w:t>
      </w:r>
      <w:r w:rsidRPr="00222DE0">
        <w:rPr>
          <w:rFonts w:ascii="Times New Roman" w:hAnsi="Times New Roman" w:cs="Times New Roman"/>
          <w:color w:val="auto"/>
          <w:sz w:val="24"/>
          <w:szCs w:val="24"/>
        </w:rPr>
        <w:t xml:space="preserve"> dental clinic user</w:t>
      </w:r>
      <w:r>
        <w:rPr>
          <w:rFonts w:ascii="Times New Roman" w:hAnsi="Times New Roman" w:cs="Times New Roman"/>
          <w:color w:val="auto"/>
          <w:sz w:val="24"/>
          <w:szCs w:val="24"/>
        </w:rPr>
        <w:t>s as well as staff</w:t>
      </w:r>
      <w:r w:rsidRPr="00222DE0">
        <w:rPr>
          <w:rFonts w:ascii="Times New Roman" w:hAnsi="Times New Roman" w:cs="Times New Roman"/>
          <w:color w:val="auto"/>
          <w:sz w:val="24"/>
          <w:szCs w:val="24"/>
        </w:rPr>
        <w:t>.</w:t>
      </w:r>
    </w:p>
    <w:p w14:paraId="47557CFB" w14:textId="77777777" w:rsidR="000629D1" w:rsidRPr="00392646" w:rsidRDefault="000629D1" w:rsidP="00D33713">
      <w:pPr>
        <w:widowControl w:val="0"/>
        <w:autoSpaceDE w:val="0"/>
        <w:autoSpaceDN w:val="0"/>
        <w:adjustRightInd w:val="0"/>
        <w:spacing w:after="240" w:line="240" w:lineRule="auto"/>
        <w:jc w:val="both"/>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0004506C">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35A879BC" w14:textId="77777777" w:rsidR="00A430E9" w:rsidRPr="00392646" w:rsidRDefault="00A430E9" w:rsidP="00A430E9">
      <w:pPr>
        <w:pStyle w:val="Heading3"/>
        <w:ind w:firstLine="720"/>
        <w:rPr>
          <w:rFonts w:ascii="Times New Roman" w:hAnsi="Times New Roman" w:cs="Times New Roman"/>
          <w:color w:val="000000" w:themeColor="text1"/>
          <w:sz w:val="28"/>
        </w:rPr>
      </w:pPr>
      <w:bookmarkStart w:id="9" w:name="_Toc393744710"/>
      <w:bookmarkStart w:id="10" w:name="_Toc393747092"/>
      <w:r w:rsidRPr="00392646">
        <w:rPr>
          <w:rFonts w:ascii="Times New Roman" w:hAnsi="Times New Roman" w:cs="Times New Roman"/>
          <w:color w:val="000000" w:themeColor="text1"/>
          <w:sz w:val="28"/>
        </w:rPr>
        <w:t>1.2 Project Scope</w:t>
      </w:r>
      <w:bookmarkEnd w:id="9"/>
      <w:bookmarkEnd w:id="10"/>
    </w:p>
    <w:p w14:paraId="1B52DEE4" w14:textId="77777777" w:rsidR="00A430E9" w:rsidRPr="00392646" w:rsidRDefault="00A430E9" w:rsidP="00A430E9">
      <w:pPr>
        <w:rPr>
          <w:rFonts w:ascii="Times New Roman" w:hAnsi="Times New Roman" w:cs="Times New Roman"/>
        </w:rPr>
      </w:pPr>
    </w:p>
    <w:p w14:paraId="553D9024"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 xml:space="preserve">The objective of this software </w:t>
      </w:r>
      <w:r w:rsidR="0004506C">
        <w:rPr>
          <w:rFonts w:ascii="Times New Roman" w:hAnsi="Times New Roman" w:cs="Times New Roman"/>
          <w:sz w:val="24"/>
          <w:szCs w:val="32"/>
        </w:rPr>
        <w:t>design</w:t>
      </w:r>
      <w:r w:rsidRPr="00392646">
        <w:rPr>
          <w:rFonts w:ascii="Times New Roman" w:hAnsi="Times New Roman" w:cs="Times New Roman"/>
          <w:sz w:val="24"/>
          <w:szCs w:val="32"/>
        </w:rPr>
        <w:t xml:space="preserve"> is to specify </w:t>
      </w:r>
      <w:r w:rsidR="0004506C">
        <w:rPr>
          <w:rFonts w:ascii="Times New Roman" w:hAnsi="Times New Roman" w:cs="Times New Roman"/>
          <w:sz w:val="24"/>
          <w:szCs w:val="32"/>
        </w:rPr>
        <w:t xml:space="preserve">the </w:t>
      </w:r>
      <w:r w:rsidRPr="00392646">
        <w:rPr>
          <w:rFonts w:ascii="Times New Roman" w:hAnsi="Times New Roman" w:cs="Times New Roman"/>
          <w:sz w:val="24"/>
          <w:szCs w:val="32"/>
        </w:rPr>
        <w:t xml:space="preserve">requirements </w:t>
      </w:r>
      <w:r w:rsidR="0004506C">
        <w:rPr>
          <w:rFonts w:ascii="Times New Roman" w:hAnsi="Times New Roman" w:cs="Times New Roman"/>
          <w:sz w:val="24"/>
          <w:szCs w:val="32"/>
        </w:rPr>
        <w:t>that the system should fulfill, which are as follows</w:t>
      </w:r>
      <w:r w:rsidRPr="00392646">
        <w:rPr>
          <w:rFonts w:ascii="Times New Roman" w:hAnsi="Times New Roman" w:cs="Times New Roman"/>
          <w:sz w:val="24"/>
          <w:szCs w:val="32"/>
        </w:rPr>
        <w:t>:</w:t>
      </w:r>
    </w:p>
    <w:p w14:paraId="35CFA193" w14:textId="77777777" w:rsidR="0004506C"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eastAsiaTheme="minorHAnsi" w:hAnsi="Times New Roman" w:cs="Times New Roman"/>
          <w:color w:val="auto"/>
          <w:sz w:val="24"/>
          <w:szCs w:val="24"/>
          <w:lang w:bidi="ar-SA"/>
        </w:rPr>
        <w:t xml:space="preserve">provides an application that is accessible via web browser on a computer and also on a mobile phone. </w:t>
      </w:r>
    </w:p>
    <w:p w14:paraId="79765ED6" w14:textId="77777777" w:rsidR="00A430E9" w:rsidRPr="0004506C"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04506C">
        <w:rPr>
          <w:rFonts w:ascii="Times New Roman" w:hAnsi="Times New Roman" w:cs="Times New Roman"/>
          <w:sz w:val="24"/>
          <w:szCs w:val="32"/>
        </w:rPr>
        <w:t xml:space="preserve">Dental clinic services system </w:t>
      </w:r>
      <w:r w:rsidR="0004506C">
        <w:rPr>
          <w:rFonts w:ascii="Times New Roman" w:hAnsi="Times New Roman" w:cs="Times New Roman"/>
          <w:sz w:val="24"/>
          <w:szCs w:val="32"/>
        </w:rPr>
        <w:t>on mobile phone</w:t>
      </w:r>
      <w:r w:rsidR="00677CC8">
        <w:rPr>
          <w:rFonts w:ascii="Times New Roman" w:hAnsi="Times New Roman" w:cs="Times New Roman"/>
          <w:sz w:val="24"/>
          <w:szCs w:val="32"/>
        </w:rPr>
        <w:t xml:space="preserve"> support </w:t>
      </w:r>
      <w:proofErr w:type="spellStart"/>
      <w:r w:rsidR="00677CC8">
        <w:rPr>
          <w:rFonts w:ascii="Times New Roman" w:hAnsi="Times New Roman" w:cs="Times New Roman"/>
          <w:sz w:val="24"/>
          <w:szCs w:val="32"/>
        </w:rPr>
        <w:t>iOS</w:t>
      </w:r>
      <w:proofErr w:type="spellEnd"/>
      <w:r w:rsidRPr="0004506C">
        <w:rPr>
          <w:rFonts w:ascii="Times New Roman" w:hAnsi="Times New Roman" w:cs="Times New Roman"/>
          <w:sz w:val="24"/>
          <w:szCs w:val="32"/>
        </w:rPr>
        <w:t xml:space="preserve">. </w:t>
      </w:r>
    </w:p>
    <w:p w14:paraId="4D21412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0FCDA0D5"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features </w:t>
      </w:r>
      <w:r w:rsidRPr="00392646">
        <w:rPr>
          <w:rFonts w:ascii="Times New Roman" w:hAnsi="Times New Roman" w:cs="Times New Roman"/>
          <w:sz w:val="24"/>
          <w:szCs w:val="32"/>
        </w:rPr>
        <w:t>for dental clinics’ registered user whose are patients, officers and dentists.</w:t>
      </w:r>
    </w:p>
    <w:p w14:paraId="5E9FC42C"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w:t>
      </w:r>
      <w:r w:rsidR="00677CC8">
        <w:rPr>
          <w:rFonts w:ascii="Times New Roman" w:hAnsi="Times New Roman" w:cs="Times New Roman"/>
          <w:sz w:val="24"/>
          <w:szCs w:val="32"/>
        </w:rPr>
        <w:t xml:space="preserve">assists managing </w:t>
      </w:r>
      <w:r w:rsidRPr="00392646">
        <w:rPr>
          <w:rFonts w:ascii="Times New Roman" w:hAnsi="Times New Roman" w:cs="Times New Roman"/>
          <w:sz w:val="24"/>
          <w:szCs w:val="32"/>
        </w:rPr>
        <w:t>appointments of patients and dentists</w:t>
      </w:r>
      <w:r w:rsidR="00677CC8">
        <w:rPr>
          <w:rFonts w:ascii="Times New Roman" w:hAnsi="Times New Roman" w:cs="Times New Roman"/>
          <w:sz w:val="24"/>
          <w:szCs w:val="32"/>
        </w:rPr>
        <w:t xml:space="preserve"> using the web application and the mobile application</w:t>
      </w:r>
      <w:r w:rsidRPr="00392646">
        <w:rPr>
          <w:rFonts w:ascii="Times New Roman" w:hAnsi="Times New Roman" w:cs="Times New Roman"/>
          <w:sz w:val="24"/>
          <w:szCs w:val="32"/>
        </w:rPr>
        <w:t>.</w:t>
      </w:r>
    </w:p>
    <w:p w14:paraId="3235C00D" w14:textId="77777777" w:rsidR="00A430E9" w:rsidRPr="00594AA3" w:rsidRDefault="00A430E9" w:rsidP="00594AA3">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 xml:space="preserve">Dental clinic services system provides </w:t>
      </w:r>
      <w:r w:rsidR="00677CC8">
        <w:rPr>
          <w:rFonts w:ascii="Times New Roman" w:hAnsi="Times New Roman" w:cs="Times New Roman"/>
          <w:sz w:val="24"/>
          <w:szCs w:val="32"/>
        </w:rPr>
        <w:t xml:space="preserve">a </w:t>
      </w:r>
      <w:r w:rsidRPr="00392646">
        <w:rPr>
          <w:rFonts w:ascii="Times New Roman" w:hAnsi="Times New Roman" w:cs="Times New Roman"/>
          <w:sz w:val="24"/>
          <w:szCs w:val="32"/>
        </w:rPr>
        <w:t xml:space="preserve">user authentication for </w:t>
      </w:r>
      <w:r w:rsidR="00677CC8">
        <w:rPr>
          <w:rFonts w:ascii="Times New Roman" w:hAnsi="Times New Roman" w:cs="Times New Roman"/>
          <w:sz w:val="24"/>
          <w:szCs w:val="32"/>
        </w:rPr>
        <w:t>each patient and dentist through dental clinic officers.</w:t>
      </w:r>
    </w:p>
    <w:p w14:paraId="5315740F" w14:textId="77777777" w:rsidR="00594AA3" w:rsidRDefault="00594AA3" w:rsidP="00594AA3">
      <w:pPr>
        <w:widowControl w:val="0"/>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p>
    <w:p w14:paraId="52DFD457" w14:textId="77777777" w:rsidR="0005214B" w:rsidRDefault="0005214B" w:rsidP="00594AA3">
      <w:pPr>
        <w:pStyle w:val="Heading3"/>
        <w:ind w:firstLine="720"/>
        <w:rPr>
          <w:rFonts w:ascii="Times New Roman" w:hAnsi="Times New Roman" w:cs="Times New Roman"/>
          <w:color w:val="000000" w:themeColor="text1"/>
          <w:sz w:val="28"/>
        </w:rPr>
        <w:sectPr w:rsidR="0005214B" w:rsidSect="00BB202D">
          <w:footerReference w:type="default" r:id="rId9"/>
          <w:pgSz w:w="11906" w:h="16838"/>
          <w:pgMar w:top="1440" w:right="1440" w:bottom="1440" w:left="1440" w:header="708" w:footer="708" w:gutter="0"/>
          <w:cols w:space="708"/>
          <w:titlePg/>
          <w:docGrid w:linePitch="360"/>
        </w:sectPr>
      </w:pPr>
      <w:bookmarkStart w:id="11" w:name="_Toc266105466"/>
      <w:bookmarkStart w:id="12" w:name="_Toc393744711"/>
      <w:bookmarkStart w:id="13" w:name="_Toc393747093"/>
    </w:p>
    <w:p w14:paraId="4E04F7B0" w14:textId="6935E003" w:rsidR="00A430E9" w:rsidRPr="00392646" w:rsidRDefault="00A430E9" w:rsidP="00594AA3">
      <w:pPr>
        <w:pStyle w:val="Heading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lastRenderedPageBreak/>
        <w:t>1.3 User Classes and Characteristics</w:t>
      </w:r>
      <w:bookmarkEnd w:id="11"/>
      <w:bookmarkEnd w:id="12"/>
      <w:bookmarkEnd w:id="13"/>
    </w:p>
    <w:p w14:paraId="2F9F0842" w14:textId="77777777" w:rsidR="00A430E9" w:rsidRPr="00392646" w:rsidRDefault="00A430E9" w:rsidP="00A430E9">
      <w:pPr>
        <w:rPr>
          <w:rFonts w:ascii="Times New Roman" w:hAnsi="Times New Roman" w:cs="Times New Roman"/>
        </w:rPr>
      </w:pPr>
    </w:p>
    <w:p w14:paraId="030CA658" w14:textId="77777777" w:rsidR="00594AA3" w:rsidRPr="00594AA3" w:rsidRDefault="00594AA3" w:rsidP="00594AA3">
      <w:pPr>
        <w:pStyle w:val="ListParagraph"/>
        <w:widowControl w:val="0"/>
        <w:numPr>
          <w:ilvl w:val="0"/>
          <w:numId w:val="24"/>
        </w:numPr>
        <w:autoSpaceDE w:val="0"/>
        <w:autoSpaceDN w:val="0"/>
        <w:adjustRightInd w:val="0"/>
        <w:spacing w:after="240" w:line="240" w:lineRule="auto"/>
        <w:rPr>
          <w:rFonts w:ascii="Times" w:eastAsiaTheme="minorHAnsi" w:hAnsi="Times" w:cs="Times"/>
          <w:color w:val="auto"/>
          <w:sz w:val="24"/>
          <w:szCs w:val="24"/>
          <w:lang w:bidi="ar-SA"/>
        </w:rPr>
      </w:pPr>
      <w:r w:rsidRPr="00594AA3">
        <w:rPr>
          <w:rFonts w:ascii="Times New Roman" w:eastAsiaTheme="minorHAnsi" w:hAnsi="Times New Roman" w:cs="Times New Roman"/>
          <w:color w:val="auto"/>
          <w:sz w:val="24"/>
          <w:szCs w:val="24"/>
          <w:lang w:bidi="ar-SA"/>
        </w:rPr>
        <w:t>The system divides users into three groups. Information and characteristics of each group are listed below.</w:t>
      </w:r>
    </w:p>
    <w:p w14:paraId="175633B2"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6109F035" w14:textId="77777777" w:rsidR="00A430E9" w:rsidRPr="00392646" w:rsidRDefault="00594AA3"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Pr>
          <w:rFonts w:ascii="Times New Roman" w:hAnsi="Times New Roman" w:cs="Times New Roman"/>
          <w:sz w:val="24"/>
          <w:szCs w:val="24"/>
        </w:rPr>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get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and password from the clinic to use the </w:t>
      </w:r>
      <w:r>
        <w:rPr>
          <w:rFonts w:ascii="Times New Roman" w:hAnsi="Times New Roman" w:cs="Times New Roman"/>
          <w:sz w:val="24"/>
          <w:szCs w:val="24"/>
        </w:rPr>
        <w:t>services on the website or to use</w:t>
      </w:r>
      <w:r w:rsidR="00A430E9" w:rsidRPr="00392646">
        <w:rPr>
          <w:rFonts w:ascii="Times New Roman" w:hAnsi="Times New Roman" w:cs="Times New Roman"/>
          <w:sz w:val="24"/>
          <w:szCs w:val="24"/>
        </w:rPr>
        <w:t xml:space="preserve"> their mobile phone. Patients use their </w:t>
      </w:r>
      <w:proofErr w:type="spellStart"/>
      <w:r w:rsidR="00A430E9" w:rsidRPr="00392646">
        <w:rPr>
          <w:rFonts w:ascii="Times New Roman" w:hAnsi="Times New Roman" w:cs="Times New Roman"/>
          <w:sz w:val="24"/>
          <w:szCs w:val="24"/>
        </w:rPr>
        <w:t>patientID</w:t>
      </w:r>
      <w:proofErr w:type="spellEnd"/>
      <w:r w:rsidR="00A430E9" w:rsidRPr="00392646">
        <w:rPr>
          <w:rFonts w:ascii="Times New Roman" w:hAnsi="Times New Roman" w:cs="Times New Roman"/>
          <w:sz w:val="24"/>
          <w:szCs w:val="24"/>
        </w:rPr>
        <w:t xml:space="preserve"> to login. Patients are able to:</w:t>
      </w:r>
    </w:p>
    <w:p w14:paraId="5551091B"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receive a</w:t>
      </w:r>
      <w:r w:rsidR="00A430E9" w:rsidRPr="00392646">
        <w:rPr>
          <w:rFonts w:ascii="Times New Roman" w:hAnsi="Times New Roman" w:cs="Times New Roman"/>
          <w:sz w:val="24"/>
          <w:szCs w:val="24"/>
        </w:rPr>
        <w:t xml:space="preserve"> </w:t>
      </w:r>
      <w:proofErr w:type="spellStart"/>
      <w:r w:rsidR="00A430E9" w:rsidRPr="00392646">
        <w:rPr>
          <w:rFonts w:ascii="Times New Roman" w:hAnsi="Times New Roman" w:cs="Times New Roman"/>
          <w:sz w:val="24"/>
          <w:szCs w:val="24"/>
        </w:rPr>
        <w:t>pateintID</w:t>
      </w:r>
      <w:proofErr w:type="spellEnd"/>
      <w:r w:rsidR="00A430E9" w:rsidRPr="00392646">
        <w:rPr>
          <w:rFonts w:ascii="Times New Roman" w:hAnsi="Times New Roman" w:cs="Times New Roman"/>
          <w:sz w:val="24"/>
          <w:szCs w:val="24"/>
        </w:rPr>
        <w:t xml:space="preserve"> and password from the dental clinic.</w:t>
      </w:r>
    </w:p>
    <w:p w14:paraId="20D72135" w14:textId="77777777" w:rsidR="00A430E9" w:rsidRPr="00392646" w:rsidRDefault="001754B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Patient can login to the web application</w:t>
      </w:r>
      <w:r w:rsidR="00A430E9" w:rsidRPr="00392646">
        <w:rPr>
          <w:rFonts w:ascii="Times New Roman" w:hAnsi="Times New Roman" w:cs="Times New Roman"/>
          <w:sz w:val="24"/>
          <w:szCs w:val="24"/>
        </w:rPr>
        <w:t xml:space="preserve"> and the mobile application.</w:t>
      </w:r>
    </w:p>
    <w:p w14:paraId="7821C44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Pat</w:t>
      </w:r>
      <w:r w:rsidR="001754B9">
        <w:rPr>
          <w:rFonts w:ascii="Times New Roman" w:hAnsi="Times New Roman" w:cs="Times New Roman"/>
          <w:sz w:val="24"/>
          <w:szCs w:val="24"/>
        </w:rPr>
        <w:t>ient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 xml:space="preserve"> and </w:t>
      </w:r>
      <w:r w:rsidR="001754B9">
        <w:rPr>
          <w:rFonts w:ascii="Times New Roman" w:hAnsi="Times New Roman" w:cs="Times New Roman"/>
          <w:sz w:val="24"/>
          <w:szCs w:val="24"/>
        </w:rPr>
        <w:t xml:space="preserve">the </w:t>
      </w:r>
      <w:r w:rsidRPr="00392646">
        <w:rPr>
          <w:rFonts w:ascii="Times New Roman" w:hAnsi="Times New Roman" w:cs="Times New Roman"/>
          <w:sz w:val="24"/>
          <w:szCs w:val="24"/>
        </w:rPr>
        <w:t>mobile application.</w:t>
      </w:r>
    </w:p>
    <w:p w14:paraId="427378FD"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62F5475E"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76BFC998"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36A5D45D" w14:textId="77777777" w:rsidR="00A430E9" w:rsidRPr="00392646" w:rsidRDefault="00415E32" w:rsidP="00A430E9">
      <w:pPr>
        <w:widowControl w:val="0"/>
        <w:tabs>
          <w:tab w:val="left" w:pos="220"/>
          <w:tab w:val="left" w:pos="720"/>
        </w:tabs>
        <w:autoSpaceDE w:val="0"/>
        <w:autoSpaceDN w:val="0"/>
        <w:adjustRightInd w:val="0"/>
        <w:spacing w:after="240"/>
        <w:rPr>
          <w:rFonts w:ascii="Times New Roman" w:hAnsi="Times New Roman" w:cs="Times New Roman"/>
          <w:sz w:val="24"/>
          <w:szCs w:val="24"/>
        </w:rPr>
      </w:pPr>
      <w:r>
        <w:rPr>
          <w:rFonts w:ascii="Times New Roman" w:hAnsi="Times New Roman" w:cs="Times New Roman"/>
          <w:sz w:val="24"/>
          <w:szCs w:val="24"/>
        </w:rPr>
        <w:tab/>
        <w:t>This group of users has</w:t>
      </w:r>
      <w:r w:rsidR="00A430E9" w:rsidRPr="00392646">
        <w:rPr>
          <w:rFonts w:ascii="Times New Roman" w:hAnsi="Times New Roman" w:cs="Times New Roman"/>
          <w:sz w:val="24"/>
          <w:szCs w:val="24"/>
        </w:rPr>
        <w:t xml:space="preserve"> the highest privilege in the system. They are given access to management functions for maintaining the system. Officers are able to:</w:t>
      </w:r>
    </w:p>
    <w:p w14:paraId="12D0CF47" w14:textId="77777777" w:rsidR="00A430E9" w:rsidRPr="00392646" w:rsidRDefault="001754B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 xml:space="preserve">Officer can login to the web application </w:t>
      </w:r>
      <w:r w:rsidR="00A430E9" w:rsidRPr="00392646">
        <w:rPr>
          <w:rFonts w:ascii="Times New Roman" w:hAnsi="Times New Roman" w:cs="Times New Roman"/>
          <w:sz w:val="24"/>
          <w:szCs w:val="24"/>
        </w:rPr>
        <w:t xml:space="preserve">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6FAC81F3"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proofErr w:type="gramStart"/>
      <w:r w:rsidRPr="00392646">
        <w:rPr>
          <w:rFonts w:ascii="Times New Roman" w:hAnsi="Times New Roman" w:cs="Times New Roman"/>
          <w:sz w:val="24"/>
          <w:szCs w:val="24"/>
        </w:rPr>
        <w:t>Off</w:t>
      </w:r>
      <w:r w:rsidR="001754B9">
        <w:rPr>
          <w:rFonts w:ascii="Times New Roman" w:hAnsi="Times New Roman" w:cs="Times New Roman"/>
          <w:sz w:val="24"/>
          <w:szCs w:val="24"/>
        </w:rPr>
        <w:t>icer can</w:t>
      </w:r>
      <w:proofErr w:type="gramEnd"/>
      <w:r w:rsidR="001754B9">
        <w:rPr>
          <w:rFonts w:ascii="Times New Roman" w:hAnsi="Times New Roman" w:cs="Times New Roman"/>
          <w:sz w:val="24"/>
          <w:szCs w:val="24"/>
        </w:rPr>
        <w:t xml:space="preserve"> logout from the web application</w:t>
      </w:r>
      <w:r w:rsidRPr="00392646">
        <w:rPr>
          <w:rFonts w:ascii="Times New Roman" w:hAnsi="Times New Roman" w:cs="Times New Roman"/>
          <w:sz w:val="24"/>
          <w:szCs w:val="24"/>
        </w:rPr>
        <w:t>.</w:t>
      </w:r>
    </w:p>
    <w:p w14:paraId="4802391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18552444"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155CF050"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97BFBF7"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147DF079"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3E7F1F35" w14:textId="77777777" w:rsidR="00A430E9" w:rsidRPr="00392646" w:rsidRDefault="001754B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Pr>
          <w:rFonts w:ascii="Times New Roman" w:hAnsi="Times New Roman" w:cs="Times New Roman"/>
          <w:sz w:val="24"/>
          <w:szCs w:val="24"/>
        </w:rPr>
        <w:tab/>
        <w:t>This group of user</w:t>
      </w:r>
      <w:r w:rsidR="00A430E9" w:rsidRPr="00392646">
        <w:rPr>
          <w:rFonts w:ascii="Times New Roman" w:hAnsi="Times New Roman" w:cs="Times New Roman"/>
          <w:sz w:val="24"/>
          <w:szCs w:val="24"/>
        </w:rPr>
        <w:t xml:space="preserve"> need</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to be registered to the system at the dental clinic. They will register their account at the clinic. Dentist use</w:t>
      </w:r>
      <w:r>
        <w:rPr>
          <w:rFonts w:ascii="Times New Roman" w:hAnsi="Times New Roman" w:cs="Times New Roman"/>
          <w:sz w:val="24"/>
          <w:szCs w:val="24"/>
        </w:rPr>
        <w:t>s</w:t>
      </w:r>
      <w:r w:rsidR="00A430E9" w:rsidRPr="00392646">
        <w:rPr>
          <w:rFonts w:ascii="Times New Roman" w:hAnsi="Times New Roman" w:cs="Times New Roman"/>
          <w:sz w:val="24"/>
          <w:szCs w:val="24"/>
        </w:rPr>
        <w:t xml:space="preserve"> their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 to login to the system to use the services. Dentists are able to:</w:t>
      </w:r>
    </w:p>
    <w:p w14:paraId="2DDD1882" w14:textId="77777777" w:rsidR="00A430E9" w:rsidRPr="00392646" w:rsidRDefault="001754B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Pr>
          <w:rFonts w:ascii="Times New Roman" w:hAnsi="Times New Roman" w:cs="Times New Roman"/>
          <w:sz w:val="24"/>
          <w:szCs w:val="24"/>
        </w:rPr>
        <w:t>Dentist can login to the web application</w:t>
      </w:r>
      <w:r w:rsidR="00A430E9" w:rsidRPr="00392646">
        <w:rPr>
          <w:rFonts w:ascii="Times New Roman" w:hAnsi="Times New Roman" w:cs="Times New Roman"/>
          <w:sz w:val="24"/>
          <w:szCs w:val="24"/>
        </w:rPr>
        <w:t xml:space="preserve"> by using </w:t>
      </w:r>
      <w:proofErr w:type="spellStart"/>
      <w:r w:rsidR="00A430E9" w:rsidRPr="00392646">
        <w:rPr>
          <w:rFonts w:ascii="Times New Roman" w:hAnsi="Times New Roman" w:cs="Times New Roman"/>
          <w:sz w:val="24"/>
          <w:szCs w:val="24"/>
        </w:rPr>
        <w:t>userID</w:t>
      </w:r>
      <w:proofErr w:type="spellEnd"/>
      <w:r w:rsidR="00A430E9" w:rsidRPr="00392646">
        <w:rPr>
          <w:rFonts w:ascii="Times New Roman" w:hAnsi="Times New Roman" w:cs="Times New Roman"/>
          <w:sz w:val="24"/>
          <w:szCs w:val="24"/>
        </w:rPr>
        <w:t xml:space="preserve"> and password</w:t>
      </w:r>
    </w:p>
    <w:p w14:paraId="16020E6B"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w:t>
      </w:r>
      <w:r w:rsidR="001754B9">
        <w:rPr>
          <w:rFonts w:ascii="Times New Roman" w:hAnsi="Times New Roman" w:cs="Times New Roman"/>
          <w:sz w:val="24"/>
          <w:szCs w:val="24"/>
        </w:rPr>
        <w:t>tist can logout from the web application</w:t>
      </w:r>
      <w:r w:rsidRPr="00392646">
        <w:rPr>
          <w:rFonts w:ascii="Times New Roman" w:hAnsi="Times New Roman" w:cs="Times New Roman"/>
          <w:sz w:val="24"/>
          <w:szCs w:val="24"/>
        </w:rPr>
        <w:t xml:space="preserve"> </w:t>
      </w:r>
    </w:p>
    <w:p w14:paraId="67EFD485"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dentist schedule</w:t>
      </w:r>
    </w:p>
    <w:p w14:paraId="76B8CE40"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w:t>
      </w:r>
      <w:r w:rsidR="001754B9">
        <w:rPr>
          <w:rFonts w:ascii="Times New Roman" w:hAnsi="Times New Roman" w:cs="Times New Roman"/>
          <w:sz w:val="24"/>
          <w:szCs w:val="24"/>
        </w:rPr>
        <w:t>s</w:t>
      </w:r>
      <w:r w:rsidRPr="00392646">
        <w:rPr>
          <w:rFonts w:ascii="Times New Roman" w:hAnsi="Times New Roman" w:cs="Times New Roman"/>
          <w:sz w:val="24"/>
          <w:szCs w:val="24"/>
        </w:rPr>
        <w:t xml:space="preserve"> in the dental clinic schedule</w:t>
      </w:r>
    </w:p>
    <w:p w14:paraId="2ACD6895" w14:textId="77777777" w:rsidR="00A430E9" w:rsidRPr="00392646" w:rsidRDefault="00A430E9" w:rsidP="00A430E9">
      <w:pPr>
        <w:pStyle w:val="ListParagraph"/>
        <w:widowControl w:val="0"/>
        <w:tabs>
          <w:tab w:val="left" w:pos="220"/>
          <w:tab w:val="left" w:pos="720"/>
        </w:tabs>
        <w:autoSpaceDE w:val="0"/>
        <w:autoSpaceDN w:val="0"/>
        <w:adjustRightInd w:val="0"/>
        <w:spacing w:after="240" w:line="240" w:lineRule="auto"/>
        <w:rPr>
          <w:rFonts w:ascii="Times New Roman" w:hAnsi="Times New Roman" w:cs="Times New Roman"/>
          <w:sz w:val="24"/>
          <w:szCs w:val="24"/>
        </w:rPr>
      </w:pPr>
    </w:p>
    <w:p w14:paraId="2531F55F" w14:textId="77777777" w:rsidR="000629D1" w:rsidRPr="00392646"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b/>
          <w:color w:val="auto"/>
          <w:sz w:val="28"/>
          <w:lang w:bidi="ar-SA"/>
        </w:rPr>
      </w:pPr>
      <w:r w:rsidRPr="00392646">
        <w:rPr>
          <w:rFonts w:ascii="Times New Roman" w:eastAsiaTheme="minorHAnsi" w:hAnsi="Times New Roman" w:cs="Times New Roman"/>
          <w:b/>
          <w:color w:val="auto"/>
          <w:sz w:val="28"/>
          <w:lang w:bidi="ar-SA"/>
        </w:rPr>
        <w:tab/>
      </w:r>
      <w:r w:rsidRPr="00392646">
        <w:rPr>
          <w:rFonts w:ascii="Times New Roman" w:eastAsiaTheme="minorHAnsi" w:hAnsi="Times New Roman" w:cs="Times New Roman"/>
          <w:b/>
          <w:color w:val="auto"/>
          <w:sz w:val="28"/>
          <w:lang w:bidi="ar-SA"/>
        </w:rPr>
        <w:tab/>
      </w:r>
      <w:bookmarkStart w:id="14" w:name="_Toc260001451"/>
      <w:r w:rsidRPr="00392646">
        <w:rPr>
          <w:rFonts w:ascii="Times New Roman" w:hAnsi="Times New Roman" w:cs="Times New Roman"/>
          <w:b/>
          <w:color w:val="auto"/>
          <w:sz w:val="28"/>
          <w:lang w:bidi="ar-SA"/>
        </w:rPr>
        <w:t>1.4 Operation Environment</w:t>
      </w:r>
      <w:bookmarkEnd w:id="14"/>
    </w:p>
    <w:p w14:paraId="089EFDCE" w14:textId="77777777" w:rsidR="00A430E9" w:rsidRDefault="000629D1"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008E51E3">
        <w:rPr>
          <w:rFonts w:ascii="Times" w:eastAsiaTheme="minorHAnsi" w:hAnsi="Times" w:cs="Times"/>
          <w:color w:val="auto"/>
          <w:sz w:val="24"/>
          <w:szCs w:val="24"/>
          <w:lang w:bidi="ar-SA"/>
        </w:rPr>
        <w:t xml:space="preserve">Dental clinic services system uses web service technology and </w:t>
      </w:r>
      <w:proofErr w:type="spellStart"/>
      <w:r w:rsidR="008E51E3">
        <w:rPr>
          <w:rFonts w:ascii="Times" w:eastAsiaTheme="minorHAnsi" w:hAnsi="Times" w:cs="Times"/>
          <w:color w:val="auto"/>
          <w:sz w:val="24"/>
          <w:szCs w:val="24"/>
          <w:lang w:bidi="ar-SA"/>
        </w:rPr>
        <w:t>iOS</w:t>
      </w:r>
      <w:proofErr w:type="spellEnd"/>
      <w:r w:rsidR="008E51E3">
        <w:rPr>
          <w:rFonts w:ascii="Times" w:eastAsiaTheme="minorHAnsi" w:hAnsi="Times" w:cs="Times"/>
          <w:color w:val="auto"/>
          <w:sz w:val="24"/>
          <w:szCs w:val="24"/>
          <w:lang w:bidi="ar-SA"/>
        </w:rPr>
        <w:t xml:space="preserve"> technology. All the characters must have the Internet connection. Patients who want to use the mobile application must use a smartphone which supports iOS7.</w:t>
      </w:r>
    </w:p>
    <w:p w14:paraId="1D4195E4" w14:textId="77777777" w:rsidR="008244C8" w:rsidRDefault="008244C8" w:rsidP="00372F35">
      <w:pPr>
        <w:widowControl w:val="0"/>
        <w:tabs>
          <w:tab w:val="left" w:pos="220"/>
          <w:tab w:val="left" w:pos="720"/>
        </w:tabs>
        <w:autoSpaceDE w:val="0"/>
        <w:autoSpaceDN w:val="0"/>
        <w:adjustRightInd w:val="0"/>
        <w:spacing w:after="240" w:line="240" w:lineRule="auto"/>
        <w:ind w:left="360"/>
        <w:rPr>
          <w:ins w:id="15" w:author="Sony" w:date="2014-07-18T11:10:00Z"/>
          <w:rFonts w:ascii="Times New Roman" w:eastAsiaTheme="minorHAnsi" w:hAnsi="Times New Roman" w:cs="Times New Roman"/>
          <w:color w:val="auto"/>
          <w:sz w:val="24"/>
          <w:szCs w:val="24"/>
          <w:lang w:bidi="ar-SA"/>
        </w:rPr>
      </w:pPr>
    </w:p>
    <w:p w14:paraId="567B7577" w14:textId="77777777" w:rsidR="00372F35" w:rsidRPr="00392646" w:rsidRDefault="000629D1" w:rsidP="00372F35">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lastRenderedPageBreak/>
        <w:tab/>
      </w:r>
      <w:r w:rsidRPr="00392646">
        <w:rPr>
          <w:rFonts w:ascii="Times New Roman" w:eastAsiaTheme="minorHAnsi" w:hAnsi="Times New Roman" w:cs="Times New Roman"/>
          <w:b/>
          <w:color w:val="auto"/>
          <w:sz w:val="28"/>
          <w:lang w:bidi="ar-SA"/>
        </w:rPr>
        <w:t>1.5 Acronyms and Definitions Acronyms</w:t>
      </w:r>
    </w:p>
    <w:tbl>
      <w:tblPr>
        <w:tblStyle w:val="TableGrid"/>
        <w:tblW w:w="0" w:type="auto"/>
        <w:jc w:val="center"/>
        <w:tblLook w:val="04A0" w:firstRow="1" w:lastRow="0" w:firstColumn="1" w:lastColumn="0" w:noHBand="0" w:noVBand="1"/>
      </w:tblPr>
      <w:tblGrid>
        <w:gridCol w:w="2410"/>
        <w:gridCol w:w="4314"/>
      </w:tblGrid>
      <w:tr w:rsidR="00372F35" w:rsidRPr="00C20422" w14:paraId="609CB458" w14:textId="77777777" w:rsidTr="00372F35">
        <w:trPr>
          <w:jc w:val="center"/>
        </w:trPr>
        <w:tc>
          <w:tcPr>
            <w:tcW w:w="2410" w:type="dxa"/>
          </w:tcPr>
          <w:p w14:paraId="595647D2"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Acronyms</w:t>
            </w:r>
          </w:p>
        </w:tc>
        <w:tc>
          <w:tcPr>
            <w:tcW w:w="4314" w:type="dxa"/>
          </w:tcPr>
          <w:p w14:paraId="5E0E2B37" w14:textId="77777777" w:rsidR="00372F35" w:rsidRPr="00C20422" w:rsidRDefault="00372F35" w:rsidP="005608FA">
            <w:pPr>
              <w:jc w:val="center"/>
              <w:rPr>
                <w:rFonts w:ascii="Times New Roman" w:hAnsi="Times New Roman" w:cs="Times New Roman"/>
                <w:b/>
                <w:bCs/>
                <w:color w:val="auto"/>
                <w:sz w:val="24"/>
                <w:szCs w:val="32"/>
              </w:rPr>
            </w:pPr>
            <w:r w:rsidRPr="00C20422">
              <w:rPr>
                <w:rFonts w:ascii="Times New Roman" w:hAnsi="Times New Roman" w:cs="Times New Roman"/>
                <w:b/>
                <w:bCs/>
                <w:color w:val="auto"/>
                <w:sz w:val="24"/>
                <w:szCs w:val="32"/>
              </w:rPr>
              <w:t>Stands for</w:t>
            </w:r>
          </w:p>
        </w:tc>
      </w:tr>
      <w:tr w:rsidR="00372F35" w:rsidRPr="00C20422" w14:paraId="42508703" w14:textId="77777777" w:rsidTr="00372F35">
        <w:trPr>
          <w:jc w:val="center"/>
        </w:trPr>
        <w:tc>
          <w:tcPr>
            <w:tcW w:w="2410" w:type="dxa"/>
          </w:tcPr>
          <w:p w14:paraId="76BF8C3A"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Registered User</w:t>
            </w:r>
          </w:p>
        </w:tc>
        <w:tc>
          <w:tcPr>
            <w:tcW w:w="4314" w:type="dxa"/>
          </w:tcPr>
          <w:p w14:paraId="2D737B5E"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Patient, Dentist, and Officer</w:t>
            </w:r>
          </w:p>
        </w:tc>
      </w:tr>
      <w:tr w:rsidR="00372F35" w:rsidRPr="00C20422" w14:paraId="6518BDA8" w14:textId="77777777" w:rsidTr="00372F35">
        <w:trPr>
          <w:jc w:val="center"/>
        </w:trPr>
        <w:tc>
          <w:tcPr>
            <w:tcW w:w="2410" w:type="dxa"/>
          </w:tcPr>
          <w:p w14:paraId="26584AF8"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Non-registered User</w:t>
            </w:r>
          </w:p>
        </w:tc>
        <w:tc>
          <w:tcPr>
            <w:tcW w:w="4314" w:type="dxa"/>
          </w:tcPr>
          <w:p w14:paraId="2440CD82" w14:textId="77777777" w:rsidR="00372F35" w:rsidRPr="00D6639A" w:rsidRDefault="00372F35" w:rsidP="005608FA">
            <w:pPr>
              <w:jc w:val="center"/>
              <w:rPr>
                <w:rFonts w:ascii="Times New Roman" w:hAnsi="Times New Roman" w:cs="Times New Roman"/>
                <w:color w:val="auto"/>
                <w:sz w:val="24"/>
                <w:szCs w:val="32"/>
              </w:rPr>
            </w:pPr>
            <w:r w:rsidRPr="00D6639A">
              <w:rPr>
                <w:rFonts w:ascii="Times New Roman" w:hAnsi="Times New Roman" w:cs="Times New Roman"/>
                <w:color w:val="auto"/>
                <w:sz w:val="24"/>
                <w:szCs w:val="32"/>
              </w:rPr>
              <w:t>Visitor</w:t>
            </w:r>
          </w:p>
        </w:tc>
      </w:tr>
      <w:tr w:rsidR="00372F35" w:rsidRPr="00C20422" w14:paraId="0260ED88" w14:textId="77777777" w:rsidTr="00372F35">
        <w:trPr>
          <w:jc w:val="center"/>
        </w:trPr>
        <w:tc>
          <w:tcPr>
            <w:tcW w:w="2410" w:type="dxa"/>
          </w:tcPr>
          <w:p w14:paraId="0130B02D"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w:t>
            </w:r>
          </w:p>
        </w:tc>
        <w:tc>
          <w:tcPr>
            <w:tcW w:w="4314" w:type="dxa"/>
          </w:tcPr>
          <w:p w14:paraId="43E34F2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w:t>
            </w:r>
          </w:p>
        </w:tc>
      </w:tr>
      <w:tr w:rsidR="00372F35" w:rsidRPr="00C20422" w14:paraId="6AD6F65A" w14:textId="77777777" w:rsidTr="00372F35">
        <w:trPr>
          <w:jc w:val="center"/>
        </w:trPr>
        <w:tc>
          <w:tcPr>
            <w:tcW w:w="2410" w:type="dxa"/>
          </w:tcPr>
          <w:p w14:paraId="5B852F3B"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PMP</w:t>
            </w:r>
          </w:p>
        </w:tc>
        <w:tc>
          <w:tcPr>
            <w:tcW w:w="4314" w:type="dxa"/>
          </w:tcPr>
          <w:p w14:paraId="1F71C67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Project Management Plan</w:t>
            </w:r>
          </w:p>
        </w:tc>
      </w:tr>
      <w:tr w:rsidR="00372F35" w:rsidRPr="00C20422" w14:paraId="02AD29AC" w14:textId="77777777" w:rsidTr="00372F35">
        <w:trPr>
          <w:jc w:val="center"/>
        </w:trPr>
        <w:tc>
          <w:tcPr>
            <w:tcW w:w="2410" w:type="dxa"/>
          </w:tcPr>
          <w:p w14:paraId="53B5CCF6"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URS</w:t>
            </w:r>
          </w:p>
        </w:tc>
        <w:tc>
          <w:tcPr>
            <w:tcW w:w="4314" w:type="dxa"/>
          </w:tcPr>
          <w:p w14:paraId="0084D35C"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User Requirement Specification</w:t>
            </w:r>
          </w:p>
        </w:tc>
      </w:tr>
      <w:tr w:rsidR="00372F35" w:rsidRPr="00C20422" w14:paraId="05D9E3E4" w14:textId="77777777" w:rsidTr="00372F35">
        <w:trPr>
          <w:jc w:val="center"/>
        </w:trPr>
        <w:tc>
          <w:tcPr>
            <w:tcW w:w="2410" w:type="dxa"/>
          </w:tcPr>
          <w:p w14:paraId="48245645"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SRS</w:t>
            </w:r>
          </w:p>
        </w:tc>
        <w:tc>
          <w:tcPr>
            <w:tcW w:w="4314" w:type="dxa"/>
          </w:tcPr>
          <w:p w14:paraId="350E6F8A"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Software Requirement Specification</w:t>
            </w:r>
          </w:p>
        </w:tc>
      </w:tr>
      <w:tr w:rsidR="00372F35" w:rsidRPr="00C20422" w14:paraId="56355297" w14:textId="77777777" w:rsidTr="00372F35">
        <w:trPr>
          <w:jc w:val="center"/>
        </w:trPr>
        <w:tc>
          <w:tcPr>
            <w:tcW w:w="2410" w:type="dxa"/>
          </w:tcPr>
          <w:p w14:paraId="130864B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 xml:space="preserve">VSE </w:t>
            </w:r>
          </w:p>
        </w:tc>
        <w:tc>
          <w:tcPr>
            <w:tcW w:w="4314" w:type="dxa"/>
          </w:tcPr>
          <w:p w14:paraId="440D885E"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Very Small Entity</w:t>
            </w:r>
          </w:p>
        </w:tc>
      </w:tr>
      <w:tr w:rsidR="00372F35" w:rsidRPr="00C20422" w14:paraId="26060CF2" w14:textId="77777777" w:rsidTr="00372F35">
        <w:trPr>
          <w:jc w:val="center"/>
        </w:trPr>
        <w:tc>
          <w:tcPr>
            <w:tcW w:w="2410" w:type="dxa"/>
          </w:tcPr>
          <w:p w14:paraId="56AE5FE4"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QR code</w:t>
            </w:r>
          </w:p>
        </w:tc>
        <w:tc>
          <w:tcPr>
            <w:tcW w:w="4314" w:type="dxa"/>
          </w:tcPr>
          <w:p w14:paraId="7AA1A363" w14:textId="77777777" w:rsidR="00372F35" w:rsidRPr="00C20422" w:rsidRDefault="00372F35" w:rsidP="005608FA">
            <w:pPr>
              <w:jc w:val="center"/>
              <w:rPr>
                <w:rFonts w:ascii="Times New Roman" w:hAnsi="Times New Roman" w:cs="Times New Roman"/>
                <w:color w:val="auto"/>
                <w:sz w:val="24"/>
                <w:szCs w:val="32"/>
              </w:rPr>
            </w:pPr>
            <w:r w:rsidRPr="00C20422">
              <w:rPr>
                <w:rFonts w:ascii="Times New Roman" w:hAnsi="Times New Roman" w:cs="Times New Roman"/>
                <w:color w:val="auto"/>
                <w:sz w:val="24"/>
                <w:szCs w:val="32"/>
              </w:rPr>
              <w:t>Quick Response Code</w:t>
            </w:r>
          </w:p>
        </w:tc>
      </w:tr>
      <w:tr w:rsidR="00372F35" w:rsidRPr="00C20422" w14:paraId="232124D5" w14:textId="77777777" w:rsidTr="00372F35">
        <w:trPr>
          <w:jc w:val="center"/>
        </w:trPr>
        <w:tc>
          <w:tcPr>
            <w:tcW w:w="2410" w:type="dxa"/>
          </w:tcPr>
          <w:p w14:paraId="512B5CAE"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color w:val="auto"/>
                <w:sz w:val="24"/>
                <w:szCs w:val="32"/>
              </w:rPr>
              <w:t>UC</w:t>
            </w:r>
          </w:p>
        </w:tc>
        <w:tc>
          <w:tcPr>
            <w:tcW w:w="4314" w:type="dxa"/>
          </w:tcPr>
          <w:p w14:paraId="078F64F8" w14:textId="77777777" w:rsidR="00372F35" w:rsidRPr="00C20422" w:rsidRDefault="00372F35" w:rsidP="005608FA">
            <w:pPr>
              <w:jc w:val="center"/>
              <w:rPr>
                <w:rFonts w:ascii="Times New Roman" w:hAnsi="Times New Roman" w:cs="Times New Roman"/>
                <w:color w:val="auto"/>
                <w:sz w:val="24"/>
                <w:szCs w:val="32"/>
              </w:rPr>
            </w:pPr>
            <w:r>
              <w:rPr>
                <w:rFonts w:ascii="Times New Roman" w:hAnsi="Times New Roman" w:cs="Times New Roman"/>
              </w:rPr>
              <w:t>Use Case</w:t>
            </w:r>
          </w:p>
        </w:tc>
      </w:tr>
      <w:tr w:rsidR="00372F35" w:rsidRPr="00C20422" w14:paraId="773600FA" w14:textId="77777777" w:rsidTr="00372F35">
        <w:trPr>
          <w:jc w:val="center"/>
        </w:trPr>
        <w:tc>
          <w:tcPr>
            <w:tcW w:w="2410" w:type="dxa"/>
          </w:tcPr>
          <w:p w14:paraId="498ED5B2" w14:textId="77777777" w:rsidR="00372F35" w:rsidRDefault="00372F35" w:rsidP="005608FA">
            <w:pPr>
              <w:jc w:val="center"/>
              <w:rPr>
                <w:rFonts w:ascii="Times New Roman" w:hAnsi="Times New Roman" w:cs="Times New Roman"/>
                <w:color w:val="auto"/>
                <w:sz w:val="24"/>
                <w:szCs w:val="32"/>
              </w:rPr>
            </w:pPr>
            <w:r>
              <w:rPr>
                <w:rFonts w:ascii="Times New Roman" w:hAnsi="Times New Roman" w:cs="Times New Roman"/>
              </w:rPr>
              <w:t>AD</w:t>
            </w:r>
          </w:p>
        </w:tc>
        <w:tc>
          <w:tcPr>
            <w:tcW w:w="4314" w:type="dxa"/>
          </w:tcPr>
          <w:p w14:paraId="07A8F119" w14:textId="77777777" w:rsidR="00372F35" w:rsidRDefault="00372F35" w:rsidP="005608FA">
            <w:pPr>
              <w:jc w:val="center"/>
              <w:rPr>
                <w:rFonts w:ascii="Times New Roman" w:hAnsi="Times New Roman" w:cs="Times New Roman"/>
              </w:rPr>
            </w:pPr>
            <w:r>
              <w:rPr>
                <w:rFonts w:ascii="Times New Roman" w:hAnsi="Times New Roman" w:cs="Times New Roman"/>
              </w:rPr>
              <w:t>Activity Diagram</w:t>
            </w:r>
          </w:p>
        </w:tc>
      </w:tr>
      <w:tr w:rsidR="00372F35" w:rsidRPr="00C20422" w14:paraId="6F6CC530" w14:textId="77777777" w:rsidTr="00372F35">
        <w:trPr>
          <w:jc w:val="center"/>
        </w:trPr>
        <w:tc>
          <w:tcPr>
            <w:tcW w:w="2410" w:type="dxa"/>
          </w:tcPr>
          <w:p w14:paraId="6DD08029" w14:textId="77777777" w:rsidR="00372F35" w:rsidRDefault="00372F35" w:rsidP="005608FA">
            <w:pPr>
              <w:jc w:val="center"/>
              <w:rPr>
                <w:rFonts w:ascii="Times New Roman" w:hAnsi="Times New Roman" w:cs="Times New Roman"/>
              </w:rPr>
            </w:pPr>
            <w:r>
              <w:rPr>
                <w:rFonts w:ascii="Times New Roman" w:hAnsi="Times New Roman" w:cs="Times New Roman"/>
              </w:rPr>
              <w:t>UI</w:t>
            </w:r>
          </w:p>
        </w:tc>
        <w:tc>
          <w:tcPr>
            <w:tcW w:w="4314" w:type="dxa"/>
          </w:tcPr>
          <w:p w14:paraId="72D1A325" w14:textId="77777777" w:rsidR="00372F35" w:rsidRDefault="00372F35" w:rsidP="005608FA">
            <w:pPr>
              <w:jc w:val="center"/>
              <w:rPr>
                <w:rFonts w:ascii="Times New Roman" w:hAnsi="Times New Roman" w:cs="Times New Roman"/>
              </w:rPr>
            </w:pPr>
            <w:r>
              <w:rPr>
                <w:rFonts w:ascii="Times New Roman" w:hAnsi="Times New Roman" w:cs="Times New Roman"/>
              </w:rPr>
              <w:t>User Interface</w:t>
            </w:r>
          </w:p>
        </w:tc>
      </w:tr>
      <w:tr w:rsidR="00372F35" w:rsidRPr="00C20422" w14:paraId="03C8E17B" w14:textId="77777777" w:rsidTr="00372F35">
        <w:trPr>
          <w:jc w:val="center"/>
        </w:trPr>
        <w:tc>
          <w:tcPr>
            <w:tcW w:w="2410" w:type="dxa"/>
          </w:tcPr>
          <w:p w14:paraId="3AD5C14B" w14:textId="77777777" w:rsidR="00372F35" w:rsidRDefault="00372F35" w:rsidP="005608FA">
            <w:pPr>
              <w:jc w:val="center"/>
              <w:rPr>
                <w:rFonts w:ascii="Times New Roman" w:hAnsi="Times New Roman" w:cs="Times New Roman"/>
              </w:rPr>
            </w:pPr>
            <w:r>
              <w:rPr>
                <w:rFonts w:ascii="Times New Roman" w:hAnsi="Times New Roman" w:cs="Times New Roman"/>
              </w:rPr>
              <w:t>UTC</w:t>
            </w:r>
          </w:p>
        </w:tc>
        <w:tc>
          <w:tcPr>
            <w:tcW w:w="4314" w:type="dxa"/>
          </w:tcPr>
          <w:p w14:paraId="356521A7" w14:textId="77777777" w:rsidR="00372F35" w:rsidRDefault="00372F35" w:rsidP="005608FA">
            <w:pPr>
              <w:jc w:val="center"/>
              <w:rPr>
                <w:rFonts w:ascii="Times New Roman" w:hAnsi="Times New Roman" w:cs="Times New Roman"/>
              </w:rPr>
            </w:pPr>
            <w:r>
              <w:rPr>
                <w:rFonts w:ascii="Times New Roman" w:hAnsi="Times New Roman" w:cs="Times New Roman"/>
              </w:rPr>
              <w:t>Unit Test Case</w:t>
            </w:r>
          </w:p>
        </w:tc>
      </w:tr>
      <w:tr w:rsidR="00372F35" w:rsidRPr="00C20422" w14:paraId="2F19B9E3" w14:textId="77777777" w:rsidTr="00372F35">
        <w:trPr>
          <w:jc w:val="center"/>
        </w:trPr>
        <w:tc>
          <w:tcPr>
            <w:tcW w:w="2410" w:type="dxa"/>
          </w:tcPr>
          <w:p w14:paraId="4C7EEF0B" w14:textId="77777777" w:rsidR="00372F35" w:rsidRDefault="00372F35" w:rsidP="005608FA">
            <w:pPr>
              <w:jc w:val="center"/>
              <w:rPr>
                <w:rFonts w:ascii="Times New Roman" w:hAnsi="Times New Roman" w:cs="Times New Roman"/>
              </w:rPr>
            </w:pPr>
            <w:r>
              <w:rPr>
                <w:rFonts w:ascii="Times New Roman" w:hAnsi="Times New Roman" w:cs="Times New Roman"/>
              </w:rPr>
              <w:t>STC</w:t>
            </w:r>
          </w:p>
        </w:tc>
        <w:tc>
          <w:tcPr>
            <w:tcW w:w="4314" w:type="dxa"/>
          </w:tcPr>
          <w:p w14:paraId="3CA55E26" w14:textId="77777777" w:rsidR="00372F35" w:rsidRDefault="00372F35" w:rsidP="005608FA">
            <w:pPr>
              <w:jc w:val="center"/>
              <w:rPr>
                <w:rFonts w:ascii="Times New Roman" w:hAnsi="Times New Roman" w:cs="Times New Roman"/>
              </w:rPr>
            </w:pPr>
            <w:r>
              <w:rPr>
                <w:rFonts w:ascii="Times New Roman" w:hAnsi="Times New Roman" w:cs="Times New Roman"/>
              </w:rPr>
              <w:t>System Test Case</w:t>
            </w:r>
          </w:p>
        </w:tc>
      </w:tr>
      <w:tr w:rsidR="00372F35" w:rsidRPr="00C20422" w14:paraId="66401220" w14:textId="77777777" w:rsidTr="00372F35">
        <w:trPr>
          <w:jc w:val="center"/>
        </w:trPr>
        <w:tc>
          <w:tcPr>
            <w:tcW w:w="2410" w:type="dxa"/>
          </w:tcPr>
          <w:p w14:paraId="08FD0A64" w14:textId="77777777" w:rsidR="00372F35" w:rsidRDefault="00372F35" w:rsidP="005608FA">
            <w:pPr>
              <w:jc w:val="center"/>
              <w:rPr>
                <w:rFonts w:ascii="Times New Roman" w:hAnsi="Times New Roman" w:cs="Times New Roman"/>
              </w:rPr>
            </w:pPr>
            <w:r>
              <w:rPr>
                <w:rFonts w:ascii="Times New Roman" w:hAnsi="Times New Roman" w:cs="Times New Roman"/>
              </w:rPr>
              <w:t>CD</w:t>
            </w:r>
          </w:p>
        </w:tc>
        <w:tc>
          <w:tcPr>
            <w:tcW w:w="4314" w:type="dxa"/>
          </w:tcPr>
          <w:p w14:paraId="6E845865" w14:textId="77777777" w:rsidR="00372F35" w:rsidRDefault="00372F35" w:rsidP="005608FA">
            <w:pPr>
              <w:jc w:val="center"/>
              <w:rPr>
                <w:rFonts w:ascii="Times New Roman" w:hAnsi="Times New Roman" w:cs="Times New Roman"/>
              </w:rPr>
            </w:pPr>
            <w:r>
              <w:rPr>
                <w:rFonts w:ascii="Times New Roman" w:hAnsi="Times New Roman" w:cs="Times New Roman"/>
              </w:rPr>
              <w:t>Class Diagram</w:t>
            </w:r>
          </w:p>
        </w:tc>
      </w:tr>
      <w:tr w:rsidR="00372F35" w:rsidRPr="00C20422" w14:paraId="2BDBD622" w14:textId="77777777" w:rsidTr="00372F35">
        <w:trPr>
          <w:jc w:val="center"/>
        </w:trPr>
        <w:tc>
          <w:tcPr>
            <w:tcW w:w="2410" w:type="dxa"/>
          </w:tcPr>
          <w:p w14:paraId="43044425" w14:textId="77777777" w:rsidR="00372F35" w:rsidRDefault="00372F35" w:rsidP="005608FA">
            <w:pPr>
              <w:jc w:val="center"/>
              <w:rPr>
                <w:rFonts w:ascii="Times New Roman" w:hAnsi="Times New Roman" w:cs="Times New Roman"/>
              </w:rPr>
            </w:pPr>
            <w:r>
              <w:rPr>
                <w:rFonts w:ascii="Times New Roman" w:hAnsi="Times New Roman" w:cs="Times New Roman"/>
              </w:rPr>
              <w:t>SD</w:t>
            </w:r>
          </w:p>
        </w:tc>
        <w:tc>
          <w:tcPr>
            <w:tcW w:w="4314" w:type="dxa"/>
          </w:tcPr>
          <w:p w14:paraId="15B71636" w14:textId="77777777" w:rsidR="00372F35" w:rsidRDefault="00372F35" w:rsidP="005608FA">
            <w:pPr>
              <w:jc w:val="center"/>
              <w:rPr>
                <w:rFonts w:ascii="Times New Roman" w:hAnsi="Times New Roman" w:cs="Times New Roman"/>
              </w:rPr>
            </w:pPr>
            <w:r>
              <w:rPr>
                <w:rFonts w:ascii="Times New Roman" w:hAnsi="Times New Roman" w:cs="Times New Roman"/>
              </w:rPr>
              <w:t>Sequence Diagram</w:t>
            </w:r>
          </w:p>
        </w:tc>
      </w:tr>
    </w:tbl>
    <w:p w14:paraId="2BB298E4" w14:textId="77777777" w:rsidR="000629D1" w:rsidRPr="00392646" w:rsidRDefault="000629D1" w:rsidP="00372F35">
      <w:pPr>
        <w:widowControl w:val="0"/>
        <w:tabs>
          <w:tab w:val="left" w:pos="220"/>
          <w:tab w:val="left" w:pos="720"/>
        </w:tabs>
        <w:autoSpaceDE w:val="0"/>
        <w:autoSpaceDN w:val="0"/>
        <w:adjustRightInd w:val="0"/>
        <w:spacing w:after="240"/>
        <w:rPr>
          <w:rFonts w:ascii="Times New Roman" w:eastAsiaTheme="minorHAnsi" w:hAnsi="Times New Roman" w:cs="Times New Roman"/>
          <w:color w:val="auto"/>
          <w:sz w:val="24"/>
          <w:szCs w:val="24"/>
          <w:lang w:bidi="ar-SA"/>
        </w:rPr>
      </w:pPr>
    </w:p>
    <w:p w14:paraId="7DA021B1"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3396C5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CFE85A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B59F9B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CCB14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B8B5B3"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11F5884"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93742E"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5DCD35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3A4872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9E18EC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D2F3732"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676536E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F82F8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C4458A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50A2696"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176FE25"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16" w:name="_Toc260001446"/>
      <w:bookmarkStart w:id="17" w:name="_Toc393744712"/>
      <w:bookmarkStart w:id="18" w:name="_Toc393747094"/>
      <w:r w:rsidRPr="00392646">
        <w:rPr>
          <w:rFonts w:ascii="Times New Roman" w:eastAsiaTheme="minorHAnsi" w:hAnsi="Times New Roman" w:cs="Times New Roman"/>
          <w:sz w:val="36"/>
          <w:szCs w:val="36"/>
          <w:lang w:bidi="ar-SA"/>
        </w:rPr>
        <w:lastRenderedPageBreak/>
        <w:t>Chapter Two: Overall Description</w:t>
      </w:r>
      <w:bookmarkEnd w:id="16"/>
      <w:bookmarkEnd w:id="17"/>
      <w:bookmarkEnd w:id="18"/>
    </w:p>
    <w:p w14:paraId="1D00870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19" w:name="_Toc260001447"/>
      <w:bookmarkStart w:id="20" w:name="_Toc393744713"/>
      <w:bookmarkStart w:id="21" w:name="_Toc393747095"/>
      <w:r w:rsidRPr="00392646">
        <w:rPr>
          <w:rFonts w:ascii="Times New Roman" w:hAnsi="Times New Roman" w:cs="Times New Roman"/>
          <w:color w:val="auto"/>
          <w:sz w:val="32"/>
          <w:szCs w:val="32"/>
          <w:lang w:bidi="ar-SA"/>
        </w:rPr>
        <w:t>Overall Description</w:t>
      </w:r>
      <w:bookmarkEnd w:id="19"/>
      <w:bookmarkEnd w:id="20"/>
      <w:bookmarkEnd w:id="21"/>
    </w:p>
    <w:p w14:paraId="3848796C" w14:textId="77777777" w:rsidR="000629D1" w:rsidRPr="00392646" w:rsidRDefault="000629D1" w:rsidP="000629D1">
      <w:pPr>
        <w:pStyle w:val="ListParagraph"/>
        <w:rPr>
          <w:rFonts w:ascii="Times New Roman" w:hAnsi="Times New Roman" w:cs="Times New Roman"/>
        </w:rPr>
      </w:pPr>
    </w:p>
    <w:p w14:paraId="4F66FD53" w14:textId="77777777" w:rsidR="00DE2269" w:rsidRPr="00392646" w:rsidRDefault="000629D1"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ab/>
      </w:r>
      <w:bookmarkStart w:id="22" w:name="_Toc393744714"/>
      <w:bookmarkStart w:id="23" w:name="_Toc393747096"/>
      <w:r w:rsidR="00DE2269" w:rsidRPr="00392646">
        <w:rPr>
          <w:rFonts w:ascii="Times New Roman" w:hAnsi="Times New Roman" w:cs="Times New Roman"/>
          <w:color w:val="auto"/>
          <w:sz w:val="28"/>
          <w:lang w:bidi="ar-SA"/>
        </w:rPr>
        <w:t>2.1 Product Perspective</w:t>
      </w:r>
      <w:bookmarkEnd w:id="22"/>
      <w:bookmarkEnd w:id="23"/>
    </w:p>
    <w:p w14:paraId="3D1131DE" w14:textId="77777777" w:rsidR="0023522E" w:rsidRPr="00392646" w:rsidRDefault="0023522E" w:rsidP="0023522E">
      <w:pPr>
        <w:rPr>
          <w:rFonts w:ascii="Times New Roman" w:hAnsi="Times New Roman" w:cs="Times New Roman"/>
        </w:rPr>
      </w:pPr>
    </w:p>
    <w:p w14:paraId="57B2EDE2" w14:textId="1CC36D56" w:rsidR="008E51E3" w:rsidRDefault="008E51E3" w:rsidP="008E51E3">
      <w:pPr>
        <w:widowControl w:val="0"/>
        <w:autoSpaceDE w:val="0"/>
        <w:autoSpaceDN w:val="0"/>
        <w:adjustRightInd w:val="0"/>
        <w:spacing w:after="240" w:line="240" w:lineRule="auto"/>
        <w:ind w:firstLine="720"/>
        <w:jc w:val="both"/>
        <w:rPr>
          <w:rFonts w:ascii="Times New Roman" w:eastAsiaTheme="minorHAnsi" w:hAnsi="Times New Roman" w:cs="Times New Roman"/>
          <w:color w:val="auto"/>
          <w:sz w:val="24"/>
          <w:szCs w:val="24"/>
          <w:lang w:bidi="ar-SA"/>
        </w:rPr>
      </w:pPr>
      <w:r w:rsidRPr="008E51E3">
        <w:rPr>
          <w:rFonts w:ascii="Times New Roman" w:eastAsiaTheme="minorHAnsi" w:hAnsi="Times New Roman" w:cs="Times New Roman"/>
          <w:color w:val="auto"/>
          <w:sz w:val="24"/>
          <w:szCs w:val="24"/>
          <w:lang w:bidi="ar-SA"/>
        </w:rPr>
        <w:t xml:space="preserve">Dental clinic services system </w:t>
      </w:r>
      <w:proofErr w:type="gramStart"/>
      <w:r w:rsidRPr="008E51E3">
        <w:rPr>
          <w:rFonts w:ascii="Times New Roman" w:eastAsiaTheme="minorHAnsi" w:hAnsi="Times New Roman" w:cs="Times New Roman"/>
          <w:color w:val="auto"/>
          <w:sz w:val="24"/>
          <w:szCs w:val="24"/>
          <w:lang w:bidi="ar-SA"/>
        </w:rPr>
        <w:t>consists</w:t>
      </w:r>
      <w:proofErr w:type="gramEnd"/>
      <w:r w:rsidRPr="008E51E3">
        <w:rPr>
          <w:rFonts w:ascii="Times New Roman" w:eastAsiaTheme="minorHAnsi" w:hAnsi="Times New Roman" w:cs="Times New Roman"/>
          <w:color w:val="auto"/>
          <w:sz w:val="24"/>
          <w:szCs w:val="24"/>
          <w:lang w:bidi="ar-SA"/>
        </w:rPr>
        <w:t xml:space="preserve"> a mobile application on </w:t>
      </w:r>
      <w:proofErr w:type="spellStart"/>
      <w:r w:rsidRPr="008E51E3">
        <w:rPr>
          <w:rFonts w:ascii="Times New Roman" w:eastAsiaTheme="minorHAnsi" w:hAnsi="Times New Roman" w:cs="Times New Roman"/>
          <w:color w:val="auto"/>
          <w:sz w:val="24"/>
          <w:szCs w:val="24"/>
          <w:lang w:bidi="ar-SA"/>
        </w:rPr>
        <w:t>iOS</w:t>
      </w:r>
      <w:proofErr w:type="spellEnd"/>
      <w:r w:rsidRPr="008E51E3">
        <w:rPr>
          <w:rFonts w:ascii="Times New Roman" w:eastAsiaTheme="minorHAnsi" w:hAnsi="Times New Roman" w:cs="Times New Roman"/>
          <w:color w:val="auto"/>
          <w:sz w:val="24"/>
          <w:szCs w:val="24"/>
          <w:lang w:bidi="ar-SA"/>
        </w:rPr>
        <w:t xml:space="preserve"> and a web application. The system helps patients save their time to contact with the dental clinic by providing features such as making an appointment, viewing upcoming appointment, and getting cost estimation. It also helps dentists to follow up their patients and view/manage their appointment schedule. The system reduces work load of officers by providing them with features such as using QR code to identify patients at the clinic and managing appointments for patients and dentists. </w:t>
      </w:r>
      <w:ins w:id="24" w:author="CAMT" w:date="2014-07-18T08:30:00Z">
        <w:r w:rsidR="00B8399A" w:rsidRPr="00E02D7F">
          <w:rPr>
            <w:rFonts w:ascii="Times New Roman" w:eastAsiaTheme="minorHAnsi" w:hAnsi="Times New Roman" w:cs="Times New Roman"/>
            <w:color w:val="auto"/>
            <w:sz w:val="24"/>
            <w:szCs w:val="24"/>
            <w:highlight w:val="yellow"/>
            <w:lang w:bidi="ar-SA"/>
          </w:rPr>
          <w:t xml:space="preserve">Dental clinic services system integrates the services that are </w:t>
        </w:r>
      </w:ins>
      <w:ins w:id="25" w:author="CAMT" w:date="2014-07-18T08:31:00Z">
        <w:r w:rsidR="00B8399A" w:rsidRPr="00E02D7F">
          <w:rPr>
            <w:rFonts w:ascii="Times New Roman" w:eastAsiaTheme="minorHAnsi" w:hAnsi="Times New Roman" w:cs="Times New Roman"/>
            <w:color w:val="auto"/>
            <w:sz w:val="24"/>
            <w:szCs w:val="24"/>
            <w:highlight w:val="yellow"/>
            <w:lang w:bidi="ar-SA"/>
          </w:rPr>
          <w:t xml:space="preserve">frequently sought and commonly used </w:t>
        </w:r>
      </w:ins>
      <w:ins w:id="26" w:author="CAMT" w:date="2014-07-18T08:30:00Z">
        <w:r w:rsidR="00B8399A" w:rsidRPr="00E02D7F">
          <w:rPr>
            <w:rFonts w:ascii="Times New Roman" w:eastAsiaTheme="minorHAnsi" w:hAnsi="Times New Roman" w:cs="Times New Roman"/>
            <w:color w:val="auto"/>
            <w:sz w:val="24"/>
            <w:szCs w:val="24"/>
            <w:highlight w:val="yellow"/>
            <w:lang w:bidi="ar-SA"/>
          </w:rPr>
          <w:t>by most dental clinics into the web application and the mobile application. By combining all the services into one, the system provides more convenience to dental clinic users as well as staff.</w:t>
        </w:r>
      </w:ins>
    </w:p>
    <w:p w14:paraId="065CE7F3" w14:textId="77777777" w:rsidR="00DE2269" w:rsidRPr="00392646" w:rsidRDefault="00DE2269" w:rsidP="00DE2269">
      <w:pPr>
        <w:pStyle w:val="Heading3"/>
        <w:rPr>
          <w:rFonts w:ascii="Times New Roman" w:hAnsi="Times New Roman" w:cs="Times New Roman"/>
          <w:color w:val="auto"/>
          <w:sz w:val="28"/>
          <w:lang w:bidi="ar-SA"/>
        </w:rPr>
      </w:pPr>
      <w:bookmarkStart w:id="27" w:name="_Toc393744715"/>
      <w:bookmarkStart w:id="28" w:name="_Toc393747097"/>
      <w:r w:rsidRPr="00392646">
        <w:rPr>
          <w:rFonts w:ascii="Times New Roman" w:hAnsi="Times New Roman" w:cs="Times New Roman"/>
          <w:color w:val="auto"/>
          <w:sz w:val="28"/>
          <w:lang w:bidi="ar-SA"/>
        </w:rPr>
        <w:t>2.2 Product Features</w:t>
      </w:r>
      <w:bookmarkEnd w:id="27"/>
      <w:bookmarkEnd w:id="28"/>
    </w:p>
    <w:p w14:paraId="353AF785"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rPr>
        <w:t xml:space="preserve">The dental clinic services system offers seven features. </w:t>
      </w:r>
    </w:p>
    <w:p w14:paraId="32368388"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7060C68E"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4BAE20B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22A9C8B"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67C46EF0"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75E0E37F"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4F847812"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27FF2AF9"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3206389" w14:textId="77777777" w:rsidR="00DE2269" w:rsidRPr="00392646" w:rsidRDefault="00DE2269" w:rsidP="00DE2269">
      <w:pPr>
        <w:pStyle w:val="Heading3"/>
        <w:rPr>
          <w:rFonts w:ascii="Times New Roman" w:hAnsi="Times New Roman" w:cs="Times New Roman"/>
          <w:color w:val="auto"/>
          <w:sz w:val="28"/>
          <w:lang w:bidi="ar-SA"/>
        </w:rPr>
      </w:pPr>
      <w:bookmarkStart w:id="29" w:name="_Toc393744716"/>
      <w:bookmarkStart w:id="30" w:name="_Toc393747098"/>
      <w:r w:rsidRPr="00392646">
        <w:rPr>
          <w:rFonts w:ascii="Times New Roman" w:hAnsi="Times New Roman" w:cs="Times New Roman"/>
          <w:color w:val="auto"/>
          <w:sz w:val="28"/>
          <w:lang w:bidi="ar-SA"/>
        </w:rPr>
        <w:t>2.3 Design and Implementation Constraints</w:t>
      </w:r>
      <w:bookmarkEnd w:id="29"/>
      <w:bookmarkEnd w:id="30"/>
    </w:p>
    <w:p w14:paraId="0C97206A" w14:textId="77777777" w:rsidR="0023522E" w:rsidRPr="00392646" w:rsidRDefault="0023522E" w:rsidP="0023522E">
      <w:pPr>
        <w:pStyle w:val="Heading3"/>
        <w:rPr>
          <w:rFonts w:ascii="Times New Roman" w:hAnsi="Times New Roman" w:cs="Times New Roman"/>
          <w:bCs w:val="0"/>
          <w:color w:val="auto"/>
          <w:sz w:val="24"/>
          <w:szCs w:val="24"/>
        </w:rPr>
      </w:pPr>
      <w:bookmarkStart w:id="31" w:name="_Toc393744717"/>
      <w:bookmarkStart w:id="32" w:name="_Toc393747099"/>
      <w:r w:rsidRPr="00392646">
        <w:rPr>
          <w:rFonts w:ascii="Times New Roman" w:hAnsi="Times New Roman" w:cs="Times New Roman"/>
          <w:bCs w:val="0"/>
          <w:color w:val="auto"/>
          <w:sz w:val="24"/>
          <w:szCs w:val="24"/>
        </w:rPr>
        <w:t>List of project constraints:</w:t>
      </w:r>
      <w:bookmarkEnd w:id="31"/>
      <w:bookmarkEnd w:id="32"/>
    </w:p>
    <w:p w14:paraId="1CC34B58" w14:textId="77777777"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w:t>
      </w:r>
      <w:proofErr w:type="spellStart"/>
      <w:r w:rsidRPr="00392646">
        <w:rPr>
          <w:rFonts w:ascii="Times New Roman" w:hAnsi="Times New Roman" w:cs="Times New Roman"/>
          <w:sz w:val="24"/>
          <w:szCs w:val="24"/>
        </w:rPr>
        <w:t>iOS</w:t>
      </w:r>
      <w:proofErr w:type="spellEnd"/>
      <w:r w:rsidRPr="00392646">
        <w:rPr>
          <w:rFonts w:ascii="Times New Roman" w:hAnsi="Times New Roman" w:cs="Times New Roman"/>
          <w:sz w:val="24"/>
          <w:szCs w:val="24"/>
        </w:rPr>
        <w:t xml:space="preserve"> version7.  </w:t>
      </w:r>
    </w:p>
    <w:p w14:paraId="0B2E285C" w14:textId="77777777" w:rsidR="008E51E3" w:rsidRDefault="0023522E"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04CEFAE6" w14:textId="77777777" w:rsidR="008E51E3" w:rsidRPr="008E51E3" w:rsidRDefault="008E51E3" w:rsidP="008E51E3">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8E51E3">
        <w:rPr>
          <w:rFonts w:ascii="Times New Roman" w:eastAsiaTheme="minorHAnsi" w:hAnsi="Times New Roman" w:cs="Times New Roman"/>
          <w:color w:val="auto"/>
          <w:sz w:val="24"/>
          <w:szCs w:val="24"/>
          <w:lang w:bidi="ar-SA"/>
        </w:rPr>
        <w:t>The application is available for the users who are already registered to the system and also people who are not.</w:t>
      </w:r>
      <w:r w:rsidRPr="008E51E3">
        <w:rPr>
          <w:rFonts w:ascii="Times" w:eastAsiaTheme="minorHAnsi" w:hAnsi="Times" w:cs="Times"/>
          <w:color w:val="auto"/>
          <w:sz w:val="24"/>
          <w:szCs w:val="24"/>
          <w:lang w:bidi="ar-SA"/>
        </w:rPr>
        <w:t xml:space="preserve"> Some features are offered to the registered users only.</w:t>
      </w:r>
    </w:p>
    <w:p w14:paraId="137BFE7F" w14:textId="77777777" w:rsidR="000629D1" w:rsidRPr="00392646" w:rsidRDefault="000629D1" w:rsidP="00DE2269">
      <w:pPr>
        <w:pStyle w:val="Heading3"/>
        <w:rPr>
          <w:rFonts w:ascii="Times New Roman" w:eastAsiaTheme="minorHAnsi" w:hAnsi="Times New Roman" w:cs="Times New Roman"/>
          <w:color w:val="auto"/>
          <w:sz w:val="24"/>
          <w:szCs w:val="24"/>
          <w:lang w:bidi="ar-SA"/>
        </w:rPr>
      </w:pPr>
    </w:p>
    <w:p w14:paraId="16DEFB0F"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52310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032F88B7"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9C81E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1708EFD" w14:textId="77777777" w:rsidR="000629D1" w:rsidRPr="008244C8" w:rsidRDefault="000629D1">
      <w:pPr>
        <w:widowControl w:val="0"/>
        <w:autoSpaceDE w:val="0"/>
        <w:autoSpaceDN w:val="0"/>
        <w:adjustRightInd w:val="0"/>
        <w:spacing w:line="240" w:lineRule="auto"/>
        <w:rPr>
          <w:rFonts w:ascii="Times New Roman" w:eastAsiaTheme="minorHAnsi" w:hAnsi="Times New Roman" w:cs="Times New Roman"/>
          <w:color w:val="auto"/>
          <w:sz w:val="24"/>
          <w:szCs w:val="24"/>
          <w:lang w:bidi="ar-SA"/>
          <w:rPrChange w:id="33" w:author="Sony" w:date="2014-07-18T11:32:00Z">
            <w:rPr>
              <w:lang w:bidi="ar-SA"/>
            </w:rPr>
          </w:rPrChange>
        </w:rPr>
        <w:pPrChange w:id="34" w:author="Sony" w:date="2014-07-18T11:32:00Z">
          <w:pPr>
            <w:pStyle w:val="ListParagraph"/>
            <w:widowControl w:val="0"/>
            <w:autoSpaceDE w:val="0"/>
            <w:autoSpaceDN w:val="0"/>
            <w:adjustRightInd w:val="0"/>
            <w:spacing w:line="240" w:lineRule="auto"/>
          </w:pPr>
        </w:pPrChange>
      </w:pPr>
    </w:p>
    <w:p w14:paraId="60889A84" w14:textId="77777777" w:rsidR="00E903AC" w:rsidRPr="00392646" w:rsidRDefault="00E903AC" w:rsidP="000666EB">
      <w:pPr>
        <w:pStyle w:val="Heading1"/>
        <w:rPr>
          <w:rFonts w:ascii="Times New Roman" w:eastAsiaTheme="minorHAnsi" w:hAnsi="Times New Roman" w:cs="Times New Roman"/>
          <w:sz w:val="36"/>
          <w:szCs w:val="36"/>
          <w:lang w:bidi="ar-SA"/>
        </w:rPr>
      </w:pPr>
      <w:bookmarkStart w:id="35" w:name="_Toc393744718"/>
      <w:bookmarkStart w:id="36" w:name="_Toc393747100"/>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35"/>
      <w:bookmarkEnd w:id="36"/>
    </w:p>
    <w:p w14:paraId="739CAE8A" w14:textId="77777777" w:rsidR="00EF4B17" w:rsidRDefault="00EF4B17" w:rsidP="008F68A5">
      <w:pPr>
        <w:pStyle w:val="Heading2"/>
        <w:numPr>
          <w:ilvl w:val="0"/>
          <w:numId w:val="27"/>
        </w:numPr>
        <w:rPr>
          <w:rFonts w:ascii="Times New Roman" w:hAnsi="Times New Roman" w:cs="Times New Roman"/>
          <w:color w:val="auto"/>
          <w:sz w:val="32"/>
          <w:szCs w:val="32"/>
          <w:lang w:bidi="ar-SA"/>
        </w:rPr>
      </w:pPr>
      <w:bookmarkStart w:id="37" w:name="_Toc393744719"/>
      <w:bookmarkStart w:id="38" w:name="_Toc393747101"/>
      <w:r w:rsidRPr="00392646">
        <w:rPr>
          <w:rFonts w:ascii="Times New Roman" w:hAnsi="Times New Roman" w:cs="Times New Roman"/>
          <w:color w:val="auto"/>
          <w:sz w:val="32"/>
          <w:szCs w:val="32"/>
          <w:lang w:bidi="ar-SA"/>
        </w:rPr>
        <w:t>System Architecture</w:t>
      </w:r>
      <w:bookmarkEnd w:id="37"/>
      <w:bookmarkEnd w:id="38"/>
    </w:p>
    <w:p w14:paraId="5CE0D63F" w14:textId="77777777" w:rsidR="008F68A5" w:rsidRDefault="008F68A5" w:rsidP="008F68A5">
      <w:pPr>
        <w:pStyle w:val="ListParagraph"/>
        <w:rPr>
          <w:lang w:bidi="ar-SA"/>
        </w:rPr>
      </w:pPr>
    </w:p>
    <w:p w14:paraId="3888214E" w14:textId="77777777" w:rsidR="008F68A5" w:rsidRPr="008F68A5" w:rsidRDefault="008F68A5" w:rsidP="008F68A5">
      <w:pPr>
        <w:pStyle w:val="ListParagraph"/>
        <w:rPr>
          <w:lang w:bidi="ar-SA"/>
        </w:rPr>
      </w:pPr>
    </w:p>
    <w:p w14:paraId="59726ED2" w14:textId="77777777" w:rsidR="00A6313C" w:rsidRPr="00392646" w:rsidRDefault="00A6313C" w:rsidP="005351BA">
      <w:pPr>
        <w:rPr>
          <w:rFonts w:ascii="Times New Roman" w:hAnsi="Times New Roman" w:cs="Times New Roman"/>
          <w:lang w:bidi="ar-SA"/>
        </w:rPr>
      </w:pPr>
      <w:r w:rsidRPr="00392646">
        <w:rPr>
          <w:rFonts w:ascii="Times New Roman" w:hAnsi="Times New Roman" w:cs="Times New Roman"/>
          <w:noProof/>
        </w:rPr>
        <w:drawing>
          <wp:inline distT="0" distB="0" distL="0" distR="0" wp14:anchorId="347DE742" wp14:editId="5D1D921C">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612650E" w14:textId="77777777" w:rsidR="00A6313C" w:rsidRPr="00392646" w:rsidRDefault="00A6313C" w:rsidP="00A6313C">
      <w:pPr>
        <w:jc w:val="center"/>
        <w:rPr>
          <w:rFonts w:ascii="Times New Roman" w:hAnsi="Times New Roman" w:cs="Times New Roman"/>
          <w:lang w:bidi="ar-SA"/>
        </w:rPr>
      </w:pPr>
    </w:p>
    <w:p w14:paraId="5ABB79BD" w14:textId="77777777" w:rsidR="00A6313C" w:rsidRPr="00392646" w:rsidRDefault="00A6313C" w:rsidP="008F68A5">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w:t>
      </w:r>
      <w:r w:rsidR="008F68A5">
        <w:rPr>
          <w:rFonts w:ascii="Times New Roman" w:hAnsi="Times New Roman" w:cs="Times New Roman"/>
          <w:sz w:val="24"/>
          <w:szCs w:val="32"/>
          <w:lang w:bidi="ar-SA"/>
        </w:rPr>
        <w:t>f Dental Clinic Services System</w:t>
      </w:r>
    </w:p>
    <w:p w14:paraId="653A3594" w14:textId="77777777" w:rsidR="00A6313C" w:rsidRDefault="00A6313C" w:rsidP="00A6313C">
      <w:pPr>
        <w:jc w:val="both"/>
        <w:rPr>
          <w:rFonts w:ascii="Times New Roman" w:hAnsi="Times New Roman" w:cs="Times New Roman"/>
          <w:sz w:val="24"/>
          <w:szCs w:val="32"/>
          <w:lang w:bidi="ar-SA"/>
        </w:rPr>
      </w:pPr>
    </w:p>
    <w:p w14:paraId="05265A84" w14:textId="77777777" w:rsidR="008F68A5" w:rsidRPr="00392646" w:rsidRDefault="008F68A5" w:rsidP="00A6313C">
      <w:pPr>
        <w:jc w:val="both"/>
        <w:rPr>
          <w:rFonts w:ascii="Times New Roman" w:hAnsi="Times New Roman" w:cs="Times New Roman"/>
          <w:sz w:val="24"/>
          <w:szCs w:val="32"/>
          <w:lang w:bidi="ar-SA"/>
        </w:rPr>
      </w:pPr>
    </w:p>
    <w:p w14:paraId="2B6B3513"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Mobile Application for Smart Phone:</w:t>
      </w:r>
      <w:r w:rsidRPr="008E51E3">
        <w:rPr>
          <w:rFonts w:ascii="Times New Roman" w:hAnsi="Times New Roman" w:cs="Times New Roman"/>
          <w:sz w:val="24"/>
          <w:szCs w:val="32"/>
          <w:lang w:bidi="ar-SA"/>
        </w:rPr>
        <w:t xml:space="preserve"> This part uses html language to create a hybrid mobile application from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and </w:t>
      </w:r>
      <w:proofErr w:type="spellStart"/>
      <w:r w:rsidRPr="008E51E3">
        <w:rPr>
          <w:rFonts w:ascii="Times New Roman" w:hAnsi="Times New Roman" w:cs="Times New Roman"/>
          <w:sz w:val="24"/>
          <w:szCs w:val="32"/>
          <w:lang w:bidi="ar-SA"/>
        </w:rPr>
        <w:t>PhoneGap</w:t>
      </w:r>
      <w:proofErr w:type="spellEnd"/>
      <w:r w:rsidRPr="008E51E3">
        <w:rPr>
          <w:rFonts w:ascii="Times New Roman" w:hAnsi="Times New Roman" w:cs="Times New Roman"/>
          <w:sz w:val="24"/>
          <w:szCs w:val="32"/>
          <w:lang w:bidi="ar-SA"/>
        </w:rPr>
        <w:t xml:space="preserve"> Build. The application supports smart phones running on </w:t>
      </w:r>
      <w:proofErr w:type="spellStart"/>
      <w:r w:rsidRPr="008E51E3">
        <w:rPr>
          <w:rFonts w:ascii="Times New Roman" w:hAnsi="Times New Roman" w:cs="Times New Roman"/>
          <w:sz w:val="24"/>
          <w:szCs w:val="32"/>
          <w:lang w:bidi="ar-SA"/>
        </w:rPr>
        <w:t>iOS</w:t>
      </w:r>
      <w:proofErr w:type="spellEnd"/>
      <w:r w:rsidRPr="008E51E3">
        <w:rPr>
          <w:rFonts w:ascii="Times New Roman" w:hAnsi="Times New Roman" w:cs="Times New Roman"/>
          <w:sz w:val="24"/>
          <w:szCs w:val="32"/>
          <w:lang w:bidi="ar-SA"/>
        </w:rPr>
        <w:t xml:space="preserve"> only. User who does not login to the system </w:t>
      </w:r>
      <w:proofErr w:type="gramStart"/>
      <w:r w:rsidRPr="008E51E3">
        <w:rPr>
          <w:rFonts w:ascii="Times New Roman" w:hAnsi="Times New Roman" w:cs="Times New Roman"/>
          <w:sz w:val="24"/>
          <w:szCs w:val="32"/>
          <w:lang w:bidi="ar-SA"/>
        </w:rPr>
        <w:t>are</w:t>
      </w:r>
      <w:proofErr w:type="gramEnd"/>
      <w:r w:rsidRPr="008E51E3">
        <w:rPr>
          <w:rFonts w:ascii="Times New Roman" w:hAnsi="Times New Roman" w:cs="Times New Roman"/>
          <w:sz w:val="24"/>
          <w:szCs w:val="32"/>
          <w:lang w:bidi="ar-SA"/>
        </w:rPr>
        <w:t xml:space="preserve"> considered a ‘</w:t>
      </w:r>
      <w:r w:rsidRPr="008E51E3">
        <w:rPr>
          <w:rFonts w:ascii="Times New Roman" w:hAnsi="Times New Roman" w:cs="Times New Roman"/>
          <w:i/>
          <w:iCs/>
          <w:sz w:val="24"/>
          <w:szCs w:val="32"/>
          <w:lang w:bidi="ar-SA"/>
        </w:rPr>
        <w:t>Visitor</w:t>
      </w:r>
      <w:r w:rsidRPr="008E51E3">
        <w:rPr>
          <w:rFonts w:ascii="Times New Roman" w:hAnsi="Times New Roman" w:cs="Times New Roman"/>
          <w:sz w:val="24"/>
          <w:szCs w:val="32"/>
          <w:lang w:bidi="ar-SA"/>
        </w:rPr>
        <w:t xml:space="preserve">’. Visitor can view all appointments of the clinic, get cost estimation, view promotion and dental clinic information, and gain basic knowledge of dental treatment. User who uses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and a password to login to the system is called ‘</w:t>
      </w:r>
      <w:r w:rsidRPr="008E51E3">
        <w:rPr>
          <w:rFonts w:ascii="Times New Roman" w:hAnsi="Times New Roman" w:cs="Times New Roman"/>
          <w:i/>
          <w:iCs/>
          <w:sz w:val="24"/>
          <w:szCs w:val="32"/>
          <w:lang w:bidi="ar-SA"/>
        </w:rPr>
        <w:t>Patient</w:t>
      </w:r>
      <w:r w:rsidRPr="008E51E3">
        <w:rPr>
          <w:rFonts w:ascii="Times New Roman" w:hAnsi="Times New Roman" w:cs="Times New Roman"/>
          <w:sz w:val="24"/>
          <w:szCs w:val="32"/>
          <w:lang w:bidi="ar-SA"/>
        </w:rPr>
        <w:t>’. Patient can view his/her appointment schedule, receive a QR Code that is used for user identification at the clinic, consult with dentists, and use all services provided for visitors.</w:t>
      </w:r>
    </w:p>
    <w:p w14:paraId="4ADFD971" w14:textId="77777777" w:rsidR="008E51E3" w:rsidRPr="008E51E3" w:rsidRDefault="008E51E3" w:rsidP="008E51E3">
      <w:pPr>
        <w:jc w:val="both"/>
        <w:rPr>
          <w:rFonts w:ascii="Times New Roman" w:hAnsi="Times New Roman" w:cs="Times New Roman"/>
          <w:sz w:val="24"/>
          <w:szCs w:val="32"/>
          <w:lang w:bidi="ar-SA"/>
        </w:rPr>
      </w:pPr>
    </w:p>
    <w:p w14:paraId="08A59F18"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t>Web Application</w:t>
      </w:r>
      <w:r w:rsidRPr="008E51E3">
        <w:rPr>
          <w:rFonts w:ascii="Times New Roman" w:hAnsi="Times New Roman" w:cs="Times New Roman"/>
          <w:sz w:val="24"/>
          <w:szCs w:val="32"/>
          <w:lang w:bidi="ar-SA"/>
        </w:rPr>
        <w:t>: Web application can be used by all types of users (Patient, Officer, and Dentist). Patient can use all services provided by both the web application and the mobile application. Officer can use the web application to manage appointments, dentist accounts, patient accounts, and also manage all the data in web application and the mobile application. For example, officer can change the price in cost estimation function and change information of the dental clinic and dentists.</w:t>
      </w:r>
    </w:p>
    <w:p w14:paraId="54D5036E"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sz w:val="24"/>
          <w:szCs w:val="32"/>
          <w:lang w:bidi="ar-SA"/>
        </w:rPr>
        <w:t xml:space="preserve"> </w:t>
      </w:r>
    </w:p>
    <w:p w14:paraId="0AF17725" w14:textId="77777777" w:rsidR="008E51E3" w:rsidRPr="008E51E3" w:rsidRDefault="008E51E3" w:rsidP="008E51E3">
      <w:pPr>
        <w:jc w:val="both"/>
        <w:rPr>
          <w:rFonts w:ascii="Times New Roman" w:hAnsi="Times New Roman" w:cs="Times New Roman"/>
          <w:sz w:val="24"/>
          <w:szCs w:val="32"/>
          <w:lang w:bidi="ar-SA"/>
        </w:rPr>
      </w:pPr>
      <w:r w:rsidRPr="008E51E3">
        <w:rPr>
          <w:rFonts w:ascii="Times New Roman" w:hAnsi="Times New Roman" w:cs="Times New Roman"/>
          <w:b/>
          <w:bCs/>
          <w:sz w:val="24"/>
          <w:szCs w:val="32"/>
          <w:lang w:bidi="ar-SA"/>
        </w:rPr>
        <w:lastRenderedPageBreak/>
        <w:t>Web Server:</w:t>
      </w:r>
      <w:r w:rsidRPr="008E51E3">
        <w:rPr>
          <w:rFonts w:ascii="Times New Roman" w:hAnsi="Times New Roman" w:cs="Times New Roman"/>
          <w:sz w:val="24"/>
          <w:szCs w:val="32"/>
          <w:lang w:bidi="ar-SA"/>
        </w:rPr>
        <w:t xml:space="preserve"> Web server is the server that supports the services provided for the mobile application as well as the web application. It stores and provides the system data that is accessed via both the web application and the mobile application. </w:t>
      </w:r>
    </w:p>
    <w:p w14:paraId="6C74744C" w14:textId="77777777" w:rsidR="008E51E3" w:rsidRPr="008E51E3" w:rsidRDefault="008E51E3" w:rsidP="008E51E3">
      <w:pPr>
        <w:jc w:val="both"/>
        <w:rPr>
          <w:rFonts w:ascii="Times New Roman" w:hAnsi="Times New Roman" w:cs="Times New Roman"/>
          <w:sz w:val="24"/>
          <w:szCs w:val="32"/>
          <w:lang w:bidi="ar-SA"/>
        </w:rPr>
      </w:pPr>
    </w:p>
    <w:p w14:paraId="4A9E67BE" w14:textId="77777777" w:rsidR="008E51E3" w:rsidRPr="008E51E3" w:rsidDel="008244C8" w:rsidRDefault="008E51E3" w:rsidP="008E51E3">
      <w:pPr>
        <w:jc w:val="both"/>
        <w:rPr>
          <w:del w:id="39" w:author="Sony" w:date="2014-07-18T11:33:00Z"/>
          <w:rFonts w:ascii="Times New Roman" w:hAnsi="Times New Roman" w:cs="Times New Roman"/>
          <w:sz w:val="24"/>
          <w:szCs w:val="32"/>
          <w:lang w:bidi="ar-SA"/>
        </w:rPr>
      </w:pPr>
      <w:r w:rsidRPr="008E51E3">
        <w:rPr>
          <w:rFonts w:ascii="Times New Roman" w:hAnsi="Times New Roman" w:cs="Times New Roman"/>
          <w:b/>
          <w:bCs/>
          <w:sz w:val="24"/>
          <w:szCs w:val="32"/>
          <w:lang w:bidi="ar-SA"/>
        </w:rPr>
        <w:t>QR Code and Web Cam:</w:t>
      </w:r>
      <w:r w:rsidRPr="008E51E3">
        <w:rPr>
          <w:rFonts w:ascii="Times New Roman" w:hAnsi="Times New Roman" w:cs="Times New Roman"/>
          <w:sz w:val="24"/>
          <w:szCs w:val="32"/>
          <w:lang w:bidi="ar-SA"/>
        </w:rPr>
        <w:t xml:space="preserve"> QR Code is used to identify the patients at the clinic. Each QR Code contains a </w:t>
      </w:r>
      <w:proofErr w:type="spellStart"/>
      <w:r w:rsidRPr="008E51E3">
        <w:rPr>
          <w:rFonts w:ascii="Times New Roman" w:hAnsi="Times New Roman" w:cs="Times New Roman"/>
          <w:sz w:val="24"/>
          <w:szCs w:val="32"/>
          <w:lang w:bidi="ar-SA"/>
        </w:rPr>
        <w:t>patientID</w:t>
      </w:r>
      <w:proofErr w:type="spellEnd"/>
      <w:r w:rsidRPr="008E51E3">
        <w:rPr>
          <w:rFonts w:ascii="Times New Roman" w:hAnsi="Times New Roman" w:cs="Times New Roman"/>
          <w:sz w:val="24"/>
          <w:szCs w:val="32"/>
          <w:lang w:bidi="ar-SA"/>
        </w:rPr>
        <w:t xml:space="preserve"> for the web cam to read. Once the system retrieves the patient information from the QR Code, the information is used to look up the patient’s appointments and manage the waiting queue at the clinic. Web cam is used to read QR Codes.</w:t>
      </w:r>
    </w:p>
    <w:p w14:paraId="5556698A" w14:textId="77777777" w:rsidR="008244C8" w:rsidRDefault="008244C8" w:rsidP="008244C8">
      <w:pPr>
        <w:jc w:val="both"/>
        <w:rPr>
          <w:ins w:id="40" w:author="Sony" w:date="2014-07-18T11:33:00Z"/>
          <w:lang w:bidi="ar-SA"/>
        </w:rPr>
      </w:pPr>
    </w:p>
    <w:p w14:paraId="6FE1F41B" w14:textId="77777777" w:rsidR="0005214B" w:rsidRDefault="0005214B" w:rsidP="00731E23">
      <w:pPr>
        <w:ind w:firstLine="720"/>
        <w:jc w:val="both"/>
        <w:rPr>
          <w:rFonts w:ascii="Times New Roman" w:hAnsi="Times New Roman" w:cs="Times New Roman"/>
          <w:b/>
          <w:bCs/>
          <w:sz w:val="32"/>
          <w:szCs w:val="32"/>
          <w:lang w:bidi="ar-SA"/>
        </w:rPr>
      </w:pPr>
    </w:p>
    <w:p w14:paraId="5C614A19" w14:textId="6332FA23" w:rsidR="008244C8" w:rsidRPr="0005214B" w:rsidRDefault="008244C8" w:rsidP="00731E23">
      <w:pPr>
        <w:ind w:firstLine="720"/>
        <w:jc w:val="both"/>
        <w:rPr>
          <w:ins w:id="41" w:author="Sony" w:date="2014-07-18T12:29:00Z"/>
          <w:rFonts w:ascii="Times New Roman" w:hAnsi="Times New Roman" w:cs="Times New Roman"/>
          <w:b/>
          <w:bCs/>
          <w:sz w:val="32"/>
          <w:szCs w:val="32"/>
          <w:highlight w:val="yellow"/>
          <w:lang w:bidi="ar-SA"/>
        </w:rPr>
      </w:pPr>
      <w:ins w:id="42" w:author="Sony" w:date="2014-07-18T11:33:00Z">
        <w:r w:rsidRPr="0005214B">
          <w:rPr>
            <w:rFonts w:ascii="Times New Roman" w:hAnsi="Times New Roman" w:cs="Times New Roman"/>
            <w:b/>
            <w:bCs/>
            <w:sz w:val="32"/>
            <w:szCs w:val="32"/>
            <w:highlight w:val="yellow"/>
            <w:lang w:bidi="ar-SA"/>
          </w:rPr>
          <w:t xml:space="preserve">3.1 </w:t>
        </w:r>
      </w:ins>
      <w:ins w:id="43" w:author="Sony" w:date="2014-07-18T11:34:00Z">
        <w:r w:rsidRPr="0005214B">
          <w:rPr>
            <w:rFonts w:ascii="Times New Roman" w:hAnsi="Times New Roman" w:cs="Times New Roman"/>
            <w:b/>
            <w:bCs/>
            <w:sz w:val="32"/>
            <w:szCs w:val="32"/>
            <w:highlight w:val="yellow"/>
            <w:lang w:bidi="ar-SA"/>
          </w:rPr>
          <w:t>Technologies used</w:t>
        </w:r>
      </w:ins>
    </w:p>
    <w:p w14:paraId="71FA53D0" w14:textId="77777777" w:rsidR="00F62881" w:rsidRPr="0005214B" w:rsidRDefault="00F62881" w:rsidP="00731E23">
      <w:pPr>
        <w:ind w:firstLine="720"/>
        <w:jc w:val="both"/>
        <w:rPr>
          <w:ins w:id="44" w:author="Sony" w:date="2014-07-18T11:34:00Z"/>
          <w:rFonts w:ascii="Times New Roman" w:hAnsi="Times New Roman" w:cs="Times New Roman"/>
          <w:b/>
          <w:bCs/>
          <w:sz w:val="32"/>
          <w:szCs w:val="32"/>
          <w:highlight w:val="yellow"/>
          <w:lang w:bidi="ar-SA"/>
        </w:rPr>
      </w:pPr>
    </w:p>
    <w:p w14:paraId="7FC928E6" w14:textId="618506F7" w:rsidR="008244C8" w:rsidRPr="0005214B" w:rsidRDefault="008244C8" w:rsidP="008244C8">
      <w:pPr>
        <w:jc w:val="both"/>
        <w:rPr>
          <w:ins w:id="45" w:author="Sony" w:date="2014-07-18T11:35:00Z"/>
          <w:rFonts w:ascii="Times New Roman" w:hAnsi="Times New Roman" w:cs="Times New Roman"/>
          <w:b/>
          <w:bCs/>
          <w:sz w:val="24"/>
          <w:szCs w:val="24"/>
          <w:highlight w:val="yellow"/>
          <w:lang w:bidi="ar-SA"/>
          <w:rPrChange w:id="46" w:author="Sony" w:date="2014-07-18T12:32:00Z">
            <w:rPr>
              <w:ins w:id="47" w:author="Sony" w:date="2014-07-18T11:35:00Z"/>
              <w:rFonts w:ascii="Times New Roman" w:hAnsi="Times New Roman" w:cs="Times New Roman"/>
              <w:sz w:val="24"/>
              <w:szCs w:val="24"/>
              <w:lang w:bidi="ar-SA"/>
            </w:rPr>
          </w:rPrChange>
        </w:rPr>
      </w:pPr>
      <w:ins w:id="48" w:author="Sony" w:date="2014-07-18T11:34:00Z">
        <w:r w:rsidRPr="0005214B">
          <w:rPr>
            <w:rFonts w:ascii="Times New Roman" w:hAnsi="Times New Roman" w:cs="Times New Roman"/>
            <w:b/>
            <w:bCs/>
            <w:sz w:val="24"/>
            <w:szCs w:val="24"/>
            <w:highlight w:val="yellow"/>
            <w:lang w:bidi="ar-SA"/>
            <w:rPrChange w:id="49" w:author="Sony" w:date="2014-07-18T12:32:00Z">
              <w:rPr>
                <w:rFonts w:ascii="Times New Roman" w:hAnsi="Times New Roman" w:cs="Times New Roman"/>
                <w:sz w:val="24"/>
                <w:szCs w:val="24"/>
                <w:lang w:bidi="ar-SA"/>
              </w:rPr>
            </w:rPrChange>
          </w:rPr>
          <w:t xml:space="preserve">3.1.1 </w:t>
        </w:r>
      </w:ins>
      <w:ins w:id="50" w:author="Sony" w:date="2014-07-18T12:29:00Z">
        <w:r w:rsidR="00F62881" w:rsidRPr="0005214B">
          <w:rPr>
            <w:rFonts w:ascii="Times New Roman" w:hAnsi="Times New Roman" w:cs="Times New Roman"/>
            <w:b/>
            <w:bCs/>
            <w:sz w:val="24"/>
            <w:szCs w:val="24"/>
            <w:highlight w:val="yellow"/>
            <w:lang w:bidi="ar-SA"/>
            <w:rPrChange w:id="51" w:author="Sony" w:date="2014-07-18T12:32:00Z">
              <w:rPr>
                <w:rFonts w:ascii="Times New Roman" w:hAnsi="Times New Roman" w:cs="Times New Roman"/>
                <w:sz w:val="24"/>
                <w:szCs w:val="24"/>
                <w:lang w:bidi="ar-SA"/>
              </w:rPr>
            </w:rPrChange>
          </w:rPr>
          <w:t xml:space="preserve">Adobe® </w:t>
        </w:r>
        <w:proofErr w:type="spellStart"/>
        <w:r w:rsidR="00F62881" w:rsidRPr="0005214B">
          <w:rPr>
            <w:rFonts w:ascii="Times New Roman" w:hAnsi="Times New Roman" w:cs="Times New Roman"/>
            <w:b/>
            <w:bCs/>
            <w:sz w:val="24"/>
            <w:szCs w:val="24"/>
            <w:highlight w:val="yellow"/>
            <w:lang w:bidi="ar-SA"/>
            <w:rPrChange w:id="52" w:author="Sony" w:date="2014-07-18T12:32:00Z">
              <w:rPr>
                <w:rFonts w:ascii="Times New Roman" w:hAnsi="Times New Roman" w:cs="Times New Roman"/>
                <w:sz w:val="24"/>
                <w:szCs w:val="24"/>
                <w:lang w:bidi="ar-SA"/>
              </w:rPr>
            </w:rPrChange>
          </w:rPr>
          <w:t>PhoneGap</w:t>
        </w:r>
        <w:proofErr w:type="spellEnd"/>
        <w:r w:rsidR="00F62881" w:rsidRPr="0005214B">
          <w:rPr>
            <w:rFonts w:ascii="Times New Roman" w:hAnsi="Times New Roman" w:cs="Times New Roman"/>
            <w:b/>
            <w:bCs/>
            <w:sz w:val="24"/>
            <w:szCs w:val="24"/>
            <w:highlight w:val="yellow"/>
            <w:lang w:bidi="ar-SA"/>
            <w:rPrChange w:id="53" w:author="Sony" w:date="2014-07-18T12:32:00Z">
              <w:rPr>
                <w:rFonts w:ascii="Times New Roman" w:hAnsi="Times New Roman" w:cs="Times New Roman"/>
                <w:sz w:val="24"/>
                <w:szCs w:val="24"/>
                <w:lang w:bidi="ar-SA"/>
              </w:rPr>
            </w:rPrChange>
          </w:rPr>
          <w:t>™ Build</w:t>
        </w:r>
      </w:ins>
    </w:p>
    <w:p w14:paraId="7D0B95DA" w14:textId="3FCD8587" w:rsidR="00EF4B17" w:rsidRPr="0005214B" w:rsidRDefault="00731E23">
      <w:pPr>
        <w:jc w:val="both"/>
        <w:rPr>
          <w:ins w:id="54" w:author="Sony" w:date="2014-07-18T12:29:00Z"/>
          <w:rFonts w:ascii="Times New Roman" w:hAnsi="Times New Roman" w:cs="Times New Roman"/>
          <w:sz w:val="24"/>
          <w:szCs w:val="24"/>
          <w:highlight w:val="yellow"/>
          <w:lang w:bidi="ar-SA"/>
        </w:rPr>
        <w:pPrChange w:id="55" w:author="Sony" w:date="2014-07-18T12:29:00Z">
          <w:pPr>
            <w:pStyle w:val="Heading2"/>
          </w:pPr>
        </w:pPrChange>
      </w:pPr>
      <w:ins w:id="56" w:author="Sony" w:date="2014-07-18T11:35:00Z">
        <w:r w:rsidRPr="0005214B">
          <w:rPr>
            <w:rFonts w:ascii="Times New Roman" w:hAnsi="Times New Roman" w:cs="Times New Roman"/>
            <w:sz w:val="24"/>
            <w:szCs w:val="24"/>
            <w:highlight w:val="yellow"/>
            <w:lang w:bidi="ar-SA"/>
          </w:rPr>
          <w:tab/>
        </w:r>
      </w:ins>
      <w:ins w:id="57" w:author="Sony" w:date="2014-07-18T12:29:00Z">
        <w:r w:rsidR="00F62881" w:rsidRPr="0005214B">
          <w:rPr>
            <w:rFonts w:ascii="Times New Roman" w:hAnsi="Times New Roman" w:cs="Times New Roman"/>
            <w:sz w:val="24"/>
            <w:szCs w:val="24"/>
            <w:highlight w:val="yellow"/>
            <w:lang w:bidi="ar-SA"/>
          </w:rPr>
          <w:t xml:space="preserve">Adobe® </w:t>
        </w:r>
        <w:proofErr w:type="spellStart"/>
        <w:r w:rsidR="00F62881" w:rsidRPr="0005214B">
          <w:rPr>
            <w:rFonts w:ascii="Times New Roman" w:hAnsi="Times New Roman" w:cs="Times New Roman"/>
            <w:sz w:val="24"/>
            <w:szCs w:val="24"/>
            <w:highlight w:val="yellow"/>
            <w:lang w:bidi="ar-SA"/>
          </w:rPr>
          <w:t>PhoneGap</w:t>
        </w:r>
        <w:proofErr w:type="spellEnd"/>
        <w:r w:rsidR="00F62881" w:rsidRPr="0005214B">
          <w:rPr>
            <w:rFonts w:ascii="Times New Roman" w:hAnsi="Times New Roman" w:cs="Times New Roman"/>
            <w:sz w:val="24"/>
            <w:szCs w:val="24"/>
            <w:highlight w:val="yellow"/>
            <w:lang w:bidi="ar-SA"/>
          </w:rPr>
          <w:t xml:space="preserve">™ Build </w:t>
        </w:r>
      </w:ins>
      <w:ins w:id="58" w:author="Sony" w:date="2014-07-18T11:52:00Z">
        <w:r w:rsidR="00F46439" w:rsidRPr="0005214B">
          <w:rPr>
            <w:rFonts w:ascii="Times New Roman" w:hAnsi="Times New Roman" w:cs="Times New Roman"/>
            <w:sz w:val="24"/>
            <w:szCs w:val="24"/>
            <w:highlight w:val="yellow"/>
            <w:lang w:bidi="ar-SA"/>
          </w:rPr>
          <w:t xml:space="preserve">is </w:t>
        </w:r>
        <w:proofErr w:type="gramStart"/>
        <w:r w:rsidR="00F46439" w:rsidRPr="0005214B">
          <w:rPr>
            <w:rFonts w:ascii="Times New Roman" w:hAnsi="Times New Roman" w:cs="Times New Roman"/>
            <w:sz w:val="24"/>
            <w:szCs w:val="24"/>
            <w:highlight w:val="yellow"/>
            <w:lang w:bidi="ar-SA"/>
          </w:rPr>
          <w:t>a</w:t>
        </w:r>
      </w:ins>
      <w:ins w:id="59" w:author="Sony" w:date="2014-07-18T11:54:00Z">
        <w:r w:rsidR="00F46439" w:rsidRPr="0005214B">
          <w:rPr>
            <w:rFonts w:ascii="Times New Roman" w:hAnsi="Times New Roman" w:cs="Times New Roman"/>
            <w:sz w:val="24"/>
            <w:szCs w:val="24"/>
            <w:highlight w:val="yellow"/>
            <w:lang w:bidi="ar-SA"/>
          </w:rPr>
          <w:t>n</w:t>
        </w:r>
      </w:ins>
      <w:ins w:id="60" w:author="Sony" w:date="2014-07-18T11:52:00Z">
        <w:r w:rsidR="00F46439" w:rsidRPr="0005214B">
          <w:rPr>
            <w:rFonts w:ascii="Times New Roman" w:hAnsi="Times New Roman" w:cs="Times New Roman"/>
            <w:sz w:val="24"/>
            <w:szCs w:val="24"/>
            <w:highlight w:val="yellow"/>
            <w:lang w:bidi="ar-SA"/>
          </w:rPr>
          <w:t xml:space="preserve"> open</w:t>
        </w:r>
      </w:ins>
      <w:ins w:id="61" w:author="Sony" w:date="2014-07-18T11:53:00Z">
        <w:r w:rsidR="00F46439" w:rsidRPr="0005214B">
          <w:rPr>
            <w:rFonts w:ascii="Times New Roman" w:hAnsi="Times New Roman" w:cs="Times New Roman"/>
            <w:sz w:val="24"/>
            <w:szCs w:val="24"/>
            <w:highlight w:val="yellow"/>
            <w:lang w:bidi="ar-SA"/>
          </w:rPr>
          <w:t>-</w:t>
        </w:r>
      </w:ins>
      <w:ins w:id="62" w:author="Sony" w:date="2014-07-18T11:52:00Z">
        <w:r w:rsidR="00F46439" w:rsidRPr="0005214B">
          <w:rPr>
            <w:rFonts w:ascii="Times New Roman" w:hAnsi="Times New Roman" w:cs="Times New Roman"/>
            <w:sz w:val="24"/>
            <w:szCs w:val="24"/>
            <w:highlight w:val="yellow"/>
            <w:lang w:bidi="ar-SA"/>
          </w:rPr>
          <w:t>source</w:t>
        </w:r>
      </w:ins>
      <w:ins w:id="63" w:author="Sony" w:date="2014-07-18T11:53:00Z">
        <w:r w:rsidR="00F46439" w:rsidRPr="0005214B">
          <w:rPr>
            <w:rFonts w:ascii="Times New Roman" w:hAnsi="Times New Roman" w:cs="Times New Roman"/>
            <w:sz w:val="24"/>
            <w:szCs w:val="24"/>
            <w:highlight w:val="yellow"/>
            <w:lang w:bidi="ar-SA"/>
          </w:rPr>
          <w:t xml:space="preserve"> frame work that </w:t>
        </w:r>
      </w:ins>
      <w:ins w:id="64" w:author="Sony" w:date="2014-07-18T11:38:00Z">
        <w:r w:rsidRPr="0005214B">
          <w:rPr>
            <w:rFonts w:ascii="Times New Roman" w:hAnsi="Times New Roman" w:cs="Times New Roman"/>
            <w:sz w:val="24"/>
            <w:szCs w:val="24"/>
            <w:highlight w:val="yellow"/>
            <w:lang w:bidi="ar-SA"/>
          </w:rPr>
          <w:t>allow</w:t>
        </w:r>
        <w:proofErr w:type="gramEnd"/>
        <w:r w:rsidRPr="0005214B">
          <w:rPr>
            <w:rFonts w:ascii="Times New Roman" w:hAnsi="Times New Roman" w:cs="Times New Roman"/>
            <w:sz w:val="24"/>
            <w:szCs w:val="24"/>
            <w:highlight w:val="yellow"/>
            <w:lang w:bidi="ar-SA"/>
          </w:rPr>
          <w:t xml:space="preserve"> us to </w:t>
        </w:r>
      </w:ins>
      <w:ins w:id="65" w:author="Sony" w:date="2014-07-18T11:43:00Z">
        <w:r w:rsidRPr="0005214B">
          <w:rPr>
            <w:rFonts w:ascii="Times New Roman" w:hAnsi="Times New Roman" w:cs="Times New Roman"/>
            <w:sz w:val="24"/>
            <w:szCs w:val="24"/>
            <w:highlight w:val="yellow"/>
            <w:lang w:bidi="ar-SA"/>
          </w:rPr>
          <w:t>upload</w:t>
        </w:r>
      </w:ins>
      <w:ins w:id="66" w:author="Sony" w:date="2014-07-18T11:50:00Z">
        <w:r w:rsidRPr="0005214B">
          <w:rPr>
            <w:rFonts w:ascii="Times New Roman" w:hAnsi="Times New Roman" w:cs="Times New Roman"/>
            <w:sz w:val="24"/>
            <w:szCs w:val="24"/>
            <w:highlight w:val="yellow"/>
            <w:lang w:bidi="ar-SA"/>
          </w:rPr>
          <w:t xml:space="preserve"> html, </w:t>
        </w:r>
        <w:proofErr w:type="spellStart"/>
        <w:r w:rsidRPr="0005214B">
          <w:rPr>
            <w:rFonts w:ascii="Times New Roman" w:hAnsi="Times New Roman" w:cs="Times New Roman"/>
            <w:sz w:val="24"/>
            <w:szCs w:val="24"/>
            <w:highlight w:val="yellow"/>
            <w:lang w:bidi="ar-SA"/>
          </w:rPr>
          <w:t>css</w:t>
        </w:r>
        <w:proofErr w:type="spellEnd"/>
        <w:r w:rsidRPr="0005214B">
          <w:rPr>
            <w:rFonts w:ascii="Times New Roman" w:hAnsi="Times New Roman" w:cs="Times New Roman"/>
            <w:sz w:val="24"/>
            <w:szCs w:val="24"/>
            <w:highlight w:val="yellow"/>
            <w:lang w:bidi="ar-SA"/>
          </w:rPr>
          <w:t xml:space="preserve"> and </w:t>
        </w:r>
        <w:proofErr w:type="spellStart"/>
        <w:r w:rsidRPr="0005214B">
          <w:rPr>
            <w:rFonts w:ascii="Times New Roman" w:hAnsi="Times New Roman" w:cs="Times New Roman"/>
            <w:sz w:val="24"/>
            <w:szCs w:val="24"/>
            <w:highlight w:val="yellow"/>
            <w:lang w:bidi="ar-SA"/>
          </w:rPr>
          <w:t>javascript</w:t>
        </w:r>
        <w:proofErr w:type="spellEnd"/>
        <w:r w:rsidRPr="0005214B">
          <w:rPr>
            <w:rFonts w:ascii="Times New Roman" w:hAnsi="Times New Roman" w:cs="Times New Roman"/>
            <w:sz w:val="24"/>
            <w:szCs w:val="24"/>
            <w:highlight w:val="yellow"/>
            <w:lang w:bidi="ar-SA"/>
          </w:rPr>
          <w:t xml:space="preserve"> to build as a</w:t>
        </w:r>
      </w:ins>
      <w:ins w:id="67" w:author="Sony" w:date="2014-07-18T11:51:00Z">
        <w:r w:rsidRPr="0005214B">
          <w:rPr>
            <w:rFonts w:ascii="Times New Roman" w:hAnsi="Times New Roman" w:cs="Times New Roman"/>
            <w:sz w:val="24"/>
            <w:szCs w:val="24"/>
            <w:highlight w:val="yellow"/>
            <w:lang w:bidi="ar-SA"/>
          </w:rPr>
          <w:t xml:space="preserve"> </w:t>
        </w:r>
        <w:r w:rsidR="00F46439" w:rsidRPr="0005214B">
          <w:rPr>
            <w:rFonts w:ascii="Times New Roman" w:hAnsi="Times New Roman" w:cs="Times New Roman"/>
            <w:sz w:val="24"/>
            <w:szCs w:val="24"/>
            <w:highlight w:val="yellow"/>
            <w:lang w:bidi="ar-SA"/>
          </w:rPr>
          <w:t xml:space="preserve">hybrid application for mobile phone. </w:t>
        </w:r>
      </w:ins>
      <w:ins w:id="68" w:author="Sony" w:date="2014-07-18T11:53:00Z">
        <w:r w:rsidR="00F46439" w:rsidRPr="0005214B">
          <w:rPr>
            <w:rFonts w:ascii="Times New Roman" w:hAnsi="Times New Roman" w:cs="Times New Roman"/>
            <w:sz w:val="24"/>
            <w:szCs w:val="24"/>
            <w:highlight w:val="yellow"/>
            <w:lang w:bidi="ar-SA"/>
          </w:rPr>
          <w:t xml:space="preserve">Adobe </w:t>
        </w:r>
        <w:proofErr w:type="spellStart"/>
        <w:r w:rsidR="00F46439" w:rsidRPr="0005214B">
          <w:rPr>
            <w:rFonts w:ascii="Times New Roman" w:hAnsi="Times New Roman" w:cs="Times New Roman"/>
            <w:sz w:val="24"/>
            <w:szCs w:val="24"/>
            <w:highlight w:val="yellow"/>
            <w:lang w:bidi="ar-SA"/>
          </w:rPr>
          <w:t>PhoneGap</w:t>
        </w:r>
        <w:proofErr w:type="spellEnd"/>
        <w:r w:rsidR="00F46439" w:rsidRPr="0005214B">
          <w:rPr>
            <w:rFonts w:ascii="Times New Roman" w:hAnsi="Times New Roman" w:cs="Times New Roman"/>
            <w:sz w:val="24"/>
            <w:szCs w:val="24"/>
            <w:highlight w:val="yellow"/>
            <w:lang w:bidi="ar-SA"/>
          </w:rPr>
          <w:t xml:space="preserve"> </w:t>
        </w:r>
      </w:ins>
      <w:ins w:id="69" w:author="Sony" w:date="2014-07-18T11:59:00Z">
        <w:r w:rsidR="00F46439" w:rsidRPr="0005214B">
          <w:rPr>
            <w:rFonts w:ascii="Times New Roman" w:hAnsi="Times New Roman" w:cs="Times New Roman"/>
            <w:sz w:val="24"/>
            <w:szCs w:val="24"/>
            <w:highlight w:val="yellow"/>
            <w:lang w:bidi="ar-SA"/>
          </w:rPr>
          <w:t>support</w:t>
        </w:r>
      </w:ins>
      <w:ins w:id="70" w:author="Sony" w:date="2014-07-18T12:00:00Z">
        <w:r w:rsidR="00F46439" w:rsidRPr="0005214B">
          <w:rPr>
            <w:rFonts w:ascii="Times New Roman" w:hAnsi="Times New Roman" w:cs="Times New Roman"/>
            <w:sz w:val="24"/>
            <w:szCs w:val="24"/>
            <w:highlight w:val="yellow"/>
            <w:lang w:bidi="ar-SA"/>
          </w:rPr>
          <w:t xml:space="preserve"> many operating </w:t>
        </w:r>
        <w:proofErr w:type="gramStart"/>
        <w:r w:rsidR="00F46439" w:rsidRPr="0005214B">
          <w:rPr>
            <w:rFonts w:ascii="Times New Roman" w:hAnsi="Times New Roman" w:cs="Times New Roman"/>
            <w:sz w:val="24"/>
            <w:szCs w:val="24"/>
            <w:highlight w:val="yellow"/>
            <w:lang w:bidi="ar-SA"/>
          </w:rPr>
          <w:t>system</w:t>
        </w:r>
        <w:proofErr w:type="gramEnd"/>
        <w:r w:rsidR="00F46439" w:rsidRPr="0005214B">
          <w:rPr>
            <w:rFonts w:ascii="Times New Roman" w:hAnsi="Times New Roman" w:cs="Times New Roman"/>
            <w:sz w:val="24"/>
            <w:szCs w:val="24"/>
            <w:highlight w:val="yellow"/>
            <w:lang w:bidi="ar-SA"/>
          </w:rPr>
          <w:t xml:space="preserve"> such as</w:t>
        </w:r>
      </w:ins>
      <w:ins w:id="71" w:author="Sony" w:date="2014-07-18T11:59:00Z">
        <w:r w:rsidR="00F46439" w:rsidRPr="0005214B">
          <w:rPr>
            <w:rFonts w:ascii="Times New Roman" w:hAnsi="Times New Roman" w:cs="Times New Roman"/>
            <w:sz w:val="24"/>
            <w:szCs w:val="24"/>
            <w:highlight w:val="yellow"/>
            <w:lang w:bidi="ar-SA"/>
          </w:rPr>
          <w:t xml:space="preserve"> </w:t>
        </w:r>
        <w:proofErr w:type="spellStart"/>
        <w:r w:rsidR="00F46439" w:rsidRPr="0005214B">
          <w:rPr>
            <w:rFonts w:ascii="Times New Roman" w:hAnsi="Times New Roman" w:cs="Times New Roman"/>
            <w:sz w:val="24"/>
            <w:szCs w:val="24"/>
            <w:highlight w:val="yellow"/>
            <w:lang w:bidi="ar-SA"/>
          </w:rPr>
          <w:t>iOS</w:t>
        </w:r>
        <w:proofErr w:type="spellEnd"/>
        <w:r w:rsidR="00F46439" w:rsidRPr="0005214B">
          <w:rPr>
            <w:rFonts w:ascii="Times New Roman" w:hAnsi="Times New Roman" w:cs="Times New Roman"/>
            <w:sz w:val="24"/>
            <w:szCs w:val="24"/>
            <w:highlight w:val="yellow"/>
            <w:lang w:bidi="ar-SA"/>
          </w:rPr>
          <w:t xml:space="preserve">, Android, Windows Phone, </w:t>
        </w:r>
      </w:ins>
      <w:proofErr w:type="spellStart"/>
      <w:ins w:id="72" w:author="Sony" w:date="2014-07-18T12:00:00Z">
        <w:r w:rsidR="00F46439" w:rsidRPr="0005214B">
          <w:rPr>
            <w:rFonts w:ascii="Times New Roman" w:hAnsi="Times New Roman" w:cs="Times New Roman"/>
            <w:sz w:val="24"/>
            <w:szCs w:val="24"/>
            <w:highlight w:val="yellow"/>
            <w:lang w:bidi="ar-SA"/>
          </w:rPr>
          <w:t>webOS</w:t>
        </w:r>
        <w:proofErr w:type="spellEnd"/>
        <w:r w:rsidR="00F46439" w:rsidRPr="0005214B">
          <w:rPr>
            <w:rFonts w:ascii="Times New Roman" w:hAnsi="Times New Roman" w:cs="Times New Roman"/>
            <w:sz w:val="24"/>
            <w:szCs w:val="24"/>
            <w:highlight w:val="yellow"/>
            <w:lang w:bidi="ar-SA"/>
          </w:rPr>
          <w:t xml:space="preserve">, </w:t>
        </w:r>
        <w:proofErr w:type="spellStart"/>
        <w:r w:rsidR="00F46439" w:rsidRPr="0005214B">
          <w:rPr>
            <w:rFonts w:ascii="Times New Roman" w:hAnsi="Times New Roman" w:cs="Times New Roman"/>
            <w:sz w:val="24"/>
            <w:szCs w:val="24"/>
            <w:highlight w:val="yellow"/>
            <w:lang w:bidi="ar-SA"/>
          </w:rPr>
          <w:t>Blackbery</w:t>
        </w:r>
        <w:proofErr w:type="spellEnd"/>
        <w:r w:rsidR="00F46439" w:rsidRPr="0005214B">
          <w:rPr>
            <w:rFonts w:ascii="Times New Roman" w:hAnsi="Times New Roman" w:cs="Times New Roman"/>
            <w:sz w:val="24"/>
            <w:szCs w:val="24"/>
            <w:highlight w:val="yellow"/>
            <w:lang w:bidi="ar-SA"/>
          </w:rPr>
          <w:t xml:space="preserve"> and more</w:t>
        </w:r>
      </w:ins>
      <w:ins w:id="73" w:author="Sony" w:date="2014-07-18T12:01:00Z">
        <w:r w:rsidR="00945E12" w:rsidRPr="0005214B">
          <w:rPr>
            <w:rFonts w:ascii="Times New Roman" w:hAnsi="Times New Roman" w:cs="Times New Roman"/>
            <w:sz w:val="24"/>
            <w:szCs w:val="24"/>
            <w:highlight w:val="yellow"/>
            <w:lang w:bidi="ar-SA"/>
          </w:rPr>
          <w:t>.</w:t>
        </w:r>
      </w:ins>
    </w:p>
    <w:p w14:paraId="5B11BDE8" w14:textId="6B91799A" w:rsidR="00F62881" w:rsidRPr="0005214B" w:rsidRDefault="00F62881">
      <w:pPr>
        <w:jc w:val="both"/>
        <w:rPr>
          <w:ins w:id="74" w:author="Sony" w:date="2014-07-18T12:30:00Z"/>
          <w:rFonts w:ascii="Times New Roman" w:hAnsi="Times New Roman" w:cs="Times New Roman"/>
          <w:sz w:val="24"/>
          <w:szCs w:val="24"/>
          <w:highlight w:val="yellow"/>
          <w:lang w:bidi="ar-SA"/>
        </w:rPr>
        <w:pPrChange w:id="75" w:author="Sony" w:date="2014-07-18T12:29:00Z">
          <w:pPr>
            <w:pStyle w:val="Heading2"/>
          </w:pPr>
        </w:pPrChange>
      </w:pPr>
      <w:ins w:id="76" w:author="Sony" w:date="2014-07-18T12:29:00Z">
        <w:r w:rsidRPr="0005214B">
          <w:rPr>
            <w:rFonts w:ascii="Times New Roman" w:hAnsi="Times New Roman" w:cs="Times New Roman"/>
            <w:b/>
            <w:bCs/>
            <w:sz w:val="24"/>
            <w:szCs w:val="24"/>
            <w:highlight w:val="yellow"/>
            <w:lang w:bidi="ar-SA"/>
            <w:rPrChange w:id="77" w:author="Sony" w:date="2014-07-18T12:32:00Z">
              <w:rPr>
                <w:rFonts w:ascii="Times New Roman" w:hAnsi="Times New Roman" w:cs="Times New Roman"/>
                <w:b w:val="0"/>
                <w:bCs w:val="0"/>
                <w:sz w:val="24"/>
                <w:szCs w:val="24"/>
                <w:lang w:bidi="ar-SA"/>
              </w:rPr>
            </w:rPrChange>
          </w:rPr>
          <w:t xml:space="preserve">3.1.2 </w:t>
        </w:r>
      </w:ins>
      <w:ins w:id="78" w:author="Sony" w:date="2014-07-18T12:30:00Z">
        <w:r w:rsidRPr="0005214B">
          <w:rPr>
            <w:rFonts w:ascii="Times New Roman" w:hAnsi="Times New Roman" w:cs="Times New Roman"/>
            <w:b/>
            <w:bCs/>
            <w:sz w:val="24"/>
            <w:szCs w:val="24"/>
            <w:highlight w:val="yellow"/>
            <w:lang w:bidi="ar-SA"/>
            <w:rPrChange w:id="79" w:author="Sony" w:date="2014-07-18T12:32:00Z">
              <w:rPr>
                <w:rFonts w:ascii="Times New Roman" w:hAnsi="Times New Roman" w:cs="Times New Roman"/>
                <w:b w:val="0"/>
                <w:bCs w:val="0"/>
                <w:sz w:val="24"/>
                <w:szCs w:val="24"/>
                <w:lang w:bidi="ar-SA"/>
              </w:rPr>
            </w:rPrChange>
          </w:rPr>
          <w:t>HTML5</w:t>
        </w:r>
      </w:ins>
    </w:p>
    <w:p w14:paraId="4BA47B16" w14:textId="6C706D13" w:rsidR="00F62881" w:rsidRPr="0005214B" w:rsidRDefault="00F62881" w:rsidP="00F62881">
      <w:pPr>
        <w:jc w:val="both"/>
        <w:rPr>
          <w:ins w:id="80" w:author="Sony" w:date="2014-07-18T12:32:00Z"/>
          <w:rFonts w:ascii="Times New Roman" w:hAnsi="Times New Roman" w:cs="Times New Roman"/>
          <w:sz w:val="24"/>
          <w:szCs w:val="24"/>
          <w:highlight w:val="yellow"/>
        </w:rPr>
      </w:pPr>
      <w:ins w:id="81" w:author="Sony" w:date="2014-07-18T12:31:00Z">
        <w:r w:rsidRPr="0005214B">
          <w:rPr>
            <w:rFonts w:ascii="Times New Roman" w:hAnsi="Times New Roman" w:cs="Times New Roman"/>
            <w:sz w:val="24"/>
            <w:szCs w:val="24"/>
            <w:highlight w:val="yellow"/>
            <w:lang w:bidi="ar-SA"/>
          </w:rPr>
          <w:tab/>
        </w:r>
        <w:r w:rsidRPr="0005214B">
          <w:rPr>
            <w:rFonts w:ascii="Times New Roman" w:hAnsi="Times New Roman" w:cs="Times New Roman"/>
            <w:sz w:val="24"/>
            <w:szCs w:val="24"/>
            <w:highlight w:val="yellow"/>
          </w:rPr>
          <w:t>HTML5 is markup language used for creating websites. Evolved from the HTML standard, HTML5 has more features such as working with MAP system, and creating a graphic without flash. It works with CSS and JavaScript and can be used not only to develop for the World Wide Web also but also to create mobile applications.</w:t>
        </w:r>
      </w:ins>
    </w:p>
    <w:p w14:paraId="0BDC38B6" w14:textId="12870AB6" w:rsidR="00E11C6F" w:rsidRPr="0005214B" w:rsidRDefault="00E11C6F" w:rsidP="00F62881">
      <w:pPr>
        <w:jc w:val="both"/>
        <w:rPr>
          <w:ins w:id="82" w:author="Sony" w:date="2014-07-18T12:33:00Z"/>
          <w:rFonts w:ascii="Times New Roman" w:hAnsi="Times New Roman" w:cs="Times New Roman"/>
          <w:b/>
          <w:bCs/>
          <w:sz w:val="24"/>
          <w:szCs w:val="24"/>
          <w:highlight w:val="yellow"/>
          <w:rPrChange w:id="83" w:author="Sony" w:date="2014-07-18T12:33:00Z">
            <w:rPr>
              <w:ins w:id="84" w:author="Sony" w:date="2014-07-18T12:33:00Z"/>
              <w:rFonts w:ascii="Times New Roman" w:hAnsi="Times New Roman" w:cs="Times New Roman"/>
              <w:sz w:val="24"/>
              <w:szCs w:val="24"/>
            </w:rPr>
          </w:rPrChange>
        </w:rPr>
      </w:pPr>
      <w:ins w:id="85" w:author="Sony" w:date="2014-07-18T12:32:00Z">
        <w:r w:rsidRPr="0005214B">
          <w:rPr>
            <w:rFonts w:ascii="Times New Roman" w:hAnsi="Times New Roman" w:cs="Times New Roman"/>
            <w:b/>
            <w:bCs/>
            <w:sz w:val="24"/>
            <w:szCs w:val="24"/>
            <w:highlight w:val="yellow"/>
            <w:rPrChange w:id="86" w:author="Sony" w:date="2014-07-18T12:33:00Z">
              <w:rPr>
                <w:rFonts w:ascii="Times New Roman" w:eastAsiaTheme="majorEastAsia" w:hAnsi="Times New Roman" w:cs="Times New Roman"/>
                <w:b/>
                <w:bCs/>
                <w:color w:val="4F81BD" w:themeColor="accent1"/>
                <w:sz w:val="24"/>
                <w:szCs w:val="24"/>
              </w:rPr>
            </w:rPrChange>
          </w:rPr>
          <w:t xml:space="preserve">3.1.3 </w:t>
        </w:r>
        <w:r w:rsidRPr="0005214B">
          <w:rPr>
            <w:rFonts w:ascii="Times New Roman" w:hAnsi="Times New Roman" w:cs="Times New Roman"/>
            <w:b/>
            <w:bCs/>
            <w:color w:val="auto"/>
            <w:sz w:val="24"/>
            <w:szCs w:val="24"/>
            <w:highlight w:val="yellow"/>
            <w:rPrChange w:id="87" w:author="Sony" w:date="2014-07-18T12:33:00Z">
              <w:rPr>
                <w:rFonts w:ascii="Times New Roman" w:eastAsiaTheme="majorEastAsia" w:hAnsi="Times New Roman" w:cs="Times New Roman"/>
                <w:b/>
                <w:bCs/>
                <w:color w:val="auto"/>
                <w:sz w:val="28"/>
                <w:szCs w:val="33"/>
              </w:rPr>
            </w:rPrChange>
          </w:rPr>
          <w:t>MySQL Server</w:t>
        </w:r>
      </w:ins>
      <w:ins w:id="88" w:author="Sony" w:date="2014-07-18T12:40:00Z">
        <w:r w:rsidRPr="0005214B">
          <w:rPr>
            <w:sz w:val="23"/>
            <w:szCs w:val="23"/>
            <w:highlight w:val="yellow"/>
            <w:shd w:val="clear" w:color="auto" w:fill="F5F5F5"/>
          </w:rPr>
          <w:t xml:space="preserve"> </w:t>
        </w:r>
      </w:ins>
    </w:p>
    <w:p w14:paraId="76A7298C" w14:textId="4D2D5EDF" w:rsidR="00E11C6F" w:rsidRPr="0005214B" w:rsidRDefault="00E11C6F" w:rsidP="00F62881">
      <w:pPr>
        <w:jc w:val="both"/>
        <w:rPr>
          <w:ins w:id="89" w:author="Sony" w:date="2014-07-18T12:39:00Z"/>
          <w:rFonts w:ascii="Times New Roman" w:hAnsi="Times New Roman" w:cs="Times New Roman"/>
          <w:sz w:val="24"/>
          <w:szCs w:val="24"/>
          <w:highlight w:val="yellow"/>
        </w:rPr>
      </w:pPr>
      <w:ins w:id="90" w:author="Sony" w:date="2014-07-18T12:33:00Z">
        <w:r w:rsidRPr="0005214B">
          <w:rPr>
            <w:rFonts w:ascii="Times New Roman" w:hAnsi="Times New Roman" w:cs="Times New Roman"/>
            <w:sz w:val="24"/>
            <w:szCs w:val="24"/>
            <w:highlight w:val="yellow"/>
          </w:rPr>
          <w:tab/>
        </w:r>
      </w:ins>
      <w:ins w:id="91" w:author="Sony" w:date="2014-07-18T12:38:00Z">
        <w:r w:rsidRPr="0005214B">
          <w:rPr>
            <w:rFonts w:ascii="Times New Roman" w:hAnsi="Times New Roman" w:cs="Times New Roman"/>
            <w:sz w:val="24"/>
            <w:szCs w:val="24"/>
            <w:highlight w:val="yellow"/>
          </w:rPr>
          <w:t xml:space="preserve">MySQL Server is a Rational Database Management </w:t>
        </w:r>
        <w:proofErr w:type="gramStart"/>
        <w:r w:rsidRPr="0005214B">
          <w:rPr>
            <w:rFonts w:ascii="Times New Roman" w:hAnsi="Times New Roman" w:cs="Times New Roman"/>
            <w:sz w:val="24"/>
            <w:szCs w:val="24"/>
            <w:highlight w:val="yellow"/>
          </w:rPr>
          <w:t>System(</w:t>
        </w:r>
        <w:proofErr w:type="gramEnd"/>
        <w:r w:rsidRPr="0005214B">
          <w:rPr>
            <w:rFonts w:ascii="Times New Roman" w:hAnsi="Times New Roman" w:cs="Times New Roman"/>
            <w:sz w:val="24"/>
            <w:szCs w:val="24"/>
            <w:highlight w:val="yellow"/>
          </w:rPr>
          <w:t xml:space="preserve">RDBMS) that stores data in separate tables. MySQL Server is an open source database that can be used in many different platforms and is very fast, reliable, scalable, and easy to use. It also provides a high performance, </w:t>
        </w:r>
        <w:proofErr w:type="gramStart"/>
        <w:r w:rsidRPr="0005214B">
          <w:rPr>
            <w:rFonts w:ascii="Times New Roman" w:hAnsi="Times New Roman" w:cs="Times New Roman"/>
            <w:sz w:val="24"/>
            <w:szCs w:val="24"/>
            <w:highlight w:val="yellow"/>
          </w:rPr>
          <w:t>multi-threading,</w:t>
        </w:r>
        <w:proofErr w:type="gramEnd"/>
        <w:r w:rsidRPr="0005214B">
          <w:rPr>
            <w:rFonts w:ascii="Times New Roman" w:hAnsi="Times New Roman" w:cs="Times New Roman"/>
            <w:sz w:val="24"/>
            <w:szCs w:val="24"/>
            <w:highlight w:val="yellow"/>
          </w:rPr>
          <w:t xml:space="preserve"> and multiuser rational database management.</w:t>
        </w:r>
      </w:ins>
    </w:p>
    <w:p w14:paraId="67A50F0F" w14:textId="37740F2E" w:rsidR="00E11C6F" w:rsidRPr="0005214B" w:rsidRDefault="00E11C6F" w:rsidP="00F62881">
      <w:pPr>
        <w:jc w:val="both"/>
        <w:rPr>
          <w:ins w:id="92" w:author="Sony" w:date="2014-07-18T12:39:00Z"/>
          <w:rFonts w:ascii="Times New Roman" w:hAnsi="Times New Roman" w:cs="Times New Roman"/>
          <w:sz w:val="24"/>
          <w:szCs w:val="24"/>
          <w:highlight w:val="yellow"/>
        </w:rPr>
      </w:pPr>
      <w:ins w:id="93" w:author="Sony" w:date="2014-07-18T12:39:00Z">
        <w:r w:rsidRPr="0005214B">
          <w:rPr>
            <w:rFonts w:ascii="Times New Roman" w:hAnsi="Times New Roman" w:cs="Times New Roman"/>
            <w:sz w:val="24"/>
            <w:szCs w:val="24"/>
            <w:highlight w:val="yellow"/>
          </w:rPr>
          <w:t xml:space="preserve">3.1.4 </w:t>
        </w:r>
        <w:r w:rsidRPr="0005214B">
          <w:rPr>
            <w:rFonts w:ascii="Times New Roman" w:hAnsi="Times New Roman" w:cs="Times New Roman"/>
            <w:color w:val="auto"/>
            <w:sz w:val="24"/>
            <w:szCs w:val="24"/>
            <w:highlight w:val="yellow"/>
            <w:rPrChange w:id="94" w:author="Sony" w:date="2014-07-18T13:12:00Z">
              <w:rPr>
                <w:rFonts w:ascii="Times New Roman" w:eastAsiaTheme="majorEastAsia" w:hAnsi="Times New Roman" w:cs="Times New Roman"/>
                <w:b/>
                <w:bCs/>
                <w:color w:val="auto"/>
                <w:sz w:val="28"/>
                <w:szCs w:val="33"/>
              </w:rPr>
            </w:rPrChange>
          </w:rPr>
          <w:t>Apache web server</w:t>
        </w:r>
      </w:ins>
      <w:ins w:id="95" w:author="Sony" w:date="2014-07-18T13:12:00Z">
        <w:r w:rsidR="00AA3892" w:rsidRPr="0005214B">
          <w:rPr>
            <w:rFonts w:ascii="Times New Roman" w:hAnsi="Times New Roman" w:cs="Times New Roman"/>
            <w:color w:val="CC0000"/>
            <w:sz w:val="24"/>
            <w:szCs w:val="24"/>
            <w:highlight w:val="yellow"/>
            <w:shd w:val="clear" w:color="auto" w:fill="FFFFFF"/>
            <w:rPrChange w:id="96" w:author="Sony" w:date="2014-07-18T13:12:00Z">
              <w:rPr>
                <w:rFonts w:ascii="Tahoma" w:eastAsiaTheme="majorEastAsia" w:hAnsi="Tahoma" w:cs="Tahoma"/>
                <w:b/>
                <w:bCs/>
                <w:color w:val="CC0000"/>
                <w:sz w:val="18"/>
                <w:szCs w:val="18"/>
                <w:shd w:val="clear" w:color="auto" w:fill="FFFFFF"/>
              </w:rPr>
            </w:rPrChange>
          </w:rPr>
          <w:t xml:space="preserve"> </w:t>
        </w:r>
        <w:r w:rsidR="00AA3892" w:rsidRPr="0005214B">
          <w:rPr>
            <w:rStyle w:val="Strong"/>
            <w:rFonts w:ascii="Times New Roman" w:hAnsi="Times New Roman" w:cs="Times New Roman"/>
            <w:b w:val="0"/>
            <w:bCs w:val="0"/>
            <w:color w:val="CC0000"/>
            <w:sz w:val="24"/>
            <w:szCs w:val="24"/>
            <w:highlight w:val="yellow"/>
            <w:shd w:val="clear" w:color="auto" w:fill="FFFFFF"/>
            <w:rPrChange w:id="97" w:author="Sony" w:date="2014-07-18T13:12:00Z">
              <w:rPr>
                <w:rStyle w:val="Strong"/>
                <w:rFonts w:ascii="Tahoma" w:eastAsiaTheme="majorEastAsia" w:hAnsi="Tahoma" w:cs="Tahoma"/>
                <w:b w:val="0"/>
                <w:bCs w:val="0"/>
                <w:color w:val="CC0000"/>
                <w:sz w:val="18"/>
                <w:szCs w:val="18"/>
                <w:shd w:val="clear" w:color="auto" w:fill="FFFFFF"/>
              </w:rPr>
            </w:rPrChange>
          </w:rPr>
          <w:t>2.5.10</w:t>
        </w:r>
      </w:ins>
    </w:p>
    <w:p w14:paraId="5D36C1C1" w14:textId="68EDCA4B" w:rsidR="00E11C6F" w:rsidRPr="0005214B" w:rsidRDefault="00E11C6F" w:rsidP="00F62881">
      <w:pPr>
        <w:jc w:val="both"/>
        <w:rPr>
          <w:ins w:id="98" w:author="Sony" w:date="2014-07-18T13:13:00Z"/>
          <w:rFonts w:ascii="Times New Roman" w:hAnsi="Times New Roman" w:cs="Times New Roman"/>
          <w:sz w:val="24"/>
          <w:szCs w:val="24"/>
          <w:highlight w:val="yellow"/>
        </w:rPr>
      </w:pPr>
      <w:ins w:id="99" w:author="Sony" w:date="2014-07-18T12:39:00Z">
        <w:r w:rsidRPr="0005214B">
          <w:rPr>
            <w:rFonts w:ascii="Times New Roman" w:hAnsi="Times New Roman" w:cs="Times New Roman"/>
            <w:sz w:val="24"/>
            <w:szCs w:val="24"/>
            <w:highlight w:val="yellow"/>
          </w:rPr>
          <w:tab/>
        </w:r>
      </w:ins>
      <w:ins w:id="100" w:author="Sony" w:date="2014-07-18T13:13:00Z">
        <w:r w:rsidR="00AA3892" w:rsidRPr="0005214B">
          <w:rPr>
            <w:rFonts w:ascii="Times New Roman" w:hAnsi="Times New Roman" w:cs="Times New Roman"/>
            <w:sz w:val="24"/>
            <w:szCs w:val="24"/>
            <w:highlight w:val="yellow"/>
          </w:rPr>
          <w:t xml:space="preserve">Apache is </w:t>
        </w:r>
        <w:proofErr w:type="gramStart"/>
        <w:r w:rsidR="00AA3892" w:rsidRPr="0005214B">
          <w:rPr>
            <w:rFonts w:ascii="Times New Roman" w:hAnsi="Times New Roman" w:cs="Times New Roman"/>
            <w:sz w:val="24"/>
            <w:szCs w:val="24"/>
            <w:highlight w:val="yellow"/>
          </w:rPr>
          <w:t xml:space="preserve">a </w:t>
        </w:r>
        <w:r w:rsidR="00AA3892" w:rsidRPr="0005214B">
          <w:rPr>
            <w:highlight w:val="yellow"/>
          </w:rPr>
          <w:fldChar w:fldCharType="begin"/>
        </w:r>
        <w:r w:rsidR="00AA3892" w:rsidRPr="0005214B">
          <w:rPr>
            <w:highlight w:val="yellow"/>
          </w:rPr>
          <w:instrText xml:space="preserve"> HYPERLINK "http://www.webopedia.com/TERM/P/public_domain_software.html"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public-domain</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"http://www.webopedia.com/TERM/O/open_source.html"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open source</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"http://www.webopedia.com/TERM/W/Web_server.html"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Web server</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sz w:val="24"/>
            <w:szCs w:val="24"/>
            <w:highlight w:val="yellow"/>
          </w:rPr>
          <w:t xml:space="preserve"> which provide</w:t>
        </w:r>
        <w:proofErr w:type="gramEnd"/>
        <w:r w:rsidR="00AA3892" w:rsidRPr="0005214B">
          <w:rPr>
            <w:rFonts w:ascii="Times New Roman" w:hAnsi="Times New Roman" w:cs="Times New Roman"/>
            <w:sz w:val="24"/>
            <w:szCs w:val="24"/>
            <w:highlight w:val="yellow"/>
          </w:rPr>
          <w:t xml:space="preserve"> a web page through the HTTP protocol. It is support in every operating system, including </w:t>
        </w:r>
        <w:r w:rsidR="00AA3892" w:rsidRPr="0005214B">
          <w:rPr>
            <w:highlight w:val="yellow"/>
          </w:rPr>
          <w:fldChar w:fldCharType="begin"/>
        </w:r>
        <w:r w:rsidR="00AA3892" w:rsidRPr="0005214B">
          <w:rPr>
            <w:highlight w:val="yellow"/>
          </w:rPr>
          <w:instrText xml:space="preserve"> HYPERLINK "http://en.wikipedia.org/wiki/Unix" \o "Unix"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Unix</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"http://en.wikipedia.org/wiki/FreeBSD" \o "FreeBSD"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FreeBSD</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"http://en.wikipedia.org/wiki/Linux" \o "Linux"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Linux</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"http://en.wikipedia.org/wiki/Solaris_%28operating_system%29" \o "Solaris (operating system)"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Solaris</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"http://en.wikipedia.org/wiki/Novell_NetWare" \o "Novell NetWare"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Novell NetWare</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"http://en.wikipedia.org/wiki/OS_X" \o "OS X"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OS X</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"http://en.wikipedia.org/wiki/Microsoft_Windows" \o "Microsoft Windows"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Microsoft Windows</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"http://en.wikipedia.org/wiki/OS/2" \o "OS/2"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OS/2</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"http://en.wikipedia.org/wiki/Transaction_Processing_Facility" \o "Transaction Processing Facility"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TPF</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w:t>
        </w:r>
        <w:r w:rsidR="00AA3892" w:rsidRPr="0005214B">
          <w:rPr>
            <w:highlight w:val="yellow"/>
          </w:rPr>
          <w:fldChar w:fldCharType="begin"/>
        </w:r>
        <w:r w:rsidR="00AA3892" w:rsidRPr="0005214B">
          <w:rPr>
            <w:highlight w:val="yellow"/>
          </w:rPr>
          <w:instrText xml:space="preserve"> HYPERLINK "http://en.wikipedia.org/wiki/OpenVMS" \o "OpenVMS" </w:instrText>
        </w:r>
        <w:r w:rsidR="00AA3892" w:rsidRPr="0005214B">
          <w:rPr>
            <w:highlight w:val="yellow"/>
          </w:rPr>
          <w:fldChar w:fldCharType="separate"/>
        </w:r>
        <w:r w:rsidR="00AA3892" w:rsidRPr="0005214B">
          <w:rPr>
            <w:rStyle w:val="Hyperlink"/>
            <w:rFonts w:ascii="Times New Roman" w:hAnsi="Times New Roman" w:cs="Times New Roman"/>
            <w:color w:val="auto"/>
            <w:sz w:val="24"/>
            <w:szCs w:val="24"/>
            <w:highlight w:val="yellow"/>
          </w:rPr>
          <w:t>OpenVMS</w:t>
        </w:r>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 xml:space="preserve"> and </w:t>
        </w:r>
        <w:r w:rsidR="00AA3892" w:rsidRPr="0005214B">
          <w:rPr>
            <w:highlight w:val="yellow"/>
          </w:rPr>
          <w:fldChar w:fldCharType="begin"/>
        </w:r>
        <w:r w:rsidR="00AA3892" w:rsidRPr="0005214B">
          <w:rPr>
            <w:highlight w:val="yellow"/>
          </w:rPr>
          <w:instrText xml:space="preserve"> HYPERLINK "http://en.wikipedia.org/wiki/EComStation" \o "EComStation" </w:instrText>
        </w:r>
        <w:r w:rsidR="00AA3892" w:rsidRPr="0005214B">
          <w:rPr>
            <w:highlight w:val="yellow"/>
          </w:rPr>
          <w:fldChar w:fldCharType="separate"/>
        </w:r>
        <w:proofErr w:type="spellStart"/>
        <w:r w:rsidR="00AA3892" w:rsidRPr="0005214B">
          <w:rPr>
            <w:rStyle w:val="Hyperlink"/>
            <w:rFonts w:ascii="Times New Roman" w:hAnsi="Times New Roman" w:cs="Times New Roman"/>
            <w:color w:val="auto"/>
            <w:sz w:val="24"/>
            <w:szCs w:val="24"/>
            <w:highlight w:val="yellow"/>
          </w:rPr>
          <w:t>eComStation</w:t>
        </w:r>
        <w:proofErr w:type="spellEnd"/>
        <w:r w:rsidR="00AA3892" w:rsidRPr="0005214B">
          <w:rPr>
            <w:rStyle w:val="Hyperlink"/>
            <w:rFonts w:ascii="Times New Roman" w:hAnsi="Times New Roman" w:cs="Times New Roman"/>
            <w:color w:val="auto"/>
            <w:sz w:val="24"/>
            <w:szCs w:val="24"/>
            <w:highlight w:val="yellow"/>
            <w:u w:val="none"/>
          </w:rPr>
          <w:fldChar w:fldCharType="end"/>
        </w:r>
        <w:r w:rsidR="00AA3892" w:rsidRPr="0005214B">
          <w:rPr>
            <w:rFonts w:ascii="Times New Roman" w:hAnsi="Times New Roman" w:cs="Times New Roman"/>
            <w:color w:val="auto"/>
            <w:sz w:val="24"/>
            <w:szCs w:val="24"/>
            <w:highlight w:val="yellow"/>
          </w:rPr>
          <w:t>.</w:t>
        </w:r>
      </w:ins>
    </w:p>
    <w:p w14:paraId="16CF9D07" w14:textId="31FDD130" w:rsidR="00AA3892" w:rsidRPr="0005214B" w:rsidRDefault="00AA3892" w:rsidP="00F62881">
      <w:pPr>
        <w:jc w:val="both"/>
        <w:rPr>
          <w:ins w:id="101" w:author="Sony" w:date="2014-07-18T13:20:00Z"/>
          <w:rFonts w:ascii="Times New Roman" w:hAnsi="Times New Roman" w:cs="Times New Roman"/>
          <w:color w:val="auto"/>
          <w:sz w:val="24"/>
          <w:szCs w:val="24"/>
          <w:highlight w:val="yellow"/>
        </w:rPr>
      </w:pPr>
      <w:ins w:id="102" w:author="Sony" w:date="2014-07-18T13:13:00Z">
        <w:r w:rsidRPr="0005214B">
          <w:rPr>
            <w:rFonts w:ascii="Times New Roman" w:hAnsi="Times New Roman" w:cs="Times New Roman"/>
            <w:sz w:val="24"/>
            <w:szCs w:val="24"/>
            <w:highlight w:val="yellow"/>
          </w:rPr>
          <w:t xml:space="preserve">3.1.5 </w:t>
        </w:r>
        <w:proofErr w:type="spellStart"/>
        <w:r w:rsidRPr="0005214B">
          <w:rPr>
            <w:rFonts w:ascii="Times New Roman" w:hAnsi="Times New Roman" w:cs="Times New Roman"/>
            <w:color w:val="auto"/>
            <w:sz w:val="24"/>
            <w:szCs w:val="24"/>
            <w:highlight w:val="yellow"/>
            <w:rPrChange w:id="103" w:author="Sony" w:date="2014-07-18T13:13:00Z">
              <w:rPr>
                <w:rFonts w:ascii="Times New Roman" w:eastAsiaTheme="majorEastAsia" w:hAnsi="Times New Roman" w:cs="Times New Roman"/>
                <w:b/>
                <w:bCs/>
                <w:color w:val="auto"/>
                <w:sz w:val="28"/>
                <w:szCs w:val="33"/>
              </w:rPr>
            </w:rPrChange>
          </w:rPr>
          <w:t>CodeIgnite</w:t>
        </w:r>
      </w:ins>
      <w:ins w:id="104" w:author="Sony" w:date="2014-07-18T13:14:00Z">
        <w:r w:rsidRPr="0005214B">
          <w:rPr>
            <w:rFonts w:ascii="Times New Roman" w:hAnsi="Times New Roman" w:cs="Times New Roman"/>
            <w:color w:val="auto"/>
            <w:sz w:val="24"/>
            <w:szCs w:val="24"/>
            <w:highlight w:val="yellow"/>
          </w:rPr>
          <w:t>r</w:t>
        </w:r>
        <w:proofErr w:type="spellEnd"/>
        <w:r w:rsidRPr="0005214B">
          <w:rPr>
            <w:rFonts w:ascii="Times New Roman" w:hAnsi="Times New Roman" w:cs="Times New Roman"/>
            <w:color w:val="auto"/>
            <w:sz w:val="24"/>
            <w:szCs w:val="24"/>
            <w:highlight w:val="yellow"/>
          </w:rPr>
          <w:t xml:space="preserve"> 2.1.4</w:t>
        </w:r>
      </w:ins>
    </w:p>
    <w:p w14:paraId="714EE3BE" w14:textId="23EDEE6E" w:rsidR="00AA3892" w:rsidRPr="0005214B" w:rsidRDefault="00AA3892" w:rsidP="00F62881">
      <w:pPr>
        <w:jc w:val="both"/>
        <w:rPr>
          <w:ins w:id="105" w:author="Sony" w:date="2014-07-18T13:21:00Z"/>
          <w:rFonts w:ascii="Times New Roman" w:hAnsi="Times New Roman" w:cs="Times New Roman"/>
          <w:sz w:val="24"/>
          <w:szCs w:val="24"/>
          <w:highlight w:val="yellow"/>
        </w:rPr>
      </w:pPr>
      <w:ins w:id="106" w:author="Sony" w:date="2014-07-18T13:20:00Z">
        <w:r w:rsidRPr="0005214B">
          <w:rPr>
            <w:rFonts w:ascii="Times New Roman" w:hAnsi="Times New Roman" w:cs="Times New Roman"/>
            <w:color w:val="auto"/>
            <w:sz w:val="24"/>
            <w:szCs w:val="24"/>
            <w:highlight w:val="yellow"/>
          </w:rPr>
          <w:tab/>
        </w:r>
      </w:ins>
      <w:proofErr w:type="spellStart"/>
      <w:ins w:id="107" w:author="Sony" w:date="2014-07-18T13:21:00Z">
        <w:r w:rsidRPr="0005214B">
          <w:rPr>
            <w:rFonts w:ascii="Times New Roman" w:hAnsi="Times New Roman" w:cs="Times New Roman"/>
            <w:sz w:val="24"/>
            <w:szCs w:val="24"/>
            <w:highlight w:val="yellow"/>
          </w:rPr>
          <w:t>CaodeIgniter</w:t>
        </w:r>
        <w:proofErr w:type="spellEnd"/>
        <w:r w:rsidRPr="0005214B">
          <w:rPr>
            <w:rFonts w:ascii="Times New Roman" w:hAnsi="Times New Roman" w:cs="Times New Roman"/>
            <w:sz w:val="24"/>
            <w:szCs w:val="24"/>
            <w:highlight w:val="yellow"/>
          </w:rPr>
          <w:t xml:space="preserve"> is a free and open source web application framework created in PHP language. </w:t>
        </w:r>
        <w:proofErr w:type="spellStart"/>
        <w:r w:rsidRPr="0005214B">
          <w:rPr>
            <w:rFonts w:ascii="Times New Roman" w:hAnsi="Times New Roman" w:cs="Times New Roman"/>
            <w:sz w:val="24"/>
            <w:szCs w:val="24"/>
            <w:highlight w:val="yellow"/>
          </w:rPr>
          <w:t>CodeIgniter</w:t>
        </w:r>
        <w:proofErr w:type="spellEnd"/>
        <w:r w:rsidRPr="0005214B">
          <w:rPr>
            <w:rFonts w:ascii="Times New Roman" w:hAnsi="Times New Roman" w:cs="Times New Roman"/>
            <w:sz w:val="24"/>
            <w:szCs w:val="24"/>
            <w:highlight w:val="yellow"/>
          </w:rPr>
          <w:t xml:space="preserve"> is designed based on Model-View-</w:t>
        </w:r>
        <w:proofErr w:type="gramStart"/>
        <w:r w:rsidRPr="0005214B">
          <w:rPr>
            <w:rFonts w:ascii="Times New Roman" w:hAnsi="Times New Roman" w:cs="Times New Roman"/>
            <w:sz w:val="24"/>
            <w:szCs w:val="24"/>
            <w:highlight w:val="yellow"/>
          </w:rPr>
          <w:t>Controller(</w:t>
        </w:r>
        <w:proofErr w:type="gramEnd"/>
        <w:r w:rsidRPr="0005214B">
          <w:rPr>
            <w:rFonts w:ascii="Times New Roman" w:hAnsi="Times New Roman" w:cs="Times New Roman"/>
            <w:sz w:val="24"/>
            <w:szCs w:val="24"/>
            <w:highlight w:val="yellow"/>
          </w:rPr>
          <w:t xml:space="preserve">MVC) It works with PHP version 4 and 5, and makes it easier to use CRUD for any databases such as MySQL, </w:t>
        </w:r>
        <w:proofErr w:type="spellStart"/>
        <w:r w:rsidRPr="0005214B">
          <w:rPr>
            <w:rFonts w:ascii="Times New Roman" w:hAnsi="Times New Roman" w:cs="Times New Roman"/>
            <w:sz w:val="24"/>
            <w:szCs w:val="24"/>
            <w:highlight w:val="yellow"/>
          </w:rPr>
          <w:t>Postgress</w:t>
        </w:r>
        <w:proofErr w:type="spellEnd"/>
        <w:r w:rsidRPr="0005214B">
          <w:rPr>
            <w:rFonts w:ascii="Times New Roman" w:hAnsi="Times New Roman" w:cs="Times New Roman"/>
            <w:sz w:val="24"/>
            <w:szCs w:val="24"/>
            <w:highlight w:val="yellow"/>
          </w:rPr>
          <w:t xml:space="preserve">, and </w:t>
        </w:r>
        <w:proofErr w:type="spellStart"/>
        <w:r w:rsidRPr="0005214B">
          <w:rPr>
            <w:rFonts w:ascii="Times New Roman" w:hAnsi="Times New Roman" w:cs="Times New Roman"/>
            <w:sz w:val="24"/>
            <w:szCs w:val="24"/>
            <w:highlight w:val="yellow"/>
          </w:rPr>
          <w:t>SqlServer</w:t>
        </w:r>
        <w:proofErr w:type="spellEnd"/>
        <w:r w:rsidRPr="0005214B">
          <w:rPr>
            <w:rFonts w:ascii="Times New Roman" w:hAnsi="Times New Roman" w:cs="Times New Roman"/>
            <w:sz w:val="24"/>
            <w:szCs w:val="24"/>
            <w:highlight w:val="yellow"/>
          </w:rPr>
          <w:t>.</w:t>
        </w:r>
      </w:ins>
    </w:p>
    <w:p w14:paraId="79E0C042" w14:textId="77777777" w:rsidR="00AA3892" w:rsidRPr="0005214B" w:rsidRDefault="00AA3892" w:rsidP="00F62881">
      <w:pPr>
        <w:jc w:val="both"/>
        <w:rPr>
          <w:ins w:id="108" w:author="Sony" w:date="2014-07-18T13:21:00Z"/>
          <w:rFonts w:ascii="Times New Roman" w:hAnsi="Times New Roman" w:cs="Times New Roman"/>
          <w:sz w:val="24"/>
          <w:szCs w:val="24"/>
          <w:highlight w:val="yellow"/>
        </w:rPr>
      </w:pPr>
    </w:p>
    <w:p w14:paraId="3E3C9D10" w14:textId="77777777" w:rsidR="00AA3892" w:rsidRPr="0005214B" w:rsidRDefault="00AA3892" w:rsidP="00F62881">
      <w:pPr>
        <w:jc w:val="both"/>
        <w:rPr>
          <w:ins w:id="109" w:author="Sony" w:date="2014-07-18T13:21:00Z"/>
          <w:rFonts w:ascii="Times New Roman" w:hAnsi="Times New Roman" w:cs="Times New Roman"/>
          <w:sz w:val="24"/>
          <w:szCs w:val="24"/>
          <w:highlight w:val="yellow"/>
        </w:rPr>
      </w:pPr>
    </w:p>
    <w:p w14:paraId="366236AB" w14:textId="77777777" w:rsidR="00AA3892" w:rsidRPr="0005214B" w:rsidRDefault="00AA3892" w:rsidP="00F62881">
      <w:pPr>
        <w:jc w:val="both"/>
        <w:rPr>
          <w:ins w:id="110" w:author="Sony" w:date="2014-07-18T13:21:00Z"/>
          <w:rFonts w:ascii="Times New Roman" w:hAnsi="Times New Roman" w:cs="Times New Roman"/>
          <w:sz w:val="24"/>
          <w:szCs w:val="24"/>
          <w:highlight w:val="yellow"/>
        </w:rPr>
      </w:pPr>
    </w:p>
    <w:p w14:paraId="70D81F60" w14:textId="77777777" w:rsidR="00AA3892" w:rsidRPr="0005214B" w:rsidRDefault="00AA3892" w:rsidP="00F62881">
      <w:pPr>
        <w:jc w:val="both"/>
        <w:rPr>
          <w:ins w:id="111" w:author="Sony" w:date="2014-07-18T13:21:00Z"/>
          <w:rFonts w:ascii="Times New Roman" w:hAnsi="Times New Roman" w:cs="Times New Roman"/>
          <w:sz w:val="24"/>
          <w:szCs w:val="24"/>
          <w:highlight w:val="yellow"/>
        </w:rPr>
      </w:pPr>
    </w:p>
    <w:p w14:paraId="2E389D3D" w14:textId="77777777" w:rsidR="00AA3892" w:rsidRPr="0005214B" w:rsidRDefault="00AA3892" w:rsidP="00F62881">
      <w:pPr>
        <w:jc w:val="both"/>
        <w:rPr>
          <w:ins w:id="112" w:author="Sony" w:date="2014-07-18T13:21:00Z"/>
          <w:rFonts w:ascii="Times New Roman" w:hAnsi="Times New Roman" w:cs="Times New Roman"/>
          <w:sz w:val="24"/>
          <w:szCs w:val="24"/>
          <w:highlight w:val="yellow"/>
        </w:rPr>
      </w:pPr>
    </w:p>
    <w:p w14:paraId="4CF4EE46" w14:textId="77777777" w:rsidR="00AA3892" w:rsidRPr="0005214B" w:rsidRDefault="00AA3892" w:rsidP="00F62881">
      <w:pPr>
        <w:jc w:val="both"/>
        <w:rPr>
          <w:ins w:id="113" w:author="Sony" w:date="2014-07-18T12:31:00Z"/>
          <w:rFonts w:ascii="Times New Roman" w:hAnsi="Times New Roman" w:cs="Times New Roman"/>
          <w:sz w:val="24"/>
          <w:szCs w:val="24"/>
          <w:highlight w:val="yellow"/>
        </w:rPr>
      </w:pPr>
    </w:p>
    <w:p w14:paraId="4A88577F" w14:textId="46F2FA50" w:rsidR="00F62881" w:rsidRPr="0005214B" w:rsidRDefault="00F62881">
      <w:pPr>
        <w:jc w:val="both"/>
        <w:rPr>
          <w:ins w:id="114" w:author="CAMT" w:date="2014-07-18T08:57:00Z"/>
          <w:rFonts w:ascii="Times New Roman" w:hAnsi="Times New Roman" w:cs="Times New Roman"/>
          <w:sz w:val="24"/>
          <w:szCs w:val="24"/>
          <w:highlight w:val="yellow"/>
          <w:lang w:bidi="ar-SA"/>
          <w:rPrChange w:id="115" w:author="Sony" w:date="2014-07-18T12:29:00Z">
            <w:rPr>
              <w:ins w:id="116" w:author="CAMT" w:date="2014-07-18T08:57:00Z"/>
              <w:rFonts w:ascii="Times New Roman" w:hAnsi="Times New Roman" w:cs="Times New Roman"/>
              <w:color w:val="auto"/>
              <w:sz w:val="28"/>
              <w:szCs w:val="28"/>
              <w:lang w:bidi="ar-SA"/>
            </w:rPr>
          </w:rPrChange>
        </w:rPr>
        <w:pPrChange w:id="117" w:author="Sony" w:date="2014-07-18T12:29:00Z">
          <w:pPr>
            <w:pStyle w:val="Heading2"/>
          </w:pPr>
        </w:pPrChange>
      </w:pPr>
    </w:p>
    <w:p w14:paraId="665C84A7" w14:textId="77777777" w:rsidR="00AA3892" w:rsidRPr="0005214B" w:rsidRDefault="00AA3892" w:rsidP="00AA3892">
      <w:pPr>
        <w:pStyle w:val="Heading1"/>
        <w:rPr>
          <w:rFonts w:ascii="Times New Roman" w:eastAsiaTheme="minorHAnsi" w:hAnsi="Times New Roman" w:cs="Times New Roman"/>
          <w:sz w:val="36"/>
          <w:szCs w:val="36"/>
          <w:highlight w:val="yellow"/>
          <w:lang w:bidi="ar-SA"/>
        </w:rPr>
      </w:pPr>
      <w:bookmarkStart w:id="118" w:name="_Toc393744720"/>
      <w:bookmarkStart w:id="119" w:name="_Toc393747102"/>
      <w:commentRangeStart w:id="120"/>
      <w:r w:rsidRPr="0005214B">
        <w:rPr>
          <w:rFonts w:ascii="Times New Roman" w:eastAsiaTheme="minorHAnsi" w:hAnsi="Times New Roman" w:cs="Times New Roman"/>
          <w:sz w:val="36"/>
          <w:szCs w:val="36"/>
          <w:highlight w:val="yellow"/>
          <w:lang w:bidi="ar-SA"/>
        </w:rPr>
        <w:t>Chapter Four: Detail Design</w:t>
      </w:r>
      <w:commentRangeEnd w:id="120"/>
      <w:r w:rsidRPr="0005214B">
        <w:rPr>
          <w:rStyle w:val="CommentReference"/>
          <w:rFonts w:ascii="Arial" w:eastAsia="Arial" w:hAnsi="Arial" w:cs="Cordia New"/>
          <w:b w:val="0"/>
          <w:bCs w:val="0"/>
          <w:color w:val="000000"/>
          <w:kern w:val="0"/>
          <w:highlight w:val="yellow"/>
        </w:rPr>
        <w:commentReference w:id="120"/>
      </w:r>
      <w:bookmarkEnd w:id="118"/>
      <w:bookmarkEnd w:id="119"/>
    </w:p>
    <w:p w14:paraId="0659EE70" w14:textId="77777777" w:rsidR="00AA3892" w:rsidRPr="0005214B" w:rsidDel="00AA3892" w:rsidRDefault="00AA3892" w:rsidP="00AA3892">
      <w:pPr>
        <w:pStyle w:val="Heading2"/>
        <w:rPr>
          <w:del w:id="121" w:author="Sony" w:date="2014-07-18T13:21:00Z"/>
          <w:rFonts w:ascii="Times New Roman" w:hAnsi="Times New Roman" w:cs="Times New Roman"/>
          <w:b w:val="0"/>
          <w:bCs w:val="0"/>
          <w:color w:val="auto"/>
          <w:sz w:val="28"/>
          <w:szCs w:val="28"/>
          <w:highlight w:val="yellow"/>
          <w:lang w:bidi="ar-SA"/>
        </w:rPr>
      </w:pPr>
      <w:r w:rsidRPr="0005214B">
        <w:rPr>
          <w:rFonts w:ascii="Times New Roman" w:hAnsi="Times New Roman" w:cs="Times New Roman"/>
          <w:b w:val="0"/>
          <w:bCs w:val="0"/>
          <w:color w:val="auto"/>
          <w:sz w:val="28"/>
          <w:szCs w:val="28"/>
          <w:highlight w:val="yellow"/>
          <w:lang w:bidi="ar-SA"/>
        </w:rPr>
        <w:t>4. Detail Design</w:t>
      </w:r>
    </w:p>
    <w:p w14:paraId="0284B712" w14:textId="77777777" w:rsidR="00282AF0" w:rsidRPr="0005214B" w:rsidRDefault="00AA3892" w:rsidP="00E343AF">
      <w:pPr>
        <w:rPr>
          <w:rFonts w:ascii="Times New Roman" w:hAnsi="Times New Roman" w:cs="Times New Roman"/>
          <w:b/>
          <w:bCs/>
          <w:szCs w:val="22"/>
          <w:highlight w:val="yellow"/>
          <w:lang w:bidi="ar-SA"/>
        </w:rPr>
      </w:pPr>
      <w:ins w:id="122" w:author="Sony" w:date="2014-07-18T13:22:00Z">
        <w:r w:rsidRPr="0005214B">
          <w:rPr>
            <w:b/>
            <w:bCs/>
            <w:sz w:val="20"/>
            <w:szCs w:val="24"/>
            <w:highlight w:val="yellow"/>
            <w:lang w:bidi="ar-SA"/>
          </w:rPr>
          <w:tab/>
        </w:r>
      </w:ins>
    </w:p>
    <w:p w14:paraId="396B2D5C" w14:textId="77777777" w:rsidR="00282AF0" w:rsidRPr="0005214B" w:rsidRDefault="00282AF0" w:rsidP="00282AF0">
      <w:pPr>
        <w:ind w:firstLine="360"/>
        <w:rPr>
          <w:rFonts w:ascii="Times New Roman" w:hAnsi="Times New Roman" w:cs="Times New Roman"/>
          <w:sz w:val="24"/>
          <w:szCs w:val="24"/>
          <w:highlight w:val="yellow"/>
          <w:lang w:bidi="ar-SA"/>
        </w:rPr>
      </w:pPr>
    </w:p>
    <w:p w14:paraId="713026C4" w14:textId="386FF087" w:rsidR="00A542D0" w:rsidRPr="0005214B" w:rsidRDefault="00E343AF" w:rsidP="00282AF0">
      <w:pPr>
        <w:ind w:firstLine="360"/>
        <w:rPr>
          <w:ins w:id="123" w:author="Sony" w:date="2014-07-18T15:36:00Z"/>
          <w:rFonts w:ascii="Times New Roman" w:hAnsi="Times New Roman" w:cs="Times New Roman"/>
          <w:sz w:val="24"/>
          <w:szCs w:val="24"/>
          <w:highlight w:val="yellow"/>
          <w:lang w:bidi="ar-SA"/>
        </w:rPr>
      </w:pPr>
      <w:proofErr w:type="gramStart"/>
      <w:ins w:id="124" w:author="Sony" w:date="2014-07-18T15:20:00Z">
        <w:r w:rsidRPr="0005214B">
          <w:rPr>
            <w:rFonts w:ascii="Times New Roman" w:hAnsi="Times New Roman" w:cs="Times New Roman"/>
            <w:sz w:val="24"/>
            <w:szCs w:val="24"/>
            <w:highlight w:val="yellow"/>
            <w:lang w:bidi="ar-SA"/>
            <w:rPrChange w:id="125" w:author="Sony" w:date="2014-07-18T15:20:00Z">
              <w:rPr>
                <w:rFonts w:asciiTheme="majorHAnsi" w:eastAsiaTheme="majorEastAsia" w:hAnsiTheme="majorHAnsi" w:cstheme="majorBidi"/>
                <w:b/>
                <w:bCs/>
                <w:color w:val="4F81BD" w:themeColor="accent1"/>
                <w:sz w:val="26"/>
                <w:szCs w:val="33"/>
                <w:lang w:bidi="ar-SA"/>
              </w:rPr>
            </w:rPrChange>
          </w:rPr>
          <w:t>MVC(</w:t>
        </w:r>
        <w:proofErr w:type="gramEnd"/>
        <w:r w:rsidRPr="0005214B">
          <w:rPr>
            <w:rFonts w:ascii="Times New Roman" w:hAnsi="Times New Roman" w:cs="Times New Roman"/>
            <w:sz w:val="24"/>
            <w:szCs w:val="24"/>
            <w:highlight w:val="yellow"/>
            <w:lang w:bidi="ar-SA"/>
            <w:rPrChange w:id="126" w:author="Sony" w:date="2014-07-18T15:20:00Z">
              <w:rPr>
                <w:rFonts w:asciiTheme="majorHAnsi" w:eastAsiaTheme="majorEastAsia" w:hAnsiTheme="majorHAnsi" w:cstheme="majorBidi"/>
                <w:b/>
                <w:bCs/>
                <w:color w:val="4F81BD" w:themeColor="accent1"/>
                <w:sz w:val="26"/>
                <w:szCs w:val="33"/>
                <w:lang w:bidi="ar-SA"/>
              </w:rPr>
            </w:rPrChange>
          </w:rPr>
          <w:t xml:space="preserve">Model-View-Controller) </w:t>
        </w:r>
      </w:ins>
      <w:ins w:id="127" w:author="Sony" w:date="2014-07-18T15:36:00Z">
        <w:r w:rsidRPr="0005214B">
          <w:rPr>
            <w:rFonts w:ascii="Times New Roman" w:hAnsi="Times New Roman" w:cs="Times New Roman"/>
            <w:sz w:val="24"/>
            <w:szCs w:val="24"/>
            <w:highlight w:val="yellow"/>
            <w:lang w:bidi="ar-SA"/>
          </w:rPr>
          <w:t>is one of design pattern. MVC divided the structure in three forms which are model, view, and controller.</w:t>
        </w:r>
      </w:ins>
    </w:p>
    <w:p w14:paraId="4499C5EE" w14:textId="4B77A94F" w:rsidR="00E343AF" w:rsidRPr="0005214B" w:rsidRDefault="00E343AF">
      <w:pPr>
        <w:pStyle w:val="ListParagraph"/>
        <w:numPr>
          <w:ilvl w:val="0"/>
          <w:numId w:val="42"/>
        </w:numPr>
        <w:rPr>
          <w:ins w:id="128" w:author="Sony" w:date="2014-07-18T15:20:00Z"/>
          <w:rFonts w:ascii="Times New Roman" w:hAnsi="Times New Roman" w:cs="Times New Roman"/>
          <w:sz w:val="24"/>
          <w:szCs w:val="24"/>
          <w:highlight w:val="yellow"/>
          <w:lang w:bidi="ar-SA"/>
          <w:rPrChange w:id="129" w:author="Sony" w:date="2014-07-18T15:36:00Z">
            <w:rPr>
              <w:ins w:id="130" w:author="Sony" w:date="2014-07-18T15:20:00Z"/>
              <w:lang w:bidi="ar-SA"/>
            </w:rPr>
          </w:rPrChange>
        </w:rPr>
        <w:pPrChange w:id="131" w:author="Sony" w:date="2014-07-18T15:36:00Z">
          <w:pPr/>
        </w:pPrChange>
      </w:pPr>
      <w:ins w:id="132" w:author="Sony" w:date="2014-07-18T15:20:00Z">
        <w:r w:rsidRPr="0005214B">
          <w:rPr>
            <w:rFonts w:ascii="Times New Roman" w:hAnsi="Times New Roman" w:cs="Times New Roman"/>
            <w:sz w:val="24"/>
            <w:szCs w:val="24"/>
            <w:highlight w:val="yellow"/>
            <w:lang w:bidi="ar-SA"/>
            <w:rPrChange w:id="133" w:author="Sony" w:date="2014-07-18T15:36:00Z">
              <w:rPr>
                <w:lang w:bidi="ar-SA"/>
              </w:rPr>
            </w:rPrChange>
          </w:rPr>
          <w:t>Model is the for</w:t>
        </w:r>
        <w:r w:rsidR="00A542D0" w:rsidRPr="0005214B">
          <w:rPr>
            <w:rFonts w:ascii="Times New Roman" w:hAnsi="Times New Roman" w:cs="Times New Roman"/>
            <w:sz w:val="24"/>
            <w:szCs w:val="24"/>
            <w:highlight w:val="yellow"/>
            <w:lang w:bidi="ar-SA"/>
          </w:rPr>
          <w:t xml:space="preserve">m that use to contact with </w:t>
        </w:r>
        <w:r w:rsidRPr="0005214B">
          <w:rPr>
            <w:rFonts w:ascii="Times New Roman" w:hAnsi="Times New Roman" w:cs="Times New Roman"/>
            <w:sz w:val="24"/>
            <w:szCs w:val="24"/>
            <w:highlight w:val="yellow"/>
            <w:lang w:bidi="ar-SA"/>
            <w:rPrChange w:id="134" w:author="Sony" w:date="2014-07-18T15:36:00Z">
              <w:rPr>
                <w:lang w:bidi="ar-SA"/>
              </w:rPr>
            </w:rPrChange>
          </w:rPr>
          <w:t>database</w:t>
        </w:r>
      </w:ins>
    </w:p>
    <w:p w14:paraId="5A4B17EC" w14:textId="7C51CA4F" w:rsidR="00E343AF" w:rsidRPr="0005214B" w:rsidRDefault="00E343AF">
      <w:pPr>
        <w:pStyle w:val="ListParagraph"/>
        <w:numPr>
          <w:ilvl w:val="0"/>
          <w:numId w:val="41"/>
        </w:numPr>
        <w:rPr>
          <w:ins w:id="135" w:author="Sony" w:date="2014-07-18T15:20:00Z"/>
          <w:rFonts w:ascii="Times New Roman" w:hAnsi="Times New Roman" w:cs="Times New Roman"/>
          <w:sz w:val="24"/>
          <w:szCs w:val="24"/>
          <w:highlight w:val="yellow"/>
          <w:lang w:bidi="ar-SA"/>
          <w:rPrChange w:id="136" w:author="Sony" w:date="2014-07-18T15:20:00Z">
            <w:rPr>
              <w:ins w:id="137" w:author="Sony" w:date="2014-07-18T15:20:00Z"/>
              <w:lang w:bidi="ar-SA"/>
            </w:rPr>
          </w:rPrChange>
        </w:rPr>
        <w:pPrChange w:id="138" w:author="Sony" w:date="2014-07-18T15:20:00Z">
          <w:pPr/>
        </w:pPrChange>
      </w:pPr>
      <w:ins w:id="139" w:author="Sony" w:date="2014-07-18T15:20:00Z">
        <w:r w:rsidRPr="0005214B">
          <w:rPr>
            <w:rFonts w:ascii="Times New Roman" w:hAnsi="Times New Roman" w:cs="Times New Roman"/>
            <w:sz w:val="24"/>
            <w:szCs w:val="24"/>
            <w:highlight w:val="yellow"/>
            <w:lang w:bidi="ar-SA"/>
            <w:rPrChange w:id="140" w:author="Sony" w:date="2014-07-18T15:20:00Z">
              <w:rPr>
                <w:lang w:bidi="ar-SA"/>
              </w:rPr>
            </w:rPrChange>
          </w:rPr>
          <w:t>View is the form that bring data that get from model</w:t>
        </w:r>
      </w:ins>
      <w:ins w:id="141" w:author="Sony" w:date="2014-07-18T15:37:00Z">
        <w:r w:rsidR="00A542D0" w:rsidRPr="0005214B">
          <w:rPr>
            <w:rFonts w:ascii="Times New Roman" w:hAnsi="Times New Roman" w:cs="Times New Roman"/>
            <w:sz w:val="24"/>
            <w:szCs w:val="24"/>
            <w:highlight w:val="yellow"/>
            <w:lang w:bidi="ar-SA"/>
          </w:rPr>
          <w:t>s</w:t>
        </w:r>
      </w:ins>
      <w:ins w:id="142" w:author="Sony" w:date="2014-07-18T15:20:00Z">
        <w:r w:rsidRPr="0005214B">
          <w:rPr>
            <w:rFonts w:ascii="Times New Roman" w:hAnsi="Times New Roman" w:cs="Times New Roman"/>
            <w:sz w:val="24"/>
            <w:szCs w:val="24"/>
            <w:highlight w:val="yellow"/>
            <w:lang w:bidi="ar-SA"/>
            <w:rPrChange w:id="143" w:author="Sony" w:date="2014-07-18T15:20:00Z">
              <w:rPr>
                <w:lang w:bidi="ar-SA"/>
              </w:rPr>
            </w:rPrChange>
          </w:rPr>
          <w:t xml:space="preserve"> to show in user interface</w:t>
        </w:r>
      </w:ins>
    </w:p>
    <w:p w14:paraId="29D33BF3" w14:textId="6C83774D" w:rsidR="00AA3892" w:rsidRPr="0005214B" w:rsidRDefault="00E343AF">
      <w:pPr>
        <w:pStyle w:val="ListParagraph"/>
        <w:numPr>
          <w:ilvl w:val="0"/>
          <w:numId w:val="41"/>
        </w:numPr>
        <w:rPr>
          <w:ins w:id="144" w:author="Sony" w:date="2014-07-18T13:22:00Z"/>
          <w:rFonts w:ascii="Times New Roman" w:hAnsi="Times New Roman" w:cs="Times New Roman"/>
          <w:sz w:val="24"/>
          <w:szCs w:val="24"/>
          <w:highlight w:val="yellow"/>
          <w:lang w:bidi="ar-SA"/>
          <w:rPrChange w:id="145" w:author="Sony" w:date="2014-07-18T15:21:00Z">
            <w:rPr>
              <w:ins w:id="146" w:author="Sony" w:date="2014-07-18T13:22:00Z"/>
              <w:rFonts w:ascii="Times New Roman" w:hAnsi="Times New Roman" w:cs="Times New Roman"/>
              <w:color w:val="auto"/>
              <w:sz w:val="32"/>
              <w:szCs w:val="32"/>
              <w:lang w:bidi="ar-SA"/>
            </w:rPr>
          </w:rPrChange>
        </w:rPr>
        <w:pPrChange w:id="147" w:author="Sony" w:date="2014-07-18T15:21:00Z">
          <w:pPr>
            <w:pStyle w:val="Heading2"/>
          </w:pPr>
        </w:pPrChange>
      </w:pPr>
      <w:ins w:id="148" w:author="Sony" w:date="2014-07-18T15:20:00Z">
        <w:r w:rsidRPr="0005214B">
          <w:rPr>
            <w:rFonts w:ascii="Times New Roman" w:hAnsi="Times New Roman" w:cs="Times New Roman"/>
            <w:sz w:val="24"/>
            <w:szCs w:val="24"/>
            <w:highlight w:val="yellow"/>
            <w:lang w:bidi="ar-SA"/>
            <w:rPrChange w:id="149" w:author="Sony" w:date="2014-07-18T15:21:00Z">
              <w:rPr>
                <w:b w:val="0"/>
                <w:bCs w:val="0"/>
                <w:lang w:bidi="ar-SA"/>
              </w:rPr>
            </w:rPrChange>
          </w:rPr>
          <w:t xml:space="preserve">Controller is the </w:t>
        </w:r>
        <w:proofErr w:type="gramStart"/>
        <w:r w:rsidRPr="0005214B">
          <w:rPr>
            <w:rFonts w:ascii="Times New Roman" w:hAnsi="Times New Roman" w:cs="Times New Roman"/>
            <w:sz w:val="24"/>
            <w:szCs w:val="24"/>
            <w:highlight w:val="yellow"/>
            <w:lang w:bidi="ar-SA"/>
            <w:rPrChange w:id="150" w:author="Sony" w:date="2014-07-18T15:21:00Z">
              <w:rPr>
                <w:b w:val="0"/>
                <w:bCs w:val="0"/>
                <w:lang w:bidi="ar-SA"/>
              </w:rPr>
            </w:rPrChange>
          </w:rPr>
          <w:t>form that collect</w:t>
        </w:r>
        <w:proofErr w:type="gramEnd"/>
        <w:r w:rsidRPr="0005214B">
          <w:rPr>
            <w:rFonts w:ascii="Times New Roman" w:hAnsi="Times New Roman" w:cs="Times New Roman"/>
            <w:sz w:val="24"/>
            <w:szCs w:val="24"/>
            <w:highlight w:val="yellow"/>
            <w:lang w:bidi="ar-SA"/>
            <w:rPrChange w:id="151" w:author="Sony" w:date="2014-07-18T15:21:00Z">
              <w:rPr>
                <w:b w:val="0"/>
                <w:bCs w:val="0"/>
                <w:lang w:bidi="ar-SA"/>
              </w:rPr>
            </w:rPrChange>
          </w:rPr>
          <w:t xml:space="preserve"> input from client and process, also c</w:t>
        </w:r>
        <w:r w:rsidR="00A542D0" w:rsidRPr="0005214B">
          <w:rPr>
            <w:rFonts w:ascii="Times New Roman" w:hAnsi="Times New Roman" w:cs="Times New Roman"/>
            <w:sz w:val="24"/>
            <w:szCs w:val="24"/>
            <w:highlight w:val="yellow"/>
            <w:lang w:bidi="ar-SA"/>
          </w:rPr>
          <w:t>an order view and model to work</w:t>
        </w:r>
      </w:ins>
      <w:ins w:id="152" w:author="Sony" w:date="2014-07-18T15:38:00Z">
        <w:r w:rsidR="00A542D0" w:rsidRPr="0005214B">
          <w:rPr>
            <w:rFonts w:ascii="Times New Roman" w:hAnsi="Times New Roman" w:cs="Times New Roman"/>
            <w:sz w:val="24"/>
            <w:szCs w:val="24"/>
            <w:highlight w:val="yellow"/>
            <w:lang w:bidi="ar-SA"/>
          </w:rPr>
          <w:t>.</w:t>
        </w:r>
      </w:ins>
    </w:p>
    <w:p w14:paraId="4080B5C5" w14:textId="77777777" w:rsidR="00F30AC8" w:rsidDel="00AA3892" w:rsidRDefault="00F30AC8">
      <w:pPr>
        <w:pStyle w:val="Heading2"/>
        <w:rPr>
          <w:ins w:id="153" w:author="CAMT" w:date="2014-07-18T08:57:00Z"/>
          <w:del w:id="154" w:author="Sony" w:date="2014-07-18T13:21:00Z"/>
          <w:lang w:bidi="ar-SA"/>
        </w:rPr>
        <w:pPrChange w:id="155" w:author="Sony" w:date="2014-07-18T13:21:00Z">
          <w:pPr/>
        </w:pPrChange>
      </w:pPr>
    </w:p>
    <w:p w14:paraId="24CA1DDC" w14:textId="0DC31CF2" w:rsidR="008244C8" w:rsidRPr="008244C8" w:rsidRDefault="008244C8" w:rsidP="008244C8">
      <w:pPr>
        <w:rPr>
          <w:lang w:bidi="ar-SA"/>
        </w:rPr>
        <w:sectPr w:rsidR="008244C8" w:rsidRPr="008244C8" w:rsidSect="00BB202D">
          <w:pgSz w:w="11906" w:h="16838"/>
          <w:pgMar w:top="1440" w:right="1440" w:bottom="1440" w:left="1440" w:header="708" w:footer="708" w:gutter="0"/>
          <w:cols w:space="708"/>
          <w:titlePg/>
          <w:docGrid w:linePitch="360"/>
        </w:sectPr>
      </w:pPr>
    </w:p>
    <w:p w14:paraId="1D0676D1" w14:textId="77777777" w:rsidR="00222DE0" w:rsidRPr="00754471" w:rsidRDefault="00222DE0" w:rsidP="00754471">
      <w:pPr>
        <w:pStyle w:val="Heading2"/>
        <w:rPr>
          <w:rFonts w:ascii="Times New Roman" w:hAnsi="Times New Roman" w:cs="Times New Roman"/>
          <w:color w:val="auto"/>
          <w:sz w:val="32"/>
          <w:szCs w:val="36"/>
        </w:rPr>
      </w:pPr>
      <w:bookmarkStart w:id="156" w:name="_Toc393744721"/>
      <w:bookmarkStart w:id="157" w:name="_Toc393747103"/>
      <w:r w:rsidRPr="00754471">
        <w:rPr>
          <w:rFonts w:ascii="Times New Roman" w:eastAsiaTheme="minorHAnsi" w:hAnsi="Times New Roman" w:cs="Times New Roman"/>
          <w:color w:val="auto"/>
          <w:sz w:val="32"/>
          <w:szCs w:val="36"/>
          <w:lang w:bidi="ar-SA"/>
        </w:rPr>
        <w:lastRenderedPageBreak/>
        <w:t xml:space="preserve">4.1 </w:t>
      </w:r>
      <w:r w:rsidR="00F26A11" w:rsidRPr="00754471">
        <w:rPr>
          <w:rFonts w:ascii="Times New Roman" w:hAnsi="Times New Roman" w:cs="Times New Roman"/>
          <w:color w:val="auto"/>
          <w:sz w:val="32"/>
          <w:szCs w:val="36"/>
        </w:rPr>
        <w:t>Class diagram</w:t>
      </w:r>
      <w:bookmarkEnd w:id="156"/>
      <w:bookmarkEnd w:id="157"/>
    </w:p>
    <w:p w14:paraId="1C08E0EF" w14:textId="047FDEA8" w:rsidR="00FE44AF" w:rsidRPr="0035490C" w:rsidRDefault="00FE44AF" w:rsidP="00754471">
      <w:pPr>
        <w:pStyle w:val="Heading3"/>
        <w:ind w:firstLine="720"/>
        <w:rPr>
          <w:rFonts w:ascii="Times New Roman" w:hAnsi="Times New Roman" w:cs="Times New Roman"/>
          <w:color w:val="auto"/>
          <w:sz w:val="28"/>
        </w:rPr>
      </w:pPr>
      <w:bookmarkStart w:id="158" w:name="_Toc393747104"/>
      <w:r w:rsidRPr="0035490C">
        <w:rPr>
          <w:rFonts w:ascii="Times New Roman" w:hAnsi="Times New Roman" w:cs="Times New Roman"/>
          <w:color w:val="auto"/>
          <w:sz w:val="28"/>
        </w:rPr>
        <w:t>4.1.1 DCSS website class diagram</w:t>
      </w:r>
      <w:bookmarkEnd w:id="158"/>
    </w:p>
    <w:p w14:paraId="1BA9F35D" w14:textId="77777777" w:rsidR="00B12910" w:rsidRPr="0035490C" w:rsidRDefault="00B12910" w:rsidP="00754471">
      <w:pPr>
        <w:rPr>
          <w:rFonts w:ascii="Times New Roman" w:hAnsi="Times New Roman" w:cs="Times New Roman"/>
          <w:b/>
          <w:sz w:val="28"/>
        </w:rPr>
      </w:pPr>
    </w:p>
    <w:p w14:paraId="61E9F5A6" w14:textId="77777777" w:rsidR="00A6313C" w:rsidRPr="0035490C" w:rsidRDefault="000F0925" w:rsidP="00754471">
      <w:pPr>
        <w:jc w:val="center"/>
        <w:rPr>
          <w:rFonts w:ascii="Times New Roman" w:hAnsi="Times New Roman" w:cs="Times New Roman"/>
          <w:color w:val="auto"/>
        </w:rPr>
      </w:pPr>
      <w:r w:rsidRPr="0035490C">
        <w:rPr>
          <w:rFonts w:ascii="Times New Roman" w:hAnsi="Times New Roman" w:cs="Times New Roman"/>
          <w:noProof/>
          <w:color w:val="auto"/>
        </w:rPr>
        <w:drawing>
          <wp:inline distT="0" distB="0" distL="0" distR="0" wp14:anchorId="527B32C8" wp14:editId="5B581119">
            <wp:extent cx="8590451" cy="3285461"/>
            <wp:effectExtent l="0" t="0" r="1270" b="0"/>
            <wp:docPr id="4" name="Picture 4" descr="D:\from 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class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591168" cy="3285735"/>
                    </a:xfrm>
                    <a:prstGeom prst="rect">
                      <a:avLst/>
                    </a:prstGeom>
                    <a:noFill/>
                    <a:ln>
                      <a:noFill/>
                    </a:ln>
                  </pic:spPr>
                </pic:pic>
              </a:graphicData>
            </a:graphic>
          </wp:inline>
        </w:drawing>
      </w:r>
    </w:p>
    <w:p w14:paraId="6781CA5A" w14:textId="77777777" w:rsidR="00A6313C" w:rsidRPr="0035490C" w:rsidRDefault="00A6313C" w:rsidP="00754471">
      <w:pPr>
        <w:rPr>
          <w:rFonts w:ascii="Times New Roman" w:hAnsi="Times New Roman" w:cs="Times New Roman"/>
          <w:color w:val="auto"/>
          <w:sz w:val="24"/>
          <w:szCs w:val="32"/>
        </w:rPr>
      </w:pPr>
    </w:p>
    <w:p w14:paraId="793CD1DB" w14:textId="77777777" w:rsidR="00A6313C" w:rsidRPr="0035490C" w:rsidRDefault="00A6313C" w:rsidP="00754471">
      <w:pPr>
        <w:jc w:val="center"/>
        <w:rPr>
          <w:rFonts w:ascii="Times New Roman" w:hAnsi="Times New Roman" w:cs="Times New Roman"/>
          <w:color w:val="auto"/>
          <w:sz w:val="24"/>
          <w:szCs w:val="32"/>
        </w:rPr>
      </w:pPr>
      <w:r w:rsidRPr="0035490C">
        <w:rPr>
          <w:rFonts w:ascii="Times New Roman" w:hAnsi="Times New Roman" w:cs="Times New Roman"/>
          <w:color w:val="auto"/>
          <w:sz w:val="24"/>
          <w:szCs w:val="32"/>
        </w:rPr>
        <w:t>Figure 2: Shows class diagram of Dental Clinic Services System</w:t>
      </w:r>
    </w:p>
    <w:p w14:paraId="2D4BC5BB" w14:textId="77777777" w:rsidR="00EF4B17" w:rsidRPr="0035490C" w:rsidRDefault="00EF4B17" w:rsidP="00754471">
      <w:pPr>
        <w:rPr>
          <w:rFonts w:ascii="Times New Roman" w:hAnsi="Times New Roman" w:cs="Times New Roman"/>
          <w:color w:val="auto"/>
        </w:rPr>
      </w:pPr>
    </w:p>
    <w:p w14:paraId="4EED647C" w14:textId="77777777" w:rsidR="00301D0E" w:rsidRPr="00392646" w:rsidRDefault="00301D0E" w:rsidP="00754471">
      <w:pPr>
        <w:rPr>
          <w:rFonts w:ascii="Times New Roman" w:hAnsi="Times New Roman" w:cs="Times New Roman"/>
        </w:rPr>
        <w:sectPr w:rsidR="00301D0E" w:rsidRPr="00392646" w:rsidSect="00EF4B17">
          <w:footerReference w:type="default" r:id="rId13"/>
          <w:pgSz w:w="16838" w:h="11906" w:orient="landscape"/>
          <w:pgMar w:top="1440" w:right="1440" w:bottom="1440" w:left="1440" w:header="708" w:footer="708" w:gutter="0"/>
          <w:cols w:space="708"/>
          <w:docGrid w:linePitch="360"/>
        </w:sectPr>
      </w:pPr>
    </w:p>
    <w:p w14:paraId="0434C2D1" w14:textId="36A1C95A" w:rsidR="00FE44AF" w:rsidRDefault="00FE44AF" w:rsidP="00F1587B">
      <w:pPr>
        <w:pStyle w:val="Heading3"/>
        <w:ind w:firstLine="720"/>
        <w:rPr>
          <w:rFonts w:ascii="Times New Roman" w:hAnsi="Times New Roman" w:cs="Times New Roman"/>
          <w:b w:val="0"/>
          <w:color w:val="auto"/>
          <w:sz w:val="28"/>
        </w:rPr>
      </w:pPr>
      <w:bookmarkStart w:id="159" w:name="_Toc393747105"/>
      <w:r w:rsidRPr="00607B69">
        <w:rPr>
          <w:rFonts w:ascii="Times New Roman" w:hAnsi="Times New Roman" w:cs="Times New Roman"/>
          <w:color w:val="auto"/>
          <w:sz w:val="28"/>
        </w:rPr>
        <w:lastRenderedPageBreak/>
        <w:t>4.1.2 DCSS mobile application class diagram</w:t>
      </w:r>
      <w:bookmarkEnd w:id="159"/>
    </w:p>
    <w:p w14:paraId="729E75C0" w14:textId="77777777" w:rsidR="00607B69" w:rsidRPr="00607B69" w:rsidRDefault="00607B69" w:rsidP="00754471">
      <w:pPr>
        <w:jc w:val="center"/>
        <w:rPr>
          <w:rFonts w:ascii="Times New Roman" w:hAnsi="Times New Roman" w:cs="Times New Roman"/>
          <w:b/>
          <w:color w:val="auto"/>
          <w:sz w:val="28"/>
        </w:rPr>
      </w:pPr>
    </w:p>
    <w:p w14:paraId="77227043" w14:textId="77777777" w:rsidR="00FE44AF" w:rsidRPr="00392646" w:rsidRDefault="00006BD3" w:rsidP="00754471">
      <w:pPr>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14:anchorId="5C94E23E" wp14:editId="56B84F85">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14">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7F39BE36" w14:textId="77777777" w:rsidR="00006BD3" w:rsidRPr="00392646" w:rsidRDefault="00006BD3" w:rsidP="00754471">
      <w:pPr>
        <w:jc w:val="center"/>
        <w:rPr>
          <w:rStyle w:val="Heading2Char"/>
          <w:rFonts w:ascii="Times New Roman" w:hAnsi="Times New Roman" w:cs="Times New Roman"/>
          <w:color w:val="auto"/>
          <w:sz w:val="28"/>
          <w:szCs w:val="28"/>
        </w:rPr>
      </w:pPr>
    </w:p>
    <w:p w14:paraId="654311D4" w14:textId="77777777" w:rsidR="00006BD3" w:rsidRPr="00392646" w:rsidRDefault="00006BD3" w:rsidP="00754471">
      <w:pPr>
        <w:jc w:val="center"/>
        <w:rPr>
          <w:rStyle w:val="Heading2Char"/>
          <w:rFonts w:ascii="Times New Roman" w:hAnsi="Times New Roman" w:cs="Times New Roman"/>
          <w:color w:val="auto"/>
          <w:sz w:val="28"/>
          <w:szCs w:val="28"/>
        </w:rPr>
      </w:pPr>
    </w:p>
    <w:p w14:paraId="590FE7BA" w14:textId="77777777" w:rsidR="00006BD3" w:rsidRPr="00392646" w:rsidRDefault="00006BD3" w:rsidP="00754471">
      <w:pPr>
        <w:jc w:val="center"/>
        <w:rPr>
          <w:rStyle w:val="Heading2Char"/>
          <w:rFonts w:ascii="Times New Roman" w:hAnsi="Times New Roman" w:cs="Times New Roman"/>
          <w:color w:val="auto"/>
          <w:sz w:val="28"/>
          <w:szCs w:val="28"/>
        </w:rPr>
      </w:pPr>
    </w:p>
    <w:p w14:paraId="5239B21F" w14:textId="77777777" w:rsidR="00006BD3" w:rsidRPr="00392646" w:rsidRDefault="00006BD3" w:rsidP="00754471">
      <w:pPr>
        <w:jc w:val="center"/>
        <w:rPr>
          <w:rStyle w:val="Heading2Char"/>
          <w:rFonts w:ascii="Times New Roman" w:hAnsi="Times New Roman" w:cs="Times New Roman"/>
          <w:color w:val="auto"/>
          <w:sz w:val="28"/>
          <w:szCs w:val="28"/>
        </w:rPr>
      </w:pPr>
    </w:p>
    <w:p w14:paraId="0A732A27" w14:textId="77777777" w:rsidR="00006BD3" w:rsidRPr="00392646" w:rsidRDefault="00006BD3" w:rsidP="00754471">
      <w:pPr>
        <w:jc w:val="center"/>
        <w:rPr>
          <w:rStyle w:val="Heading2Char"/>
          <w:rFonts w:ascii="Times New Roman" w:hAnsi="Times New Roman" w:cs="Times New Roman"/>
          <w:color w:val="auto"/>
          <w:sz w:val="28"/>
          <w:szCs w:val="28"/>
        </w:rPr>
      </w:pPr>
    </w:p>
    <w:p w14:paraId="7F24DA4E" w14:textId="77777777" w:rsidR="00006BD3" w:rsidRPr="00392646" w:rsidRDefault="00006BD3" w:rsidP="00754471">
      <w:pPr>
        <w:jc w:val="center"/>
        <w:rPr>
          <w:rStyle w:val="Heading2Char"/>
          <w:rFonts w:ascii="Times New Roman" w:hAnsi="Times New Roman" w:cs="Times New Roman"/>
          <w:color w:val="auto"/>
          <w:sz w:val="28"/>
          <w:szCs w:val="28"/>
        </w:rPr>
      </w:pPr>
    </w:p>
    <w:p w14:paraId="43D7CEC2" w14:textId="77777777" w:rsidR="00006BD3" w:rsidRPr="00392646" w:rsidRDefault="00006BD3" w:rsidP="00754471">
      <w:pPr>
        <w:jc w:val="center"/>
        <w:rPr>
          <w:rStyle w:val="Heading2Char"/>
          <w:rFonts w:ascii="Times New Roman" w:hAnsi="Times New Roman" w:cs="Times New Roman"/>
          <w:color w:val="auto"/>
          <w:sz w:val="28"/>
          <w:szCs w:val="28"/>
        </w:rPr>
      </w:pPr>
    </w:p>
    <w:p w14:paraId="4923BC05" w14:textId="77777777" w:rsidR="00006BD3" w:rsidRPr="00392646" w:rsidRDefault="00006BD3" w:rsidP="00754471">
      <w:pPr>
        <w:jc w:val="center"/>
        <w:rPr>
          <w:rStyle w:val="Heading2Char"/>
          <w:rFonts w:ascii="Times New Roman" w:hAnsi="Times New Roman" w:cs="Times New Roman"/>
          <w:color w:val="auto"/>
          <w:sz w:val="28"/>
          <w:szCs w:val="28"/>
        </w:rPr>
      </w:pPr>
    </w:p>
    <w:p w14:paraId="7AF0F9F5" w14:textId="77777777" w:rsidR="00006BD3" w:rsidRPr="00392646" w:rsidRDefault="00006BD3" w:rsidP="00754471">
      <w:pPr>
        <w:jc w:val="center"/>
        <w:rPr>
          <w:rStyle w:val="Heading2Char"/>
          <w:rFonts w:ascii="Times New Roman" w:hAnsi="Times New Roman" w:cs="Times New Roman"/>
          <w:color w:val="auto"/>
          <w:sz w:val="28"/>
          <w:szCs w:val="28"/>
        </w:rPr>
      </w:pPr>
    </w:p>
    <w:p w14:paraId="09B22CA9" w14:textId="77777777" w:rsidR="00006BD3" w:rsidRPr="00392646" w:rsidRDefault="00006BD3" w:rsidP="00754471">
      <w:pPr>
        <w:jc w:val="center"/>
        <w:rPr>
          <w:rStyle w:val="Heading2Char"/>
          <w:rFonts w:ascii="Times New Roman" w:hAnsi="Times New Roman" w:cs="Times New Roman"/>
          <w:color w:val="auto"/>
          <w:sz w:val="28"/>
          <w:szCs w:val="28"/>
        </w:rPr>
      </w:pPr>
    </w:p>
    <w:p w14:paraId="1367FE3A" w14:textId="77777777" w:rsidR="00006BD3" w:rsidRPr="00392646" w:rsidRDefault="00006BD3" w:rsidP="00754471">
      <w:pPr>
        <w:jc w:val="center"/>
        <w:rPr>
          <w:rStyle w:val="Heading2Char"/>
          <w:rFonts w:ascii="Times New Roman" w:hAnsi="Times New Roman" w:cs="Times New Roman"/>
          <w:color w:val="auto"/>
          <w:sz w:val="28"/>
          <w:szCs w:val="28"/>
        </w:rPr>
      </w:pPr>
    </w:p>
    <w:p w14:paraId="1790BEB4" w14:textId="77777777" w:rsidR="00B83F09" w:rsidRPr="00392646" w:rsidRDefault="00B83F09" w:rsidP="00754471">
      <w:pPr>
        <w:jc w:val="center"/>
        <w:rPr>
          <w:rFonts w:ascii="Times New Roman" w:hAnsi="Times New Roman" w:cs="Times New Roman"/>
          <w:sz w:val="24"/>
          <w:szCs w:val="32"/>
        </w:rPr>
      </w:pPr>
    </w:p>
    <w:p w14:paraId="44182EE7" w14:textId="77777777" w:rsidR="00607B69" w:rsidRDefault="00607B69" w:rsidP="00754471">
      <w:pPr>
        <w:jc w:val="center"/>
        <w:rPr>
          <w:rFonts w:ascii="Times New Roman" w:hAnsi="Times New Roman" w:cs="Times New Roman"/>
          <w:sz w:val="24"/>
          <w:szCs w:val="32"/>
        </w:rPr>
      </w:pPr>
    </w:p>
    <w:p w14:paraId="6ECC19F9" w14:textId="77777777" w:rsidR="00607B69" w:rsidRDefault="00607B69" w:rsidP="00754471">
      <w:pPr>
        <w:jc w:val="center"/>
        <w:rPr>
          <w:rFonts w:ascii="Times New Roman" w:hAnsi="Times New Roman" w:cs="Times New Roman"/>
          <w:sz w:val="24"/>
          <w:szCs w:val="32"/>
        </w:rPr>
      </w:pPr>
    </w:p>
    <w:p w14:paraId="270D5F4B" w14:textId="77777777" w:rsidR="00607B69" w:rsidRDefault="00607B69" w:rsidP="00754471">
      <w:pPr>
        <w:jc w:val="center"/>
        <w:rPr>
          <w:rFonts w:ascii="Times New Roman" w:hAnsi="Times New Roman" w:cs="Times New Roman"/>
          <w:sz w:val="24"/>
          <w:szCs w:val="32"/>
        </w:rPr>
      </w:pPr>
    </w:p>
    <w:p w14:paraId="470D8135" w14:textId="77777777" w:rsidR="00607B69" w:rsidRDefault="00607B69" w:rsidP="00754471">
      <w:pPr>
        <w:jc w:val="center"/>
        <w:rPr>
          <w:rFonts w:ascii="Times New Roman" w:hAnsi="Times New Roman" w:cs="Times New Roman"/>
          <w:sz w:val="24"/>
          <w:szCs w:val="32"/>
        </w:rPr>
      </w:pPr>
    </w:p>
    <w:p w14:paraId="6C22BA99" w14:textId="77777777" w:rsidR="00607B69" w:rsidRDefault="00607B69" w:rsidP="00754471">
      <w:pPr>
        <w:jc w:val="center"/>
        <w:rPr>
          <w:rFonts w:ascii="Times New Roman" w:hAnsi="Times New Roman" w:cs="Times New Roman"/>
          <w:sz w:val="24"/>
          <w:szCs w:val="32"/>
        </w:rPr>
      </w:pPr>
    </w:p>
    <w:p w14:paraId="0B5D7273" w14:textId="77777777" w:rsidR="00607B69" w:rsidRDefault="00607B69" w:rsidP="00754471">
      <w:pPr>
        <w:jc w:val="center"/>
        <w:rPr>
          <w:rFonts w:ascii="Times New Roman" w:hAnsi="Times New Roman" w:cs="Times New Roman"/>
          <w:sz w:val="24"/>
          <w:szCs w:val="32"/>
        </w:rPr>
      </w:pPr>
    </w:p>
    <w:p w14:paraId="1AFC6ACA" w14:textId="77777777" w:rsidR="00607B69" w:rsidRDefault="00607B69" w:rsidP="00754471">
      <w:pPr>
        <w:jc w:val="center"/>
        <w:rPr>
          <w:rFonts w:ascii="Times New Roman" w:hAnsi="Times New Roman" w:cs="Times New Roman"/>
          <w:sz w:val="24"/>
          <w:szCs w:val="32"/>
        </w:rPr>
      </w:pPr>
    </w:p>
    <w:p w14:paraId="26F0CBBF" w14:textId="77777777" w:rsidR="0051206D" w:rsidRPr="00392646" w:rsidRDefault="00B83F09" w:rsidP="00754471">
      <w:pPr>
        <w:jc w:val="center"/>
        <w:rPr>
          <w:rFonts w:ascii="Times New Roman" w:hAnsi="Times New Roman" w:cs="Times New Roman"/>
          <w:sz w:val="24"/>
          <w:szCs w:val="32"/>
        </w:rPr>
        <w:sectPr w:rsidR="0051206D" w:rsidRPr="00392646" w:rsidSect="00EA2E37">
          <w:footerReference w:type="default" r:id="rId15"/>
          <w:pgSz w:w="16838" w:h="11906" w:orient="landscape"/>
          <w:pgMar w:top="1440" w:right="1440" w:bottom="1440" w:left="1440" w:header="708" w:footer="708" w:gutter="0"/>
          <w:cols w:space="708"/>
          <w:docGrid w:linePitch="360"/>
        </w:sectPr>
      </w:pPr>
      <w:r w:rsidRPr="00392646">
        <w:rPr>
          <w:rFonts w:ascii="Times New Roman" w:hAnsi="Times New Roman" w:cs="Times New Roman"/>
          <w:sz w:val="24"/>
          <w:szCs w:val="32"/>
        </w:rPr>
        <w:t>Figure 3: Shows class diagram of Dental Clinic Services System in mobile application</w:t>
      </w:r>
    </w:p>
    <w:p w14:paraId="7EC51561" w14:textId="77777777" w:rsidR="00A252B3" w:rsidRPr="00607B69" w:rsidRDefault="00CB3787" w:rsidP="00754471">
      <w:pPr>
        <w:pStyle w:val="Heading2"/>
        <w:rPr>
          <w:rStyle w:val="Heading2Char"/>
          <w:rFonts w:ascii="Times New Roman" w:hAnsi="Times New Roman" w:cs="Times New Roman"/>
          <w:b/>
          <w:bCs/>
          <w:color w:val="auto"/>
          <w:sz w:val="28"/>
          <w:szCs w:val="28"/>
        </w:rPr>
      </w:pPr>
      <w:bookmarkStart w:id="160" w:name="_Toc393744722"/>
      <w:bookmarkStart w:id="161" w:name="_Toc393747106"/>
      <w:r w:rsidRPr="00607B69">
        <w:rPr>
          <w:rStyle w:val="Heading2Char"/>
          <w:rFonts w:ascii="Times New Roman" w:hAnsi="Times New Roman" w:cs="Times New Roman"/>
          <w:b/>
          <w:bCs/>
          <w:color w:val="auto"/>
          <w:sz w:val="28"/>
          <w:szCs w:val="28"/>
        </w:rPr>
        <w:lastRenderedPageBreak/>
        <w:t>4.2</w:t>
      </w:r>
      <w:r w:rsidR="00A252B3" w:rsidRPr="00607B69">
        <w:rPr>
          <w:rStyle w:val="Heading2Char"/>
          <w:rFonts w:ascii="Times New Roman" w:hAnsi="Times New Roman" w:cs="Times New Roman"/>
          <w:b/>
          <w:bCs/>
          <w:color w:val="auto"/>
          <w:sz w:val="28"/>
          <w:szCs w:val="28"/>
        </w:rPr>
        <w:t>Class Diagram Description</w:t>
      </w:r>
      <w:bookmarkEnd w:id="160"/>
      <w:bookmarkEnd w:id="161"/>
    </w:p>
    <w:p w14:paraId="69D236E0" w14:textId="77777777" w:rsidR="00A00169" w:rsidRDefault="00A00169" w:rsidP="00754471">
      <w:pPr>
        <w:pStyle w:val="Heading3"/>
        <w:rPr>
          <w:rStyle w:val="Heading2Char"/>
          <w:rFonts w:ascii="Times New Roman" w:hAnsi="Times New Roman" w:cs="Times New Roman"/>
          <w:b/>
          <w:bCs/>
          <w:color w:val="auto"/>
          <w:sz w:val="28"/>
          <w:szCs w:val="28"/>
        </w:rPr>
      </w:pPr>
      <w:r w:rsidRPr="00392646">
        <w:rPr>
          <w:rStyle w:val="Heading2Char"/>
          <w:rFonts w:ascii="Times New Roman" w:hAnsi="Times New Roman" w:cs="Times New Roman"/>
          <w:color w:val="auto"/>
          <w:sz w:val="28"/>
          <w:szCs w:val="28"/>
        </w:rPr>
        <w:tab/>
      </w:r>
      <w:bookmarkStart w:id="162" w:name="_Toc393744723"/>
      <w:bookmarkStart w:id="163" w:name="_Toc393747107"/>
      <w:r w:rsidRPr="00607B69">
        <w:rPr>
          <w:rStyle w:val="Heading2Char"/>
          <w:rFonts w:ascii="Times New Roman" w:hAnsi="Times New Roman" w:cs="Times New Roman"/>
          <w:b/>
          <w:bCs/>
          <w:color w:val="auto"/>
          <w:sz w:val="28"/>
          <w:szCs w:val="28"/>
        </w:rPr>
        <w:t>4.2.1 Class Diagram Description (DCSS website)</w:t>
      </w:r>
      <w:bookmarkEnd w:id="162"/>
      <w:bookmarkEnd w:id="163"/>
    </w:p>
    <w:p w14:paraId="281C8D18" w14:textId="77777777" w:rsidR="006B574B" w:rsidRPr="006B574B" w:rsidRDefault="006B574B" w:rsidP="00754471"/>
    <w:p w14:paraId="40902D54" w14:textId="77777777" w:rsidR="00E444F3" w:rsidRDefault="00023C94" w:rsidP="00754471">
      <w:pPr>
        <w:rPr>
          <w:rStyle w:val="Heading2Char"/>
          <w:rFonts w:ascii="Times New Roman" w:hAnsi="Times New Roman" w:cs="Times New Roman"/>
          <w:color w:val="auto"/>
          <w:sz w:val="24"/>
          <w:szCs w:val="24"/>
        </w:rPr>
      </w:pPr>
      <w:bookmarkStart w:id="164" w:name="_Toc393744724"/>
      <w:bookmarkStart w:id="165" w:name="_Toc393747108"/>
      <w:r>
        <w:rPr>
          <w:rStyle w:val="Heading2Char"/>
          <w:rFonts w:ascii="Times New Roman" w:hAnsi="Times New Roman" w:cs="Times New Roman"/>
          <w:color w:val="auto"/>
          <w:sz w:val="24"/>
          <w:szCs w:val="24"/>
        </w:rPr>
        <w:t xml:space="preserve">CD-01, </w:t>
      </w:r>
      <w:r w:rsidR="004149E6">
        <w:rPr>
          <w:rStyle w:val="Heading2Char"/>
          <w:rFonts w:ascii="Times New Roman" w:hAnsi="Times New Roman" w:cs="Times New Roman"/>
          <w:color w:val="auto"/>
          <w:sz w:val="24"/>
          <w:szCs w:val="24"/>
        </w:rPr>
        <w:t xml:space="preserve">Class name: </w:t>
      </w:r>
      <w:proofErr w:type="spellStart"/>
      <w:r w:rsidR="004149E6">
        <w:rPr>
          <w:rStyle w:val="Heading2Char"/>
          <w:rFonts w:ascii="Times New Roman" w:hAnsi="Times New Roman" w:cs="Times New Roman"/>
          <w:color w:val="auto"/>
          <w:sz w:val="24"/>
          <w:szCs w:val="24"/>
        </w:rPr>
        <w:t>Dentist_Model</w:t>
      </w:r>
      <w:bookmarkEnd w:id="164"/>
      <w:bookmarkEnd w:id="165"/>
      <w:proofErr w:type="spellEnd"/>
    </w:p>
    <w:p w14:paraId="6A5D947A" w14:textId="77777777" w:rsidR="006B574B" w:rsidRPr="00392646" w:rsidRDefault="006B574B" w:rsidP="00754471">
      <w:pPr>
        <w:rPr>
          <w:rStyle w:val="Heading2Char"/>
          <w:rFonts w:ascii="Times New Roman" w:hAnsi="Times New Roman" w:cs="Times New Roman"/>
          <w:color w:val="auto"/>
          <w:sz w:val="24"/>
          <w:szCs w:val="24"/>
        </w:rPr>
      </w:pPr>
    </w:p>
    <w:p w14:paraId="7627D650" w14:textId="595E7854" w:rsidR="00E444F3" w:rsidRPr="00392646" w:rsidRDefault="003E3145" w:rsidP="00754471">
      <w:pPr>
        <w:jc w:val="center"/>
        <w:rPr>
          <w:rStyle w:val="Heading2Char"/>
          <w:rFonts w:ascii="Times New Roman" w:hAnsi="Times New Roman" w:cs="Times New Roman"/>
          <w:color w:val="auto"/>
          <w:sz w:val="28"/>
          <w:szCs w:val="28"/>
        </w:rPr>
      </w:pPr>
      <w:ins w:id="166" w:author="Sony" w:date="2014-07-21T11:31:00Z">
        <w:r w:rsidRPr="00607B69">
          <w:rPr>
            <w:rFonts w:ascii="Times New Roman" w:eastAsiaTheme="majorEastAsia" w:hAnsi="Times New Roman" w:cs="Times New Roman"/>
            <w:b/>
            <w:bCs/>
            <w:noProof/>
            <w:color w:val="auto"/>
            <w:sz w:val="28"/>
            <w:rPrChange w:id="167">
              <w:rPr>
                <w:noProof/>
              </w:rPr>
            </w:rPrChange>
          </w:rPr>
          <w:drawing>
            <wp:inline distT="0" distB="0" distL="0" distR="0" wp14:anchorId="299D44AE" wp14:editId="56306D91">
              <wp:extent cx="4038794" cy="1190846"/>
              <wp:effectExtent l="0" t="0" r="0" b="9525"/>
              <wp:docPr id="36" name="Picture 36" descr="D:\from 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entist_mod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036" cy="1189148"/>
                      </a:xfrm>
                      <a:prstGeom prst="rect">
                        <a:avLst/>
                      </a:prstGeom>
                      <a:noFill/>
                      <a:ln>
                        <a:noFill/>
                      </a:ln>
                    </pic:spPr>
                  </pic:pic>
                </a:graphicData>
              </a:graphic>
            </wp:inline>
          </w:drawing>
        </w:r>
      </w:ins>
    </w:p>
    <w:p w14:paraId="7155C35B" w14:textId="77777777" w:rsidR="008E2959" w:rsidRPr="00392646" w:rsidRDefault="008E2959" w:rsidP="00754471">
      <w:pPr>
        <w:rPr>
          <w:rStyle w:val="Heading2Char"/>
          <w:rFonts w:ascii="Times New Roman" w:hAnsi="Times New Roman" w:cs="Times New Roman"/>
          <w:color w:val="auto"/>
          <w:sz w:val="24"/>
          <w:szCs w:val="24"/>
        </w:rPr>
      </w:pPr>
      <w:bookmarkStart w:id="168" w:name="_Toc393744725"/>
      <w:bookmarkStart w:id="169" w:name="_Toc393747109"/>
      <w:r w:rsidRPr="00392646">
        <w:rPr>
          <w:rStyle w:val="Heading2Char"/>
          <w:rFonts w:ascii="Times New Roman" w:hAnsi="Times New Roman" w:cs="Times New Roman"/>
          <w:color w:val="auto"/>
          <w:sz w:val="24"/>
          <w:szCs w:val="24"/>
        </w:rPr>
        <w:t>Property</w:t>
      </w:r>
      <w:bookmarkEnd w:id="168"/>
      <w:bookmarkEnd w:id="169"/>
    </w:p>
    <w:p w14:paraId="0234637D" w14:textId="77777777" w:rsidR="008E2959" w:rsidRPr="00392646" w:rsidRDefault="008E2959" w:rsidP="00754471">
      <w:pPr>
        <w:rPr>
          <w:rStyle w:val="Heading2Char"/>
          <w:rFonts w:ascii="Times New Roman" w:hAnsi="Times New Roman" w:cs="Times New Roman"/>
          <w:color w:val="auto"/>
          <w:sz w:val="28"/>
          <w:szCs w:val="28"/>
        </w:rPr>
      </w:pPr>
    </w:p>
    <w:tbl>
      <w:tblPr>
        <w:tblStyle w:val="TableGrid"/>
        <w:tblW w:w="9242" w:type="dxa"/>
        <w:tblLayout w:type="fixed"/>
        <w:tblLook w:val="04A0" w:firstRow="1" w:lastRow="0" w:firstColumn="1" w:lastColumn="0" w:noHBand="0" w:noVBand="1"/>
      </w:tblPr>
      <w:tblGrid>
        <w:gridCol w:w="562"/>
        <w:gridCol w:w="2807"/>
        <w:gridCol w:w="4018"/>
        <w:gridCol w:w="1855"/>
      </w:tblGrid>
      <w:tr w:rsidR="001D10CF" w:rsidRPr="00E430AC" w14:paraId="59E6B946" w14:textId="77777777" w:rsidTr="003D6A47">
        <w:trPr>
          <w:trHeight w:val="191"/>
        </w:trPr>
        <w:tc>
          <w:tcPr>
            <w:tcW w:w="562" w:type="dxa"/>
            <w:shd w:val="clear" w:color="auto" w:fill="D9D9D9"/>
            <w:vAlign w:val="center"/>
          </w:tcPr>
          <w:p w14:paraId="2ED95567" w14:textId="77777777" w:rsidR="008E2959" w:rsidRPr="00E430AC" w:rsidRDefault="008E2959" w:rsidP="00754471">
            <w:pPr>
              <w:rPr>
                <w:rStyle w:val="Heading2Char"/>
                <w:rFonts w:ascii="Times New Roman" w:hAnsi="Times New Roman" w:cs="Times New Roman"/>
                <w:color w:val="auto"/>
                <w:sz w:val="24"/>
                <w:szCs w:val="24"/>
              </w:rPr>
            </w:pPr>
            <w:bookmarkStart w:id="170" w:name="_Toc393744726"/>
            <w:bookmarkStart w:id="171" w:name="_Toc393747110"/>
            <w:r w:rsidRPr="00E430AC">
              <w:rPr>
                <w:rStyle w:val="Heading2Char"/>
                <w:rFonts w:ascii="Times New Roman" w:hAnsi="Times New Roman" w:cs="Times New Roman"/>
                <w:color w:val="auto"/>
                <w:sz w:val="24"/>
                <w:szCs w:val="24"/>
              </w:rPr>
              <w:t>ID</w:t>
            </w:r>
            <w:bookmarkEnd w:id="170"/>
            <w:bookmarkEnd w:id="171"/>
          </w:p>
        </w:tc>
        <w:tc>
          <w:tcPr>
            <w:tcW w:w="2807" w:type="dxa"/>
            <w:shd w:val="clear" w:color="auto" w:fill="D9D9D9"/>
            <w:vAlign w:val="center"/>
          </w:tcPr>
          <w:p w14:paraId="62AE2397" w14:textId="77777777" w:rsidR="008E2959" w:rsidRPr="00E430AC" w:rsidRDefault="008E2959" w:rsidP="00754471">
            <w:pPr>
              <w:rPr>
                <w:rStyle w:val="Heading2Char"/>
                <w:rFonts w:ascii="Times New Roman" w:hAnsi="Times New Roman" w:cs="Times New Roman"/>
                <w:color w:val="auto"/>
                <w:sz w:val="24"/>
                <w:szCs w:val="24"/>
              </w:rPr>
            </w:pPr>
            <w:bookmarkStart w:id="172" w:name="_Toc393744727"/>
            <w:bookmarkStart w:id="173" w:name="_Toc393747111"/>
            <w:r w:rsidRPr="00E430AC">
              <w:rPr>
                <w:rStyle w:val="Heading2Char"/>
                <w:rFonts w:ascii="Times New Roman" w:hAnsi="Times New Roman" w:cs="Times New Roman"/>
                <w:color w:val="auto"/>
                <w:sz w:val="24"/>
                <w:szCs w:val="24"/>
              </w:rPr>
              <w:t>Name</w:t>
            </w:r>
            <w:bookmarkEnd w:id="172"/>
            <w:bookmarkEnd w:id="173"/>
          </w:p>
        </w:tc>
        <w:tc>
          <w:tcPr>
            <w:tcW w:w="4018" w:type="dxa"/>
            <w:shd w:val="clear" w:color="auto" w:fill="D9D9D9"/>
            <w:vAlign w:val="center"/>
          </w:tcPr>
          <w:p w14:paraId="4D983A29" w14:textId="77777777" w:rsidR="008E2959" w:rsidRPr="00E430AC" w:rsidRDefault="008E2959" w:rsidP="00754471">
            <w:pPr>
              <w:rPr>
                <w:rStyle w:val="Heading2Char"/>
                <w:rFonts w:ascii="Times New Roman" w:hAnsi="Times New Roman" w:cs="Times New Roman"/>
                <w:color w:val="auto"/>
                <w:sz w:val="24"/>
                <w:szCs w:val="24"/>
              </w:rPr>
            </w:pPr>
            <w:bookmarkStart w:id="174" w:name="_Toc393744728"/>
            <w:bookmarkStart w:id="175" w:name="_Toc393747112"/>
            <w:r w:rsidRPr="00E430AC">
              <w:rPr>
                <w:rStyle w:val="Heading2Char"/>
                <w:rFonts w:ascii="Times New Roman" w:hAnsi="Times New Roman" w:cs="Times New Roman"/>
                <w:color w:val="auto"/>
                <w:sz w:val="24"/>
                <w:szCs w:val="24"/>
              </w:rPr>
              <w:t>Description</w:t>
            </w:r>
            <w:bookmarkEnd w:id="174"/>
            <w:bookmarkEnd w:id="175"/>
          </w:p>
        </w:tc>
        <w:tc>
          <w:tcPr>
            <w:tcW w:w="1855" w:type="dxa"/>
            <w:shd w:val="clear" w:color="auto" w:fill="D9D9D9"/>
            <w:vAlign w:val="center"/>
          </w:tcPr>
          <w:p w14:paraId="63FC1CB8" w14:textId="77777777" w:rsidR="008E2959" w:rsidRPr="00E430AC" w:rsidRDefault="008E2959" w:rsidP="00754471">
            <w:pPr>
              <w:rPr>
                <w:rStyle w:val="Heading2Char"/>
                <w:rFonts w:ascii="Times New Roman" w:hAnsi="Times New Roman" w:cs="Times New Roman"/>
                <w:color w:val="auto"/>
                <w:sz w:val="24"/>
                <w:szCs w:val="24"/>
              </w:rPr>
            </w:pPr>
            <w:bookmarkStart w:id="176" w:name="_Toc393744729"/>
            <w:bookmarkStart w:id="177" w:name="_Toc393747113"/>
            <w:r w:rsidRPr="00E430AC">
              <w:rPr>
                <w:rStyle w:val="Heading2Char"/>
                <w:rFonts w:ascii="Times New Roman" w:hAnsi="Times New Roman" w:cs="Times New Roman"/>
                <w:color w:val="auto"/>
                <w:sz w:val="24"/>
                <w:szCs w:val="24"/>
              </w:rPr>
              <w:t>Remark</w:t>
            </w:r>
            <w:bookmarkEnd w:id="176"/>
            <w:bookmarkEnd w:id="177"/>
          </w:p>
        </w:tc>
      </w:tr>
      <w:tr w:rsidR="001D10CF" w:rsidRPr="00E430AC" w14:paraId="2BAD8352" w14:textId="77777777" w:rsidTr="003D6A47">
        <w:trPr>
          <w:trHeight w:val="321"/>
        </w:trPr>
        <w:tc>
          <w:tcPr>
            <w:tcW w:w="562" w:type="dxa"/>
            <w:vAlign w:val="center"/>
          </w:tcPr>
          <w:p w14:paraId="035EAAFE" w14:textId="77777777" w:rsidR="008E2959" w:rsidRPr="00E430AC" w:rsidRDefault="00BF70E6" w:rsidP="00754471">
            <w:pPr>
              <w:rPr>
                <w:rStyle w:val="Heading2Char"/>
                <w:rFonts w:ascii="Times New Roman" w:hAnsi="Times New Roman" w:cs="Times New Roman"/>
                <w:b w:val="0"/>
                <w:color w:val="auto"/>
                <w:sz w:val="24"/>
                <w:szCs w:val="24"/>
              </w:rPr>
            </w:pPr>
            <w:bookmarkStart w:id="178" w:name="_Toc393744730"/>
            <w:bookmarkStart w:id="179" w:name="_Toc393747114"/>
            <w:r>
              <w:rPr>
                <w:rStyle w:val="Heading2Char"/>
                <w:rFonts w:ascii="Times New Roman" w:hAnsi="Times New Roman" w:cs="Times New Roman"/>
                <w:b w:val="0"/>
                <w:color w:val="auto"/>
                <w:sz w:val="24"/>
                <w:szCs w:val="24"/>
              </w:rPr>
              <w:t>-</w:t>
            </w:r>
            <w:bookmarkEnd w:id="178"/>
            <w:bookmarkEnd w:id="179"/>
          </w:p>
        </w:tc>
        <w:tc>
          <w:tcPr>
            <w:tcW w:w="2807" w:type="dxa"/>
            <w:vAlign w:val="center"/>
          </w:tcPr>
          <w:p w14:paraId="61D28FB7" w14:textId="77777777" w:rsidR="008E2959" w:rsidRPr="00E430AC" w:rsidRDefault="00BF70E6" w:rsidP="00754471">
            <w:pPr>
              <w:rPr>
                <w:rStyle w:val="Heading2Char"/>
                <w:rFonts w:ascii="Times New Roman" w:hAnsi="Times New Roman" w:cs="Times New Roman"/>
                <w:b w:val="0"/>
                <w:color w:val="auto"/>
                <w:sz w:val="24"/>
                <w:szCs w:val="24"/>
              </w:rPr>
            </w:pPr>
            <w:bookmarkStart w:id="180" w:name="_Toc393744731"/>
            <w:bookmarkStart w:id="181" w:name="_Toc393747115"/>
            <w:r>
              <w:rPr>
                <w:rStyle w:val="Heading2Char"/>
                <w:rFonts w:ascii="Times New Roman" w:hAnsi="Times New Roman" w:cs="Times New Roman"/>
                <w:b w:val="0"/>
                <w:color w:val="auto"/>
                <w:sz w:val="24"/>
                <w:szCs w:val="24"/>
              </w:rPr>
              <w:t>-</w:t>
            </w:r>
            <w:bookmarkEnd w:id="180"/>
            <w:bookmarkEnd w:id="181"/>
          </w:p>
        </w:tc>
        <w:tc>
          <w:tcPr>
            <w:tcW w:w="4018" w:type="dxa"/>
            <w:vAlign w:val="center"/>
          </w:tcPr>
          <w:p w14:paraId="65E03738" w14:textId="77777777" w:rsidR="008E2959" w:rsidRPr="00E430AC" w:rsidRDefault="00BF70E6" w:rsidP="00754471">
            <w:pPr>
              <w:rPr>
                <w:rStyle w:val="Heading2Char"/>
                <w:rFonts w:ascii="Times New Roman" w:eastAsiaTheme="minorHAnsi" w:hAnsi="Times New Roman" w:cs="Times New Roman"/>
                <w:b w:val="0"/>
                <w:bCs w:val="0"/>
                <w:color w:val="auto"/>
                <w:sz w:val="24"/>
                <w:szCs w:val="24"/>
                <w:lang w:bidi="ar-SA"/>
              </w:rPr>
            </w:pPr>
            <w:r>
              <w:rPr>
                <w:rFonts w:ascii="Times New Roman" w:hAnsi="Times New Roman" w:cs="Times New Roman"/>
                <w:sz w:val="24"/>
                <w:szCs w:val="24"/>
              </w:rPr>
              <w:t>-</w:t>
            </w:r>
          </w:p>
        </w:tc>
        <w:tc>
          <w:tcPr>
            <w:tcW w:w="1855" w:type="dxa"/>
            <w:vAlign w:val="center"/>
          </w:tcPr>
          <w:p w14:paraId="65B35414" w14:textId="77777777" w:rsidR="008E2959" w:rsidRPr="00E430AC" w:rsidRDefault="001D10CF" w:rsidP="00754471">
            <w:pPr>
              <w:rPr>
                <w:rStyle w:val="Heading2Char"/>
                <w:rFonts w:ascii="Times New Roman" w:hAnsi="Times New Roman" w:cs="Times New Roman"/>
                <w:b w:val="0"/>
                <w:color w:val="auto"/>
                <w:sz w:val="24"/>
                <w:szCs w:val="24"/>
              </w:rPr>
            </w:pPr>
            <w:bookmarkStart w:id="182" w:name="_Toc393744732"/>
            <w:bookmarkStart w:id="183" w:name="_Toc393747116"/>
            <w:r w:rsidRPr="00E430AC">
              <w:rPr>
                <w:rStyle w:val="Heading2Char"/>
                <w:rFonts w:ascii="Times New Roman" w:hAnsi="Times New Roman" w:cs="Times New Roman"/>
                <w:b w:val="0"/>
                <w:color w:val="auto"/>
                <w:sz w:val="24"/>
                <w:szCs w:val="24"/>
              </w:rPr>
              <w:t>-</w:t>
            </w:r>
            <w:bookmarkEnd w:id="182"/>
            <w:bookmarkEnd w:id="183"/>
          </w:p>
        </w:tc>
      </w:tr>
    </w:tbl>
    <w:p w14:paraId="3A93A486" w14:textId="77777777" w:rsidR="0033450A" w:rsidRPr="00392646" w:rsidRDefault="0033450A" w:rsidP="00754471">
      <w:pPr>
        <w:rPr>
          <w:rStyle w:val="Heading2Char"/>
          <w:rFonts w:ascii="Times New Roman" w:hAnsi="Times New Roman" w:cs="Times New Roman"/>
          <w:color w:val="auto"/>
          <w:sz w:val="24"/>
          <w:szCs w:val="24"/>
        </w:rPr>
      </w:pPr>
    </w:p>
    <w:p w14:paraId="4D1B8A50" w14:textId="77777777" w:rsidR="0033450A" w:rsidRPr="00392646" w:rsidRDefault="0033450A" w:rsidP="00754471">
      <w:pPr>
        <w:rPr>
          <w:rStyle w:val="Heading2Char"/>
          <w:rFonts w:ascii="Times New Roman" w:hAnsi="Times New Roman" w:cs="Times New Roman"/>
          <w:color w:val="auto"/>
          <w:sz w:val="24"/>
          <w:szCs w:val="24"/>
        </w:rPr>
      </w:pPr>
      <w:bookmarkStart w:id="184" w:name="_Toc393744733"/>
      <w:bookmarkStart w:id="185" w:name="_Toc393747117"/>
      <w:r w:rsidRPr="00392646">
        <w:rPr>
          <w:rStyle w:val="Heading2Char"/>
          <w:rFonts w:ascii="Times New Roman" w:hAnsi="Times New Roman" w:cs="Times New Roman"/>
          <w:color w:val="auto"/>
          <w:sz w:val="24"/>
          <w:szCs w:val="24"/>
        </w:rPr>
        <w:t>Method</w:t>
      </w:r>
      <w:bookmarkEnd w:id="184"/>
      <w:bookmarkEnd w:id="185"/>
    </w:p>
    <w:p w14:paraId="3495EC8A" w14:textId="77777777" w:rsidR="0033450A" w:rsidRPr="00392646" w:rsidRDefault="0033450A" w:rsidP="00754471">
      <w:pPr>
        <w:rPr>
          <w:rStyle w:val="Heading2Char"/>
          <w:rFonts w:ascii="Times New Roman" w:hAnsi="Times New Roman" w:cs="Times New Roman"/>
          <w:color w:val="auto"/>
          <w:sz w:val="24"/>
          <w:szCs w:val="24"/>
        </w:rPr>
      </w:pPr>
    </w:p>
    <w:tbl>
      <w:tblPr>
        <w:tblStyle w:val="TableGrid"/>
        <w:tblW w:w="9209" w:type="dxa"/>
        <w:tblLayout w:type="fixed"/>
        <w:tblLook w:val="04A0" w:firstRow="1" w:lastRow="0" w:firstColumn="1" w:lastColumn="0" w:noHBand="0" w:noVBand="1"/>
      </w:tblPr>
      <w:tblGrid>
        <w:gridCol w:w="562"/>
        <w:gridCol w:w="2552"/>
        <w:gridCol w:w="2551"/>
        <w:gridCol w:w="2127"/>
        <w:gridCol w:w="1417"/>
      </w:tblGrid>
      <w:tr w:rsidR="007757BD" w:rsidRPr="00392646" w14:paraId="269D9736" w14:textId="77777777" w:rsidTr="003D6A47">
        <w:trPr>
          <w:trHeight w:val="191"/>
        </w:trPr>
        <w:tc>
          <w:tcPr>
            <w:tcW w:w="562" w:type="dxa"/>
            <w:shd w:val="clear" w:color="auto" w:fill="D9D9D9"/>
            <w:vAlign w:val="center"/>
          </w:tcPr>
          <w:p w14:paraId="76A03CED" w14:textId="77777777" w:rsidR="007757BD" w:rsidRPr="00392646" w:rsidRDefault="007757BD" w:rsidP="00754471">
            <w:pPr>
              <w:rPr>
                <w:rStyle w:val="Heading2Char"/>
                <w:rFonts w:ascii="Times New Roman" w:hAnsi="Times New Roman" w:cs="Times New Roman"/>
                <w:color w:val="auto"/>
                <w:sz w:val="24"/>
                <w:szCs w:val="24"/>
              </w:rPr>
            </w:pPr>
            <w:bookmarkStart w:id="186" w:name="_Toc393744734"/>
            <w:bookmarkStart w:id="187" w:name="_Toc393747118"/>
            <w:r w:rsidRPr="00392646">
              <w:rPr>
                <w:rStyle w:val="Heading2Char"/>
                <w:rFonts w:ascii="Times New Roman" w:hAnsi="Times New Roman" w:cs="Times New Roman"/>
                <w:color w:val="auto"/>
                <w:sz w:val="24"/>
                <w:szCs w:val="24"/>
              </w:rPr>
              <w:t>ID</w:t>
            </w:r>
            <w:bookmarkEnd w:id="186"/>
            <w:bookmarkEnd w:id="187"/>
          </w:p>
        </w:tc>
        <w:tc>
          <w:tcPr>
            <w:tcW w:w="2552" w:type="dxa"/>
            <w:shd w:val="clear" w:color="auto" w:fill="D9D9D9"/>
          </w:tcPr>
          <w:p w14:paraId="7C4E4548" w14:textId="77777777" w:rsidR="007757BD" w:rsidRPr="00392646" w:rsidRDefault="007757BD" w:rsidP="00754471">
            <w:pPr>
              <w:rPr>
                <w:rStyle w:val="Heading2Char"/>
                <w:rFonts w:ascii="Times New Roman" w:hAnsi="Times New Roman" w:cs="Times New Roman"/>
                <w:color w:val="auto"/>
                <w:sz w:val="24"/>
                <w:szCs w:val="24"/>
              </w:rPr>
            </w:pPr>
            <w:bookmarkStart w:id="188" w:name="_Toc393744735"/>
            <w:bookmarkStart w:id="189" w:name="_Toc393747119"/>
            <w:r w:rsidRPr="00392646">
              <w:rPr>
                <w:rStyle w:val="Heading2Char"/>
                <w:rFonts w:ascii="Times New Roman" w:hAnsi="Times New Roman" w:cs="Times New Roman"/>
                <w:color w:val="auto"/>
                <w:sz w:val="24"/>
                <w:szCs w:val="24"/>
              </w:rPr>
              <w:t>Name</w:t>
            </w:r>
            <w:bookmarkEnd w:id="188"/>
            <w:bookmarkEnd w:id="189"/>
          </w:p>
        </w:tc>
        <w:tc>
          <w:tcPr>
            <w:tcW w:w="2551" w:type="dxa"/>
            <w:shd w:val="clear" w:color="auto" w:fill="D9D9D9"/>
          </w:tcPr>
          <w:p w14:paraId="61C4DEA7" w14:textId="77777777" w:rsidR="007757BD" w:rsidRPr="00392646" w:rsidRDefault="007757BD" w:rsidP="00754471">
            <w:pPr>
              <w:rPr>
                <w:rStyle w:val="Heading2Char"/>
                <w:rFonts w:ascii="Times New Roman" w:hAnsi="Times New Roman" w:cs="Times New Roman"/>
                <w:color w:val="auto"/>
                <w:sz w:val="24"/>
                <w:szCs w:val="24"/>
              </w:rPr>
            </w:pPr>
            <w:bookmarkStart w:id="190" w:name="_Toc393744736"/>
            <w:bookmarkStart w:id="191" w:name="_Toc393747120"/>
            <w:r w:rsidRPr="00392646">
              <w:rPr>
                <w:rStyle w:val="Heading2Char"/>
                <w:rFonts w:ascii="Times New Roman" w:hAnsi="Times New Roman" w:cs="Times New Roman"/>
                <w:color w:val="auto"/>
                <w:sz w:val="24"/>
                <w:szCs w:val="24"/>
              </w:rPr>
              <w:t>Description</w:t>
            </w:r>
            <w:bookmarkEnd w:id="190"/>
            <w:bookmarkEnd w:id="191"/>
          </w:p>
        </w:tc>
        <w:tc>
          <w:tcPr>
            <w:tcW w:w="2127" w:type="dxa"/>
            <w:shd w:val="clear" w:color="auto" w:fill="D9D9D9"/>
            <w:vAlign w:val="center"/>
          </w:tcPr>
          <w:p w14:paraId="589EA47A" w14:textId="77777777" w:rsidR="007757BD" w:rsidRPr="00E75701" w:rsidRDefault="007757BD" w:rsidP="00754471">
            <w:pPr>
              <w:rPr>
                <w:rStyle w:val="Heading2Char"/>
                <w:rFonts w:ascii="Times New Roman" w:hAnsi="Times New Roman" w:cs="Times New Roman"/>
                <w:color w:val="auto"/>
                <w:sz w:val="24"/>
                <w:szCs w:val="24"/>
              </w:rPr>
            </w:pPr>
            <w:bookmarkStart w:id="192" w:name="_Toc393744737"/>
            <w:bookmarkStart w:id="193" w:name="_Toc393747121"/>
            <w:r w:rsidRPr="00E75701">
              <w:rPr>
                <w:rStyle w:val="Heading2Char"/>
                <w:rFonts w:ascii="Times New Roman" w:hAnsi="Times New Roman" w:cs="Times New Roman"/>
                <w:color w:val="auto"/>
                <w:sz w:val="24"/>
                <w:szCs w:val="24"/>
              </w:rPr>
              <w:t>Parameters</w:t>
            </w:r>
            <w:bookmarkEnd w:id="192"/>
            <w:bookmarkEnd w:id="193"/>
          </w:p>
        </w:tc>
        <w:tc>
          <w:tcPr>
            <w:tcW w:w="1417" w:type="dxa"/>
            <w:shd w:val="clear" w:color="auto" w:fill="D9D9D9"/>
            <w:vAlign w:val="center"/>
          </w:tcPr>
          <w:p w14:paraId="5918C72B" w14:textId="79288CAA" w:rsidR="007757BD" w:rsidRPr="00E75701" w:rsidRDefault="007757BD" w:rsidP="00754471">
            <w:pPr>
              <w:rPr>
                <w:rStyle w:val="Heading2Char"/>
                <w:rFonts w:ascii="Times New Roman" w:hAnsi="Times New Roman" w:cs="Times New Roman"/>
                <w:color w:val="auto"/>
                <w:sz w:val="24"/>
                <w:szCs w:val="24"/>
              </w:rPr>
            </w:pPr>
            <w:bookmarkStart w:id="194" w:name="_Toc393744738"/>
            <w:bookmarkStart w:id="195" w:name="_Toc393747122"/>
            <w:r w:rsidRPr="00E75701">
              <w:rPr>
                <w:rStyle w:val="Heading2Char"/>
                <w:rFonts w:ascii="Times New Roman" w:hAnsi="Times New Roman" w:cs="Times New Roman"/>
                <w:color w:val="auto"/>
                <w:sz w:val="24"/>
                <w:szCs w:val="24"/>
              </w:rPr>
              <w:t>Return</w:t>
            </w:r>
            <w:bookmarkEnd w:id="194"/>
            <w:bookmarkEnd w:id="195"/>
          </w:p>
        </w:tc>
      </w:tr>
      <w:tr w:rsidR="007757BD" w:rsidRPr="00392646" w14:paraId="35E8B051" w14:textId="77777777" w:rsidTr="003D6A47">
        <w:tc>
          <w:tcPr>
            <w:tcW w:w="562" w:type="dxa"/>
            <w:vAlign w:val="center"/>
          </w:tcPr>
          <w:p w14:paraId="06BEBD40" w14:textId="77777777" w:rsidR="007757BD" w:rsidRPr="00E430AC" w:rsidRDefault="007757BD" w:rsidP="00754471">
            <w:pPr>
              <w:rPr>
                <w:rStyle w:val="Heading2Char"/>
                <w:rFonts w:ascii="Times New Roman" w:hAnsi="Times New Roman" w:cs="Times New Roman"/>
                <w:b w:val="0"/>
                <w:color w:val="auto"/>
                <w:sz w:val="24"/>
                <w:szCs w:val="24"/>
              </w:rPr>
            </w:pPr>
            <w:bookmarkStart w:id="196" w:name="_Toc393744739"/>
            <w:bookmarkStart w:id="197" w:name="_Toc393747123"/>
            <w:r w:rsidRPr="00E430AC">
              <w:rPr>
                <w:rStyle w:val="Heading2Char"/>
                <w:rFonts w:ascii="Times New Roman" w:hAnsi="Times New Roman" w:cs="Times New Roman"/>
                <w:b w:val="0"/>
                <w:color w:val="auto"/>
                <w:sz w:val="24"/>
                <w:szCs w:val="24"/>
              </w:rPr>
              <w:t>1</w:t>
            </w:r>
            <w:bookmarkEnd w:id="196"/>
            <w:bookmarkEnd w:id="197"/>
          </w:p>
        </w:tc>
        <w:tc>
          <w:tcPr>
            <w:tcW w:w="2552" w:type="dxa"/>
            <w:vAlign w:val="center"/>
          </w:tcPr>
          <w:p w14:paraId="5E6EF06D" w14:textId="23A94A80" w:rsidR="007757BD" w:rsidRPr="00E75701" w:rsidRDefault="007757BD" w:rsidP="00754471">
            <w:pPr>
              <w:rPr>
                <w:rStyle w:val="Heading2Char"/>
                <w:rFonts w:ascii="Times New Roman" w:hAnsi="Times New Roman" w:cs="Times New Roman"/>
                <w:b w:val="0"/>
                <w:color w:val="auto"/>
                <w:sz w:val="24"/>
                <w:szCs w:val="24"/>
              </w:rPr>
            </w:pPr>
            <w:bookmarkStart w:id="198" w:name="_Toc393744740"/>
            <w:bookmarkStart w:id="199" w:name="_Toc393747124"/>
            <w:r w:rsidRPr="00E75701">
              <w:rPr>
                <w:rStyle w:val="Heading2Char"/>
                <w:rFonts w:ascii="Times New Roman" w:hAnsi="Times New Roman" w:cs="Times New Roman"/>
                <w:b w:val="0"/>
                <w:color w:val="auto"/>
                <w:sz w:val="24"/>
                <w:szCs w:val="24"/>
              </w:rPr>
              <w:t>login</w:t>
            </w:r>
            <w:bookmarkEnd w:id="198"/>
            <w:bookmarkEnd w:id="199"/>
          </w:p>
        </w:tc>
        <w:tc>
          <w:tcPr>
            <w:tcW w:w="2551" w:type="dxa"/>
            <w:vAlign w:val="center"/>
          </w:tcPr>
          <w:p w14:paraId="610A7DEE" w14:textId="18496C78" w:rsidR="007757BD" w:rsidRPr="00E430AC" w:rsidRDefault="007757BD" w:rsidP="00754471">
            <w:pPr>
              <w:rPr>
                <w:rStyle w:val="Heading2Char"/>
                <w:rFonts w:ascii="Times New Roman" w:eastAsiaTheme="minorHAnsi" w:hAnsi="Times New Roman" w:cs="Times New Roman"/>
                <w:b w:val="0"/>
                <w:bCs w:val="0"/>
                <w:color w:val="auto"/>
                <w:sz w:val="24"/>
                <w:szCs w:val="24"/>
                <w:lang w:bidi="ar-SA"/>
              </w:rPr>
            </w:pPr>
            <w:r w:rsidRPr="00E430AC">
              <w:rPr>
                <w:rFonts w:ascii="Times New Roman" w:hAnsi="Times New Roman" w:cs="Times New Roman"/>
                <w:sz w:val="24"/>
                <w:szCs w:val="24"/>
              </w:rPr>
              <w:t xml:space="preserve">Method uses to login for </w:t>
            </w:r>
            <w:r w:rsidR="007D1288" w:rsidRPr="007D1288">
              <w:rPr>
                <w:rStyle w:val="Heading2Char"/>
                <w:rFonts w:eastAsiaTheme="minorHAnsi"/>
                <w:b w:val="0"/>
                <w:bCs w:val="0"/>
                <w:color w:val="auto"/>
                <w:lang w:bidi="ar-SA"/>
              </w:rPr>
              <w:t>dentist</w:t>
            </w:r>
          </w:p>
        </w:tc>
        <w:tc>
          <w:tcPr>
            <w:tcW w:w="2127" w:type="dxa"/>
            <w:vAlign w:val="center"/>
          </w:tcPr>
          <w:p w14:paraId="6A8E08B9" w14:textId="77777777" w:rsidR="007757BD" w:rsidRPr="00E75701" w:rsidRDefault="007757BD" w:rsidP="00754471">
            <w:pPr>
              <w:rPr>
                <w:rStyle w:val="Heading2Char"/>
                <w:rFonts w:ascii="Times New Roman" w:hAnsi="Times New Roman" w:cs="Times New Roman"/>
                <w:b w:val="0"/>
                <w:color w:val="auto"/>
                <w:sz w:val="24"/>
                <w:szCs w:val="24"/>
              </w:rPr>
            </w:pPr>
            <w:bookmarkStart w:id="200" w:name="_Toc393744741"/>
            <w:bookmarkStart w:id="201" w:name="_Toc393747125"/>
            <w:r w:rsidRPr="00E75701">
              <w:rPr>
                <w:rStyle w:val="Heading2Char"/>
                <w:rFonts w:ascii="Times New Roman" w:hAnsi="Times New Roman" w:cs="Times New Roman"/>
                <w:b w:val="0"/>
                <w:color w:val="auto"/>
                <w:sz w:val="24"/>
                <w:szCs w:val="24"/>
              </w:rPr>
              <w:t>$</w:t>
            </w:r>
            <w:proofErr w:type="spellStart"/>
            <w:r w:rsidRPr="00E75701">
              <w:rPr>
                <w:rStyle w:val="Heading2Char"/>
                <w:rFonts w:ascii="Times New Roman" w:hAnsi="Times New Roman" w:cs="Times New Roman"/>
                <w:b w:val="0"/>
                <w:color w:val="auto"/>
                <w:sz w:val="24"/>
                <w:szCs w:val="24"/>
              </w:rPr>
              <w:t>dentistID:varchar</w:t>
            </w:r>
            <w:proofErr w:type="spellEnd"/>
            <w:r w:rsidRPr="00E75701">
              <w:rPr>
                <w:rStyle w:val="Heading2Char"/>
                <w:rFonts w:ascii="Times New Roman" w:hAnsi="Times New Roman" w:cs="Times New Roman"/>
                <w:b w:val="0"/>
                <w:color w:val="auto"/>
                <w:sz w:val="24"/>
                <w:szCs w:val="24"/>
              </w:rPr>
              <w:t>,</w:t>
            </w:r>
            <w:bookmarkEnd w:id="200"/>
            <w:bookmarkEnd w:id="201"/>
          </w:p>
          <w:p w14:paraId="65F1854F" w14:textId="77777777" w:rsidR="007757BD" w:rsidRPr="00E75701" w:rsidRDefault="007757BD" w:rsidP="00754471">
            <w:pPr>
              <w:rPr>
                <w:rStyle w:val="Heading2Char"/>
                <w:rFonts w:ascii="Times New Roman" w:hAnsi="Times New Roman" w:cs="Times New Roman"/>
                <w:b w:val="0"/>
                <w:color w:val="auto"/>
                <w:sz w:val="24"/>
                <w:szCs w:val="24"/>
              </w:rPr>
            </w:pPr>
            <w:bookmarkStart w:id="202" w:name="_Toc393744742"/>
            <w:bookmarkStart w:id="203" w:name="_Toc393747126"/>
            <w:r w:rsidRPr="00E75701">
              <w:rPr>
                <w:rStyle w:val="Heading2Char"/>
                <w:rFonts w:ascii="Times New Roman" w:hAnsi="Times New Roman" w:cs="Times New Roman"/>
                <w:b w:val="0"/>
                <w:color w:val="auto"/>
                <w:sz w:val="24"/>
                <w:szCs w:val="24"/>
              </w:rPr>
              <w:t>$</w:t>
            </w:r>
            <w:proofErr w:type="spellStart"/>
            <w:r w:rsidRPr="00E75701">
              <w:rPr>
                <w:rStyle w:val="Heading2Char"/>
                <w:rFonts w:ascii="Times New Roman" w:hAnsi="Times New Roman" w:cs="Times New Roman"/>
                <w:b w:val="0"/>
                <w:color w:val="auto"/>
                <w:sz w:val="24"/>
                <w:szCs w:val="24"/>
              </w:rPr>
              <w:t>password:varchar</w:t>
            </w:r>
            <w:bookmarkEnd w:id="202"/>
            <w:bookmarkEnd w:id="203"/>
            <w:proofErr w:type="spellEnd"/>
          </w:p>
        </w:tc>
        <w:tc>
          <w:tcPr>
            <w:tcW w:w="1417" w:type="dxa"/>
            <w:vAlign w:val="center"/>
          </w:tcPr>
          <w:p w14:paraId="7D941B4F" w14:textId="03264BAA" w:rsidR="007757BD" w:rsidRPr="00E75701" w:rsidRDefault="00E75701" w:rsidP="00754471">
            <w:pPr>
              <w:rPr>
                <w:rStyle w:val="Heading2Char"/>
                <w:rFonts w:ascii="Times New Roman" w:hAnsi="Times New Roman" w:cs="Times New Roman"/>
                <w:b w:val="0"/>
                <w:color w:val="auto"/>
                <w:sz w:val="24"/>
                <w:szCs w:val="24"/>
              </w:rPr>
            </w:pPr>
            <w:bookmarkStart w:id="204" w:name="_Toc393744743"/>
            <w:bookmarkStart w:id="205" w:name="_Toc393747127"/>
            <w:proofErr w:type="spellStart"/>
            <w:r>
              <w:rPr>
                <w:rStyle w:val="Heading2Char"/>
                <w:rFonts w:ascii="Times New Roman" w:hAnsi="Times New Roman" w:cs="Times New Roman"/>
                <w:b w:val="0"/>
                <w:color w:val="auto"/>
                <w:sz w:val="24"/>
                <w:szCs w:val="24"/>
              </w:rPr>
              <w:t>boolean</w:t>
            </w:r>
            <w:bookmarkEnd w:id="204"/>
            <w:bookmarkEnd w:id="205"/>
            <w:proofErr w:type="spellEnd"/>
          </w:p>
        </w:tc>
      </w:tr>
      <w:tr w:rsidR="007757BD" w:rsidRPr="00392646" w14:paraId="206AC717" w14:textId="77777777" w:rsidTr="003D6A47">
        <w:tc>
          <w:tcPr>
            <w:tcW w:w="562" w:type="dxa"/>
            <w:vAlign w:val="center"/>
          </w:tcPr>
          <w:p w14:paraId="3AC0EEC4" w14:textId="77777777" w:rsidR="007757BD" w:rsidRPr="00E430AC" w:rsidRDefault="007757BD" w:rsidP="00754471">
            <w:pPr>
              <w:rPr>
                <w:rStyle w:val="Heading2Char"/>
                <w:rFonts w:ascii="Times New Roman" w:hAnsi="Times New Roman" w:cs="Times New Roman"/>
                <w:b w:val="0"/>
                <w:color w:val="auto"/>
                <w:sz w:val="24"/>
                <w:szCs w:val="24"/>
              </w:rPr>
            </w:pPr>
            <w:bookmarkStart w:id="206" w:name="_Toc393744744"/>
            <w:bookmarkStart w:id="207" w:name="_Toc393747128"/>
            <w:r w:rsidRPr="00E430AC">
              <w:rPr>
                <w:rStyle w:val="Heading2Char"/>
                <w:rFonts w:ascii="Times New Roman" w:hAnsi="Times New Roman" w:cs="Times New Roman"/>
                <w:b w:val="0"/>
                <w:color w:val="auto"/>
                <w:sz w:val="24"/>
                <w:szCs w:val="24"/>
              </w:rPr>
              <w:t>2</w:t>
            </w:r>
            <w:bookmarkEnd w:id="206"/>
            <w:bookmarkEnd w:id="207"/>
          </w:p>
        </w:tc>
        <w:tc>
          <w:tcPr>
            <w:tcW w:w="2552" w:type="dxa"/>
            <w:vAlign w:val="center"/>
          </w:tcPr>
          <w:p w14:paraId="169498CB" w14:textId="77777777" w:rsidR="007757BD" w:rsidRPr="00E75701" w:rsidRDefault="007757BD" w:rsidP="00754471">
            <w:pPr>
              <w:rPr>
                <w:rStyle w:val="Heading2Char"/>
                <w:rFonts w:ascii="Times New Roman" w:hAnsi="Times New Roman" w:cs="Times New Roman"/>
                <w:b w:val="0"/>
                <w:color w:val="auto"/>
                <w:sz w:val="24"/>
                <w:szCs w:val="24"/>
              </w:rPr>
            </w:pPr>
            <w:bookmarkStart w:id="208" w:name="_Toc393744745"/>
            <w:bookmarkStart w:id="209" w:name="_Toc393747129"/>
            <w:proofErr w:type="spellStart"/>
            <w:r w:rsidRPr="00E75701">
              <w:rPr>
                <w:rStyle w:val="Heading2Char"/>
                <w:rFonts w:ascii="Times New Roman" w:hAnsi="Times New Roman" w:cs="Times New Roman"/>
                <w:b w:val="0"/>
                <w:color w:val="auto"/>
                <w:sz w:val="24"/>
                <w:szCs w:val="24"/>
              </w:rPr>
              <w:t>get_d_data</w:t>
            </w:r>
            <w:bookmarkEnd w:id="208"/>
            <w:bookmarkEnd w:id="209"/>
            <w:proofErr w:type="spellEnd"/>
          </w:p>
        </w:tc>
        <w:tc>
          <w:tcPr>
            <w:tcW w:w="2551" w:type="dxa"/>
            <w:vAlign w:val="center"/>
          </w:tcPr>
          <w:p w14:paraId="5DB65114" w14:textId="77777777" w:rsidR="007757BD" w:rsidRPr="00E430AC" w:rsidRDefault="007757BD" w:rsidP="00754471">
            <w:pPr>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Method uses to get the dentists’ data from database</w:t>
            </w:r>
          </w:p>
        </w:tc>
        <w:tc>
          <w:tcPr>
            <w:tcW w:w="2127" w:type="dxa"/>
            <w:vAlign w:val="center"/>
          </w:tcPr>
          <w:p w14:paraId="365141FC" w14:textId="77777777" w:rsidR="007757BD" w:rsidRPr="00E75701" w:rsidRDefault="007757BD" w:rsidP="00754471">
            <w:pPr>
              <w:rPr>
                <w:rStyle w:val="Heading2Char"/>
                <w:rFonts w:ascii="Times New Roman" w:hAnsi="Times New Roman" w:cs="Times New Roman"/>
                <w:b w:val="0"/>
                <w:color w:val="auto"/>
                <w:sz w:val="24"/>
                <w:szCs w:val="24"/>
              </w:rPr>
            </w:pPr>
            <w:bookmarkStart w:id="210" w:name="_Toc393744746"/>
            <w:bookmarkStart w:id="211" w:name="_Toc393747130"/>
            <w:r w:rsidRPr="00E75701">
              <w:rPr>
                <w:rStyle w:val="Heading2Char"/>
                <w:rFonts w:ascii="Times New Roman" w:hAnsi="Times New Roman" w:cs="Times New Roman"/>
                <w:b w:val="0"/>
                <w:color w:val="auto"/>
                <w:sz w:val="24"/>
                <w:szCs w:val="24"/>
              </w:rPr>
              <w:t>-</w:t>
            </w:r>
            <w:bookmarkEnd w:id="210"/>
            <w:bookmarkEnd w:id="211"/>
          </w:p>
        </w:tc>
        <w:tc>
          <w:tcPr>
            <w:tcW w:w="1417" w:type="dxa"/>
            <w:vAlign w:val="center"/>
          </w:tcPr>
          <w:p w14:paraId="665D3297" w14:textId="06060913" w:rsidR="007757BD" w:rsidRPr="00E75701" w:rsidRDefault="003D6A47" w:rsidP="00754471">
            <w:pPr>
              <w:rPr>
                <w:rStyle w:val="Heading2Char"/>
                <w:rFonts w:ascii="Times New Roman" w:hAnsi="Times New Roman" w:cs="Times New Roman"/>
                <w:b w:val="0"/>
                <w:color w:val="auto"/>
                <w:sz w:val="24"/>
                <w:szCs w:val="24"/>
              </w:rPr>
            </w:pPr>
            <w:bookmarkStart w:id="212" w:name="_Toc393744747"/>
            <w:bookmarkStart w:id="213" w:name="_Toc393747131"/>
            <w:ins w:id="214" w:author="Sony" w:date="2014-07-21T11:42:00Z">
              <w:r>
                <w:rPr>
                  <w:rStyle w:val="Heading2Char"/>
                  <w:rFonts w:ascii="Times New Roman" w:hAnsi="Times New Roman" w:cs="Times New Roman"/>
                  <w:b w:val="0"/>
                  <w:color w:val="auto"/>
                  <w:sz w:val="24"/>
                  <w:szCs w:val="24"/>
                </w:rPr>
                <w:t>void</w:t>
              </w:r>
            </w:ins>
            <w:bookmarkEnd w:id="212"/>
            <w:bookmarkEnd w:id="213"/>
          </w:p>
        </w:tc>
      </w:tr>
      <w:tr w:rsidR="007757BD" w:rsidRPr="00392646" w14:paraId="12BC4487" w14:textId="77777777" w:rsidTr="003D6A47">
        <w:tc>
          <w:tcPr>
            <w:tcW w:w="562" w:type="dxa"/>
            <w:vAlign w:val="center"/>
          </w:tcPr>
          <w:p w14:paraId="3B6476FA" w14:textId="77777777" w:rsidR="007757BD" w:rsidRPr="00E430AC" w:rsidRDefault="007757BD" w:rsidP="00754471">
            <w:pPr>
              <w:rPr>
                <w:rStyle w:val="Heading2Char"/>
                <w:rFonts w:ascii="Times New Roman" w:hAnsi="Times New Roman" w:cs="Times New Roman"/>
                <w:b w:val="0"/>
                <w:color w:val="auto"/>
                <w:sz w:val="24"/>
                <w:szCs w:val="24"/>
              </w:rPr>
            </w:pPr>
            <w:bookmarkStart w:id="215" w:name="_Toc393744748"/>
            <w:bookmarkStart w:id="216" w:name="_Toc393747132"/>
            <w:r w:rsidRPr="00E430AC">
              <w:rPr>
                <w:rStyle w:val="Heading2Char"/>
                <w:rFonts w:ascii="Times New Roman" w:hAnsi="Times New Roman" w:cs="Times New Roman"/>
                <w:b w:val="0"/>
                <w:color w:val="auto"/>
                <w:sz w:val="24"/>
                <w:szCs w:val="24"/>
              </w:rPr>
              <w:t>3</w:t>
            </w:r>
            <w:bookmarkEnd w:id="215"/>
            <w:bookmarkEnd w:id="216"/>
          </w:p>
        </w:tc>
        <w:tc>
          <w:tcPr>
            <w:tcW w:w="2552" w:type="dxa"/>
            <w:vAlign w:val="center"/>
          </w:tcPr>
          <w:p w14:paraId="18352273" w14:textId="542D49F9" w:rsidR="007757BD" w:rsidRPr="00E75701" w:rsidRDefault="007757BD" w:rsidP="00754471">
            <w:pPr>
              <w:rPr>
                <w:rStyle w:val="Heading2Char"/>
                <w:rFonts w:ascii="Times New Roman" w:hAnsi="Times New Roman" w:cs="Times New Roman"/>
                <w:b w:val="0"/>
                <w:color w:val="auto"/>
                <w:sz w:val="24"/>
                <w:szCs w:val="24"/>
              </w:rPr>
            </w:pPr>
            <w:bookmarkStart w:id="217" w:name="_Toc393744749"/>
            <w:bookmarkStart w:id="218" w:name="_Toc393747133"/>
            <w:proofErr w:type="spellStart"/>
            <w:r w:rsidRPr="00E75701">
              <w:rPr>
                <w:rStyle w:val="Heading2Char"/>
                <w:rFonts w:ascii="Times New Roman" w:hAnsi="Times New Roman" w:cs="Times New Roman"/>
                <w:b w:val="0"/>
                <w:color w:val="auto"/>
                <w:sz w:val="24"/>
                <w:szCs w:val="24"/>
              </w:rPr>
              <w:t>getAppointmentByDID</w:t>
            </w:r>
            <w:bookmarkEnd w:id="217"/>
            <w:bookmarkEnd w:id="218"/>
            <w:proofErr w:type="spellEnd"/>
          </w:p>
        </w:tc>
        <w:tc>
          <w:tcPr>
            <w:tcW w:w="2551" w:type="dxa"/>
            <w:vAlign w:val="center"/>
          </w:tcPr>
          <w:p w14:paraId="49775025" w14:textId="77777777" w:rsidR="007757BD" w:rsidRPr="00E430AC" w:rsidRDefault="007757BD" w:rsidP="00754471">
            <w:pPr>
              <w:rPr>
                <w:rFonts w:ascii="Times New Roman" w:eastAsiaTheme="minorHAnsi" w:hAnsi="Times New Roman" w:cs="Times New Roman"/>
                <w:color w:val="auto"/>
                <w:sz w:val="24"/>
                <w:szCs w:val="24"/>
                <w:lang w:bidi="ar-SA"/>
              </w:rPr>
            </w:pPr>
            <w:r w:rsidRPr="00E430AC">
              <w:rPr>
                <w:rFonts w:ascii="Times New Roman" w:hAnsi="Times New Roman" w:cs="Times New Roman"/>
                <w:sz w:val="24"/>
                <w:szCs w:val="24"/>
              </w:rPr>
              <w:t xml:space="preserve">Method uses to get appointments data of dentist from database by using </w:t>
            </w:r>
            <w:proofErr w:type="spellStart"/>
            <w:r w:rsidRPr="00E430AC">
              <w:rPr>
                <w:rFonts w:ascii="Times New Roman" w:hAnsi="Times New Roman" w:cs="Times New Roman"/>
                <w:sz w:val="24"/>
                <w:szCs w:val="24"/>
              </w:rPr>
              <w:t>dentistID</w:t>
            </w:r>
            <w:proofErr w:type="spellEnd"/>
          </w:p>
        </w:tc>
        <w:tc>
          <w:tcPr>
            <w:tcW w:w="2127" w:type="dxa"/>
            <w:vAlign w:val="center"/>
          </w:tcPr>
          <w:p w14:paraId="014A8864" w14:textId="77777777" w:rsidR="007757BD" w:rsidRPr="00E75701" w:rsidRDefault="007757BD" w:rsidP="00754471">
            <w:pPr>
              <w:rPr>
                <w:rStyle w:val="Heading2Char"/>
                <w:rFonts w:ascii="Times New Roman" w:hAnsi="Times New Roman" w:cs="Times New Roman"/>
                <w:b w:val="0"/>
                <w:color w:val="auto"/>
                <w:sz w:val="24"/>
                <w:szCs w:val="24"/>
              </w:rPr>
            </w:pPr>
            <w:bookmarkStart w:id="219" w:name="_Toc393744750"/>
            <w:bookmarkStart w:id="220" w:name="_Toc393747134"/>
            <w:ins w:id="221" w:author="CAMT" w:date="2014-07-18T08:41:00Z">
              <w:r w:rsidRPr="00E75701">
                <w:rPr>
                  <w:rStyle w:val="Heading2Char"/>
                  <w:rFonts w:ascii="Times New Roman" w:hAnsi="Times New Roman" w:cs="Times New Roman"/>
                  <w:b w:val="0"/>
                  <w:color w:val="auto"/>
                  <w:sz w:val="24"/>
                  <w:szCs w:val="24"/>
                </w:rPr>
                <w:t>$</w:t>
              </w:r>
              <w:proofErr w:type="spellStart"/>
              <w:r w:rsidRPr="00E75701">
                <w:rPr>
                  <w:rStyle w:val="Heading2Char"/>
                  <w:rFonts w:ascii="Times New Roman" w:hAnsi="Times New Roman" w:cs="Times New Roman"/>
                  <w:b w:val="0"/>
                  <w:color w:val="auto"/>
                  <w:sz w:val="24"/>
                  <w:szCs w:val="24"/>
                </w:rPr>
                <w:t>dentistID:varchar</w:t>
              </w:r>
            </w:ins>
            <w:bookmarkEnd w:id="219"/>
            <w:bookmarkEnd w:id="220"/>
            <w:proofErr w:type="spellEnd"/>
          </w:p>
        </w:tc>
        <w:tc>
          <w:tcPr>
            <w:tcW w:w="1417" w:type="dxa"/>
            <w:vAlign w:val="center"/>
          </w:tcPr>
          <w:p w14:paraId="235F1BDA" w14:textId="575B90EF" w:rsidR="007757BD" w:rsidRPr="003D6A47" w:rsidRDefault="003D6A47" w:rsidP="00754471">
            <w:pPr>
              <w:rPr>
                <w:rStyle w:val="Heading2Char"/>
                <w:rFonts w:ascii="Times New Roman" w:hAnsi="Times New Roman" w:cs="Times New Roman"/>
                <w:b w:val="0"/>
                <w:color w:val="auto"/>
                <w:sz w:val="24"/>
                <w:szCs w:val="24"/>
              </w:rPr>
            </w:pPr>
            <w:bookmarkStart w:id="222" w:name="_Toc393744751"/>
            <w:bookmarkStart w:id="223" w:name="_Toc393747135"/>
            <w:ins w:id="224" w:author="Sony" w:date="2014-07-21T11:42:00Z">
              <w:r>
                <w:rPr>
                  <w:rStyle w:val="Heading2Char"/>
                  <w:rFonts w:ascii="Times New Roman" w:hAnsi="Times New Roman" w:cs="Times New Roman"/>
                  <w:b w:val="0"/>
                  <w:color w:val="auto"/>
                  <w:sz w:val="24"/>
                  <w:szCs w:val="24"/>
                </w:rPr>
                <w:t>Array[]</w:t>
              </w:r>
            </w:ins>
            <w:bookmarkEnd w:id="222"/>
            <w:bookmarkEnd w:id="223"/>
          </w:p>
        </w:tc>
      </w:tr>
      <w:tr w:rsidR="007757BD" w:rsidRPr="00392646" w14:paraId="7B120322" w14:textId="77777777" w:rsidTr="003D6A47">
        <w:tc>
          <w:tcPr>
            <w:tcW w:w="562" w:type="dxa"/>
            <w:vAlign w:val="center"/>
          </w:tcPr>
          <w:p w14:paraId="5B9DB536" w14:textId="77777777" w:rsidR="007757BD" w:rsidRPr="00E430AC" w:rsidRDefault="007757BD" w:rsidP="00754471">
            <w:pPr>
              <w:rPr>
                <w:rStyle w:val="Heading2Char"/>
                <w:rFonts w:ascii="Times New Roman" w:hAnsi="Times New Roman" w:cs="Times New Roman"/>
                <w:b w:val="0"/>
                <w:color w:val="auto"/>
                <w:sz w:val="24"/>
                <w:szCs w:val="24"/>
              </w:rPr>
            </w:pPr>
            <w:bookmarkStart w:id="225" w:name="_Toc393744752"/>
            <w:bookmarkStart w:id="226" w:name="_Toc393747136"/>
            <w:r w:rsidRPr="00E430AC">
              <w:rPr>
                <w:rStyle w:val="Heading2Char"/>
                <w:rFonts w:ascii="Times New Roman" w:hAnsi="Times New Roman" w:cs="Times New Roman"/>
                <w:b w:val="0"/>
                <w:color w:val="auto"/>
                <w:sz w:val="24"/>
                <w:szCs w:val="24"/>
              </w:rPr>
              <w:t>4</w:t>
            </w:r>
            <w:bookmarkEnd w:id="225"/>
            <w:bookmarkEnd w:id="226"/>
          </w:p>
        </w:tc>
        <w:tc>
          <w:tcPr>
            <w:tcW w:w="2552" w:type="dxa"/>
            <w:vAlign w:val="center"/>
          </w:tcPr>
          <w:p w14:paraId="4C3DC9B9" w14:textId="6E5C6D1F" w:rsidR="007757BD" w:rsidRPr="003D6A47" w:rsidRDefault="007757BD" w:rsidP="00754471">
            <w:pPr>
              <w:rPr>
                <w:rStyle w:val="Heading2Char"/>
                <w:rFonts w:ascii="Times New Roman" w:hAnsi="Times New Roman" w:cs="Times New Roman"/>
                <w:b w:val="0"/>
                <w:color w:val="auto"/>
                <w:sz w:val="24"/>
                <w:szCs w:val="24"/>
              </w:rPr>
            </w:pPr>
            <w:bookmarkStart w:id="227" w:name="_Toc393744753"/>
            <w:bookmarkStart w:id="228" w:name="_Toc393747137"/>
            <w:proofErr w:type="spellStart"/>
            <w:r w:rsidRPr="00E75701">
              <w:rPr>
                <w:rStyle w:val="Heading2Char"/>
                <w:rFonts w:ascii="Times New Roman" w:hAnsi="Times New Roman" w:cs="Times New Roman"/>
                <w:b w:val="0"/>
                <w:color w:val="auto"/>
                <w:sz w:val="24"/>
                <w:szCs w:val="24"/>
              </w:rPr>
              <w:t>getDataById</w:t>
            </w:r>
            <w:bookmarkEnd w:id="227"/>
            <w:bookmarkEnd w:id="228"/>
            <w:proofErr w:type="spellEnd"/>
          </w:p>
        </w:tc>
        <w:tc>
          <w:tcPr>
            <w:tcW w:w="2551" w:type="dxa"/>
            <w:vAlign w:val="center"/>
          </w:tcPr>
          <w:p w14:paraId="79708BFB" w14:textId="77777777" w:rsidR="007757BD" w:rsidRPr="00E430AC" w:rsidRDefault="007757BD" w:rsidP="00754471">
            <w:pPr>
              <w:rPr>
                <w:rStyle w:val="Heading2Char"/>
                <w:rFonts w:ascii="Times New Roman" w:hAnsi="Times New Roman" w:cs="Times New Roman"/>
                <w:b w:val="0"/>
                <w:color w:val="auto"/>
                <w:sz w:val="24"/>
                <w:szCs w:val="24"/>
              </w:rPr>
            </w:pPr>
            <w:r w:rsidRPr="00E430AC">
              <w:rPr>
                <w:rFonts w:ascii="Times New Roman" w:hAnsi="Times New Roman" w:cs="Times New Roman"/>
                <w:sz w:val="24"/>
                <w:szCs w:val="24"/>
              </w:rPr>
              <w:t>Method uses to get the dentists’ data from database</w:t>
            </w:r>
            <w:r>
              <w:rPr>
                <w:rStyle w:val="Heading2Char"/>
                <w:rFonts w:ascii="Times New Roman" w:hAnsi="Times New Roman" w:cs="Times New Roman"/>
                <w:b w:val="0"/>
                <w:color w:val="auto"/>
                <w:sz w:val="24"/>
                <w:szCs w:val="24"/>
              </w:rPr>
              <w:t xml:space="preserve"> by using </w:t>
            </w:r>
            <w:proofErr w:type="spellStart"/>
            <w:r>
              <w:rPr>
                <w:rStyle w:val="Heading2Char"/>
                <w:rFonts w:ascii="Times New Roman" w:hAnsi="Times New Roman" w:cs="Times New Roman"/>
                <w:b w:val="0"/>
                <w:color w:val="auto"/>
                <w:sz w:val="24"/>
                <w:szCs w:val="24"/>
              </w:rPr>
              <w:t>dentistID</w:t>
            </w:r>
            <w:proofErr w:type="spellEnd"/>
          </w:p>
        </w:tc>
        <w:tc>
          <w:tcPr>
            <w:tcW w:w="2127" w:type="dxa"/>
            <w:vAlign w:val="center"/>
          </w:tcPr>
          <w:p w14:paraId="6DB70ADA" w14:textId="77777777" w:rsidR="007757BD" w:rsidRPr="00E75701" w:rsidRDefault="007757BD" w:rsidP="00754471">
            <w:pPr>
              <w:rPr>
                <w:rStyle w:val="Heading2Char"/>
                <w:rFonts w:ascii="Times New Roman" w:hAnsi="Times New Roman" w:cs="Times New Roman"/>
                <w:b w:val="0"/>
                <w:color w:val="auto"/>
                <w:sz w:val="24"/>
                <w:szCs w:val="24"/>
              </w:rPr>
            </w:pPr>
            <w:bookmarkStart w:id="229" w:name="_Toc393744754"/>
            <w:bookmarkStart w:id="230" w:name="_Toc393747138"/>
            <w:ins w:id="231" w:author="CAMT" w:date="2014-07-18T08:41:00Z">
              <w:r w:rsidRPr="00E75701">
                <w:rPr>
                  <w:rStyle w:val="Heading2Char"/>
                  <w:rFonts w:ascii="Times New Roman" w:hAnsi="Times New Roman" w:cs="Times New Roman"/>
                  <w:b w:val="0"/>
                  <w:color w:val="auto"/>
                  <w:sz w:val="24"/>
                  <w:szCs w:val="24"/>
                </w:rPr>
                <w:t>$</w:t>
              </w:r>
              <w:proofErr w:type="spellStart"/>
              <w:r w:rsidRPr="00E75701">
                <w:rPr>
                  <w:rStyle w:val="Heading2Char"/>
                  <w:rFonts w:ascii="Times New Roman" w:hAnsi="Times New Roman" w:cs="Times New Roman"/>
                  <w:b w:val="0"/>
                  <w:color w:val="auto"/>
                  <w:sz w:val="24"/>
                  <w:szCs w:val="24"/>
                </w:rPr>
                <w:t>dentistID:varchar</w:t>
              </w:r>
            </w:ins>
            <w:bookmarkEnd w:id="229"/>
            <w:bookmarkEnd w:id="230"/>
            <w:proofErr w:type="spellEnd"/>
          </w:p>
        </w:tc>
        <w:tc>
          <w:tcPr>
            <w:tcW w:w="1417" w:type="dxa"/>
            <w:vAlign w:val="center"/>
          </w:tcPr>
          <w:p w14:paraId="222831FA" w14:textId="50498B2E" w:rsidR="007757BD" w:rsidRPr="00E75701" w:rsidRDefault="003D6A47" w:rsidP="00754471">
            <w:pPr>
              <w:rPr>
                <w:rStyle w:val="Heading2Char"/>
                <w:rFonts w:ascii="Times New Roman" w:hAnsi="Times New Roman" w:cs="Times New Roman"/>
                <w:b w:val="0"/>
                <w:color w:val="auto"/>
                <w:sz w:val="24"/>
                <w:szCs w:val="24"/>
              </w:rPr>
            </w:pPr>
            <w:bookmarkStart w:id="232" w:name="_Toc393744755"/>
            <w:bookmarkStart w:id="233" w:name="_Toc393747139"/>
            <w:ins w:id="234" w:author="Sony" w:date="2014-07-21T11:43:00Z">
              <w:r>
                <w:rPr>
                  <w:rStyle w:val="Heading2Char"/>
                  <w:rFonts w:ascii="Times New Roman" w:hAnsi="Times New Roman" w:cs="Times New Roman"/>
                  <w:b w:val="0"/>
                  <w:color w:val="auto"/>
                  <w:sz w:val="24"/>
                  <w:szCs w:val="24"/>
                </w:rPr>
                <w:t>void</w:t>
              </w:r>
            </w:ins>
            <w:bookmarkEnd w:id="232"/>
            <w:bookmarkEnd w:id="233"/>
          </w:p>
        </w:tc>
      </w:tr>
    </w:tbl>
    <w:p w14:paraId="2A077BDC" w14:textId="77777777" w:rsidR="00023C94" w:rsidRDefault="00023C94" w:rsidP="00754471">
      <w:pPr>
        <w:rPr>
          <w:rStyle w:val="Heading2Char"/>
          <w:rFonts w:ascii="Times New Roman" w:hAnsi="Times New Roman" w:cs="Times New Roman"/>
          <w:color w:val="auto"/>
          <w:sz w:val="24"/>
          <w:szCs w:val="24"/>
        </w:rPr>
      </w:pPr>
    </w:p>
    <w:p w14:paraId="7C27822E" w14:textId="77777777" w:rsidR="00023C94" w:rsidRDefault="00023C94" w:rsidP="00754471">
      <w:pPr>
        <w:rPr>
          <w:rStyle w:val="Heading2Char"/>
          <w:rFonts w:ascii="Times New Roman" w:hAnsi="Times New Roman" w:cs="Times New Roman"/>
          <w:color w:val="auto"/>
          <w:sz w:val="24"/>
          <w:szCs w:val="24"/>
        </w:rPr>
      </w:pPr>
    </w:p>
    <w:p w14:paraId="1CAE570A" w14:textId="77777777" w:rsidR="00754471" w:rsidRDefault="00754471" w:rsidP="00754471">
      <w:pPr>
        <w:rPr>
          <w:rStyle w:val="Heading2Char"/>
          <w:rFonts w:ascii="Times New Roman" w:hAnsi="Times New Roman" w:cs="Times New Roman"/>
          <w:color w:val="auto"/>
          <w:sz w:val="24"/>
          <w:szCs w:val="24"/>
        </w:rPr>
      </w:pPr>
    </w:p>
    <w:p w14:paraId="674DE183" w14:textId="77777777" w:rsidR="00754471" w:rsidRDefault="00754471" w:rsidP="00754471">
      <w:pPr>
        <w:rPr>
          <w:rStyle w:val="Heading2Char"/>
          <w:rFonts w:ascii="Times New Roman" w:hAnsi="Times New Roman" w:cs="Times New Roman"/>
          <w:color w:val="auto"/>
          <w:sz w:val="24"/>
          <w:szCs w:val="24"/>
        </w:rPr>
      </w:pPr>
    </w:p>
    <w:p w14:paraId="31D15859" w14:textId="77777777" w:rsidR="00754471" w:rsidRDefault="00754471" w:rsidP="00754471">
      <w:pPr>
        <w:rPr>
          <w:rStyle w:val="Heading2Char"/>
          <w:rFonts w:ascii="Times New Roman" w:hAnsi="Times New Roman" w:cs="Times New Roman"/>
          <w:color w:val="auto"/>
          <w:sz w:val="24"/>
          <w:szCs w:val="24"/>
        </w:rPr>
      </w:pPr>
    </w:p>
    <w:p w14:paraId="47372E8A" w14:textId="77777777" w:rsidR="00754471" w:rsidRDefault="00754471" w:rsidP="00754471">
      <w:pPr>
        <w:rPr>
          <w:rStyle w:val="Heading2Char"/>
          <w:rFonts w:ascii="Times New Roman" w:hAnsi="Times New Roman" w:cs="Times New Roman"/>
          <w:color w:val="auto"/>
          <w:sz w:val="24"/>
          <w:szCs w:val="24"/>
        </w:rPr>
      </w:pPr>
    </w:p>
    <w:p w14:paraId="2B0146AA" w14:textId="77777777" w:rsidR="00754471" w:rsidRDefault="00754471" w:rsidP="00754471">
      <w:pPr>
        <w:rPr>
          <w:rStyle w:val="Heading2Char"/>
          <w:rFonts w:ascii="Times New Roman" w:hAnsi="Times New Roman" w:cs="Times New Roman"/>
          <w:color w:val="auto"/>
          <w:sz w:val="24"/>
          <w:szCs w:val="24"/>
        </w:rPr>
      </w:pPr>
    </w:p>
    <w:p w14:paraId="6B00BC20" w14:textId="77777777" w:rsidR="00754471" w:rsidRDefault="00754471" w:rsidP="00754471">
      <w:pPr>
        <w:rPr>
          <w:rStyle w:val="Heading2Char"/>
          <w:rFonts w:ascii="Times New Roman" w:hAnsi="Times New Roman" w:cs="Times New Roman"/>
          <w:color w:val="auto"/>
          <w:sz w:val="24"/>
          <w:szCs w:val="24"/>
        </w:rPr>
      </w:pPr>
    </w:p>
    <w:p w14:paraId="163E05B3" w14:textId="77777777" w:rsidR="00754471" w:rsidRDefault="00754471" w:rsidP="00754471">
      <w:pPr>
        <w:rPr>
          <w:rStyle w:val="Heading2Char"/>
          <w:rFonts w:ascii="Times New Roman" w:hAnsi="Times New Roman" w:cs="Times New Roman"/>
          <w:color w:val="auto"/>
          <w:sz w:val="24"/>
          <w:szCs w:val="24"/>
        </w:rPr>
      </w:pPr>
    </w:p>
    <w:p w14:paraId="646D510F" w14:textId="77777777" w:rsidR="00754471" w:rsidRDefault="00754471" w:rsidP="00754471">
      <w:pPr>
        <w:rPr>
          <w:rStyle w:val="Heading2Char"/>
          <w:rFonts w:ascii="Times New Roman" w:hAnsi="Times New Roman" w:cs="Times New Roman"/>
          <w:color w:val="auto"/>
          <w:sz w:val="24"/>
          <w:szCs w:val="24"/>
        </w:rPr>
      </w:pPr>
    </w:p>
    <w:p w14:paraId="50CB8CA8" w14:textId="77777777" w:rsidR="00754471" w:rsidRDefault="00754471" w:rsidP="00754471">
      <w:pPr>
        <w:rPr>
          <w:rStyle w:val="Heading2Char"/>
          <w:rFonts w:ascii="Times New Roman" w:hAnsi="Times New Roman" w:cs="Times New Roman"/>
          <w:color w:val="auto"/>
          <w:sz w:val="24"/>
          <w:szCs w:val="24"/>
        </w:rPr>
      </w:pPr>
    </w:p>
    <w:p w14:paraId="30FA02D9" w14:textId="23160675" w:rsidR="00A252B3" w:rsidRDefault="00964C32" w:rsidP="00754471">
      <w:pPr>
        <w:rPr>
          <w:rStyle w:val="Heading2Char"/>
          <w:rFonts w:ascii="Times New Roman" w:hAnsi="Times New Roman" w:cs="Times New Roman"/>
          <w:color w:val="auto"/>
          <w:sz w:val="24"/>
          <w:szCs w:val="24"/>
        </w:rPr>
      </w:pPr>
      <w:bookmarkStart w:id="235" w:name="_Toc393744756"/>
      <w:bookmarkStart w:id="236" w:name="_Toc393747140"/>
      <w:r w:rsidRPr="00607B69">
        <w:rPr>
          <w:rStyle w:val="Heading2Char"/>
          <w:rFonts w:ascii="Times New Roman" w:hAnsi="Times New Roman" w:cs="Times New Roman"/>
          <w:color w:val="auto"/>
          <w:sz w:val="24"/>
          <w:szCs w:val="24"/>
        </w:rPr>
        <w:lastRenderedPageBreak/>
        <w:t>CD-02</w:t>
      </w:r>
      <w:r w:rsidR="00023C94" w:rsidRPr="00607B69">
        <w:rPr>
          <w:rStyle w:val="Heading2Char"/>
          <w:rFonts w:ascii="Times New Roman" w:hAnsi="Times New Roman" w:cs="Times New Roman"/>
          <w:color w:val="auto"/>
          <w:sz w:val="24"/>
          <w:szCs w:val="24"/>
        </w:rPr>
        <w:t xml:space="preserve">, </w:t>
      </w:r>
      <w:r w:rsidR="00BF70E6" w:rsidRPr="00607B69">
        <w:rPr>
          <w:rStyle w:val="Heading2Char"/>
          <w:rFonts w:ascii="Times New Roman" w:hAnsi="Times New Roman" w:cs="Times New Roman"/>
          <w:color w:val="auto"/>
          <w:sz w:val="24"/>
          <w:szCs w:val="24"/>
        </w:rPr>
        <w:t xml:space="preserve">Class name: </w:t>
      </w:r>
      <w:proofErr w:type="spellStart"/>
      <w:r w:rsidR="00BF70E6" w:rsidRPr="00607B69">
        <w:rPr>
          <w:rStyle w:val="Heading2Char"/>
          <w:rFonts w:ascii="Times New Roman" w:hAnsi="Times New Roman" w:cs="Times New Roman"/>
          <w:color w:val="auto"/>
          <w:sz w:val="24"/>
          <w:szCs w:val="24"/>
        </w:rPr>
        <w:t>Dentist_Manage</w:t>
      </w:r>
      <w:bookmarkEnd w:id="235"/>
      <w:bookmarkEnd w:id="236"/>
      <w:proofErr w:type="spellEnd"/>
    </w:p>
    <w:p w14:paraId="43DD5262" w14:textId="77777777" w:rsidR="00754471" w:rsidRPr="006B574B" w:rsidRDefault="00754471" w:rsidP="00754471">
      <w:pPr>
        <w:rPr>
          <w:rStyle w:val="Heading2Char"/>
          <w:rFonts w:ascii="Times New Roman" w:hAnsi="Times New Roman" w:cs="Times New Roman"/>
          <w:color w:val="auto"/>
          <w:sz w:val="24"/>
          <w:szCs w:val="24"/>
        </w:rPr>
      </w:pPr>
    </w:p>
    <w:p w14:paraId="024C1561" w14:textId="0FD7D794" w:rsidR="00023C94" w:rsidRPr="00607B69" w:rsidRDefault="00D32C1D" w:rsidP="00754471">
      <w:pPr>
        <w:jc w:val="center"/>
        <w:rPr>
          <w:rStyle w:val="Heading2Char"/>
          <w:rFonts w:ascii="Times New Roman" w:hAnsi="Times New Roman" w:cs="Times New Roman"/>
          <w:color w:val="auto"/>
          <w:sz w:val="24"/>
          <w:szCs w:val="24"/>
        </w:rPr>
      </w:pPr>
      <w:r w:rsidRPr="00607B69">
        <w:rPr>
          <w:rFonts w:ascii="Times New Roman" w:eastAsiaTheme="majorEastAsia" w:hAnsi="Times New Roman" w:cs="Times New Roman"/>
          <w:b/>
          <w:bCs/>
          <w:noProof/>
          <w:color w:val="auto"/>
          <w:sz w:val="28"/>
        </w:rPr>
        <w:drawing>
          <wp:inline distT="0" distB="0" distL="0" distR="0" wp14:anchorId="550B7366" wp14:editId="2180BB40">
            <wp:extent cx="4007880" cy="882502"/>
            <wp:effectExtent l="0" t="0" r="0" b="0"/>
            <wp:docPr id="38" name="Picture 38" descr="D:\from 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dentist_manag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7485" cy="882415"/>
                    </a:xfrm>
                    <a:prstGeom prst="rect">
                      <a:avLst/>
                    </a:prstGeom>
                    <a:noFill/>
                    <a:ln>
                      <a:noFill/>
                    </a:ln>
                  </pic:spPr>
                </pic:pic>
              </a:graphicData>
            </a:graphic>
          </wp:inline>
        </w:drawing>
      </w:r>
    </w:p>
    <w:p w14:paraId="3BDCD5D9" w14:textId="77777777" w:rsidR="00CD512E" w:rsidRPr="00607B69" w:rsidRDefault="00CD512E" w:rsidP="00754471">
      <w:pPr>
        <w:rPr>
          <w:rStyle w:val="Heading2Char"/>
          <w:rFonts w:ascii="Times New Roman" w:hAnsi="Times New Roman" w:cs="Times New Roman"/>
          <w:color w:val="auto"/>
          <w:sz w:val="24"/>
          <w:szCs w:val="24"/>
        </w:rPr>
      </w:pPr>
      <w:bookmarkStart w:id="237" w:name="_Toc393744757"/>
      <w:bookmarkStart w:id="238" w:name="_Toc393747141"/>
      <w:r w:rsidRPr="00607B69">
        <w:rPr>
          <w:rStyle w:val="Heading2Char"/>
          <w:rFonts w:ascii="Times New Roman" w:hAnsi="Times New Roman" w:cs="Times New Roman"/>
          <w:color w:val="auto"/>
          <w:sz w:val="24"/>
          <w:szCs w:val="24"/>
        </w:rPr>
        <w:t>Property</w:t>
      </w:r>
      <w:bookmarkEnd w:id="237"/>
      <w:bookmarkEnd w:id="238"/>
    </w:p>
    <w:p w14:paraId="2204B4BC" w14:textId="77777777" w:rsidR="00543B64" w:rsidRPr="00607B69" w:rsidRDefault="00543B64"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698"/>
        <w:gridCol w:w="4018"/>
        <w:gridCol w:w="1855"/>
      </w:tblGrid>
      <w:tr w:rsidR="00607B69" w:rsidRPr="00607B69" w14:paraId="73FBD52D" w14:textId="77777777" w:rsidTr="00033FA0">
        <w:trPr>
          <w:trHeight w:val="191"/>
        </w:trPr>
        <w:tc>
          <w:tcPr>
            <w:tcW w:w="671" w:type="dxa"/>
            <w:shd w:val="clear" w:color="auto" w:fill="D9D9D9"/>
            <w:vAlign w:val="center"/>
          </w:tcPr>
          <w:p w14:paraId="2996650B" w14:textId="77777777" w:rsidR="00543B64" w:rsidRPr="00607B69" w:rsidRDefault="00543B64" w:rsidP="00754471">
            <w:pPr>
              <w:rPr>
                <w:rStyle w:val="Heading2Char"/>
                <w:rFonts w:ascii="Times New Roman" w:hAnsi="Times New Roman" w:cs="Times New Roman"/>
                <w:color w:val="auto"/>
                <w:sz w:val="24"/>
                <w:szCs w:val="24"/>
              </w:rPr>
            </w:pPr>
            <w:bookmarkStart w:id="239" w:name="_Toc393744758"/>
            <w:bookmarkStart w:id="240" w:name="_Toc393747142"/>
            <w:r w:rsidRPr="00607B69">
              <w:rPr>
                <w:rStyle w:val="Heading2Char"/>
                <w:rFonts w:ascii="Times New Roman" w:hAnsi="Times New Roman" w:cs="Times New Roman"/>
                <w:color w:val="auto"/>
                <w:sz w:val="24"/>
                <w:szCs w:val="24"/>
              </w:rPr>
              <w:t>ID</w:t>
            </w:r>
            <w:bookmarkEnd w:id="239"/>
            <w:bookmarkEnd w:id="240"/>
          </w:p>
        </w:tc>
        <w:tc>
          <w:tcPr>
            <w:tcW w:w="2698" w:type="dxa"/>
            <w:shd w:val="clear" w:color="auto" w:fill="D9D9D9"/>
            <w:vAlign w:val="center"/>
          </w:tcPr>
          <w:p w14:paraId="09AF1B2F" w14:textId="77777777" w:rsidR="00543B64" w:rsidRPr="00607B69" w:rsidRDefault="00543B64" w:rsidP="00754471">
            <w:pPr>
              <w:rPr>
                <w:rStyle w:val="Heading2Char"/>
                <w:rFonts w:ascii="Times New Roman" w:hAnsi="Times New Roman" w:cs="Times New Roman"/>
                <w:color w:val="auto"/>
                <w:sz w:val="24"/>
                <w:szCs w:val="24"/>
              </w:rPr>
            </w:pPr>
            <w:bookmarkStart w:id="241" w:name="_Toc393744759"/>
            <w:bookmarkStart w:id="242" w:name="_Toc393747143"/>
            <w:r w:rsidRPr="00607B69">
              <w:rPr>
                <w:rStyle w:val="Heading2Char"/>
                <w:rFonts w:ascii="Times New Roman" w:hAnsi="Times New Roman" w:cs="Times New Roman"/>
                <w:color w:val="auto"/>
                <w:sz w:val="24"/>
                <w:szCs w:val="24"/>
              </w:rPr>
              <w:t>Name</w:t>
            </w:r>
            <w:bookmarkEnd w:id="241"/>
            <w:bookmarkEnd w:id="242"/>
          </w:p>
        </w:tc>
        <w:tc>
          <w:tcPr>
            <w:tcW w:w="4018" w:type="dxa"/>
            <w:shd w:val="clear" w:color="auto" w:fill="D9D9D9"/>
            <w:vAlign w:val="center"/>
          </w:tcPr>
          <w:p w14:paraId="1DB298CB" w14:textId="77777777" w:rsidR="00543B64" w:rsidRPr="00607B69" w:rsidRDefault="00543B64" w:rsidP="00754471">
            <w:pPr>
              <w:rPr>
                <w:rStyle w:val="Heading2Char"/>
                <w:rFonts w:ascii="Times New Roman" w:hAnsi="Times New Roman" w:cs="Times New Roman"/>
                <w:color w:val="auto"/>
                <w:sz w:val="24"/>
                <w:szCs w:val="24"/>
              </w:rPr>
            </w:pPr>
            <w:bookmarkStart w:id="243" w:name="_Toc393744760"/>
            <w:bookmarkStart w:id="244" w:name="_Toc393747144"/>
            <w:r w:rsidRPr="00607B69">
              <w:rPr>
                <w:rStyle w:val="Heading2Char"/>
                <w:rFonts w:ascii="Times New Roman" w:hAnsi="Times New Roman" w:cs="Times New Roman"/>
                <w:color w:val="auto"/>
                <w:sz w:val="24"/>
                <w:szCs w:val="24"/>
              </w:rPr>
              <w:t>Description</w:t>
            </w:r>
            <w:bookmarkEnd w:id="243"/>
            <w:bookmarkEnd w:id="244"/>
          </w:p>
        </w:tc>
        <w:tc>
          <w:tcPr>
            <w:tcW w:w="1855" w:type="dxa"/>
            <w:shd w:val="clear" w:color="auto" w:fill="D9D9D9"/>
            <w:vAlign w:val="center"/>
          </w:tcPr>
          <w:p w14:paraId="679C587E" w14:textId="77777777" w:rsidR="00543B64" w:rsidRPr="00607B69" w:rsidRDefault="00543B64" w:rsidP="00754471">
            <w:pPr>
              <w:rPr>
                <w:rStyle w:val="Heading2Char"/>
                <w:rFonts w:ascii="Times New Roman" w:hAnsi="Times New Roman" w:cs="Times New Roman"/>
                <w:color w:val="auto"/>
                <w:sz w:val="24"/>
                <w:szCs w:val="24"/>
              </w:rPr>
            </w:pPr>
            <w:bookmarkStart w:id="245" w:name="_Toc393744761"/>
            <w:bookmarkStart w:id="246" w:name="_Toc393747145"/>
            <w:r w:rsidRPr="00607B69">
              <w:rPr>
                <w:rStyle w:val="Heading2Char"/>
                <w:rFonts w:ascii="Times New Roman" w:hAnsi="Times New Roman" w:cs="Times New Roman"/>
                <w:color w:val="auto"/>
                <w:sz w:val="24"/>
                <w:szCs w:val="24"/>
              </w:rPr>
              <w:t>Remark</w:t>
            </w:r>
            <w:bookmarkEnd w:id="245"/>
            <w:bookmarkEnd w:id="246"/>
          </w:p>
        </w:tc>
      </w:tr>
      <w:tr w:rsidR="00543B64" w:rsidRPr="00607B69" w14:paraId="408C3FD8" w14:textId="77777777" w:rsidTr="00033FA0">
        <w:trPr>
          <w:trHeight w:val="321"/>
        </w:trPr>
        <w:tc>
          <w:tcPr>
            <w:tcW w:w="671" w:type="dxa"/>
            <w:vAlign w:val="center"/>
          </w:tcPr>
          <w:p w14:paraId="1F2E25C5" w14:textId="77777777" w:rsidR="00543B64" w:rsidRPr="00607B69" w:rsidRDefault="00543B64" w:rsidP="00754471">
            <w:pPr>
              <w:rPr>
                <w:rStyle w:val="Heading2Char"/>
                <w:rFonts w:ascii="Times New Roman" w:hAnsi="Times New Roman" w:cs="Times New Roman"/>
                <w:b w:val="0"/>
                <w:color w:val="auto"/>
                <w:sz w:val="24"/>
                <w:szCs w:val="24"/>
              </w:rPr>
            </w:pPr>
            <w:bookmarkStart w:id="247" w:name="_Toc393744762"/>
            <w:bookmarkStart w:id="248" w:name="_Toc393747146"/>
            <w:r w:rsidRPr="00607B69">
              <w:rPr>
                <w:rStyle w:val="Heading2Char"/>
                <w:rFonts w:ascii="Times New Roman" w:hAnsi="Times New Roman" w:cs="Times New Roman"/>
                <w:b w:val="0"/>
                <w:color w:val="auto"/>
                <w:sz w:val="24"/>
                <w:szCs w:val="24"/>
              </w:rPr>
              <w:t>-</w:t>
            </w:r>
            <w:bookmarkEnd w:id="247"/>
            <w:bookmarkEnd w:id="248"/>
          </w:p>
        </w:tc>
        <w:tc>
          <w:tcPr>
            <w:tcW w:w="2698" w:type="dxa"/>
            <w:vAlign w:val="center"/>
          </w:tcPr>
          <w:p w14:paraId="486BCB4F" w14:textId="77777777" w:rsidR="00543B64" w:rsidRPr="00607B69" w:rsidRDefault="00543B64" w:rsidP="00754471">
            <w:pPr>
              <w:rPr>
                <w:rStyle w:val="Heading2Char"/>
                <w:rFonts w:ascii="Times New Roman" w:hAnsi="Times New Roman" w:cs="Times New Roman"/>
                <w:b w:val="0"/>
                <w:color w:val="auto"/>
                <w:sz w:val="24"/>
                <w:szCs w:val="24"/>
              </w:rPr>
            </w:pPr>
            <w:bookmarkStart w:id="249" w:name="_Toc393744763"/>
            <w:bookmarkStart w:id="250" w:name="_Toc393747147"/>
            <w:r w:rsidRPr="00607B69">
              <w:rPr>
                <w:rStyle w:val="Heading2Char"/>
                <w:rFonts w:ascii="Times New Roman" w:hAnsi="Times New Roman" w:cs="Times New Roman"/>
                <w:b w:val="0"/>
                <w:color w:val="auto"/>
                <w:sz w:val="24"/>
                <w:szCs w:val="24"/>
              </w:rPr>
              <w:t>-</w:t>
            </w:r>
            <w:bookmarkEnd w:id="249"/>
            <w:bookmarkEnd w:id="250"/>
          </w:p>
        </w:tc>
        <w:tc>
          <w:tcPr>
            <w:tcW w:w="4018" w:type="dxa"/>
            <w:vAlign w:val="center"/>
          </w:tcPr>
          <w:p w14:paraId="6A63803F" w14:textId="77777777" w:rsidR="00543B64" w:rsidRPr="00607B69" w:rsidRDefault="00543B64"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w:t>
            </w:r>
          </w:p>
        </w:tc>
        <w:tc>
          <w:tcPr>
            <w:tcW w:w="1855" w:type="dxa"/>
            <w:vAlign w:val="center"/>
          </w:tcPr>
          <w:p w14:paraId="063BD5F8" w14:textId="77777777" w:rsidR="00543B64" w:rsidRPr="00607B69" w:rsidRDefault="00543B64" w:rsidP="00754471">
            <w:pPr>
              <w:rPr>
                <w:rStyle w:val="Heading2Char"/>
                <w:rFonts w:ascii="Times New Roman" w:hAnsi="Times New Roman" w:cs="Times New Roman"/>
                <w:b w:val="0"/>
                <w:color w:val="auto"/>
                <w:sz w:val="24"/>
                <w:szCs w:val="24"/>
              </w:rPr>
            </w:pPr>
            <w:bookmarkStart w:id="251" w:name="_Toc393744764"/>
            <w:bookmarkStart w:id="252" w:name="_Toc393747148"/>
            <w:r w:rsidRPr="00607B69">
              <w:rPr>
                <w:rStyle w:val="Heading2Char"/>
                <w:rFonts w:ascii="Times New Roman" w:hAnsi="Times New Roman" w:cs="Times New Roman"/>
                <w:b w:val="0"/>
                <w:color w:val="auto"/>
                <w:sz w:val="24"/>
                <w:szCs w:val="24"/>
              </w:rPr>
              <w:t>-</w:t>
            </w:r>
            <w:bookmarkEnd w:id="251"/>
            <w:bookmarkEnd w:id="252"/>
          </w:p>
        </w:tc>
      </w:tr>
    </w:tbl>
    <w:p w14:paraId="5F7A1683" w14:textId="77777777" w:rsidR="005A6765" w:rsidRPr="00607B69" w:rsidRDefault="005A6765" w:rsidP="00754471">
      <w:pPr>
        <w:rPr>
          <w:rStyle w:val="Heading2Char"/>
          <w:rFonts w:ascii="Times New Roman" w:hAnsi="Times New Roman" w:cs="Times New Roman"/>
          <w:color w:val="auto"/>
          <w:sz w:val="24"/>
          <w:szCs w:val="24"/>
        </w:rPr>
      </w:pPr>
    </w:p>
    <w:p w14:paraId="69BE7FA5" w14:textId="77777777" w:rsidR="00CD512E" w:rsidRPr="00607B69" w:rsidRDefault="00CD512E" w:rsidP="00754471">
      <w:pPr>
        <w:rPr>
          <w:rStyle w:val="Heading2Char"/>
          <w:rFonts w:ascii="Times New Roman" w:hAnsi="Times New Roman" w:cs="Times New Roman"/>
          <w:color w:val="auto"/>
          <w:sz w:val="24"/>
          <w:szCs w:val="24"/>
        </w:rPr>
      </w:pPr>
      <w:bookmarkStart w:id="253" w:name="_Toc393744765"/>
      <w:bookmarkStart w:id="254" w:name="_Toc393747149"/>
      <w:r w:rsidRPr="00607B69">
        <w:rPr>
          <w:rStyle w:val="Heading2Char"/>
          <w:rFonts w:ascii="Times New Roman" w:hAnsi="Times New Roman" w:cs="Times New Roman"/>
          <w:color w:val="auto"/>
          <w:sz w:val="24"/>
          <w:szCs w:val="24"/>
        </w:rPr>
        <w:t>Method</w:t>
      </w:r>
      <w:bookmarkEnd w:id="253"/>
      <w:bookmarkEnd w:id="254"/>
    </w:p>
    <w:p w14:paraId="4C33D7E6" w14:textId="77777777" w:rsidR="00543B64" w:rsidRPr="00607B69" w:rsidRDefault="00543B64"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671"/>
        <w:gridCol w:w="2131"/>
        <w:gridCol w:w="2693"/>
        <w:gridCol w:w="2126"/>
        <w:gridCol w:w="1621"/>
      </w:tblGrid>
      <w:tr w:rsidR="00607B69" w:rsidRPr="00607B69" w14:paraId="563CFAD9" w14:textId="77777777" w:rsidTr="00D32C1D">
        <w:trPr>
          <w:trHeight w:val="191"/>
        </w:trPr>
        <w:tc>
          <w:tcPr>
            <w:tcW w:w="671" w:type="dxa"/>
            <w:shd w:val="clear" w:color="auto" w:fill="D9D9D9"/>
          </w:tcPr>
          <w:p w14:paraId="7BEE6F2A" w14:textId="77777777" w:rsidR="00D32C1D" w:rsidRPr="00607B69" w:rsidRDefault="00D32C1D" w:rsidP="00754471">
            <w:pPr>
              <w:rPr>
                <w:rStyle w:val="Heading2Char"/>
                <w:rFonts w:ascii="Times New Roman" w:hAnsi="Times New Roman" w:cs="Times New Roman"/>
                <w:color w:val="auto"/>
                <w:sz w:val="24"/>
                <w:szCs w:val="24"/>
              </w:rPr>
            </w:pPr>
            <w:bookmarkStart w:id="255" w:name="_Toc393744766"/>
            <w:bookmarkStart w:id="256" w:name="_Toc393747150"/>
            <w:r w:rsidRPr="00607B69">
              <w:rPr>
                <w:rStyle w:val="Heading2Char"/>
                <w:rFonts w:ascii="Times New Roman" w:hAnsi="Times New Roman" w:cs="Times New Roman"/>
                <w:color w:val="auto"/>
                <w:sz w:val="24"/>
                <w:szCs w:val="24"/>
              </w:rPr>
              <w:t>ID</w:t>
            </w:r>
            <w:bookmarkEnd w:id="255"/>
            <w:bookmarkEnd w:id="256"/>
          </w:p>
        </w:tc>
        <w:tc>
          <w:tcPr>
            <w:tcW w:w="2131" w:type="dxa"/>
            <w:shd w:val="clear" w:color="auto" w:fill="D9D9D9"/>
          </w:tcPr>
          <w:p w14:paraId="052B8B95" w14:textId="77777777" w:rsidR="00D32C1D" w:rsidRPr="00607B69" w:rsidRDefault="00D32C1D" w:rsidP="00754471">
            <w:pPr>
              <w:rPr>
                <w:rStyle w:val="Heading2Char"/>
                <w:rFonts w:ascii="Times New Roman" w:hAnsi="Times New Roman" w:cs="Times New Roman"/>
                <w:color w:val="auto"/>
                <w:sz w:val="24"/>
                <w:szCs w:val="24"/>
              </w:rPr>
            </w:pPr>
            <w:bookmarkStart w:id="257" w:name="_Toc393744767"/>
            <w:bookmarkStart w:id="258" w:name="_Toc393747151"/>
            <w:r w:rsidRPr="00607B69">
              <w:rPr>
                <w:rStyle w:val="Heading2Char"/>
                <w:rFonts w:ascii="Times New Roman" w:hAnsi="Times New Roman" w:cs="Times New Roman"/>
                <w:color w:val="auto"/>
                <w:sz w:val="24"/>
                <w:szCs w:val="24"/>
              </w:rPr>
              <w:t>Name</w:t>
            </w:r>
            <w:bookmarkEnd w:id="257"/>
            <w:bookmarkEnd w:id="258"/>
          </w:p>
        </w:tc>
        <w:tc>
          <w:tcPr>
            <w:tcW w:w="2693" w:type="dxa"/>
            <w:shd w:val="clear" w:color="auto" w:fill="D9D9D9"/>
          </w:tcPr>
          <w:p w14:paraId="72968734" w14:textId="77777777" w:rsidR="00D32C1D" w:rsidRPr="00607B69" w:rsidRDefault="00D32C1D" w:rsidP="00754471">
            <w:pPr>
              <w:rPr>
                <w:rStyle w:val="Heading2Char"/>
                <w:rFonts w:ascii="Times New Roman" w:hAnsi="Times New Roman" w:cs="Times New Roman"/>
                <w:color w:val="auto"/>
                <w:sz w:val="24"/>
                <w:szCs w:val="24"/>
              </w:rPr>
            </w:pPr>
            <w:bookmarkStart w:id="259" w:name="_Toc393744768"/>
            <w:bookmarkStart w:id="260" w:name="_Toc393747152"/>
            <w:r w:rsidRPr="00607B69">
              <w:rPr>
                <w:rStyle w:val="Heading2Char"/>
                <w:rFonts w:ascii="Times New Roman" w:hAnsi="Times New Roman" w:cs="Times New Roman"/>
                <w:color w:val="auto"/>
                <w:sz w:val="24"/>
                <w:szCs w:val="24"/>
              </w:rPr>
              <w:t>Description</w:t>
            </w:r>
            <w:bookmarkEnd w:id="259"/>
            <w:bookmarkEnd w:id="260"/>
          </w:p>
        </w:tc>
        <w:tc>
          <w:tcPr>
            <w:tcW w:w="2126" w:type="dxa"/>
            <w:shd w:val="clear" w:color="auto" w:fill="D9D9D9"/>
            <w:vAlign w:val="center"/>
          </w:tcPr>
          <w:p w14:paraId="03E7209D" w14:textId="0DCAC5DB" w:rsidR="00D32C1D" w:rsidRPr="00607B69" w:rsidRDefault="00D32C1D" w:rsidP="00754471">
            <w:pPr>
              <w:rPr>
                <w:rStyle w:val="Heading2Char"/>
                <w:rFonts w:ascii="Times New Roman" w:hAnsi="Times New Roman" w:cs="Times New Roman"/>
                <w:color w:val="auto"/>
                <w:sz w:val="24"/>
                <w:szCs w:val="24"/>
              </w:rPr>
            </w:pPr>
            <w:bookmarkStart w:id="261" w:name="_Toc393744769"/>
            <w:bookmarkStart w:id="262" w:name="_Toc393747153"/>
            <w:ins w:id="263" w:author="Sony" w:date="2014-07-21T12:05:00Z">
              <w:r w:rsidRPr="00607B69">
                <w:rPr>
                  <w:rStyle w:val="Heading2Char"/>
                  <w:rFonts w:ascii="Times New Roman" w:hAnsi="Times New Roman" w:cs="Times New Roman"/>
                  <w:color w:val="auto"/>
                  <w:sz w:val="24"/>
                  <w:szCs w:val="24"/>
                </w:rPr>
                <w:t>Parameters</w:t>
              </w:r>
            </w:ins>
            <w:bookmarkEnd w:id="261"/>
            <w:bookmarkEnd w:id="262"/>
          </w:p>
        </w:tc>
        <w:tc>
          <w:tcPr>
            <w:tcW w:w="1621" w:type="dxa"/>
            <w:shd w:val="clear" w:color="auto" w:fill="D9D9D9"/>
            <w:vAlign w:val="center"/>
          </w:tcPr>
          <w:p w14:paraId="13CDB8F3" w14:textId="186B0F00" w:rsidR="00D32C1D" w:rsidRPr="00607B69" w:rsidRDefault="00D32C1D" w:rsidP="00754471">
            <w:pPr>
              <w:rPr>
                <w:rStyle w:val="Heading2Char"/>
                <w:rFonts w:ascii="Times New Roman" w:hAnsi="Times New Roman" w:cs="Times New Roman"/>
                <w:color w:val="auto"/>
                <w:sz w:val="24"/>
                <w:szCs w:val="24"/>
              </w:rPr>
            </w:pPr>
            <w:bookmarkStart w:id="264" w:name="_Toc393744770"/>
            <w:bookmarkStart w:id="265" w:name="_Toc393747154"/>
            <w:ins w:id="266" w:author="Sony" w:date="2014-07-21T12:05:00Z">
              <w:r w:rsidRPr="00607B69">
                <w:rPr>
                  <w:rStyle w:val="Heading2Char"/>
                  <w:rFonts w:ascii="Times New Roman" w:hAnsi="Times New Roman" w:cs="Times New Roman"/>
                  <w:color w:val="auto"/>
                  <w:sz w:val="24"/>
                  <w:szCs w:val="24"/>
                </w:rPr>
                <w:t>Return</w:t>
              </w:r>
            </w:ins>
            <w:bookmarkEnd w:id="264"/>
            <w:bookmarkEnd w:id="265"/>
          </w:p>
        </w:tc>
      </w:tr>
      <w:tr w:rsidR="00607B69" w:rsidRPr="00607B69" w14:paraId="2BE64415" w14:textId="77777777" w:rsidTr="00D32C1D">
        <w:tc>
          <w:tcPr>
            <w:tcW w:w="671" w:type="dxa"/>
            <w:vAlign w:val="center"/>
          </w:tcPr>
          <w:p w14:paraId="7C7035FD" w14:textId="77777777" w:rsidR="00D32C1D" w:rsidRPr="00607B69" w:rsidRDefault="00D32C1D" w:rsidP="00754471">
            <w:pPr>
              <w:rPr>
                <w:rStyle w:val="Heading2Char"/>
                <w:rFonts w:ascii="Times New Roman" w:hAnsi="Times New Roman" w:cs="Times New Roman"/>
                <w:b w:val="0"/>
                <w:color w:val="auto"/>
                <w:sz w:val="24"/>
                <w:szCs w:val="24"/>
              </w:rPr>
            </w:pPr>
            <w:bookmarkStart w:id="267" w:name="_Toc393744771"/>
            <w:bookmarkStart w:id="268" w:name="_Toc393747155"/>
            <w:r w:rsidRPr="00607B69">
              <w:rPr>
                <w:rStyle w:val="Heading2Char"/>
                <w:rFonts w:ascii="Times New Roman" w:hAnsi="Times New Roman" w:cs="Times New Roman"/>
                <w:b w:val="0"/>
                <w:color w:val="auto"/>
                <w:sz w:val="24"/>
                <w:szCs w:val="24"/>
              </w:rPr>
              <w:t>1</w:t>
            </w:r>
            <w:bookmarkEnd w:id="267"/>
            <w:bookmarkEnd w:id="268"/>
          </w:p>
        </w:tc>
        <w:tc>
          <w:tcPr>
            <w:tcW w:w="2131" w:type="dxa"/>
            <w:vAlign w:val="center"/>
          </w:tcPr>
          <w:p w14:paraId="77D41EF9" w14:textId="37FFCD09" w:rsidR="00D32C1D" w:rsidRPr="00607B69" w:rsidRDefault="00D32C1D" w:rsidP="00754471">
            <w:pPr>
              <w:rPr>
                <w:rStyle w:val="Heading2Char"/>
                <w:rFonts w:ascii="Times New Roman" w:hAnsi="Times New Roman" w:cs="Times New Roman"/>
                <w:b w:val="0"/>
                <w:color w:val="auto"/>
                <w:sz w:val="24"/>
                <w:szCs w:val="24"/>
              </w:rPr>
            </w:pPr>
            <w:bookmarkStart w:id="269" w:name="_Toc393744772"/>
            <w:bookmarkStart w:id="270" w:name="_Toc393747156"/>
            <w:r w:rsidRPr="00607B69">
              <w:rPr>
                <w:rStyle w:val="Heading2Char"/>
                <w:rFonts w:ascii="Times New Roman" w:hAnsi="Times New Roman" w:cs="Times New Roman"/>
                <w:b w:val="0"/>
                <w:color w:val="auto"/>
                <w:sz w:val="24"/>
                <w:szCs w:val="24"/>
              </w:rPr>
              <w:t>login</w:t>
            </w:r>
            <w:bookmarkEnd w:id="269"/>
            <w:bookmarkEnd w:id="270"/>
          </w:p>
        </w:tc>
        <w:tc>
          <w:tcPr>
            <w:tcW w:w="2693" w:type="dxa"/>
            <w:vAlign w:val="center"/>
          </w:tcPr>
          <w:p w14:paraId="1FB51E3C" w14:textId="570C216F" w:rsidR="00D32C1D" w:rsidRPr="00607B69" w:rsidRDefault="00D32C1D"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 xml:space="preserve">Method uses to login for </w:t>
            </w:r>
            <w:r w:rsidR="007D1288" w:rsidRPr="00607B69">
              <w:rPr>
                <w:rStyle w:val="Heading2Char"/>
                <w:rFonts w:eastAsiaTheme="minorHAnsi"/>
                <w:b w:val="0"/>
                <w:bCs w:val="0"/>
                <w:color w:val="auto"/>
                <w:lang w:bidi="ar-SA"/>
              </w:rPr>
              <w:t>dentist</w:t>
            </w:r>
          </w:p>
        </w:tc>
        <w:tc>
          <w:tcPr>
            <w:tcW w:w="2126" w:type="dxa"/>
            <w:vAlign w:val="center"/>
          </w:tcPr>
          <w:p w14:paraId="750D7AC5" w14:textId="1E2A8C64" w:rsidR="00D32C1D" w:rsidRPr="00607B69" w:rsidRDefault="00D32C1D" w:rsidP="00754471">
            <w:pPr>
              <w:rPr>
                <w:rStyle w:val="Heading2Char"/>
                <w:rFonts w:ascii="Times New Roman" w:eastAsiaTheme="minorHAnsi" w:hAnsi="Times New Roman" w:cs="Times New Roman"/>
                <w:b w:val="0"/>
                <w:bCs w:val="0"/>
                <w:color w:val="auto"/>
                <w:sz w:val="24"/>
                <w:szCs w:val="24"/>
                <w:lang w:bidi="ar-SA"/>
              </w:rPr>
            </w:pPr>
            <w:bookmarkStart w:id="271" w:name="_Toc393744773"/>
            <w:bookmarkStart w:id="272" w:name="_Toc393747157"/>
            <w:ins w:id="273" w:author="Sony" w:date="2014-07-21T12:05: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proofErr w:type="spellEnd"/>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password:varchar</w:t>
              </w:r>
            </w:ins>
            <w:bookmarkEnd w:id="271"/>
            <w:bookmarkEnd w:id="272"/>
            <w:proofErr w:type="spellEnd"/>
          </w:p>
        </w:tc>
        <w:tc>
          <w:tcPr>
            <w:tcW w:w="1621" w:type="dxa"/>
            <w:vAlign w:val="center"/>
          </w:tcPr>
          <w:p w14:paraId="0255AD4E" w14:textId="46B0AA9D" w:rsidR="00D32C1D" w:rsidRPr="00607B69" w:rsidRDefault="00D32C1D" w:rsidP="00754471">
            <w:pPr>
              <w:rPr>
                <w:rStyle w:val="Heading2Char"/>
                <w:rFonts w:ascii="Times New Roman" w:hAnsi="Times New Roman" w:cs="Times New Roman"/>
                <w:b w:val="0"/>
                <w:color w:val="auto"/>
                <w:sz w:val="24"/>
                <w:szCs w:val="24"/>
              </w:rPr>
            </w:pPr>
            <w:bookmarkStart w:id="274" w:name="_Toc393744774"/>
            <w:bookmarkStart w:id="275" w:name="_Toc393747158"/>
            <w:proofErr w:type="spellStart"/>
            <w:ins w:id="276" w:author="Sony" w:date="2014-07-21T12:06:00Z">
              <w:r w:rsidRPr="00607B69">
                <w:rPr>
                  <w:rStyle w:val="Heading2Char"/>
                  <w:rFonts w:ascii="Times New Roman" w:hAnsi="Times New Roman" w:cs="Times New Roman"/>
                  <w:b w:val="0"/>
                  <w:color w:val="auto"/>
                  <w:sz w:val="24"/>
                  <w:szCs w:val="24"/>
                </w:rPr>
                <w:t>boolean</w:t>
              </w:r>
            </w:ins>
            <w:bookmarkEnd w:id="274"/>
            <w:bookmarkEnd w:id="275"/>
            <w:proofErr w:type="spellEnd"/>
          </w:p>
        </w:tc>
      </w:tr>
      <w:tr w:rsidR="00095CC8" w:rsidRPr="00607B69" w14:paraId="1ECE9821" w14:textId="77777777" w:rsidTr="00D32C1D">
        <w:tc>
          <w:tcPr>
            <w:tcW w:w="671" w:type="dxa"/>
            <w:vAlign w:val="center"/>
          </w:tcPr>
          <w:p w14:paraId="3BCE9CB1" w14:textId="77777777" w:rsidR="00D32C1D" w:rsidRPr="00607B69" w:rsidRDefault="00D32C1D" w:rsidP="00754471">
            <w:pPr>
              <w:rPr>
                <w:rStyle w:val="Heading2Char"/>
                <w:rFonts w:ascii="Times New Roman" w:hAnsi="Times New Roman" w:cs="Times New Roman"/>
                <w:b w:val="0"/>
                <w:color w:val="auto"/>
                <w:sz w:val="24"/>
                <w:szCs w:val="24"/>
              </w:rPr>
            </w:pPr>
            <w:bookmarkStart w:id="277" w:name="_Toc393744775"/>
            <w:bookmarkStart w:id="278" w:name="_Toc393747159"/>
            <w:r w:rsidRPr="00607B69">
              <w:rPr>
                <w:rStyle w:val="Heading2Char"/>
                <w:rFonts w:ascii="Times New Roman" w:hAnsi="Times New Roman" w:cs="Times New Roman"/>
                <w:b w:val="0"/>
                <w:color w:val="auto"/>
                <w:sz w:val="24"/>
                <w:szCs w:val="24"/>
              </w:rPr>
              <w:t>2</w:t>
            </w:r>
            <w:bookmarkEnd w:id="277"/>
            <w:bookmarkEnd w:id="278"/>
          </w:p>
        </w:tc>
        <w:tc>
          <w:tcPr>
            <w:tcW w:w="2131" w:type="dxa"/>
            <w:vAlign w:val="center"/>
          </w:tcPr>
          <w:p w14:paraId="005E1296" w14:textId="3F42F39E" w:rsidR="00D32C1D" w:rsidRPr="00607B69" w:rsidRDefault="00D32C1D" w:rsidP="00754471">
            <w:pPr>
              <w:rPr>
                <w:rStyle w:val="Heading2Char"/>
                <w:rFonts w:ascii="Times New Roman" w:hAnsi="Times New Roman" w:cs="Times New Roman"/>
                <w:b w:val="0"/>
                <w:color w:val="auto"/>
                <w:sz w:val="24"/>
                <w:szCs w:val="24"/>
              </w:rPr>
            </w:pPr>
            <w:bookmarkStart w:id="279" w:name="_Toc393744776"/>
            <w:bookmarkStart w:id="280" w:name="_Toc393747160"/>
            <w:proofErr w:type="spellStart"/>
            <w:r w:rsidRPr="00607B69">
              <w:rPr>
                <w:rStyle w:val="Heading2Char"/>
                <w:rFonts w:ascii="Times New Roman" w:hAnsi="Times New Roman" w:cs="Times New Roman"/>
                <w:b w:val="0"/>
                <w:color w:val="auto"/>
                <w:sz w:val="24"/>
                <w:szCs w:val="24"/>
              </w:rPr>
              <w:t>getCalendarByDID</w:t>
            </w:r>
            <w:bookmarkEnd w:id="279"/>
            <w:bookmarkEnd w:id="280"/>
            <w:proofErr w:type="spellEnd"/>
          </w:p>
        </w:tc>
        <w:tc>
          <w:tcPr>
            <w:tcW w:w="2693" w:type="dxa"/>
            <w:vAlign w:val="center"/>
          </w:tcPr>
          <w:p w14:paraId="5887A853" w14:textId="77777777" w:rsidR="00D32C1D" w:rsidRPr="00607B69" w:rsidRDefault="00D32C1D" w:rsidP="00754471">
            <w:pPr>
              <w:rPr>
                <w:rFonts w:ascii="Times New Roman" w:hAnsi="Times New Roman" w:cs="Times New Roman"/>
                <w:color w:val="auto"/>
                <w:sz w:val="24"/>
                <w:szCs w:val="24"/>
              </w:rPr>
            </w:pPr>
            <w:r w:rsidRPr="00607B69">
              <w:rPr>
                <w:rFonts w:ascii="Times New Roman" w:hAnsi="Times New Roman" w:cs="Times New Roman"/>
                <w:color w:val="auto"/>
                <w:sz w:val="24"/>
                <w:szCs w:val="24"/>
              </w:rPr>
              <w:t>Method uses to get appointments data</w:t>
            </w:r>
          </w:p>
          <w:p w14:paraId="33FBC7A1" w14:textId="41E71118" w:rsidR="00D32C1D" w:rsidRPr="00607B69" w:rsidRDefault="00D32C1D" w:rsidP="00754471">
            <w:pPr>
              <w:rPr>
                <w:rFonts w:ascii="Times New Roman" w:eastAsiaTheme="minorHAnsi" w:hAnsi="Times New Roman" w:cs="Times New Roman"/>
                <w:color w:val="auto"/>
                <w:sz w:val="24"/>
                <w:szCs w:val="24"/>
                <w:lang w:bidi="ar-SA"/>
              </w:rPr>
            </w:pPr>
            <w:r w:rsidRPr="00607B69">
              <w:rPr>
                <w:rFonts w:ascii="Times New Roman" w:hAnsi="Times New Roman" w:cs="Times New Roman"/>
                <w:color w:val="auto"/>
                <w:sz w:val="24"/>
                <w:szCs w:val="24"/>
              </w:rPr>
              <w:t xml:space="preserve">of dentist from database by using </w:t>
            </w:r>
            <w:proofErr w:type="spellStart"/>
            <w:r w:rsidRPr="00607B69">
              <w:rPr>
                <w:rFonts w:ascii="Times New Roman" w:hAnsi="Times New Roman" w:cs="Times New Roman"/>
                <w:color w:val="auto"/>
                <w:sz w:val="24"/>
                <w:szCs w:val="24"/>
              </w:rPr>
              <w:t>dentistID</w:t>
            </w:r>
            <w:proofErr w:type="spellEnd"/>
          </w:p>
        </w:tc>
        <w:tc>
          <w:tcPr>
            <w:tcW w:w="2126" w:type="dxa"/>
            <w:vAlign w:val="center"/>
          </w:tcPr>
          <w:p w14:paraId="061A6C19" w14:textId="742F0403" w:rsidR="00D32C1D" w:rsidRPr="00607B69" w:rsidRDefault="00D32C1D" w:rsidP="00754471">
            <w:pPr>
              <w:rPr>
                <w:rFonts w:ascii="Times New Roman" w:eastAsiaTheme="minorHAnsi" w:hAnsi="Times New Roman" w:cs="Times New Roman"/>
                <w:color w:val="auto"/>
                <w:sz w:val="24"/>
                <w:szCs w:val="24"/>
                <w:lang w:bidi="ar-SA"/>
              </w:rPr>
            </w:pPr>
            <w:bookmarkStart w:id="281" w:name="_Toc393744777"/>
            <w:bookmarkStart w:id="282" w:name="_Toc393747161"/>
            <w:ins w:id="283" w:author="Sony" w:date="2014-07-21T12:06: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ins>
            <w:bookmarkEnd w:id="281"/>
            <w:bookmarkEnd w:id="282"/>
            <w:proofErr w:type="spellEnd"/>
          </w:p>
        </w:tc>
        <w:tc>
          <w:tcPr>
            <w:tcW w:w="1621" w:type="dxa"/>
            <w:vAlign w:val="center"/>
          </w:tcPr>
          <w:p w14:paraId="5D263BBD" w14:textId="4E998FD0" w:rsidR="00D32C1D" w:rsidRPr="00607B69" w:rsidRDefault="00D32C1D" w:rsidP="00754471">
            <w:pPr>
              <w:rPr>
                <w:rStyle w:val="Heading2Char"/>
                <w:rFonts w:ascii="Times New Roman" w:hAnsi="Times New Roman" w:cs="Times New Roman"/>
                <w:b w:val="0"/>
                <w:color w:val="auto"/>
                <w:sz w:val="24"/>
                <w:szCs w:val="24"/>
              </w:rPr>
            </w:pPr>
            <w:bookmarkStart w:id="284" w:name="_Toc393744778"/>
            <w:bookmarkStart w:id="285" w:name="_Toc393747162"/>
            <w:ins w:id="286" w:author="Sony" w:date="2014-07-21T12:07:00Z">
              <w:r w:rsidRPr="00607B69">
                <w:rPr>
                  <w:rStyle w:val="Heading2Char"/>
                  <w:rFonts w:ascii="Times New Roman" w:hAnsi="Times New Roman" w:cs="Times New Roman"/>
                  <w:b w:val="0"/>
                  <w:color w:val="auto"/>
                  <w:sz w:val="24"/>
                  <w:szCs w:val="24"/>
                </w:rPr>
                <w:t>Array[]</w:t>
              </w:r>
            </w:ins>
            <w:bookmarkEnd w:id="284"/>
            <w:bookmarkEnd w:id="285"/>
          </w:p>
        </w:tc>
      </w:tr>
    </w:tbl>
    <w:p w14:paraId="76AEF4FD" w14:textId="77777777" w:rsidR="005777A9" w:rsidRPr="00607B69" w:rsidRDefault="005777A9" w:rsidP="00754471">
      <w:pPr>
        <w:rPr>
          <w:rStyle w:val="Heading2Char"/>
          <w:rFonts w:ascii="Times New Roman" w:hAnsi="Times New Roman" w:cs="Times New Roman"/>
          <w:color w:val="auto"/>
          <w:sz w:val="24"/>
          <w:szCs w:val="24"/>
        </w:rPr>
      </w:pPr>
    </w:p>
    <w:p w14:paraId="30F9874C" w14:textId="77777777" w:rsidR="00023C94" w:rsidRPr="00607B69" w:rsidRDefault="00023C94" w:rsidP="00754471">
      <w:pPr>
        <w:rPr>
          <w:rStyle w:val="Heading2Char"/>
          <w:rFonts w:ascii="Times New Roman" w:hAnsi="Times New Roman" w:cs="Times New Roman"/>
          <w:color w:val="auto"/>
          <w:sz w:val="24"/>
          <w:szCs w:val="24"/>
        </w:rPr>
      </w:pPr>
    </w:p>
    <w:p w14:paraId="6FC82BF9" w14:textId="77777777" w:rsidR="00543B64" w:rsidRPr="00607B69" w:rsidRDefault="00023C94" w:rsidP="00754471">
      <w:pPr>
        <w:rPr>
          <w:rStyle w:val="Heading2Char"/>
          <w:rFonts w:ascii="Times New Roman" w:hAnsi="Times New Roman" w:cs="Times New Roman"/>
          <w:color w:val="auto"/>
          <w:sz w:val="24"/>
          <w:szCs w:val="24"/>
        </w:rPr>
      </w:pPr>
      <w:bookmarkStart w:id="287" w:name="_Toc393744779"/>
      <w:bookmarkStart w:id="288" w:name="_Toc393747163"/>
      <w:r w:rsidRPr="00607B69">
        <w:rPr>
          <w:rStyle w:val="Heading2Char"/>
          <w:rFonts w:ascii="Times New Roman" w:hAnsi="Times New Roman" w:cs="Times New Roman"/>
          <w:color w:val="auto"/>
          <w:sz w:val="24"/>
          <w:szCs w:val="24"/>
        </w:rPr>
        <w:t xml:space="preserve">CD-03, </w:t>
      </w:r>
      <w:r w:rsidR="00543B64" w:rsidRPr="00607B69">
        <w:rPr>
          <w:rStyle w:val="Heading2Char"/>
          <w:rFonts w:ascii="Times New Roman" w:hAnsi="Times New Roman" w:cs="Times New Roman"/>
          <w:color w:val="auto"/>
          <w:sz w:val="24"/>
          <w:szCs w:val="24"/>
        </w:rPr>
        <w:t xml:space="preserve">Class name: </w:t>
      </w:r>
      <w:proofErr w:type="spellStart"/>
      <w:r w:rsidR="00543B64" w:rsidRPr="00607B69">
        <w:rPr>
          <w:rStyle w:val="Heading2Char"/>
          <w:rFonts w:ascii="Times New Roman" w:hAnsi="Times New Roman" w:cs="Times New Roman"/>
          <w:color w:val="auto"/>
          <w:sz w:val="24"/>
          <w:szCs w:val="24"/>
        </w:rPr>
        <w:t>Dentist_Controller</w:t>
      </w:r>
      <w:bookmarkEnd w:id="287"/>
      <w:bookmarkEnd w:id="288"/>
      <w:proofErr w:type="spellEnd"/>
    </w:p>
    <w:p w14:paraId="6D4BE697" w14:textId="77777777" w:rsidR="00543B64" w:rsidRPr="00607B69" w:rsidRDefault="00543B64" w:rsidP="00754471">
      <w:pPr>
        <w:rPr>
          <w:rStyle w:val="Heading2Char"/>
          <w:rFonts w:ascii="Times New Roman" w:hAnsi="Times New Roman" w:cs="Times New Roman"/>
          <w:color w:val="auto"/>
          <w:sz w:val="24"/>
          <w:szCs w:val="24"/>
        </w:rPr>
      </w:pPr>
    </w:p>
    <w:p w14:paraId="13DA27DE" w14:textId="7ED1C28C" w:rsidR="00543B64" w:rsidRPr="00607B69" w:rsidRDefault="00E16C6F" w:rsidP="00754471">
      <w:pPr>
        <w:jc w:val="center"/>
        <w:rPr>
          <w:rStyle w:val="Heading2Char"/>
          <w:rFonts w:ascii="Times New Roman" w:hAnsi="Times New Roman" w:cs="Times New Roman"/>
          <w:color w:val="auto"/>
          <w:sz w:val="24"/>
          <w:szCs w:val="24"/>
        </w:rPr>
      </w:pPr>
      <w:ins w:id="289" w:author="Sony" w:date="2014-07-21T14:58:00Z">
        <w:r w:rsidRPr="00607B69">
          <w:rPr>
            <w:rFonts w:ascii="Times New Roman" w:eastAsiaTheme="majorEastAsia" w:hAnsi="Times New Roman" w:cs="Times New Roman"/>
            <w:b/>
            <w:bCs/>
            <w:noProof/>
            <w:color w:val="auto"/>
            <w:sz w:val="24"/>
            <w:szCs w:val="24"/>
            <w:rPrChange w:id="290">
              <w:rPr>
                <w:noProof/>
              </w:rPr>
            </w:rPrChange>
          </w:rPr>
          <w:drawing>
            <wp:inline distT="0" distB="0" distL="0" distR="0" wp14:anchorId="33B813D3" wp14:editId="2DA9DDE4">
              <wp:extent cx="3742023" cy="1615044"/>
              <wp:effectExtent l="0" t="0" r="0" b="4445"/>
              <wp:docPr id="68" name="Picture 68" descr="D:\from 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rom desktop\senior project\progress1\usecase\cd.jpg\dentist controll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43788" cy="1615806"/>
                      </a:xfrm>
                      <a:prstGeom prst="rect">
                        <a:avLst/>
                      </a:prstGeom>
                      <a:noFill/>
                      <a:ln>
                        <a:noFill/>
                      </a:ln>
                    </pic:spPr>
                  </pic:pic>
                </a:graphicData>
              </a:graphic>
            </wp:inline>
          </w:drawing>
        </w:r>
      </w:ins>
    </w:p>
    <w:p w14:paraId="3338309D" w14:textId="77777777" w:rsidR="00543B64" w:rsidRPr="00607B69" w:rsidRDefault="00543B64" w:rsidP="00754471">
      <w:pPr>
        <w:rPr>
          <w:rStyle w:val="Heading2Char"/>
          <w:rFonts w:ascii="Times New Roman" w:hAnsi="Times New Roman" w:cs="Times New Roman"/>
          <w:color w:val="auto"/>
          <w:sz w:val="24"/>
          <w:szCs w:val="24"/>
        </w:rPr>
      </w:pPr>
    </w:p>
    <w:p w14:paraId="0DADBD06" w14:textId="77777777" w:rsidR="00543B64" w:rsidRPr="00607B69" w:rsidRDefault="00543B64" w:rsidP="00754471">
      <w:pPr>
        <w:rPr>
          <w:rStyle w:val="Heading2Char"/>
          <w:rFonts w:ascii="Times New Roman" w:hAnsi="Times New Roman" w:cs="Times New Roman"/>
          <w:color w:val="auto"/>
          <w:sz w:val="24"/>
          <w:szCs w:val="24"/>
        </w:rPr>
      </w:pPr>
      <w:bookmarkStart w:id="291" w:name="_Toc393744780"/>
      <w:bookmarkStart w:id="292" w:name="_Toc393747164"/>
      <w:r w:rsidRPr="00607B69">
        <w:rPr>
          <w:rStyle w:val="Heading2Char"/>
          <w:rFonts w:ascii="Times New Roman" w:hAnsi="Times New Roman" w:cs="Times New Roman"/>
          <w:color w:val="auto"/>
          <w:sz w:val="24"/>
          <w:szCs w:val="24"/>
        </w:rPr>
        <w:t>Property</w:t>
      </w:r>
      <w:bookmarkEnd w:id="291"/>
      <w:bookmarkEnd w:id="292"/>
    </w:p>
    <w:p w14:paraId="5D393551" w14:textId="77777777" w:rsidR="00543B64" w:rsidRPr="00607B69" w:rsidRDefault="00543B64"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45ADEF14" w14:textId="77777777" w:rsidTr="00033FA0">
        <w:trPr>
          <w:trHeight w:val="218"/>
        </w:trPr>
        <w:tc>
          <w:tcPr>
            <w:tcW w:w="1106" w:type="dxa"/>
            <w:shd w:val="clear" w:color="auto" w:fill="D9D9D9"/>
          </w:tcPr>
          <w:p w14:paraId="76BF4FB8" w14:textId="77777777" w:rsidR="00543B64" w:rsidRPr="00607B69" w:rsidRDefault="00543B64" w:rsidP="00754471">
            <w:pPr>
              <w:rPr>
                <w:rStyle w:val="Heading2Char"/>
                <w:rFonts w:ascii="Times New Roman" w:hAnsi="Times New Roman" w:cs="Times New Roman"/>
                <w:color w:val="auto"/>
                <w:sz w:val="24"/>
                <w:szCs w:val="24"/>
              </w:rPr>
            </w:pPr>
            <w:bookmarkStart w:id="293" w:name="_Toc393744781"/>
            <w:bookmarkStart w:id="294" w:name="_Toc393747165"/>
            <w:r w:rsidRPr="00607B69">
              <w:rPr>
                <w:rStyle w:val="Heading2Char"/>
                <w:rFonts w:ascii="Times New Roman" w:hAnsi="Times New Roman" w:cs="Times New Roman"/>
                <w:color w:val="auto"/>
                <w:sz w:val="24"/>
                <w:szCs w:val="24"/>
              </w:rPr>
              <w:t>ID</w:t>
            </w:r>
            <w:bookmarkEnd w:id="293"/>
            <w:bookmarkEnd w:id="294"/>
          </w:p>
        </w:tc>
        <w:tc>
          <w:tcPr>
            <w:tcW w:w="2562" w:type="dxa"/>
            <w:shd w:val="clear" w:color="auto" w:fill="D9D9D9"/>
          </w:tcPr>
          <w:p w14:paraId="24624A3E" w14:textId="77777777" w:rsidR="00543B64" w:rsidRPr="00607B69" w:rsidRDefault="00543B64" w:rsidP="00754471">
            <w:pPr>
              <w:rPr>
                <w:rStyle w:val="Heading2Char"/>
                <w:rFonts w:ascii="Times New Roman" w:hAnsi="Times New Roman" w:cs="Times New Roman"/>
                <w:color w:val="auto"/>
                <w:sz w:val="24"/>
                <w:szCs w:val="24"/>
              </w:rPr>
            </w:pPr>
            <w:bookmarkStart w:id="295" w:name="_Toc393744782"/>
            <w:bookmarkStart w:id="296" w:name="_Toc393747166"/>
            <w:r w:rsidRPr="00607B69">
              <w:rPr>
                <w:rStyle w:val="Heading2Char"/>
                <w:rFonts w:ascii="Times New Roman" w:hAnsi="Times New Roman" w:cs="Times New Roman"/>
                <w:color w:val="auto"/>
                <w:sz w:val="24"/>
                <w:szCs w:val="24"/>
              </w:rPr>
              <w:t>Name</w:t>
            </w:r>
            <w:bookmarkEnd w:id="295"/>
            <w:bookmarkEnd w:id="296"/>
          </w:p>
        </w:tc>
        <w:tc>
          <w:tcPr>
            <w:tcW w:w="3274" w:type="dxa"/>
            <w:shd w:val="clear" w:color="auto" w:fill="D9D9D9"/>
          </w:tcPr>
          <w:p w14:paraId="69C704DD" w14:textId="77777777" w:rsidR="00543B64" w:rsidRPr="00607B69" w:rsidRDefault="00543B64" w:rsidP="00754471">
            <w:pPr>
              <w:rPr>
                <w:rStyle w:val="Heading2Char"/>
                <w:rFonts w:ascii="Times New Roman" w:hAnsi="Times New Roman" w:cs="Times New Roman"/>
                <w:color w:val="auto"/>
                <w:sz w:val="24"/>
                <w:szCs w:val="24"/>
              </w:rPr>
            </w:pPr>
            <w:bookmarkStart w:id="297" w:name="_Toc393744783"/>
            <w:bookmarkStart w:id="298" w:name="_Toc393747167"/>
            <w:r w:rsidRPr="00607B69">
              <w:rPr>
                <w:rStyle w:val="Heading2Char"/>
                <w:rFonts w:ascii="Times New Roman" w:hAnsi="Times New Roman" w:cs="Times New Roman"/>
                <w:color w:val="auto"/>
                <w:sz w:val="24"/>
                <w:szCs w:val="24"/>
              </w:rPr>
              <w:t>Description</w:t>
            </w:r>
            <w:bookmarkEnd w:id="297"/>
            <w:bookmarkEnd w:id="298"/>
          </w:p>
        </w:tc>
        <w:tc>
          <w:tcPr>
            <w:tcW w:w="2340" w:type="dxa"/>
            <w:shd w:val="clear" w:color="auto" w:fill="D9D9D9"/>
          </w:tcPr>
          <w:p w14:paraId="1312720C" w14:textId="77777777" w:rsidR="00543B64" w:rsidRPr="00607B69" w:rsidRDefault="00543B64" w:rsidP="00754471">
            <w:pPr>
              <w:rPr>
                <w:rStyle w:val="Heading2Char"/>
                <w:rFonts w:ascii="Times New Roman" w:hAnsi="Times New Roman" w:cs="Times New Roman"/>
                <w:color w:val="auto"/>
                <w:sz w:val="24"/>
                <w:szCs w:val="24"/>
              </w:rPr>
            </w:pPr>
            <w:bookmarkStart w:id="299" w:name="_Toc393744784"/>
            <w:bookmarkStart w:id="300" w:name="_Toc393747168"/>
            <w:r w:rsidRPr="00607B69">
              <w:rPr>
                <w:rStyle w:val="Heading2Char"/>
                <w:rFonts w:ascii="Times New Roman" w:hAnsi="Times New Roman" w:cs="Times New Roman"/>
                <w:color w:val="auto"/>
                <w:sz w:val="24"/>
                <w:szCs w:val="24"/>
              </w:rPr>
              <w:t>Remark</w:t>
            </w:r>
            <w:bookmarkEnd w:id="299"/>
            <w:bookmarkEnd w:id="300"/>
          </w:p>
        </w:tc>
      </w:tr>
      <w:tr w:rsidR="00543B64" w:rsidRPr="00607B69" w14:paraId="2880E393" w14:textId="77777777" w:rsidTr="00033FA0">
        <w:trPr>
          <w:trHeight w:val="589"/>
        </w:trPr>
        <w:tc>
          <w:tcPr>
            <w:tcW w:w="1106" w:type="dxa"/>
          </w:tcPr>
          <w:p w14:paraId="3CB9BF5D" w14:textId="77777777" w:rsidR="00543B64" w:rsidRPr="00607B69" w:rsidRDefault="00543B64" w:rsidP="00754471">
            <w:pPr>
              <w:rPr>
                <w:rStyle w:val="Heading2Char"/>
                <w:rFonts w:ascii="Times New Roman" w:hAnsi="Times New Roman" w:cs="Times New Roman"/>
                <w:b w:val="0"/>
                <w:color w:val="auto"/>
                <w:sz w:val="24"/>
                <w:szCs w:val="24"/>
              </w:rPr>
            </w:pPr>
            <w:bookmarkStart w:id="301" w:name="_Toc393744785"/>
            <w:bookmarkStart w:id="302" w:name="_Toc393747169"/>
            <w:r w:rsidRPr="00607B69">
              <w:rPr>
                <w:rStyle w:val="Heading2Char"/>
                <w:rFonts w:ascii="Times New Roman" w:hAnsi="Times New Roman" w:cs="Times New Roman"/>
                <w:b w:val="0"/>
                <w:color w:val="auto"/>
                <w:sz w:val="24"/>
                <w:szCs w:val="24"/>
              </w:rPr>
              <w:t>-</w:t>
            </w:r>
            <w:bookmarkEnd w:id="301"/>
            <w:bookmarkEnd w:id="302"/>
          </w:p>
        </w:tc>
        <w:tc>
          <w:tcPr>
            <w:tcW w:w="2562" w:type="dxa"/>
          </w:tcPr>
          <w:p w14:paraId="3CEF183F" w14:textId="77777777" w:rsidR="00543B64" w:rsidRPr="00607B69" w:rsidRDefault="00543B64" w:rsidP="00754471">
            <w:pPr>
              <w:rPr>
                <w:rStyle w:val="Heading2Char"/>
                <w:rFonts w:ascii="Times New Roman" w:hAnsi="Times New Roman" w:cs="Times New Roman"/>
                <w:b w:val="0"/>
                <w:color w:val="auto"/>
                <w:sz w:val="24"/>
                <w:szCs w:val="24"/>
              </w:rPr>
            </w:pPr>
            <w:bookmarkStart w:id="303" w:name="_Toc393744786"/>
            <w:bookmarkStart w:id="304" w:name="_Toc393747170"/>
            <w:r w:rsidRPr="00607B69">
              <w:rPr>
                <w:rStyle w:val="Heading2Char"/>
                <w:rFonts w:ascii="Times New Roman" w:hAnsi="Times New Roman" w:cs="Times New Roman"/>
                <w:b w:val="0"/>
                <w:color w:val="auto"/>
                <w:sz w:val="24"/>
                <w:szCs w:val="24"/>
              </w:rPr>
              <w:t>-</w:t>
            </w:r>
            <w:bookmarkEnd w:id="303"/>
            <w:bookmarkEnd w:id="304"/>
          </w:p>
        </w:tc>
        <w:tc>
          <w:tcPr>
            <w:tcW w:w="3274" w:type="dxa"/>
          </w:tcPr>
          <w:p w14:paraId="3B81EAF9" w14:textId="77777777" w:rsidR="00543B64" w:rsidRPr="00607B69" w:rsidRDefault="00543B64" w:rsidP="00754471">
            <w:pPr>
              <w:rPr>
                <w:rStyle w:val="Heading2Char"/>
                <w:rFonts w:ascii="Times New Roman" w:eastAsiaTheme="minorHAnsi" w:hAnsi="Times New Roman" w:cs="Times New Roman"/>
                <w:b w:val="0"/>
                <w:bCs w:val="0"/>
                <w:color w:val="auto"/>
                <w:sz w:val="24"/>
                <w:szCs w:val="24"/>
                <w:lang w:bidi="ar-SA"/>
              </w:rPr>
            </w:pPr>
            <w:bookmarkStart w:id="305" w:name="_Toc393744787"/>
            <w:bookmarkStart w:id="306" w:name="_Toc393747171"/>
            <w:r w:rsidRPr="00607B69">
              <w:rPr>
                <w:rStyle w:val="Heading2Char"/>
                <w:rFonts w:ascii="Times New Roman" w:eastAsiaTheme="minorHAnsi" w:hAnsi="Times New Roman" w:cs="Times New Roman"/>
                <w:b w:val="0"/>
                <w:bCs w:val="0"/>
                <w:color w:val="auto"/>
                <w:sz w:val="24"/>
                <w:szCs w:val="24"/>
                <w:lang w:bidi="ar-SA"/>
              </w:rPr>
              <w:t>-</w:t>
            </w:r>
            <w:bookmarkEnd w:id="305"/>
            <w:bookmarkEnd w:id="306"/>
          </w:p>
        </w:tc>
        <w:tc>
          <w:tcPr>
            <w:tcW w:w="2340" w:type="dxa"/>
          </w:tcPr>
          <w:p w14:paraId="0220343E" w14:textId="77777777" w:rsidR="00543B64" w:rsidRPr="00607B69" w:rsidRDefault="00543B64" w:rsidP="00754471">
            <w:pPr>
              <w:rPr>
                <w:rStyle w:val="Heading2Char"/>
                <w:rFonts w:ascii="Times New Roman" w:hAnsi="Times New Roman" w:cs="Times New Roman"/>
                <w:b w:val="0"/>
                <w:color w:val="auto"/>
                <w:sz w:val="24"/>
                <w:szCs w:val="24"/>
              </w:rPr>
            </w:pPr>
            <w:bookmarkStart w:id="307" w:name="_Toc393744788"/>
            <w:bookmarkStart w:id="308" w:name="_Toc393747172"/>
            <w:r w:rsidRPr="00607B69">
              <w:rPr>
                <w:rStyle w:val="Heading2Char"/>
                <w:rFonts w:ascii="Times New Roman" w:hAnsi="Times New Roman" w:cs="Times New Roman"/>
                <w:b w:val="0"/>
                <w:color w:val="auto"/>
                <w:sz w:val="24"/>
                <w:szCs w:val="24"/>
              </w:rPr>
              <w:t>-</w:t>
            </w:r>
            <w:bookmarkEnd w:id="307"/>
            <w:bookmarkEnd w:id="308"/>
          </w:p>
        </w:tc>
      </w:tr>
    </w:tbl>
    <w:p w14:paraId="73A748F5" w14:textId="77777777" w:rsidR="00543B64" w:rsidRPr="00607B69" w:rsidRDefault="00543B64" w:rsidP="00754471">
      <w:pPr>
        <w:rPr>
          <w:rStyle w:val="Heading2Char"/>
          <w:rFonts w:ascii="Times New Roman" w:hAnsi="Times New Roman" w:cs="Times New Roman"/>
          <w:color w:val="auto"/>
          <w:sz w:val="24"/>
          <w:szCs w:val="24"/>
        </w:rPr>
      </w:pPr>
    </w:p>
    <w:p w14:paraId="7720561F" w14:textId="77777777" w:rsidR="007271F7" w:rsidRPr="00607B69" w:rsidRDefault="007271F7" w:rsidP="00754471">
      <w:pPr>
        <w:rPr>
          <w:rStyle w:val="Heading2Char"/>
          <w:rFonts w:ascii="Times New Roman" w:hAnsi="Times New Roman" w:cs="Times New Roman"/>
          <w:color w:val="auto"/>
          <w:sz w:val="24"/>
          <w:szCs w:val="24"/>
        </w:rPr>
      </w:pPr>
    </w:p>
    <w:p w14:paraId="73A6C594" w14:textId="77777777" w:rsidR="00543B64" w:rsidRPr="00607B69" w:rsidRDefault="00543B64" w:rsidP="00754471">
      <w:pPr>
        <w:rPr>
          <w:rStyle w:val="Heading2Char"/>
          <w:rFonts w:ascii="Times New Roman" w:hAnsi="Times New Roman" w:cs="Times New Roman"/>
          <w:color w:val="auto"/>
          <w:sz w:val="24"/>
          <w:szCs w:val="24"/>
        </w:rPr>
      </w:pPr>
      <w:bookmarkStart w:id="309" w:name="_Toc393744789"/>
      <w:bookmarkStart w:id="310" w:name="_Toc393747173"/>
      <w:r w:rsidRPr="00607B69">
        <w:rPr>
          <w:rStyle w:val="Heading2Char"/>
          <w:rFonts w:ascii="Times New Roman" w:hAnsi="Times New Roman" w:cs="Times New Roman"/>
          <w:color w:val="auto"/>
          <w:sz w:val="24"/>
          <w:szCs w:val="24"/>
        </w:rPr>
        <w:t>Method</w:t>
      </w:r>
      <w:bookmarkEnd w:id="309"/>
      <w:bookmarkEnd w:id="310"/>
    </w:p>
    <w:tbl>
      <w:tblPr>
        <w:tblStyle w:val="TableGrid"/>
        <w:tblW w:w="0" w:type="auto"/>
        <w:tblLayout w:type="fixed"/>
        <w:tblLook w:val="04A0" w:firstRow="1" w:lastRow="0" w:firstColumn="1" w:lastColumn="0" w:noHBand="0" w:noVBand="1"/>
      </w:tblPr>
      <w:tblGrid>
        <w:gridCol w:w="792"/>
        <w:gridCol w:w="2010"/>
        <w:gridCol w:w="2835"/>
        <w:gridCol w:w="1984"/>
        <w:gridCol w:w="1621"/>
      </w:tblGrid>
      <w:tr w:rsidR="00607B69" w:rsidRPr="00607B69" w14:paraId="77194AB6" w14:textId="7E6EA15B" w:rsidTr="007271F7">
        <w:trPr>
          <w:trHeight w:val="191"/>
        </w:trPr>
        <w:tc>
          <w:tcPr>
            <w:tcW w:w="792" w:type="dxa"/>
            <w:shd w:val="clear" w:color="auto" w:fill="D9D9D9"/>
          </w:tcPr>
          <w:p w14:paraId="5FF6B23A" w14:textId="77777777" w:rsidR="007271F7" w:rsidRPr="00607B69" w:rsidRDefault="007271F7" w:rsidP="00754471">
            <w:pPr>
              <w:rPr>
                <w:rStyle w:val="Heading2Char"/>
                <w:rFonts w:ascii="Times New Roman" w:hAnsi="Times New Roman" w:cs="Times New Roman"/>
                <w:color w:val="auto"/>
                <w:sz w:val="24"/>
                <w:szCs w:val="24"/>
              </w:rPr>
            </w:pPr>
            <w:bookmarkStart w:id="311" w:name="_Toc393744790"/>
            <w:bookmarkStart w:id="312" w:name="_Toc393747174"/>
            <w:r w:rsidRPr="00607B69">
              <w:rPr>
                <w:rStyle w:val="Heading2Char"/>
                <w:rFonts w:ascii="Times New Roman" w:hAnsi="Times New Roman" w:cs="Times New Roman"/>
                <w:color w:val="auto"/>
                <w:sz w:val="24"/>
                <w:szCs w:val="24"/>
              </w:rPr>
              <w:t>ID</w:t>
            </w:r>
            <w:bookmarkEnd w:id="311"/>
            <w:bookmarkEnd w:id="312"/>
          </w:p>
        </w:tc>
        <w:tc>
          <w:tcPr>
            <w:tcW w:w="2010" w:type="dxa"/>
            <w:shd w:val="clear" w:color="auto" w:fill="D9D9D9"/>
          </w:tcPr>
          <w:p w14:paraId="162057D4" w14:textId="77777777" w:rsidR="007271F7" w:rsidRPr="00607B69" w:rsidRDefault="007271F7" w:rsidP="00754471">
            <w:pPr>
              <w:rPr>
                <w:rStyle w:val="Heading2Char"/>
                <w:rFonts w:ascii="Times New Roman" w:hAnsi="Times New Roman" w:cs="Times New Roman"/>
                <w:color w:val="auto"/>
                <w:sz w:val="24"/>
                <w:szCs w:val="24"/>
              </w:rPr>
            </w:pPr>
            <w:bookmarkStart w:id="313" w:name="_Toc393744791"/>
            <w:bookmarkStart w:id="314" w:name="_Toc393747175"/>
            <w:r w:rsidRPr="00607B69">
              <w:rPr>
                <w:rStyle w:val="Heading2Char"/>
                <w:rFonts w:ascii="Times New Roman" w:hAnsi="Times New Roman" w:cs="Times New Roman"/>
                <w:color w:val="auto"/>
                <w:sz w:val="24"/>
                <w:szCs w:val="24"/>
              </w:rPr>
              <w:t>Name</w:t>
            </w:r>
            <w:bookmarkEnd w:id="313"/>
            <w:bookmarkEnd w:id="314"/>
          </w:p>
        </w:tc>
        <w:tc>
          <w:tcPr>
            <w:tcW w:w="2835" w:type="dxa"/>
            <w:shd w:val="clear" w:color="auto" w:fill="D9D9D9"/>
          </w:tcPr>
          <w:p w14:paraId="71D6240C" w14:textId="77777777" w:rsidR="007271F7" w:rsidRPr="00607B69" w:rsidRDefault="007271F7" w:rsidP="00754471">
            <w:pPr>
              <w:rPr>
                <w:rStyle w:val="Heading2Char"/>
                <w:rFonts w:ascii="Times New Roman" w:hAnsi="Times New Roman" w:cs="Times New Roman"/>
                <w:color w:val="auto"/>
                <w:sz w:val="24"/>
                <w:szCs w:val="24"/>
              </w:rPr>
            </w:pPr>
            <w:bookmarkStart w:id="315" w:name="_Toc393744792"/>
            <w:bookmarkStart w:id="316" w:name="_Toc393747176"/>
            <w:r w:rsidRPr="00607B69">
              <w:rPr>
                <w:rStyle w:val="Heading2Char"/>
                <w:rFonts w:ascii="Times New Roman" w:hAnsi="Times New Roman" w:cs="Times New Roman"/>
                <w:color w:val="auto"/>
                <w:sz w:val="24"/>
                <w:szCs w:val="24"/>
              </w:rPr>
              <w:t>Description</w:t>
            </w:r>
            <w:bookmarkEnd w:id="315"/>
            <w:bookmarkEnd w:id="316"/>
          </w:p>
        </w:tc>
        <w:tc>
          <w:tcPr>
            <w:tcW w:w="1984" w:type="dxa"/>
            <w:shd w:val="clear" w:color="auto" w:fill="D9D9D9"/>
            <w:vAlign w:val="center"/>
          </w:tcPr>
          <w:p w14:paraId="3F31DDDD" w14:textId="5EC8125E" w:rsidR="007271F7" w:rsidRPr="00607B69" w:rsidRDefault="007271F7" w:rsidP="00754471">
            <w:pPr>
              <w:rPr>
                <w:rStyle w:val="Heading2Char"/>
                <w:rFonts w:ascii="Times New Roman" w:hAnsi="Times New Roman" w:cs="Times New Roman"/>
                <w:color w:val="auto"/>
                <w:sz w:val="24"/>
                <w:szCs w:val="24"/>
              </w:rPr>
            </w:pPr>
            <w:bookmarkStart w:id="317" w:name="_Toc393744793"/>
            <w:bookmarkStart w:id="318" w:name="_Toc393747177"/>
            <w:ins w:id="319" w:author="Sony" w:date="2014-07-21T12:15:00Z">
              <w:r w:rsidRPr="00607B69">
                <w:rPr>
                  <w:rStyle w:val="Heading2Char"/>
                  <w:rFonts w:ascii="Times New Roman" w:hAnsi="Times New Roman" w:cs="Times New Roman"/>
                  <w:color w:val="auto"/>
                  <w:sz w:val="24"/>
                  <w:szCs w:val="24"/>
                </w:rPr>
                <w:t>Parameters</w:t>
              </w:r>
            </w:ins>
            <w:bookmarkEnd w:id="317"/>
            <w:bookmarkEnd w:id="318"/>
          </w:p>
        </w:tc>
        <w:tc>
          <w:tcPr>
            <w:tcW w:w="1621" w:type="dxa"/>
            <w:shd w:val="clear" w:color="auto" w:fill="D9D9D9"/>
            <w:vAlign w:val="center"/>
          </w:tcPr>
          <w:p w14:paraId="75312188" w14:textId="4F08FFC1" w:rsidR="007271F7" w:rsidRPr="00607B69" w:rsidRDefault="007271F7" w:rsidP="00754471">
            <w:pPr>
              <w:rPr>
                <w:rStyle w:val="Heading2Char"/>
                <w:rFonts w:ascii="Times New Roman" w:hAnsi="Times New Roman" w:cs="Times New Roman"/>
                <w:color w:val="auto"/>
                <w:sz w:val="24"/>
                <w:szCs w:val="24"/>
              </w:rPr>
            </w:pPr>
            <w:bookmarkStart w:id="320" w:name="_Toc393744794"/>
            <w:bookmarkStart w:id="321" w:name="_Toc393747178"/>
            <w:ins w:id="322" w:author="Sony" w:date="2014-07-21T12:15:00Z">
              <w:r w:rsidRPr="00607B69">
                <w:rPr>
                  <w:rStyle w:val="Heading2Char"/>
                  <w:rFonts w:ascii="Times New Roman" w:hAnsi="Times New Roman" w:cs="Times New Roman"/>
                  <w:color w:val="auto"/>
                  <w:sz w:val="24"/>
                  <w:szCs w:val="24"/>
                </w:rPr>
                <w:t>Return</w:t>
              </w:r>
            </w:ins>
            <w:bookmarkEnd w:id="320"/>
            <w:bookmarkEnd w:id="321"/>
          </w:p>
        </w:tc>
      </w:tr>
      <w:tr w:rsidR="00607B69" w:rsidRPr="00607B69" w14:paraId="490AD40F" w14:textId="47628D4A" w:rsidTr="007271F7">
        <w:trPr>
          <w:trHeight w:val="528"/>
        </w:trPr>
        <w:tc>
          <w:tcPr>
            <w:tcW w:w="792" w:type="dxa"/>
          </w:tcPr>
          <w:p w14:paraId="205429BF" w14:textId="77777777" w:rsidR="007271F7" w:rsidRPr="00607B69" w:rsidRDefault="007271F7" w:rsidP="00754471">
            <w:pPr>
              <w:rPr>
                <w:rStyle w:val="Heading2Char"/>
                <w:rFonts w:ascii="Times New Roman" w:hAnsi="Times New Roman" w:cs="Times New Roman"/>
                <w:b w:val="0"/>
                <w:color w:val="auto"/>
                <w:sz w:val="24"/>
                <w:szCs w:val="24"/>
              </w:rPr>
            </w:pPr>
            <w:bookmarkStart w:id="323" w:name="_Toc393744795"/>
            <w:bookmarkStart w:id="324" w:name="_Toc393747179"/>
            <w:r w:rsidRPr="00607B69">
              <w:rPr>
                <w:rStyle w:val="Heading2Char"/>
                <w:rFonts w:ascii="Times New Roman" w:hAnsi="Times New Roman" w:cs="Times New Roman"/>
                <w:b w:val="0"/>
                <w:color w:val="auto"/>
                <w:sz w:val="24"/>
                <w:szCs w:val="24"/>
              </w:rPr>
              <w:t>1</w:t>
            </w:r>
            <w:bookmarkEnd w:id="323"/>
            <w:bookmarkEnd w:id="324"/>
          </w:p>
        </w:tc>
        <w:tc>
          <w:tcPr>
            <w:tcW w:w="2010" w:type="dxa"/>
            <w:vAlign w:val="center"/>
          </w:tcPr>
          <w:p w14:paraId="57D24127" w14:textId="77777777" w:rsidR="007271F7" w:rsidRPr="00607B69" w:rsidRDefault="007271F7" w:rsidP="00754471">
            <w:pPr>
              <w:rPr>
                <w:rStyle w:val="Heading2Char"/>
                <w:rFonts w:ascii="Times New Roman" w:hAnsi="Times New Roman" w:cs="Times New Roman"/>
                <w:b w:val="0"/>
                <w:color w:val="auto"/>
                <w:sz w:val="24"/>
                <w:szCs w:val="24"/>
              </w:rPr>
            </w:pPr>
            <w:bookmarkStart w:id="325" w:name="_Toc393744796"/>
            <w:bookmarkStart w:id="326" w:name="_Toc393747180"/>
            <w:r w:rsidRPr="00607B69">
              <w:rPr>
                <w:rStyle w:val="Heading2Char"/>
                <w:rFonts w:ascii="Times New Roman" w:hAnsi="Times New Roman" w:cs="Times New Roman"/>
                <w:b w:val="0"/>
                <w:color w:val="auto"/>
                <w:sz w:val="24"/>
                <w:szCs w:val="24"/>
              </w:rPr>
              <w:t>login()</w:t>
            </w:r>
            <w:bookmarkEnd w:id="325"/>
            <w:bookmarkEnd w:id="326"/>
          </w:p>
        </w:tc>
        <w:tc>
          <w:tcPr>
            <w:tcW w:w="2835" w:type="dxa"/>
          </w:tcPr>
          <w:p w14:paraId="381A5AEC" w14:textId="77777777" w:rsidR="007271F7" w:rsidRPr="00607B69" w:rsidRDefault="007271F7"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Method uses to login for dentist.</w:t>
            </w:r>
          </w:p>
        </w:tc>
        <w:tc>
          <w:tcPr>
            <w:tcW w:w="1984" w:type="dxa"/>
            <w:vAlign w:val="center"/>
          </w:tcPr>
          <w:p w14:paraId="661EDCD5" w14:textId="274880C8" w:rsidR="007271F7" w:rsidRPr="00607B69" w:rsidRDefault="007271F7" w:rsidP="00754471">
            <w:pPr>
              <w:rPr>
                <w:rStyle w:val="Heading2Char"/>
                <w:rFonts w:ascii="Times New Roman" w:hAnsi="Times New Roman" w:cs="Times New Roman"/>
                <w:b w:val="0"/>
                <w:color w:val="auto"/>
                <w:sz w:val="24"/>
                <w:szCs w:val="24"/>
              </w:rPr>
            </w:pPr>
            <w:bookmarkStart w:id="327" w:name="_Toc393744797"/>
            <w:bookmarkStart w:id="328" w:name="_Toc393747181"/>
            <w:ins w:id="329" w:author="Sony" w:date="2014-07-21T12:15:00Z">
              <w:r w:rsidRPr="00607B69">
                <w:rPr>
                  <w:rStyle w:val="Heading2Char"/>
                  <w:rFonts w:ascii="Times New Roman" w:hAnsi="Times New Roman" w:cs="Times New Roman"/>
                  <w:b w:val="0"/>
                  <w:color w:val="auto"/>
                  <w:sz w:val="24"/>
                  <w:szCs w:val="24"/>
                </w:rPr>
                <w:t>-</w:t>
              </w:r>
            </w:ins>
            <w:bookmarkEnd w:id="327"/>
            <w:bookmarkEnd w:id="328"/>
          </w:p>
        </w:tc>
        <w:tc>
          <w:tcPr>
            <w:tcW w:w="1621" w:type="dxa"/>
            <w:vAlign w:val="center"/>
          </w:tcPr>
          <w:p w14:paraId="2AD320F5" w14:textId="254F0CD8" w:rsidR="007271F7" w:rsidRPr="00607B69" w:rsidRDefault="007271F7" w:rsidP="00754471">
            <w:pPr>
              <w:rPr>
                <w:rStyle w:val="Heading2Char"/>
                <w:rFonts w:ascii="Times New Roman" w:hAnsi="Times New Roman" w:cs="Times New Roman"/>
                <w:b w:val="0"/>
                <w:color w:val="auto"/>
                <w:sz w:val="24"/>
                <w:szCs w:val="24"/>
              </w:rPr>
            </w:pPr>
            <w:bookmarkStart w:id="330" w:name="_Toc393744798"/>
            <w:bookmarkStart w:id="331" w:name="_Toc393747182"/>
            <w:ins w:id="332" w:author="Sony" w:date="2014-07-21T12:17:00Z">
              <w:r w:rsidRPr="00607B69">
                <w:rPr>
                  <w:rStyle w:val="Heading2Char"/>
                  <w:rFonts w:ascii="Times New Roman" w:hAnsi="Times New Roman" w:cs="Times New Roman"/>
                  <w:b w:val="0"/>
                  <w:color w:val="auto"/>
                  <w:sz w:val="24"/>
                  <w:szCs w:val="24"/>
                </w:rPr>
                <w:t>void</w:t>
              </w:r>
            </w:ins>
            <w:bookmarkEnd w:id="330"/>
            <w:bookmarkEnd w:id="331"/>
          </w:p>
        </w:tc>
      </w:tr>
      <w:tr w:rsidR="00607B69" w:rsidRPr="00607B69" w14:paraId="0436AD59" w14:textId="0981AEE8" w:rsidTr="007271F7">
        <w:tc>
          <w:tcPr>
            <w:tcW w:w="792" w:type="dxa"/>
          </w:tcPr>
          <w:p w14:paraId="3F7626E1" w14:textId="77777777" w:rsidR="007271F7" w:rsidRPr="00607B69" w:rsidRDefault="007271F7" w:rsidP="00754471">
            <w:pPr>
              <w:rPr>
                <w:rStyle w:val="Heading2Char"/>
                <w:rFonts w:ascii="Times New Roman" w:hAnsi="Times New Roman" w:cs="Times New Roman"/>
                <w:b w:val="0"/>
                <w:color w:val="auto"/>
                <w:sz w:val="24"/>
                <w:szCs w:val="24"/>
              </w:rPr>
            </w:pPr>
            <w:bookmarkStart w:id="333" w:name="_Toc393744799"/>
            <w:bookmarkStart w:id="334" w:name="_Toc393747183"/>
            <w:r w:rsidRPr="00607B69">
              <w:rPr>
                <w:rStyle w:val="Heading2Char"/>
                <w:rFonts w:ascii="Times New Roman" w:hAnsi="Times New Roman" w:cs="Times New Roman"/>
                <w:b w:val="0"/>
                <w:color w:val="auto"/>
                <w:sz w:val="24"/>
                <w:szCs w:val="24"/>
              </w:rPr>
              <w:lastRenderedPageBreak/>
              <w:t>2</w:t>
            </w:r>
            <w:bookmarkEnd w:id="333"/>
            <w:bookmarkEnd w:id="334"/>
          </w:p>
        </w:tc>
        <w:tc>
          <w:tcPr>
            <w:tcW w:w="2010" w:type="dxa"/>
            <w:vAlign w:val="center"/>
          </w:tcPr>
          <w:p w14:paraId="32BE6101" w14:textId="77777777" w:rsidR="007271F7" w:rsidRPr="00607B69" w:rsidRDefault="007271F7" w:rsidP="00754471">
            <w:pPr>
              <w:rPr>
                <w:rStyle w:val="Heading2Char"/>
                <w:rFonts w:ascii="Times New Roman" w:hAnsi="Times New Roman" w:cs="Times New Roman"/>
                <w:b w:val="0"/>
                <w:color w:val="auto"/>
                <w:sz w:val="24"/>
                <w:szCs w:val="24"/>
              </w:rPr>
            </w:pPr>
            <w:bookmarkStart w:id="335" w:name="_Toc393744800"/>
            <w:bookmarkStart w:id="336" w:name="_Toc393747184"/>
            <w:r w:rsidRPr="00607B69">
              <w:rPr>
                <w:rStyle w:val="Heading2Char"/>
                <w:rFonts w:ascii="Times New Roman" w:hAnsi="Times New Roman" w:cs="Times New Roman"/>
                <w:b w:val="0"/>
                <w:color w:val="auto"/>
                <w:sz w:val="24"/>
                <w:szCs w:val="24"/>
              </w:rPr>
              <w:t>logout()</w:t>
            </w:r>
            <w:bookmarkEnd w:id="335"/>
            <w:bookmarkEnd w:id="336"/>
          </w:p>
        </w:tc>
        <w:tc>
          <w:tcPr>
            <w:tcW w:w="2835" w:type="dxa"/>
          </w:tcPr>
          <w:p w14:paraId="4C9C1FFB" w14:textId="77777777" w:rsidR="007271F7" w:rsidRPr="00607B69" w:rsidRDefault="007271F7" w:rsidP="00754471">
            <w:pPr>
              <w:rPr>
                <w:rStyle w:val="Heading2Char"/>
                <w:rFonts w:ascii="Times New Roman" w:hAnsi="Times New Roman" w:cs="Times New Roman"/>
                <w:b w:val="0"/>
                <w:color w:val="auto"/>
                <w:sz w:val="24"/>
                <w:szCs w:val="24"/>
              </w:rPr>
            </w:pPr>
            <w:r w:rsidRPr="00607B69">
              <w:rPr>
                <w:rFonts w:ascii="Times New Roman" w:hAnsi="Times New Roman" w:cs="Times New Roman"/>
                <w:color w:val="auto"/>
                <w:sz w:val="24"/>
                <w:szCs w:val="24"/>
              </w:rPr>
              <w:t>Method uses to logout for dentist.</w:t>
            </w:r>
          </w:p>
        </w:tc>
        <w:tc>
          <w:tcPr>
            <w:tcW w:w="1984" w:type="dxa"/>
            <w:vAlign w:val="center"/>
          </w:tcPr>
          <w:p w14:paraId="1C83B801" w14:textId="23814130" w:rsidR="007271F7" w:rsidRPr="00607B69" w:rsidRDefault="007271F7" w:rsidP="00754471">
            <w:pPr>
              <w:rPr>
                <w:rStyle w:val="Heading2Char"/>
                <w:rFonts w:ascii="Times New Roman" w:hAnsi="Times New Roman" w:cs="Times New Roman"/>
                <w:b w:val="0"/>
                <w:color w:val="auto"/>
                <w:sz w:val="24"/>
                <w:szCs w:val="24"/>
              </w:rPr>
            </w:pPr>
            <w:bookmarkStart w:id="337" w:name="_Toc393744801"/>
            <w:bookmarkStart w:id="338" w:name="_Toc393747185"/>
            <w:ins w:id="339" w:author="Sony" w:date="2014-07-21T12:15:00Z">
              <w:r w:rsidRPr="00607B69">
                <w:rPr>
                  <w:rStyle w:val="Heading2Char"/>
                  <w:rFonts w:ascii="Times New Roman" w:hAnsi="Times New Roman" w:cs="Times New Roman"/>
                  <w:b w:val="0"/>
                  <w:color w:val="auto"/>
                  <w:sz w:val="24"/>
                  <w:szCs w:val="24"/>
                </w:rPr>
                <w:t>-</w:t>
              </w:r>
            </w:ins>
            <w:bookmarkEnd w:id="337"/>
            <w:bookmarkEnd w:id="338"/>
          </w:p>
        </w:tc>
        <w:tc>
          <w:tcPr>
            <w:tcW w:w="1621" w:type="dxa"/>
            <w:vAlign w:val="center"/>
          </w:tcPr>
          <w:p w14:paraId="4F1FAFB4" w14:textId="4723F752" w:rsidR="007271F7" w:rsidRPr="00607B69" w:rsidRDefault="007271F7" w:rsidP="00754471">
            <w:pPr>
              <w:rPr>
                <w:rStyle w:val="Heading2Char"/>
                <w:rFonts w:ascii="Times New Roman" w:hAnsi="Times New Roman" w:cs="Times New Roman"/>
                <w:b w:val="0"/>
                <w:color w:val="auto"/>
                <w:sz w:val="24"/>
                <w:szCs w:val="24"/>
              </w:rPr>
            </w:pPr>
            <w:bookmarkStart w:id="340" w:name="_Toc393744802"/>
            <w:bookmarkStart w:id="341" w:name="_Toc393747186"/>
            <w:ins w:id="342" w:author="Sony" w:date="2014-07-21T12:18:00Z">
              <w:r w:rsidRPr="00607B69">
                <w:rPr>
                  <w:rStyle w:val="Heading2Char"/>
                  <w:rFonts w:ascii="Times New Roman" w:hAnsi="Times New Roman" w:cs="Times New Roman"/>
                  <w:b w:val="0"/>
                  <w:color w:val="auto"/>
                  <w:sz w:val="24"/>
                  <w:szCs w:val="24"/>
                </w:rPr>
                <w:t>void</w:t>
              </w:r>
            </w:ins>
            <w:bookmarkEnd w:id="340"/>
            <w:bookmarkEnd w:id="341"/>
          </w:p>
        </w:tc>
      </w:tr>
      <w:tr w:rsidR="00607B69" w:rsidRPr="00607B69" w14:paraId="6DC2CEA9" w14:textId="564F46FB" w:rsidTr="007271F7">
        <w:tblPrEx>
          <w:tblLook w:val="0000" w:firstRow="0" w:lastRow="0" w:firstColumn="0" w:lastColumn="0" w:noHBand="0" w:noVBand="0"/>
        </w:tblPrEx>
        <w:trPr>
          <w:trHeight w:val="620"/>
        </w:trPr>
        <w:tc>
          <w:tcPr>
            <w:tcW w:w="792" w:type="dxa"/>
          </w:tcPr>
          <w:p w14:paraId="40A4DE8A" w14:textId="77777777" w:rsidR="007271F7" w:rsidRPr="00607B69" w:rsidRDefault="007271F7" w:rsidP="00754471">
            <w:pPr>
              <w:rPr>
                <w:rStyle w:val="Heading2Char"/>
                <w:rFonts w:ascii="Times New Roman" w:hAnsi="Times New Roman" w:cs="Times New Roman"/>
                <w:b w:val="0"/>
                <w:color w:val="auto"/>
                <w:sz w:val="24"/>
                <w:szCs w:val="24"/>
              </w:rPr>
            </w:pPr>
            <w:bookmarkStart w:id="343" w:name="_Toc393744803"/>
            <w:bookmarkStart w:id="344" w:name="_Toc393747187"/>
            <w:r w:rsidRPr="00607B69">
              <w:rPr>
                <w:rStyle w:val="Heading2Char"/>
                <w:rFonts w:ascii="Times New Roman" w:hAnsi="Times New Roman" w:cs="Times New Roman"/>
                <w:b w:val="0"/>
                <w:color w:val="auto"/>
                <w:sz w:val="24"/>
                <w:szCs w:val="24"/>
              </w:rPr>
              <w:t>3</w:t>
            </w:r>
            <w:bookmarkEnd w:id="343"/>
            <w:bookmarkEnd w:id="344"/>
          </w:p>
        </w:tc>
        <w:tc>
          <w:tcPr>
            <w:tcW w:w="2010" w:type="dxa"/>
            <w:vAlign w:val="center"/>
          </w:tcPr>
          <w:p w14:paraId="0FFA183F" w14:textId="30AEA1AF" w:rsidR="007271F7" w:rsidRPr="00607B69" w:rsidRDefault="007271F7" w:rsidP="00754471">
            <w:pPr>
              <w:rPr>
                <w:rStyle w:val="Heading2Char"/>
                <w:rFonts w:ascii="Times New Roman" w:hAnsi="Times New Roman" w:cs="Times New Roman"/>
                <w:b w:val="0"/>
                <w:color w:val="auto"/>
                <w:sz w:val="24"/>
                <w:szCs w:val="24"/>
              </w:rPr>
            </w:pPr>
            <w:bookmarkStart w:id="345" w:name="_Toc393744804"/>
            <w:bookmarkStart w:id="346" w:name="_Toc393747188"/>
            <w:proofErr w:type="spellStart"/>
            <w:r w:rsidRPr="00607B69">
              <w:rPr>
                <w:rStyle w:val="Heading2Char"/>
                <w:rFonts w:ascii="Times New Roman" w:hAnsi="Times New Roman" w:cs="Times New Roman"/>
                <w:b w:val="0"/>
                <w:color w:val="auto"/>
                <w:sz w:val="24"/>
                <w:szCs w:val="24"/>
              </w:rPr>
              <w:t>get_d_db</w:t>
            </w:r>
            <w:proofErr w:type="spellEnd"/>
            <w:r w:rsidRPr="00607B69">
              <w:rPr>
                <w:rStyle w:val="Heading2Char"/>
                <w:rFonts w:ascii="Times New Roman" w:hAnsi="Times New Roman" w:cs="Times New Roman"/>
                <w:b w:val="0"/>
                <w:color w:val="auto"/>
                <w:sz w:val="24"/>
                <w:szCs w:val="24"/>
              </w:rPr>
              <w:t>()</w:t>
            </w:r>
            <w:bookmarkEnd w:id="345"/>
            <w:bookmarkEnd w:id="346"/>
          </w:p>
        </w:tc>
        <w:tc>
          <w:tcPr>
            <w:tcW w:w="2835" w:type="dxa"/>
          </w:tcPr>
          <w:p w14:paraId="0880E0A3" w14:textId="77777777" w:rsidR="007271F7" w:rsidRPr="00607B69" w:rsidRDefault="007271F7" w:rsidP="00754471">
            <w:pPr>
              <w:rPr>
                <w:rStyle w:val="Heading2Char"/>
                <w:rFonts w:ascii="Times New Roman" w:hAnsi="Times New Roman" w:cs="Times New Roman"/>
                <w:b w:val="0"/>
                <w:color w:val="auto"/>
                <w:sz w:val="24"/>
                <w:szCs w:val="24"/>
              </w:rPr>
            </w:pPr>
            <w:bookmarkStart w:id="347" w:name="_Toc393744805"/>
            <w:bookmarkStart w:id="348" w:name="_Toc393747189"/>
            <w:r w:rsidRPr="00607B69">
              <w:rPr>
                <w:rStyle w:val="Heading2Char"/>
                <w:rFonts w:ascii="Times New Roman" w:hAnsi="Times New Roman" w:cs="Times New Roman"/>
                <w:b w:val="0"/>
                <w:color w:val="auto"/>
                <w:sz w:val="24"/>
                <w:szCs w:val="24"/>
              </w:rPr>
              <w:t>Method uses to get dentist data from database</w:t>
            </w:r>
            <w:bookmarkEnd w:id="347"/>
            <w:bookmarkEnd w:id="348"/>
          </w:p>
        </w:tc>
        <w:tc>
          <w:tcPr>
            <w:tcW w:w="1984" w:type="dxa"/>
            <w:vAlign w:val="center"/>
          </w:tcPr>
          <w:p w14:paraId="53368616" w14:textId="367D88D9" w:rsidR="007271F7" w:rsidRPr="00607B69" w:rsidRDefault="007271F7" w:rsidP="00754471">
            <w:pPr>
              <w:rPr>
                <w:rStyle w:val="Heading2Char"/>
                <w:rFonts w:ascii="Times New Roman" w:hAnsi="Times New Roman" w:cs="Times New Roman"/>
                <w:b w:val="0"/>
                <w:color w:val="auto"/>
                <w:sz w:val="24"/>
                <w:szCs w:val="24"/>
              </w:rPr>
            </w:pPr>
            <w:bookmarkStart w:id="349" w:name="_Toc393744806"/>
            <w:bookmarkStart w:id="350" w:name="_Toc393747190"/>
            <w:ins w:id="351" w:author="Sony" w:date="2014-07-21T12:16:00Z">
              <w:r w:rsidRPr="00607B69">
                <w:rPr>
                  <w:rStyle w:val="Heading2Char"/>
                  <w:rFonts w:ascii="Times New Roman" w:hAnsi="Times New Roman" w:cs="Times New Roman"/>
                  <w:b w:val="0"/>
                  <w:color w:val="auto"/>
                  <w:sz w:val="24"/>
                  <w:szCs w:val="24"/>
                </w:rPr>
                <w:t>-</w:t>
              </w:r>
            </w:ins>
            <w:bookmarkEnd w:id="349"/>
            <w:bookmarkEnd w:id="350"/>
          </w:p>
        </w:tc>
        <w:tc>
          <w:tcPr>
            <w:tcW w:w="1621" w:type="dxa"/>
            <w:vAlign w:val="center"/>
          </w:tcPr>
          <w:p w14:paraId="3A62EE9D" w14:textId="49D3DEB4" w:rsidR="007271F7" w:rsidRPr="00607B69" w:rsidRDefault="007271F7" w:rsidP="00754471">
            <w:pPr>
              <w:rPr>
                <w:rStyle w:val="Heading2Char"/>
                <w:rFonts w:ascii="Times New Roman" w:hAnsi="Times New Roman" w:cs="Times New Roman"/>
                <w:b w:val="0"/>
                <w:color w:val="auto"/>
                <w:sz w:val="24"/>
                <w:szCs w:val="24"/>
              </w:rPr>
            </w:pPr>
            <w:bookmarkStart w:id="352" w:name="_Toc393744807"/>
            <w:bookmarkStart w:id="353" w:name="_Toc393747191"/>
            <w:ins w:id="354" w:author="Sony" w:date="2014-07-21T12:18:00Z">
              <w:r w:rsidRPr="00607B69">
                <w:rPr>
                  <w:rStyle w:val="Heading2Char"/>
                  <w:rFonts w:ascii="Times New Roman" w:hAnsi="Times New Roman" w:cs="Times New Roman"/>
                  <w:b w:val="0"/>
                  <w:color w:val="auto"/>
                  <w:sz w:val="24"/>
                  <w:szCs w:val="24"/>
                </w:rPr>
                <w:t>void</w:t>
              </w:r>
            </w:ins>
            <w:bookmarkEnd w:id="352"/>
            <w:bookmarkEnd w:id="353"/>
          </w:p>
        </w:tc>
      </w:tr>
      <w:tr w:rsidR="00607B69" w:rsidRPr="00607B69" w14:paraId="1DCCC4DB" w14:textId="77EBCEA4" w:rsidTr="007271F7">
        <w:tblPrEx>
          <w:tblLook w:val="0000" w:firstRow="0" w:lastRow="0" w:firstColumn="0" w:lastColumn="0" w:noHBand="0" w:noVBand="0"/>
        </w:tblPrEx>
        <w:trPr>
          <w:trHeight w:val="120"/>
        </w:trPr>
        <w:tc>
          <w:tcPr>
            <w:tcW w:w="792" w:type="dxa"/>
          </w:tcPr>
          <w:p w14:paraId="657F0CF9" w14:textId="77777777" w:rsidR="007271F7" w:rsidRPr="00607B69" w:rsidRDefault="007271F7" w:rsidP="00754471">
            <w:pPr>
              <w:rPr>
                <w:rStyle w:val="Heading2Char"/>
                <w:rFonts w:ascii="Times New Roman" w:hAnsi="Times New Roman" w:cs="Times New Roman"/>
                <w:b w:val="0"/>
                <w:color w:val="auto"/>
                <w:sz w:val="24"/>
                <w:szCs w:val="24"/>
              </w:rPr>
            </w:pPr>
            <w:bookmarkStart w:id="355" w:name="_Toc393744808"/>
            <w:bookmarkStart w:id="356" w:name="_Toc393747192"/>
            <w:r w:rsidRPr="00607B69">
              <w:rPr>
                <w:rStyle w:val="Heading2Char"/>
                <w:rFonts w:ascii="Times New Roman" w:hAnsi="Times New Roman" w:cs="Times New Roman"/>
                <w:b w:val="0"/>
                <w:color w:val="auto"/>
                <w:sz w:val="24"/>
                <w:szCs w:val="24"/>
              </w:rPr>
              <w:t>4</w:t>
            </w:r>
            <w:bookmarkEnd w:id="355"/>
            <w:bookmarkEnd w:id="356"/>
          </w:p>
        </w:tc>
        <w:tc>
          <w:tcPr>
            <w:tcW w:w="2010" w:type="dxa"/>
            <w:vAlign w:val="center"/>
          </w:tcPr>
          <w:p w14:paraId="562195BB" w14:textId="075C1997" w:rsidR="007271F7" w:rsidRPr="00607B69" w:rsidRDefault="007271F7" w:rsidP="00754471">
            <w:pPr>
              <w:rPr>
                <w:rStyle w:val="Heading2Char"/>
                <w:rFonts w:ascii="Times New Roman" w:hAnsi="Times New Roman" w:cs="Times New Roman"/>
                <w:b w:val="0"/>
                <w:color w:val="auto"/>
                <w:sz w:val="24"/>
                <w:szCs w:val="24"/>
              </w:rPr>
            </w:pPr>
            <w:bookmarkStart w:id="357" w:name="_Toc393744809"/>
            <w:bookmarkStart w:id="358" w:name="_Toc393747193"/>
            <w:proofErr w:type="spellStart"/>
            <w:r w:rsidRPr="00607B69">
              <w:rPr>
                <w:rStyle w:val="Heading2Char"/>
                <w:rFonts w:ascii="Times New Roman" w:hAnsi="Times New Roman" w:cs="Times New Roman"/>
                <w:b w:val="0"/>
                <w:color w:val="auto"/>
                <w:sz w:val="24"/>
                <w:szCs w:val="24"/>
              </w:rPr>
              <w:t>dentistCalendar</w:t>
            </w:r>
            <w:bookmarkEnd w:id="357"/>
            <w:bookmarkEnd w:id="358"/>
            <w:proofErr w:type="spellEnd"/>
          </w:p>
        </w:tc>
        <w:tc>
          <w:tcPr>
            <w:tcW w:w="2835" w:type="dxa"/>
          </w:tcPr>
          <w:p w14:paraId="617A08A3" w14:textId="622C7095" w:rsidR="007271F7" w:rsidRPr="00607B69" w:rsidRDefault="007271F7" w:rsidP="00754471">
            <w:pPr>
              <w:rPr>
                <w:rStyle w:val="Heading2Char"/>
                <w:rFonts w:ascii="Times New Roman" w:hAnsi="Times New Roman" w:cs="Times New Roman"/>
                <w:b w:val="0"/>
                <w:color w:val="auto"/>
                <w:sz w:val="24"/>
                <w:szCs w:val="24"/>
              </w:rPr>
            </w:pPr>
            <w:bookmarkStart w:id="359" w:name="_Toc393744810"/>
            <w:bookmarkStart w:id="360" w:name="_Toc393747194"/>
            <w:r w:rsidRPr="00607B69">
              <w:rPr>
                <w:rStyle w:val="Heading2Char"/>
                <w:rFonts w:ascii="Times New Roman" w:hAnsi="Times New Roman" w:cs="Times New Roman"/>
                <w:b w:val="0"/>
                <w:color w:val="auto"/>
                <w:sz w:val="24"/>
                <w:szCs w:val="24"/>
              </w:rPr>
              <w:t xml:space="preserve">Method uses to get dentist calendar by </w:t>
            </w:r>
            <w:proofErr w:type="spellStart"/>
            <w:r w:rsidRPr="00607B69">
              <w:rPr>
                <w:rStyle w:val="Heading2Char"/>
                <w:rFonts w:ascii="Times New Roman" w:hAnsi="Times New Roman" w:cs="Times New Roman"/>
                <w:b w:val="0"/>
                <w:color w:val="auto"/>
                <w:sz w:val="24"/>
                <w:szCs w:val="24"/>
              </w:rPr>
              <w:t>dentistID</w:t>
            </w:r>
            <w:bookmarkEnd w:id="359"/>
            <w:bookmarkEnd w:id="360"/>
            <w:proofErr w:type="spellEnd"/>
          </w:p>
        </w:tc>
        <w:tc>
          <w:tcPr>
            <w:tcW w:w="1984" w:type="dxa"/>
            <w:vAlign w:val="center"/>
          </w:tcPr>
          <w:p w14:paraId="21AA5006" w14:textId="31B63931" w:rsidR="007271F7" w:rsidRPr="00607B69" w:rsidRDefault="007271F7" w:rsidP="00754471">
            <w:pPr>
              <w:rPr>
                <w:rStyle w:val="Heading2Char"/>
                <w:rFonts w:ascii="Times New Roman" w:hAnsi="Times New Roman" w:cs="Times New Roman"/>
                <w:b w:val="0"/>
                <w:color w:val="auto"/>
                <w:sz w:val="24"/>
                <w:szCs w:val="24"/>
              </w:rPr>
            </w:pPr>
            <w:bookmarkStart w:id="361" w:name="_Toc393744811"/>
            <w:bookmarkStart w:id="362" w:name="_Toc393747195"/>
            <w:ins w:id="363" w:author="Sony" w:date="2014-07-21T12:16: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userID:varchar</w:t>
              </w:r>
            </w:ins>
            <w:bookmarkEnd w:id="361"/>
            <w:bookmarkEnd w:id="362"/>
            <w:proofErr w:type="spellEnd"/>
          </w:p>
        </w:tc>
        <w:tc>
          <w:tcPr>
            <w:tcW w:w="1621" w:type="dxa"/>
            <w:vAlign w:val="center"/>
          </w:tcPr>
          <w:p w14:paraId="2C636E0E" w14:textId="60137807" w:rsidR="007271F7" w:rsidRPr="00607B69" w:rsidRDefault="007271F7" w:rsidP="00754471">
            <w:pPr>
              <w:rPr>
                <w:rStyle w:val="Heading2Char"/>
                <w:rFonts w:ascii="Times New Roman" w:hAnsi="Times New Roman" w:cs="Times New Roman"/>
                <w:b w:val="0"/>
                <w:color w:val="auto"/>
                <w:sz w:val="24"/>
                <w:szCs w:val="24"/>
              </w:rPr>
            </w:pPr>
            <w:bookmarkStart w:id="364" w:name="_Toc393744812"/>
            <w:bookmarkStart w:id="365" w:name="_Toc393747196"/>
            <w:ins w:id="366" w:author="Sony" w:date="2014-07-21T12:18:00Z">
              <w:r w:rsidRPr="00607B69">
                <w:rPr>
                  <w:rStyle w:val="Heading2Char"/>
                  <w:rFonts w:ascii="Times New Roman" w:hAnsi="Times New Roman" w:cs="Times New Roman"/>
                  <w:b w:val="0"/>
                  <w:color w:val="auto"/>
                  <w:sz w:val="24"/>
                  <w:szCs w:val="24"/>
                </w:rPr>
                <w:t>Array[]</w:t>
              </w:r>
            </w:ins>
            <w:bookmarkEnd w:id="364"/>
            <w:bookmarkEnd w:id="365"/>
          </w:p>
        </w:tc>
      </w:tr>
      <w:tr w:rsidR="007271F7" w:rsidRPr="00607B69" w14:paraId="1085065A" w14:textId="77777777" w:rsidTr="007271F7">
        <w:tblPrEx>
          <w:tblLook w:val="0000" w:firstRow="0" w:lastRow="0" w:firstColumn="0" w:lastColumn="0" w:noHBand="0" w:noVBand="0"/>
        </w:tblPrEx>
        <w:trPr>
          <w:trHeight w:val="120"/>
          <w:ins w:id="367" w:author="Sony" w:date="2014-07-21T12:17:00Z"/>
        </w:trPr>
        <w:tc>
          <w:tcPr>
            <w:tcW w:w="792" w:type="dxa"/>
          </w:tcPr>
          <w:p w14:paraId="0DC8E187" w14:textId="5A515B3F" w:rsidR="007271F7" w:rsidRPr="00607B69" w:rsidRDefault="007271F7" w:rsidP="00754471">
            <w:pPr>
              <w:rPr>
                <w:ins w:id="368" w:author="Sony" w:date="2014-07-21T12:17:00Z"/>
                <w:rStyle w:val="Heading2Char"/>
                <w:rFonts w:ascii="Times New Roman" w:hAnsi="Times New Roman" w:cs="Times New Roman"/>
                <w:b w:val="0"/>
                <w:color w:val="auto"/>
                <w:sz w:val="24"/>
                <w:szCs w:val="24"/>
              </w:rPr>
            </w:pPr>
            <w:bookmarkStart w:id="369" w:name="_Toc393744813"/>
            <w:bookmarkStart w:id="370" w:name="_Toc393747197"/>
            <w:ins w:id="371" w:author="Sony" w:date="2014-07-21T12:17:00Z">
              <w:r w:rsidRPr="00607B69">
                <w:rPr>
                  <w:rStyle w:val="Heading2Char"/>
                  <w:rFonts w:ascii="Times New Roman" w:hAnsi="Times New Roman" w:cs="Times New Roman"/>
                  <w:b w:val="0"/>
                  <w:color w:val="auto"/>
                  <w:sz w:val="24"/>
                  <w:szCs w:val="24"/>
                </w:rPr>
                <w:t>5</w:t>
              </w:r>
              <w:bookmarkEnd w:id="369"/>
              <w:bookmarkEnd w:id="370"/>
            </w:ins>
          </w:p>
        </w:tc>
        <w:tc>
          <w:tcPr>
            <w:tcW w:w="2010" w:type="dxa"/>
            <w:vAlign w:val="center"/>
          </w:tcPr>
          <w:p w14:paraId="6E80ADFD" w14:textId="7E2674B2" w:rsidR="007271F7" w:rsidRPr="00607B69" w:rsidRDefault="007271F7" w:rsidP="00754471">
            <w:pPr>
              <w:rPr>
                <w:ins w:id="372" w:author="Sony" w:date="2014-07-21T12:17:00Z"/>
                <w:rStyle w:val="Heading2Char"/>
                <w:rFonts w:ascii="Times New Roman" w:hAnsi="Times New Roman" w:cs="Times New Roman"/>
                <w:b w:val="0"/>
                <w:color w:val="auto"/>
                <w:sz w:val="24"/>
                <w:szCs w:val="24"/>
              </w:rPr>
            </w:pPr>
            <w:bookmarkStart w:id="373" w:name="_Toc393744814"/>
            <w:bookmarkStart w:id="374" w:name="_Toc393747198"/>
            <w:proofErr w:type="spellStart"/>
            <w:ins w:id="375" w:author="Sony" w:date="2014-07-21T12:17:00Z">
              <w:r w:rsidRPr="00607B69">
                <w:rPr>
                  <w:rStyle w:val="Heading2Char"/>
                  <w:rFonts w:ascii="Times New Roman" w:hAnsi="Times New Roman" w:cs="Times New Roman"/>
                  <w:b w:val="0"/>
                  <w:color w:val="auto"/>
                  <w:sz w:val="24"/>
                  <w:szCs w:val="24"/>
                </w:rPr>
                <w:t>callCalendar</w:t>
              </w:r>
              <w:bookmarkEnd w:id="373"/>
              <w:bookmarkEnd w:id="374"/>
              <w:proofErr w:type="spellEnd"/>
            </w:ins>
          </w:p>
        </w:tc>
        <w:tc>
          <w:tcPr>
            <w:tcW w:w="2835" w:type="dxa"/>
          </w:tcPr>
          <w:p w14:paraId="599FBAB8" w14:textId="12AAD4F9" w:rsidR="007271F7" w:rsidRPr="00607B69" w:rsidRDefault="007271F7" w:rsidP="00754471">
            <w:pPr>
              <w:rPr>
                <w:ins w:id="376" w:author="Sony" w:date="2014-07-21T12:17:00Z"/>
                <w:rStyle w:val="Heading2Char"/>
                <w:rFonts w:ascii="Times New Roman" w:hAnsi="Times New Roman" w:cs="Times New Roman"/>
                <w:b w:val="0"/>
                <w:color w:val="auto"/>
                <w:sz w:val="24"/>
                <w:szCs w:val="24"/>
              </w:rPr>
            </w:pPr>
            <w:bookmarkStart w:id="377" w:name="_Toc393744815"/>
            <w:bookmarkStart w:id="378" w:name="_Toc393747199"/>
            <w:ins w:id="379" w:author="Sony" w:date="2014-07-21T12:17:00Z">
              <w:r w:rsidRPr="00607B69">
                <w:rPr>
                  <w:rStyle w:val="Heading2Char"/>
                  <w:rFonts w:ascii="Times New Roman" w:hAnsi="Times New Roman" w:cs="Times New Roman"/>
                  <w:b w:val="0"/>
                  <w:color w:val="auto"/>
                  <w:sz w:val="24"/>
                  <w:szCs w:val="24"/>
                </w:rPr>
                <w:t xml:space="preserve">Method uses to call </w:t>
              </w:r>
            </w:ins>
            <w:ins w:id="380" w:author="Sony" w:date="2014-07-21T12:18:00Z">
              <w:r w:rsidRPr="00607B69">
                <w:rPr>
                  <w:rStyle w:val="Heading2Char"/>
                  <w:rFonts w:ascii="Times New Roman" w:hAnsi="Times New Roman" w:cs="Times New Roman"/>
                  <w:b w:val="0"/>
                  <w:color w:val="auto"/>
                  <w:sz w:val="24"/>
                  <w:szCs w:val="24"/>
                </w:rPr>
                <w:t>appointment calendar page</w:t>
              </w:r>
            </w:ins>
            <w:bookmarkEnd w:id="377"/>
            <w:bookmarkEnd w:id="378"/>
          </w:p>
        </w:tc>
        <w:tc>
          <w:tcPr>
            <w:tcW w:w="1984" w:type="dxa"/>
            <w:vAlign w:val="center"/>
          </w:tcPr>
          <w:p w14:paraId="5FCB0FC4" w14:textId="3EB9162B" w:rsidR="007271F7" w:rsidRPr="00607B69" w:rsidRDefault="007271F7" w:rsidP="00754471">
            <w:pPr>
              <w:rPr>
                <w:ins w:id="381" w:author="Sony" w:date="2014-07-21T12:17:00Z"/>
                <w:rStyle w:val="Heading2Char"/>
                <w:rFonts w:ascii="Times New Roman" w:hAnsi="Times New Roman" w:cs="Times New Roman"/>
                <w:b w:val="0"/>
                <w:color w:val="auto"/>
                <w:sz w:val="24"/>
                <w:szCs w:val="24"/>
              </w:rPr>
            </w:pPr>
            <w:bookmarkStart w:id="382" w:name="_Toc393744816"/>
            <w:bookmarkStart w:id="383" w:name="_Toc393747200"/>
            <w:ins w:id="384" w:author="Sony" w:date="2014-07-21T12:18:00Z">
              <w:r w:rsidRPr="00607B69">
                <w:rPr>
                  <w:rStyle w:val="Heading2Char"/>
                  <w:rFonts w:ascii="Times New Roman" w:hAnsi="Times New Roman" w:cs="Times New Roman"/>
                  <w:b w:val="0"/>
                  <w:color w:val="auto"/>
                  <w:sz w:val="24"/>
                  <w:szCs w:val="24"/>
                </w:rPr>
                <w:t>-</w:t>
              </w:r>
            </w:ins>
            <w:bookmarkEnd w:id="382"/>
            <w:bookmarkEnd w:id="383"/>
          </w:p>
        </w:tc>
        <w:tc>
          <w:tcPr>
            <w:tcW w:w="1621" w:type="dxa"/>
            <w:vAlign w:val="center"/>
          </w:tcPr>
          <w:p w14:paraId="0C28B3C3" w14:textId="5D9454EC" w:rsidR="007271F7" w:rsidRPr="00607B69" w:rsidRDefault="007271F7" w:rsidP="00754471">
            <w:pPr>
              <w:rPr>
                <w:ins w:id="385" w:author="Sony" w:date="2014-07-21T12:17:00Z"/>
                <w:rStyle w:val="Heading2Char"/>
                <w:rFonts w:ascii="Times New Roman" w:hAnsi="Times New Roman" w:cs="Times New Roman"/>
                <w:b w:val="0"/>
                <w:color w:val="auto"/>
                <w:sz w:val="24"/>
                <w:szCs w:val="24"/>
              </w:rPr>
            </w:pPr>
            <w:bookmarkStart w:id="386" w:name="_Toc393744817"/>
            <w:bookmarkStart w:id="387" w:name="_Toc393747201"/>
            <w:ins w:id="388" w:author="Sony" w:date="2014-07-21T12:18:00Z">
              <w:r w:rsidRPr="00607B69">
                <w:rPr>
                  <w:rStyle w:val="Heading2Char"/>
                  <w:rFonts w:ascii="Times New Roman" w:hAnsi="Times New Roman" w:cs="Times New Roman"/>
                  <w:b w:val="0"/>
                  <w:color w:val="auto"/>
                  <w:sz w:val="24"/>
                  <w:szCs w:val="24"/>
                </w:rPr>
                <w:t>void</w:t>
              </w:r>
            </w:ins>
            <w:bookmarkEnd w:id="386"/>
            <w:bookmarkEnd w:id="387"/>
          </w:p>
        </w:tc>
      </w:tr>
    </w:tbl>
    <w:p w14:paraId="68B233D1" w14:textId="77777777" w:rsidR="00E16C6F" w:rsidRPr="00607B69" w:rsidRDefault="00E16C6F" w:rsidP="00754471">
      <w:pPr>
        <w:rPr>
          <w:ins w:id="389" w:author="Sony" w:date="2014-07-21T14:59:00Z"/>
          <w:rStyle w:val="Heading2Char"/>
          <w:rFonts w:ascii="Times New Roman" w:hAnsi="Times New Roman" w:cs="Times New Roman"/>
          <w:color w:val="auto"/>
          <w:sz w:val="28"/>
          <w:szCs w:val="28"/>
        </w:rPr>
      </w:pPr>
    </w:p>
    <w:p w14:paraId="77B66546" w14:textId="2BDFEB90" w:rsidR="00754471" w:rsidRPr="00607B69" w:rsidRDefault="00543B64" w:rsidP="00754471">
      <w:pPr>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p w14:paraId="0EF6F018" w14:textId="77777777" w:rsidR="00F65DBF" w:rsidRPr="00607B69" w:rsidRDefault="00F65DBF" w:rsidP="00754471">
      <w:pPr>
        <w:rPr>
          <w:rStyle w:val="Heading2Char"/>
          <w:rFonts w:ascii="Times New Roman" w:hAnsi="Times New Roman" w:cs="Times New Roman"/>
          <w:color w:val="auto"/>
          <w:sz w:val="24"/>
          <w:szCs w:val="24"/>
        </w:rPr>
      </w:pPr>
      <w:bookmarkStart w:id="390" w:name="_Toc393744818"/>
      <w:bookmarkStart w:id="391" w:name="_Toc393747202"/>
      <w:r w:rsidRPr="00607B69">
        <w:rPr>
          <w:rStyle w:val="Heading2Char"/>
          <w:rFonts w:ascii="Times New Roman" w:hAnsi="Times New Roman" w:cs="Times New Roman"/>
          <w:color w:val="auto"/>
          <w:sz w:val="24"/>
          <w:szCs w:val="24"/>
        </w:rPr>
        <w:t>CD-0</w:t>
      </w:r>
      <w:r w:rsidR="00543B64" w:rsidRPr="00607B69">
        <w:rPr>
          <w:rStyle w:val="Heading2Char"/>
          <w:rFonts w:ascii="Times New Roman" w:hAnsi="Times New Roman" w:cs="Times New Roman"/>
          <w:color w:val="auto"/>
          <w:sz w:val="24"/>
          <w:szCs w:val="24"/>
        </w:rPr>
        <w:t>4</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w:t>
      </w:r>
      <w:r w:rsidR="00301D0E" w:rsidRPr="00607B69">
        <w:rPr>
          <w:rStyle w:val="Heading2Char"/>
          <w:rFonts w:ascii="Times New Roman" w:hAnsi="Times New Roman" w:cs="Times New Roman"/>
          <w:color w:val="auto"/>
          <w:sz w:val="24"/>
          <w:szCs w:val="24"/>
        </w:rPr>
        <w:t>nt_</w:t>
      </w:r>
      <w:r w:rsidR="007E5318" w:rsidRPr="00607B69">
        <w:rPr>
          <w:rStyle w:val="Heading2Char"/>
          <w:rFonts w:ascii="Times New Roman" w:hAnsi="Times New Roman" w:cs="Times New Roman"/>
          <w:color w:val="auto"/>
          <w:sz w:val="24"/>
          <w:szCs w:val="24"/>
        </w:rPr>
        <w:t>Model</w:t>
      </w:r>
      <w:bookmarkEnd w:id="390"/>
      <w:bookmarkEnd w:id="391"/>
      <w:proofErr w:type="spellEnd"/>
    </w:p>
    <w:p w14:paraId="3265857D" w14:textId="77777777" w:rsidR="00F65DBF" w:rsidRPr="00607B69" w:rsidRDefault="00F65DBF" w:rsidP="00754471">
      <w:pPr>
        <w:rPr>
          <w:rStyle w:val="Heading2Char"/>
          <w:rFonts w:ascii="Times New Roman" w:hAnsi="Times New Roman" w:cs="Times New Roman"/>
          <w:color w:val="auto"/>
          <w:sz w:val="24"/>
          <w:szCs w:val="24"/>
        </w:rPr>
      </w:pPr>
    </w:p>
    <w:p w14:paraId="7BBECBCC" w14:textId="72136E55" w:rsidR="00F65DBF" w:rsidRPr="00607B69" w:rsidRDefault="007271F7" w:rsidP="00754471">
      <w:pPr>
        <w:jc w:val="center"/>
        <w:rPr>
          <w:rStyle w:val="Heading2Char"/>
          <w:rFonts w:ascii="Times New Roman" w:hAnsi="Times New Roman" w:cs="Times New Roman"/>
          <w:color w:val="auto"/>
          <w:sz w:val="24"/>
          <w:szCs w:val="24"/>
        </w:rPr>
      </w:pPr>
      <w:ins w:id="392" w:author="Sony" w:date="2014-07-21T12:21:00Z">
        <w:r w:rsidRPr="00607B69">
          <w:rPr>
            <w:rFonts w:ascii="Times New Roman" w:eastAsiaTheme="majorEastAsia" w:hAnsi="Times New Roman" w:cs="Times New Roman"/>
            <w:b/>
            <w:bCs/>
            <w:noProof/>
            <w:color w:val="auto"/>
            <w:sz w:val="24"/>
            <w:szCs w:val="24"/>
            <w:rPrChange w:id="393">
              <w:rPr>
                <w:noProof/>
              </w:rPr>
            </w:rPrChange>
          </w:rPr>
          <w:drawing>
            <wp:inline distT="0" distB="0" distL="0" distR="0" wp14:anchorId="5B998295" wp14:editId="04D7E4CD">
              <wp:extent cx="4317493" cy="1063256"/>
              <wp:effectExtent l="0" t="0" r="6985" b="3810"/>
              <wp:docPr id="42" name="Picture 42" descr="D:\from 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patient_mode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7485" cy="1063254"/>
                      </a:xfrm>
                      <a:prstGeom prst="rect">
                        <a:avLst/>
                      </a:prstGeom>
                      <a:noFill/>
                      <a:ln>
                        <a:noFill/>
                      </a:ln>
                    </pic:spPr>
                  </pic:pic>
                </a:graphicData>
              </a:graphic>
            </wp:inline>
          </w:drawing>
        </w:r>
      </w:ins>
    </w:p>
    <w:p w14:paraId="619D4492" w14:textId="77777777" w:rsidR="007B7A06" w:rsidRPr="00607B69" w:rsidRDefault="007B7A06" w:rsidP="00754471">
      <w:pPr>
        <w:rPr>
          <w:rStyle w:val="Heading2Char"/>
          <w:rFonts w:ascii="Times New Roman" w:hAnsi="Times New Roman" w:cs="Times New Roman"/>
          <w:color w:val="auto"/>
          <w:sz w:val="24"/>
          <w:szCs w:val="24"/>
        </w:rPr>
      </w:pPr>
    </w:p>
    <w:p w14:paraId="695C91CB" w14:textId="77777777" w:rsidR="00943012" w:rsidRPr="00607B69" w:rsidRDefault="00943012" w:rsidP="00754471">
      <w:pPr>
        <w:rPr>
          <w:rStyle w:val="Heading2Char"/>
          <w:rFonts w:ascii="Times New Roman" w:hAnsi="Times New Roman" w:cs="Times New Roman"/>
          <w:color w:val="auto"/>
          <w:sz w:val="24"/>
          <w:szCs w:val="24"/>
        </w:rPr>
      </w:pPr>
      <w:bookmarkStart w:id="394" w:name="_Toc393744819"/>
      <w:bookmarkStart w:id="395" w:name="_Toc393747203"/>
      <w:r w:rsidRPr="00607B69">
        <w:rPr>
          <w:rStyle w:val="Heading2Char"/>
          <w:rFonts w:ascii="Times New Roman" w:hAnsi="Times New Roman" w:cs="Times New Roman"/>
          <w:color w:val="auto"/>
          <w:sz w:val="24"/>
          <w:szCs w:val="24"/>
        </w:rPr>
        <w:t>Property</w:t>
      </w:r>
      <w:bookmarkEnd w:id="394"/>
      <w:bookmarkEnd w:id="395"/>
    </w:p>
    <w:p w14:paraId="1F520326" w14:textId="77777777" w:rsidR="00943012" w:rsidRPr="00607B69" w:rsidRDefault="00943012"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029B7433" w14:textId="77777777" w:rsidTr="00943012">
        <w:trPr>
          <w:trHeight w:val="191"/>
        </w:trPr>
        <w:tc>
          <w:tcPr>
            <w:tcW w:w="959" w:type="dxa"/>
            <w:shd w:val="clear" w:color="auto" w:fill="D9D9D9"/>
          </w:tcPr>
          <w:p w14:paraId="284F7996" w14:textId="77777777" w:rsidR="00943012" w:rsidRPr="00607B69" w:rsidRDefault="00943012" w:rsidP="00754471">
            <w:pPr>
              <w:rPr>
                <w:rStyle w:val="Heading2Char"/>
                <w:rFonts w:ascii="Times New Roman" w:hAnsi="Times New Roman" w:cs="Times New Roman"/>
                <w:color w:val="auto"/>
                <w:sz w:val="24"/>
                <w:szCs w:val="24"/>
              </w:rPr>
            </w:pPr>
            <w:bookmarkStart w:id="396" w:name="_Toc393744820"/>
            <w:bookmarkStart w:id="397" w:name="_Toc393747204"/>
            <w:r w:rsidRPr="00607B69">
              <w:rPr>
                <w:rStyle w:val="Heading2Char"/>
                <w:rFonts w:ascii="Times New Roman" w:hAnsi="Times New Roman" w:cs="Times New Roman"/>
                <w:color w:val="auto"/>
                <w:sz w:val="24"/>
                <w:szCs w:val="24"/>
              </w:rPr>
              <w:t>ID</w:t>
            </w:r>
            <w:bookmarkEnd w:id="396"/>
            <w:bookmarkEnd w:id="397"/>
          </w:p>
        </w:tc>
        <w:tc>
          <w:tcPr>
            <w:tcW w:w="1843" w:type="dxa"/>
            <w:shd w:val="clear" w:color="auto" w:fill="D9D9D9"/>
          </w:tcPr>
          <w:p w14:paraId="0BF82C7D" w14:textId="77777777" w:rsidR="00943012" w:rsidRPr="00607B69" w:rsidRDefault="00943012" w:rsidP="00754471">
            <w:pPr>
              <w:rPr>
                <w:rStyle w:val="Heading2Char"/>
                <w:rFonts w:ascii="Times New Roman" w:hAnsi="Times New Roman" w:cs="Times New Roman"/>
                <w:color w:val="auto"/>
                <w:sz w:val="24"/>
                <w:szCs w:val="24"/>
              </w:rPr>
            </w:pPr>
            <w:bookmarkStart w:id="398" w:name="_Toc393744821"/>
            <w:bookmarkStart w:id="399" w:name="_Toc393747205"/>
            <w:r w:rsidRPr="00607B69">
              <w:rPr>
                <w:rStyle w:val="Heading2Char"/>
                <w:rFonts w:ascii="Times New Roman" w:hAnsi="Times New Roman" w:cs="Times New Roman"/>
                <w:color w:val="auto"/>
                <w:sz w:val="24"/>
                <w:szCs w:val="24"/>
              </w:rPr>
              <w:t>Name</w:t>
            </w:r>
            <w:bookmarkEnd w:id="398"/>
            <w:bookmarkEnd w:id="399"/>
          </w:p>
        </w:tc>
        <w:tc>
          <w:tcPr>
            <w:tcW w:w="3358" w:type="dxa"/>
            <w:shd w:val="clear" w:color="auto" w:fill="D9D9D9"/>
          </w:tcPr>
          <w:p w14:paraId="4ACF6557" w14:textId="77777777" w:rsidR="00943012" w:rsidRPr="00607B69" w:rsidRDefault="00943012" w:rsidP="00754471">
            <w:pPr>
              <w:rPr>
                <w:rStyle w:val="Heading2Char"/>
                <w:rFonts w:ascii="Times New Roman" w:hAnsi="Times New Roman" w:cs="Times New Roman"/>
                <w:color w:val="auto"/>
                <w:sz w:val="24"/>
                <w:szCs w:val="24"/>
              </w:rPr>
            </w:pPr>
            <w:bookmarkStart w:id="400" w:name="_Toc393744822"/>
            <w:bookmarkStart w:id="401" w:name="_Toc393747206"/>
            <w:r w:rsidRPr="00607B69">
              <w:rPr>
                <w:rStyle w:val="Heading2Char"/>
                <w:rFonts w:ascii="Times New Roman" w:hAnsi="Times New Roman" w:cs="Times New Roman"/>
                <w:color w:val="auto"/>
                <w:sz w:val="24"/>
                <w:szCs w:val="24"/>
              </w:rPr>
              <w:t>Description</w:t>
            </w:r>
            <w:bookmarkEnd w:id="400"/>
            <w:bookmarkEnd w:id="401"/>
          </w:p>
        </w:tc>
        <w:tc>
          <w:tcPr>
            <w:tcW w:w="3082" w:type="dxa"/>
            <w:shd w:val="clear" w:color="auto" w:fill="D9D9D9"/>
          </w:tcPr>
          <w:p w14:paraId="116FA1B6" w14:textId="77777777" w:rsidR="00943012" w:rsidRPr="00607B69" w:rsidRDefault="00943012" w:rsidP="00754471">
            <w:pPr>
              <w:rPr>
                <w:rStyle w:val="Heading2Char"/>
                <w:rFonts w:ascii="Times New Roman" w:hAnsi="Times New Roman" w:cs="Times New Roman"/>
                <w:color w:val="auto"/>
                <w:sz w:val="24"/>
                <w:szCs w:val="24"/>
              </w:rPr>
            </w:pPr>
            <w:bookmarkStart w:id="402" w:name="_Toc393744823"/>
            <w:bookmarkStart w:id="403" w:name="_Toc393747207"/>
            <w:r w:rsidRPr="00607B69">
              <w:rPr>
                <w:rStyle w:val="Heading2Char"/>
                <w:rFonts w:ascii="Times New Roman" w:hAnsi="Times New Roman" w:cs="Times New Roman"/>
                <w:color w:val="auto"/>
                <w:sz w:val="24"/>
                <w:szCs w:val="24"/>
              </w:rPr>
              <w:t>Remark</w:t>
            </w:r>
            <w:bookmarkEnd w:id="402"/>
            <w:bookmarkEnd w:id="403"/>
          </w:p>
        </w:tc>
      </w:tr>
      <w:tr w:rsidR="00943012" w:rsidRPr="00607B69" w14:paraId="5758FF26" w14:textId="77777777" w:rsidTr="00943012">
        <w:tc>
          <w:tcPr>
            <w:tcW w:w="959" w:type="dxa"/>
          </w:tcPr>
          <w:p w14:paraId="20C57B08" w14:textId="77777777" w:rsidR="00943012" w:rsidRPr="00607B69" w:rsidRDefault="00943012" w:rsidP="00754471">
            <w:pPr>
              <w:rPr>
                <w:rStyle w:val="Heading2Char"/>
                <w:rFonts w:ascii="Times New Roman" w:hAnsi="Times New Roman" w:cs="Times New Roman"/>
                <w:b w:val="0"/>
                <w:color w:val="auto"/>
                <w:sz w:val="24"/>
                <w:szCs w:val="24"/>
              </w:rPr>
            </w:pPr>
            <w:bookmarkStart w:id="404" w:name="_Toc393744824"/>
            <w:bookmarkStart w:id="405" w:name="_Toc393747208"/>
            <w:r w:rsidRPr="00607B69">
              <w:rPr>
                <w:rStyle w:val="Heading2Char"/>
                <w:rFonts w:ascii="Times New Roman" w:hAnsi="Times New Roman" w:cs="Times New Roman"/>
                <w:b w:val="0"/>
                <w:color w:val="auto"/>
                <w:sz w:val="24"/>
                <w:szCs w:val="24"/>
              </w:rPr>
              <w:t>-</w:t>
            </w:r>
            <w:bookmarkEnd w:id="404"/>
            <w:bookmarkEnd w:id="405"/>
          </w:p>
        </w:tc>
        <w:tc>
          <w:tcPr>
            <w:tcW w:w="1843" w:type="dxa"/>
          </w:tcPr>
          <w:p w14:paraId="530DA5B8" w14:textId="77777777" w:rsidR="00943012" w:rsidRPr="00607B69" w:rsidRDefault="00943012" w:rsidP="00754471">
            <w:pPr>
              <w:rPr>
                <w:rStyle w:val="Heading2Char"/>
                <w:rFonts w:ascii="Times New Roman" w:hAnsi="Times New Roman" w:cs="Times New Roman"/>
                <w:b w:val="0"/>
                <w:color w:val="auto"/>
                <w:sz w:val="24"/>
                <w:szCs w:val="24"/>
              </w:rPr>
            </w:pPr>
            <w:bookmarkStart w:id="406" w:name="_Toc393744825"/>
            <w:bookmarkStart w:id="407" w:name="_Toc393747209"/>
            <w:r w:rsidRPr="00607B69">
              <w:rPr>
                <w:rStyle w:val="Heading2Char"/>
                <w:rFonts w:ascii="Times New Roman" w:hAnsi="Times New Roman" w:cs="Times New Roman"/>
                <w:b w:val="0"/>
                <w:color w:val="auto"/>
                <w:sz w:val="24"/>
                <w:szCs w:val="24"/>
              </w:rPr>
              <w:t>-</w:t>
            </w:r>
            <w:bookmarkEnd w:id="406"/>
            <w:bookmarkEnd w:id="407"/>
          </w:p>
        </w:tc>
        <w:tc>
          <w:tcPr>
            <w:tcW w:w="3358" w:type="dxa"/>
          </w:tcPr>
          <w:p w14:paraId="4D9B5D15" w14:textId="77777777" w:rsidR="00943012" w:rsidRPr="00607B69" w:rsidRDefault="00943012" w:rsidP="00754471">
            <w:pPr>
              <w:rPr>
                <w:rStyle w:val="Heading2Char"/>
                <w:rFonts w:ascii="Times New Roman" w:eastAsiaTheme="minorHAnsi" w:hAnsi="Times New Roman" w:cs="Times New Roman"/>
                <w:b w:val="0"/>
                <w:bCs w:val="0"/>
                <w:color w:val="auto"/>
                <w:sz w:val="24"/>
                <w:szCs w:val="24"/>
                <w:lang w:bidi="ar-SA"/>
              </w:rPr>
            </w:pPr>
            <w:bookmarkStart w:id="408" w:name="_Toc393744826"/>
            <w:bookmarkStart w:id="409" w:name="_Toc393747210"/>
            <w:r w:rsidRPr="00607B69">
              <w:rPr>
                <w:rStyle w:val="Heading2Char"/>
                <w:rFonts w:ascii="Times New Roman" w:eastAsiaTheme="minorHAnsi" w:hAnsi="Times New Roman" w:cs="Times New Roman"/>
                <w:b w:val="0"/>
                <w:bCs w:val="0"/>
                <w:color w:val="auto"/>
                <w:sz w:val="24"/>
                <w:szCs w:val="24"/>
                <w:lang w:bidi="ar-SA"/>
              </w:rPr>
              <w:t>-</w:t>
            </w:r>
            <w:bookmarkEnd w:id="408"/>
            <w:bookmarkEnd w:id="409"/>
          </w:p>
        </w:tc>
        <w:tc>
          <w:tcPr>
            <w:tcW w:w="3082" w:type="dxa"/>
          </w:tcPr>
          <w:p w14:paraId="5C4ED547" w14:textId="77777777" w:rsidR="00943012" w:rsidRPr="00607B69" w:rsidRDefault="00943012" w:rsidP="00754471">
            <w:pPr>
              <w:rPr>
                <w:rStyle w:val="Heading2Char"/>
                <w:rFonts w:ascii="Times New Roman" w:hAnsi="Times New Roman" w:cs="Times New Roman"/>
                <w:b w:val="0"/>
                <w:color w:val="auto"/>
                <w:sz w:val="24"/>
                <w:szCs w:val="24"/>
              </w:rPr>
            </w:pPr>
            <w:bookmarkStart w:id="410" w:name="_Toc393744827"/>
            <w:bookmarkStart w:id="411" w:name="_Toc393747211"/>
            <w:r w:rsidRPr="00607B69">
              <w:rPr>
                <w:rStyle w:val="Heading2Char"/>
                <w:rFonts w:ascii="Times New Roman" w:hAnsi="Times New Roman" w:cs="Times New Roman"/>
                <w:b w:val="0"/>
                <w:color w:val="auto"/>
                <w:sz w:val="24"/>
                <w:szCs w:val="24"/>
              </w:rPr>
              <w:t>-</w:t>
            </w:r>
            <w:bookmarkEnd w:id="410"/>
            <w:bookmarkEnd w:id="411"/>
          </w:p>
        </w:tc>
      </w:tr>
    </w:tbl>
    <w:p w14:paraId="0C414666" w14:textId="77777777" w:rsidR="00943012" w:rsidRPr="00607B69" w:rsidRDefault="00943012" w:rsidP="00754471">
      <w:pPr>
        <w:rPr>
          <w:rStyle w:val="Heading2Char"/>
          <w:rFonts w:ascii="Times New Roman" w:hAnsi="Times New Roman" w:cs="Times New Roman"/>
          <w:color w:val="auto"/>
          <w:sz w:val="24"/>
          <w:szCs w:val="24"/>
        </w:rPr>
      </w:pPr>
    </w:p>
    <w:p w14:paraId="3F36789E" w14:textId="77777777" w:rsidR="00943012" w:rsidRPr="00607B69" w:rsidRDefault="00943012" w:rsidP="00754471">
      <w:pPr>
        <w:rPr>
          <w:rStyle w:val="Heading2Char"/>
          <w:rFonts w:ascii="Times New Roman" w:hAnsi="Times New Roman" w:cs="Times New Roman"/>
          <w:color w:val="auto"/>
          <w:sz w:val="24"/>
          <w:szCs w:val="24"/>
        </w:rPr>
      </w:pPr>
      <w:bookmarkStart w:id="412" w:name="_Toc393744828"/>
      <w:bookmarkStart w:id="413" w:name="_Toc393747212"/>
      <w:r w:rsidRPr="00607B69">
        <w:rPr>
          <w:rStyle w:val="Heading2Char"/>
          <w:rFonts w:ascii="Times New Roman" w:hAnsi="Times New Roman" w:cs="Times New Roman"/>
          <w:color w:val="auto"/>
          <w:sz w:val="24"/>
          <w:szCs w:val="24"/>
        </w:rPr>
        <w:t>Method</w:t>
      </w:r>
      <w:bookmarkEnd w:id="412"/>
      <w:bookmarkEnd w:id="413"/>
    </w:p>
    <w:p w14:paraId="27BE1CC4" w14:textId="77777777" w:rsidR="00943012" w:rsidRPr="00607B69" w:rsidRDefault="00943012" w:rsidP="00754471">
      <w:pPr>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31"/>
        <w:gridCol w:w="2354"/>
        <w:gridCol w:w="2410"/>
        <w:gridCol w:w="2126"/>
        <w:gridCol w:w="1621"/>
      </w:tblGrid>
      <w:tr w:rsidR="00607B69" w:rsidRPr="00607B69" w14:paraId="2A970C91" w14:textId="778361D5" w:rsidTr="007271F7">
        <w:trPr>
          <w:trHeight w:val="191"/>
        </w:trPr>
        <w:tc>
          <w:tcPr>
            <w:tcW w:w="731" w:type="dxa"/>
            <w:shd w:val="clear" w:color="auto" w:fill="D9D9D9"/>
          </w:tcPr>
          <w:p w14:paraId="43625D1A" w14:textId="77777777" w:rsidR="007271F7" w:rsidRPr="00607B69" w:rsidRDefault="007271F7" w:rsidP="00754471">
            <w:pPr>
              <w:rPr>
                <w:rStyle w:val="Heading2Char"/>
                <w:rFonts w:ascii="Times New Roman" w:hAnsi="Times New Roman" w:cs="Times New Roman"/>
                <w:color w:val="auto"/>
                <w:sz w:val="24"/>
                <w:szCs w:val="24"/>
              </w:rPr>
            </w:pPr>
            <w:bookmarkStart w:id="414" w:name="_Toc393744829"/>
            <w:bookmarkStart w:id="415" w:name="_Toc393747213"/>
            <w:r w:rsidRPr="00607B69">
              <w:rPr>
                <w:rStyle w:val="Heading2Char"/>
                <w:rFonts w:ascii="Times New Roman" w:hAnsi="Times New Roman" w:cs="Times New Roman"/>
                <w:color w:val="auto"/>
                <w:sz w:val="24"/>
                <w:szCs w:val="24"/>
              </w:rPr>
              <w:t>ID</w:t>
            </w:r>
            <w:bookmarkEnd w:id="414"/>
            <w:bookmarkEnd w:id="415"/>
          </w:p>
        </w:tc>
        <w:tc>
          <w:tcPr>
            <w:tcW w:w="2354" w:type="dxa"/>
            <w:shd w:val="clear" w:color="auto" w:fill="D9D9D9"/>
          </w:tcPr>
          <w:p w14:paraId="2F9A7661" w14:textId="77777777" w:rsidR="007271F7" w:rsidRPr="00607B69" w:rsidRDefault="007271F7" w:rsidP="00754471">
            <w:pPr>
              <w:rPr>
                <w:rStyle w:val="Heading2Char"/>
                <w:rFonts w:ascii="Times New Roman" w:hAnsi="Times New Roman" w:cs="Times New Roman"/>
                <w:color w:val="auto"/>
                <w:sz w:val="24"/>
                <w:szCs w:val="24"/>
              </w:rPr>
            </w:pPr>
            <w:bookmarkStart w:id="416" w:name="_Toc393744830"/>
            <w:bookmarkStart w:id="417" w:name="_Toc393747214"/>
            <w:r w:rsidRPr="00607B69">
              <w:rPr>
                <w:rStyle w:val="Heading2Char"/>
                <w:rFonts w:ascii="Times New Roman" w:hAnsi="Times New Roman" w:cs="Times New Roman"/>
                <w:color w:val="auto"/>
                <w:sz w:val="24"/>
                <w:szCs w:val="24"/>
              </w:rPr>
              <w:t>Name</w:t>
            </w:r>
            <w:bookmarkEnd w:id="416"/>
            <w:bookmarkEnd w:id="417"/>
          </w:p>
        </w:tc>
        <w:tc>
          <w:tcPr>
            <w:tcW w:w="2410" w:type="dxa"/>
            <w:shd w:val="clear" w:color="auto" w:fill="D9D9D9"/>
          </w:tcPr>
          <w:p w14:paraId="53BC2919" w14:textId="77777777" w:rsidR="007271F7" w:rsidRPr="00607B69" w:rsidRDefault="007271F7" w:rsidP="00754471">
            <w:pPr>
              <w:rPr>
                <w:rStyle w:val="Heading2Char"/>
                <w:rFonts w:ascii="Times New Roman" w:hAnsi="Times New Roman" w:cs="Times New Roman"/>
                <w:color w:val="auto"/>
                <w:sz w:val="24"/>
                <w:szCs w:val="24"/>
              </w:rPr>
            </w:pPr>
            <w:bookmarkStart w:id="418" w:name="_Toc393744831"/>
            <w:bookmarkStart w:id="419" w:name="_Toc393747215"/>
            <w:r w:rsidRPr="00607B69">
              <w:rPr>
                <w:rStyle w:val="Heading2Char"/>
                <w:rFonts w:ascii="Times New Roman" w:hAnsi="Times New Roman" w:cs="Times New Roman"/>
                <w:color w:val="auto"/>
                <w:sz w:val="24"/>
                <w:szCs w:val="24"/>
              </w:rPr>
              <w:t>Description</w:t>
            </w:r>
            <w:bookmarkEnd w:id="418"/>
            <w:bookmarkEnd w:id="419"/>
          </w:p>
        </w:tc>
        <w:tc>
          <w:tcPr>
            <w:tcW w:w="2126" w:type="dxa"/>
            <w:shd w:val="clear" w:color="auto" w:fill="D9D9D9"/>
            <w:vAlign w:val="center"/>
          </w:tcPr>
          <w:p w14:paraId="74819752" w14:textId="4FD3FB9E" w:rsidR="007271F7" w:rsidRPr="00607B69" w:rsidRDefault="007271F7" w:rsidP="00754471">
            <w:pPr>
              <w:rPr>
                <w:rStyle w:val="Heading2Char"/>
                <w:rFonts w:ascii="Times New Roman" w:hAnsi="Times New Roman" w:cs="Times New Roman"/>
                <w:color w:val="auto"/>
                <w:sz w:val="24"/>
                <w:szCs w:val="24"/>
              </w:rPr>
            </w:pPr>
            <w:bookmarkStart w:id="420" w:name="_Toc393744832"/>
            <w:bookmarkStart w:id="421" w:name="_Toc393747216"/>
            <w:ins w:id="422" w:author="Sony" w:date="2014-07-21T12:22:00Z">
              <w:r w:rsidRPr="00607B69">
                <w:rPr>
                  <w:rStyle w:val="Heading2Char"/>
                  <w:rFonts w:ascii="Times New Roman" w:hAnsi="Times New Roman" w:cs="Times New Roman"/>
                  <w:color w:val="auto"/>
                  <w:sz w:val="24"/>
                  <w:szCs w:val="24"/>
                </w:rPr>
                <w:t>Parameters</w:t>
              </w:r>
            </w:ins>
            <w:bookmarkEnd w:id="420"/>
            <w:bookmarkEnd w:id="421"/>
          </w:p>
        </w:tc>
        <w:tc>
          <w:tcPr>
            <w:tcW w:w="1621" w:type="dxa"/>
            <w:shd w:val="clear" w:color="auto" w:fill="D9D9D9"/>
            <w:vAlign w:val="center"/>
          </w:tcPr>
          <w:p w14:paraId="064D16E7" w14:textId="23EF4353" w:rsidR="007271F7" w:rsidRPr="00607B69" w:rsidRDefault="007271F7" w:rsidP="00754471">
            <w:pPr>
              <w:rPr>
                <w:rStyle w:val="Heading2Char"/>
                <w:rFonts w:ascii="Times New Roman" w:hAnsi="Times New Roman" w:cs="Times New Roman"/>
                <w:color w:val="auto"/>
                <w:sz w:val="24"/>
                <w:szCs w:val="24"/>
              </w:rPr>
            </w:pPr>
            <w:bookmarkStart w:id="423" w:name="_Toc393744833"/>
            <w:bookmarkStart w:id="424" w:name="_Toc393747217"/>
            <w:ins w:id="425" w:author="Sony" w:date="2014-07-21T12:22:00Z">
              <w:r w:rsidRPr="00607B69">
                <w:rPr>
                  <w:rStyle w:val="Heading2Char"/>
                  <w:rFonts w:ascii="Times New Roman" w:hAnsi="Times New Roman" w:cs="Times New Roman"/>
                  <w:color w:val="auto"/>
                  <w:sz w:val="24"/>
                  <w:szCs w:val="24"/>
                </w:rPr>
                <w:t>Return</w:t>
              </w:r>
            </w:ins>
            <w:bookmarkEnd w:id="423"/>
            <w:bookmarkEnd w:id="424"/>
          </w:p>
        </w:tc>
      </w:tr>
      <w:tr w:rsidR="00607B69" w:rsidRPr="00607B69" w14:paraId="41823FE5" w14:textId="76C70307" w:rsidTr="007271F7">
        <w:tc>
          <w:tcPr>
            <w:tcW w:w="731" w:type="dxa"/>
          </w:tcPr>
          <w:p w14:paraId="7FC9E02D" w14:textId="77777777" w:rsidR="007271F7" w:rsidRPr="00607B69" w:rsidRDefault="007271F7" w:rsidP="00754471">
            <w:pPr>
              <w:rPr>
                <w:rStyle w:val="Heading2Char"/>
                <w:rFonts w:ascii="Times New Roman" w:hAnsi="Times New Roman" w:cs="Times New Roman"/>
                <w:b w:val="0"/>
                <w:color w:val="auto"/>
                <w:sz w:val="24"/>
                <w:szCs w:val="24"/>
              </w:rPr>
            </w:pPr>
            <w:bookmarkStart w:id="426" w:name="_Toc393744834"/>
            <w:bookmarkStart w:id="427" w:name="_Toc393747218"/>
            <w:r w:rsidRPr="00607B69">
              <w:rPr>
                <w:rStyle w:val="Heading2Char"/>
                <w:rFonts w:ascii="Times New Roman" w:hAnsi="Times New Roman" w:cs="Times New Roman"/>
                <w:b w:val="0"/>
                <w:color w:val="auto"/>
                <w:sz w:val="24"/>
                <w:szCs w:val="24"/>
              </w:rPr>
              <w:t>1</w:t>
            </w:r>
            <w:bookmarkEnd w:id="426"/>
            <w:bookmarkEnd w:id="427"/>
          </w:p>
        </w:tc>
        <w:tc>
          <w:tcPr>
            <w:tcW w:w="2354" w:type="dxa"/>
            <w:vAlign w:val="center"/>
          </w:tcPr>
          <w:p w14:paraId="7EAA25D1" w14:textId="2EF0C29A" w:rsidR="007271F7" w:rsidRPr="00607B69" w:rsidRDefault="007271F7" w:rsidP="00754471">
            <w:pPr>
              <w:rPr>
                <w:rStyle w:val="Heading2Char"/>
                <w:rFonts w:ascii="Times New Roman" w:hAnsi="Times New Roman" w:cs="Times New Roman"/>
                <w:b w:val="0"/>
                <w:color w:val="auto"/>
                <w:sz w:val="24"/>
                <w:szCs w:val="24"/>
              </w:rPr>
            </w:pPr>
            <w:bookmarkStart w:id="428" w:name="_Toc393744835"/>
            <w:bookmarkStart w:id="429" w:name="_Toc393747219"/>
            <w:r w:rsidRPr="00607B69">
              <w:rPr>
                <w:rStyle w:val="Heading2Char"/>
                <w:rFonts w:ascii="Times New Roman" w:hAnsi="Times New Roman" w:cs="Times New Roman"/>
                <w:b w:val="0"/>
                <w:color w:val="auto"/>
                <w:sz w:val="24"/>
                <w:szCs w:val="24"/>
              </w:rPr>
              <w:t>login</w:t>
            </w:r>
            <w:bookmarkEnd w:id="428"/>
            <w:bookmarkEnd w:id="429"/>
          </w:p>
        </w:tc>
        <w:tc>
          <w:tcPr>
            <w:tcW w:w="2410" w:type="dxa"/>
          </w:tcPr>
          <w:p w14:paraId="6079AC59" w14:textId="77777777" w:rsidR="007271F7" w:rsidRPr="00607B69" w:rsidRDefault="007271F7"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Method uses to login for patient.</w:t>
            </w:r>
          </w:p>
        </w:tc>
        <w:tc>
          <w:tcPr>
            <w:tcW w:w="2126" w:type="dxa"/>
            <w:vAlign w:val="center"/>
          </w:tcPr>
          <w:p w14:paraId="36D5C20D" w14:textId="2B4F38F2" w:rsidR="007271F7" w:rsidRPr="00607B69" w:rsidRDefault="007271F7" w:rsidP="00754471">
            <w:pPr>
              <w:rPr>
                <w:rStyle w:val="Heading2Char"/>
                <w:rFonts w:ascii="Times New Roman" w:hAnsi="Times New Roman" w:cs="Times New Roman"/>
                <w:b w:val="0"/>
                <w:color w:val="auto"/>
                <w:sz w:val="24"/>
                <w:szCs w:val="24"/>
              </w:rPr>
            </w:pPr>
            <w:bookmarkStart w:id="430" w:name="_Toc393744836"/>
            <w:bookmarkStart w:id="431" w:name="_Toc393747220"/>
            <w:ins w:id="432" w:author="Sony" w:date="2014-07-21T12:22: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proofErr w:type="spellEnd"/>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password:varchar</w:t>
              </w:r>
            </w:ins>
            <w:bookmarkEnd w:id="430"/>
            <w:bookmarkEnd w:id="431"/>
            <w:proofErr w:type="spellEnd"/>
          </w:p>
        </w:tc>
        <w:tc>
          <w:tcPr>
            <w:tcW w:w="1621" w:type="dxa"/>
            <w:vAlign w:val="center"/>
          </w:tcPr>
          <w:p w14:paraId="4BCC1E0D" w14:textId="036C3212" w:rsidR="007271F7" w:rsidRPr="00607B69" w:rsidRDefault="007271F7" w:rsidP="00754471">
            <w:pPr>
              <w:rPr>
                <w:rStyle w:val="Heading2Char"/>
                <w:rFonts w:ascii="Times New Roman" w:hAnsi="Times New Roman" w:cs="Times New Roman"/>
                <w:b w:val="0"/>
                <w:color w:val="auto"/>
                <w:sz w:val="24"/>
                <w:szCs w:val="24"/>
              </w:rPr>
            </w:pPr>
            <w:bookmarkStart w:id="433" w:name="_Toc393744837"/>
            <w:bookmarkStart w:id="434" w:name="_Toc393747221"/>
            <w:proofErr w:type="spellStart"/>
            <w:ins w:id="435" w:author="Sony" w:date="2014-07-21T12:23:00Z">
              <w:r w:rsidRPr="00607B69">
                <w:rPr>
                  <w:rStyle w:val="Heading2Char"/>
                  <w:rFonts w:ascii="Times New Roman" w:hAnsi="Times New Roman" w:cs="Times New Roman"/>
                  <w:b w:val="0"/>
                  <w:color w:val="auto"/>
                  <w:sz w:val="24"/>
                  <w:szCs w:val="24"/>
                </w:rPr>
                <w:t>boolean</w:t>
              </w:r>
            </w:ins>
            <w:bookmarkEnd w:id="433"/>
            <w:bookmarkEnd w:id="434"/>
            <w:proofErr w:type="spellEnd"/>
          </w:p>
        </w:tc>
      </w:tr>
      <w:tr w:rsidR="00607B69" w:rsidRPr="00607B69" w14:paraId="091BC5A6" w14:textId="320C331E" w:rsidTr="007271F7">
        <w:tc>
          <w:tcPr>
            <w:tcW w:w="731" w:type="dxa"/>
          </w:tcPr>
          <w:p w14:paraId="3CD9FF7F" w14:textId="77777777" w:rsidR="007271F7" w:rsidRPr="00607B69" w:rsidRDefault="007271F7" w:rsidP="00754471">
            <w:pPr>
              <w:rPr>
                <w:rStyle w:val="Heading2Char"/>
                <w:rFonts w:ascii="Times New Roman" w:hAnsi="Times New Roman" w:cs="Times New Roman"/>
                <w:b w:val="0"/>
                <w:color w:val="auto"/>
                <w:sz w:val="24"/>
                <w:szCs w:val="24"/>
              </w:rPr>
            </w:pPr>
            <w:bookmarkStart w:id="436" w:name="_Toc393744838"/>
            <w:bookmarkStart w:id="437" w:name="_Toc393747222"/>
            <w:r w:rsidRPr="00607B69">
              <w:rPr>
                <w:rStyle w:val="Heading2Char"/>
                <w:rFonts w:ascii="Times New Roman" w:hAnsi="Times New Roman" w:cs="Times New Roman"/>
                <w:b w:val="0"/>
                <w:color w:val="auto"/>
                <w:sz w:val="24"/>
                <w:szCs w:val="24"/>
              </w:rPr>
              <w:t>2</w:t>
            </w:r>
            <w:bookmarkEnd w:id="436"/>
            <w:bookmarkEnd w:id="437"/>
          </w:p>
        </w:tc>
        <w:tc>
          <w:tcPr>
            <w:tcW w:w="2354" w:type="dxa"/>
            <w:vAlign w:val="center"/>
          </w:tcPr>
          <w:p w14:paraId="122B73AC" w14:textId="77777777" w:rsidR="007271F7" w:rsidRPr="00607B69" w:rsidRDefault="007271F7" w:rsidP="00754471">
            <w:pPr>
              <w:rPr>
                <w:rStyle w:val="Heading2Char"/>
                <w:rFonts w:ascii="Times New Roman" w:hAnsi="Times New Roman" w:cs="Times New Roman"/>
                <w:b w:val="0"/>
                <w:color w:val="auto"/>
                <w:sz w:val="24"/>
                <w:szCs w:val="24"/>
              </w:rPr>
            </w:pPr>
            <w:bookmarkStart w:id="438" w:name="_Toc393744839"/>
            <w:bookmarkStart w:id="439" w:name="_Toc393747223"/>
            <w:proofErr w:type="spellStart"/>
            <w:r w:rsidRPr="00607B69">
              <w:rPr>
                <w:rStyle w:val="Heading2Char"/>
                <w:rFonts w:ascii="Times New Roman" w:hAnsi="Times New Roman" w:cs="Times New Roman"/>
                <w:b w:val="0"/>
                <w:color w:val="auto"/>
                <w:sz w:val="24"/>
                <w:szCs w:val="24"/>
              </w:rPr>
              <w:t>get_p_data</w:t>
            </w:r>
            <w:proofErr w:type="spellEnd"/>
            <w:r w:rsidRPr="00607B69">
              <w:rPr>
                <w:rStyle w:val="Heading2Char"/>
                <w:rFonts w:ascii="Times New Roman" w:hAnsi="Times New Roman" w:cs="Times New Roman"/>
                <w:b w:val="0"/>
                <w:color w:val="auto"/>
                <w:sz w:val="24"/>
                <w:szCs w:val="24"/>
              </w:rPr>
              <w:t>()</w:t>
            </w:r>
            <w:bookmarkEnd w:id="438"/>
            <w:bookmarkEnd w:id="439"/>
          </w:p>
        </w:tc>
        <w:tc>
          <w:tcPr>
            <w:tcW w:w="2410" w:type="dxa"/>
          </w:tcPr>
          <w:p w14:paraId="28013A5E" w14:textId="77777777" w:rsidR="007271F7" w:rsidRPr="00607B69" w:rsidRDefault="007271F7" w:rsidP="00754471">
            <w:pPr>
              <w:rPr>
                <w:rStyle w:val="Heading2Char"/>
                <w:rFonts w:ascii="Times New Roman" w:hAnsi="Times New Roman" w:cs="Times New Roman"/>
                <w:b w:val="0"/>
                <w:color w:val="auto"/>
                <w:sz w:val="24"/>
                <w:szCs w:val="24"/>
              </w:rPr>
            </w:pPr>
            <w:r w:rsidRPr="00607B69">
              <w:rPr>
                <w:rFonts w:ascii="Times New Roman" w:hAnsi="Times New Roman" w:cs="Times New Roman"/>
                <w:color w:val="auto"/>
                <w:sz w:val="24"/>
                <w:szCs w:val="24"/>
              </w:rPr>
              <w:t xml:space="preserve">Method </w:t>
            </w:r>
            <w:r w:rsidRPr="00607B69">
              <w:rPr>
                <w:rFonts w:ascii="Times New Roman" w:hAnsi="Times New Roman" w:cs="Times New Roman"/>
                <w:color w:val="auto"/>
              </w:rPr>
              <w:t>use to get the patients’ data from database</w:t>
            </w:r>
          </w:p>
        </w:tc>
        <w:tc>
          <w:tcPr>
            <w:tcW w:w="2126" w:type="dxa"/>
            <w:vAlign w:val="center"/>
          </w:tcPr>
          <w:p w14:paraId="5228FA6B" w14:textId="65665952" w:rsidR="007271F7" w:rsidRPr="00607B69" w:rsidRDefault="007271F7" w:rsidP="00754471">
            <w:pPr>
              <w:rPr>
                <w:rStyle w:val="Heading2Char"/>
                <w:rFonts w:ascii="Times New Roman" w:hAnsi="Times New Roman" w:cs="Times New Roman"/>
                <w:b w:val="0"/>
                <w:color w:val="auto"/>
                <w:sz w:val="24"/>
                <w:szCs w:val="24"/>
              </w:rPr>
            </w:pPr>
            <w:bookmarkStart w:id="440" w:name="_Toc393744840"/>
            <w:bookmarkStart w:id="441" w:name="_Toc393747224"/>
            <w:ins w:id="442" w:author="Sony" w:date="2014-07-21T12:23:00Z">
              <w:r w:rsidRPr="00607B69">
                <w:rPr>
                  <w:rStyle w:val="Heading2Char"/>
                  <w:rFonts w:ascii="Times New Roman" w:hAnsi="Times New Roman" w:cs="Times New Roman"/>
                  <w:b w:val="0"/>
                  <w:color w:val="auto"/>
                  <w:sz w:val="24"/>
                  <w:szCs w:val="24"/>
                </w:rPr>
                <w:t>-</w:t>
              </w:r>
            </w:ins>
            <w:bookmarkEnd w:id="440"/>
            <w:bookmarkEnd w:id="441"/>
          </w:p>
        </w:tc>
        <w:tc>
          <w:tcPr>
            <w:tcW w:w="1621" w:type="dxa"/>
            <w:vAlign w:val="center"/>
          </w:tcPr>
          <w:p w14:paraId="1911D28E" w14:textId="25AB7248" w:rsidR="007271F7" w:rsidRPr="00607B69" w:rsidRDefault="007271F7" w:rsidP="00754471">
            <w:pPr>
              <w:rPr>
                <w:rStyle w:val="Heading2Char"/>
                <w:rFonts w:ascii="Times New Roman" w:hAnsi="Times New Roman" w:cs="Times New Roman"/>
                <w:b w:val="0"/>
                <w:color w:val="auto"/>
                <w:sz w:val="24"/>
                <w:szCs w:val="24"/>
              </w:rPr>
            </w:pPr>
            <w:bookmarkStart w:id="443" w:name="_Toc393744841"/>
            <w:bookmarkStart w:id="444" w:name="_Toc393747225"/>
            <w:ins w:id="445" w:author="Sony" w:date="2014-07-21T12:23:00Z">
              <w:r w:rsidRPr="00607B69">
                <w:rPr>
                  <w:rStyle w:val="Heading2Char"/>
                  <w:rFonts w:ascii="Times New Roman" w:hAnsi="Times New Roman" w:cs="Times New Roman"/>
                  <w:b w:val="0"/>
                  <w:color w:val="auto"/>
                  <w:sz w:val="24"/>
                  <w:szCs w:val="24"/>
                </w:rPr>
                <w:t>void</w:t>
              </w:r>
            </w:ins>
            <w:bookmarkEnd w:id="443"/>
            <w:bookmarkEnd w:id="444"/>
          </w:p>
        </w:tc>
      </w:tr>
      <w:tr w:rsidR="007271F7" w:rsidRPr="00607B69" w14:paraId="18B2FA5B" w14:textId="4FB9A22E" w:rsidTr="007271F7">
        <w:tblPrEx>
          <w:tblLook w:val="0000" w:firstRow="0" w:lastRow="0" w:firstColumn="0" w:lastColumn="0" w:noHBand="0" w:noVBand="0"/>
        </w:tblPrEx>
        <w:trPr>
          <w:trHeight w:val="752"/>
        </w:trPr>
        <w:tc>
          <w:tcPr>
            <w:tcW w:w="731" w:type="dxa"/>
          </w:tcPr>
          <w:p w14:paraId="097A1E91" w14:textId="77777777" w:rsidR="007271F7" w:rsidRPr="00607B69" w:rsidRDefault="007271F7" w:rsidP="00754471">
            <w:pPr>
              <w:rPr>
                <w:rStyle w:val="Heading2Char"/>
                <w:rFonts w:ascii="Times New Roman" w:hAnsi="Times New Roman" w:cs="Times New Roman"/>
                <w:b w:val="0"/>
                <w:color w:val="auto"/>
                <w:sz w:val="24"/>
                <w:szCs w:val="24"/>
              </w:rPr>
            </w:pPr>
            <w:bookmarkStart w:id="446" w:name="_Toc393744842"/>
            <w:bookmarkStart w:id="447" w:name="_Toc393747226"/>
            <w:r w:rsidRPr="00607B69">
              <w:rPr>
                <w:rStyle w:val="Heading2Char"/>
                <w:rFonts w:ascii="Times New Roman" w:hAnsi="Times New Roman" w:cs="Times New Roman"/>
                <w:b w:val="0"/>
                <w:color w:val="auto"/>
                <w:sz w:val="24"/>
                <w:szCs w:val="24"/>
              </w:rPr>
              <w:t>3</w:t>
            </w:r>
            <w:bookmarkEnd w:id="446"/>
            <w:bookmarkEnd w:id="447"/>
          </w:p>
        </w:tc>
        <w:tc>
          <w:tcPr>
            <w:tcW w:w="2354" w:type="dxa"/>
            <w:vAlign w:val="center"/>
          </w:tcPr>
          <w:p w14:paraId="2CF34910" w14:textId="6FE73524" w:rsidR="007271F7" w:rsidRPr="00607B69" w:rsidRDefault="007271F7" w:rsidP="00754471">
            <w:pPr>
              <w:rPr>
                <w:rStyle w:val="Heading2Char"/>
                <w:rFonts w:ascii="Times New Roman" w:hAnsi="Times New Roman" w:cs="Times New Roman"/>
                <w:b w:val="0"/>
                <w:color w:val="auto"/>
                <w:sz w:val="24"/>
                <w:szCs w:val="24"/>
              </w:rPr>
            </w:pPr>
            <w:bookmarkStart w:id="448" w:name="_Toc393744843"/>
            <w:bookmarkStart w:id="449" w:name="_Toc393747227"/>
            <w:proofErr w:type="spellStart"/>
            <w:r w:rsidRPr="00607B69">
              <w:rPr>
                <w:rStyle w:val="Heading2Char"/>
                <w:rFonts w:ascii="Times New Roman" w:hAnsi="Times New Roman" w:cs="Times New Roman"/>
                <w:b w:val="0"/>
                <w:color w:val="auto"/>
                <w:sz w:val="24"/>
                <w:szCs w:val="24"/>
              </w:rPr>
              <w:t>getAppointmentByID</w:t>
            </w:r>
            <w:bookmarkEnd w:id="448"/>
            <w:bookmarkEnd w:id="449"/>
            <w:proofErr w:type="spellEnd"/>
          </w:p>
        </w:tc>
        <w:tc>
          <w:tcPr>
            <w:tcW w:w="2410" w:type="dxa"/>
          </w:tcPr>
          <w:p w14:paraId="0C46C0FC" w14:textId="77777777" w:rsidR="007271F7" w:rsidRPr="00607B69" w:rsidRDefault="007271F7" w:rsidP="00754471">
            <w:pPr>
              <w:rPr>
                <w:rStyle w:val="Heading2Char"/>
                <w:rFonts w:ascii="Times New Roman" w:hAnsi="Times New Roman" w:cs="Times New Roman"/>
                <w:b w:val="0"/>
                <w:color w:val="auto"/>
                <w:sz w:val="24"/>
                <w:szCs w:val="24"/>
              </w:rPr>
            </w:pPr>
            <w:bookmarkStart w:id="450" w:name="_Toc393744844"/>
            <w:bookmarkStart w:id="451" w:name="_Toc393747228"/>
            <w:r w:rsidRPr="00607B69">
              <w:rPr>
                <w:rStyle w:val="Heading2Char"/>
                <w:rFonts w:ascii="Times New Roman" w:hAnsi="Times New Roman" w:cs="Times New Roman"/>
                <w:b w:val="0"/>
                <w:color w:val="auto"/>
                <w:sz w:val="24"/>
                <w:szCs w:val="24"/>
              </w:rPr>
              <w:t>Method uses to get the appointments’ data from database</w:t>
            </w:r>
            <w:bookmarkEnd w:id="450"/>
            <w:bookmarkEnd w:id="451"/>
          </w:p>
        </w:tc>
        <w:tc>
          <w:tcPr>
            <w:tcW w:w="2126" w:type="dxa"/>
            <w:vAlign w:val="center"/>
          </w:tcPr>
          <w:p w14:paraId="116632AE" w14:textId="440C59BC" w:rsidR="007271F7" w:rsidRPr="00607B69" w:rsidRDefault="007271F7" w:rsidP="00754471">
            <w:pPr>
              <w:rPr>
                <w:rStyle w:val="Heading2Char"/>
                <w:rFonts w:ascii="Times New Roman" w:hAnsi="Times New Roman" w:cs="Times New Roman"/>
                <w:b w:val="0"/>
                <w:color w:val="auto"/>
                <w:sz w:val="24"/>
                <w:szCs w:val="24"/>
              </w:rPr>
            </w:pPr>
            <w:bookmarkStart w:id="452" w:name="_Toc393744845"/>
            <w:bookmarkStart w:id="453" w:name="_Toc393747229"/>
            <w:ins w:id="454" w:author="Sony" w:date="2014-07-21T12:23: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ins>
            <w:bookmarkEnd w:id="452"/>
            <w:bookmarkEnd w:id="453"/>
            <w:proofErr w:type="spellEnd"/>
          </w:p>
        </w:tc>
        <w:tc>
          <w:tcPr>
            <w:tcW w:w="1621" w:type="dxa"/>
            <w:vAlign w:val="center"/>
          </w:tcPr>
          <w:p w14:paraId="1F8F957B" w14:textId="5C86E1BB" w:rsidR="007271F7" w:rsidRPr="00607B69" w:rsidRDefault="007271F7" w:rsidP="00754471">
            <w:pPr>
              <w:rPr>
                <w:rStyle w:val="Heading2Char"/>
                <w:rFonts w:ascii="Times New Roman" w:hAnsi="Times New Roman" w:cs="Times New Roman"/>
                <w:b w:val="0"/>
                <w:color w:val="auto"/>
                <w:sz w:val="24"/>
                <w:szCs w:val="24"/>
              </w:rPr>
            </w:pPr>
            <w:bookmarkStart w:id="455" w:name="_Toc393744846"/>
            <w:bookmarkStart w:id="456" w:name="_Toc393747230"/>
            <w:ins w:id="457" w:author="Sony" w:date="2014-07-21T12:24:00Z">
              <w:r w:rsidRPr="00607B69">
                <w:rPr>
                  <w:rStyle w:val="Heading2Char"/>
                  <w:rFonts w:ascii="Times New Roman" w:hAnsi="Times New Roman" w:cs="Times New Roman"/>
                  <w:b w:val="0"/>
                  <w:color w:val="auto"/>
                  <w:sz w:val="24"/>
                  <w:szCs w:val="24"/>
                </w:rPr>
                <w:t>Array[]</w:t>
              </w:r>
            </w:ins>
            <w:bookmarkEnd w:id="455"/>
            <w:bookmarkEnd w:id="456"/>
          </w:p>
        </w:tc>
      </w:tr>
    </w:tbl>
    <w:p w14:paraId="253B30EE" w14:textId="77777777" w:rsidR="005777A9" w:rsidRPr="00607B69" w:rsidRDefault="005777A9" w:rsidP="00754471">
      <w:pPr>
        <w:rPr>
          <w:rStyle w:val="Heading2Char"/>
          <w:rFonts w:ascii="Times New Roman" w:hAnsi="Times New Roman" w:cs="Times New Roman"/>
          <w:color w:val="auto"/>
          <w:sz w:val="24"/>
          <w:szCs w:val="24"/>
        </w:rPr>
      </w:pPr>
    </w:p>
    <w:p w14:paraId="2E7D8CBA" w14:textId="77777777" w:rsidR="00607B69" w:rsidRDefault="00607B69" w:rsidP="00754471">
      <w:pPr>
        <w:rPr>
          <w:rStyle w:val="Heading2Char"/>
          <w:rFonts w:ascii="Times New Roman" w:hAnsi="Times New Roman" w:cs="Times New Roman"/>
          <w:color w:val="auto"/>
          <w:sz w:val="24"/>
          <w:szCs w:val="24"/>
        </w:rPr>
      </w:pPr>
    </w:p>
    <w:p w14:paraId="0B2C397B" w14:textId="77777777" w:rsidR="00754471" w:rsidRDefault="00754471" w:rsidP="00754471">
      <w:pPr>
        <w:rPr>
          <w:rStyle w:val="Heading2Char"/>
          <w:rFonts w:ascii="Times New Roman" w:hAnsi="Times New Roman" w:cs="Times New Roman"/>
          <w:color w:val="auto"/>
          <w:sz w:val="24"/>
          <w:szCs w:val="24"/>
        </w:rPr>
      </w:pPr>
      <w:bookmarkStart w:id="458" w:name="_Toc393744847"/>
    </w:p>
    <w:p w14:paraId="3AA5D690" w14:textId="77777777" w:rsidR="00754471" w:rsidRDefault="00754471" w:rsidP="00754471">
      <w:pPr>
        <w:rPr>
          <w:rStyle w:val="Heading2Char"/>
          <w:rFonts w:ascii="Times New Roman" w:hAnsi="Times New Roman" w:cs="Times New Roman"/>
          <w:color w:val="auto"/>
          <w:sz w:val="24"/>
          <w:szCs w:val="24"/>
        </w:rPr>
      </w:pPr>
    </w:p>
    <w:p w14:paraId="0725129B" w14:textId="77777777" w:rsidR="00754471" w:rsidRDefault="00754471" w:rsidP="00754471">
      <w:pPr>
        <w:rPr>
          <w:rStyle w:val="Heading2Char"/>
          <w:rFonts w:ascii="Times New Roman" w:hAnsi="Times New Roman" w:cs="Times New Roman"/>
          <w:color w:val="auto"/>
          <w:sz w:val="24"/>
          <w:szCs w:val="24"/>
        </w:rPr>
      </w:pPr>
    </w:p>
    <w:p w14:paraId="344771F1" w14:textId="77777777" w:rsidR="00754471" w:rsidRDefault="00754471" w:rsidP="00754471">
      <w:pPr>
        <w:rPr>
          <w:rStyle w:val="Heading2Char"/>
          <w:rFonts w:ascii="Times New Roman" w:hAnsi="Times New Roman" w:cs="Times New Roman"/>
          <w:color w:val="auto"/>
          <w:sz w:val="24"/>
          <w:szCs w:val="24"/>
        </w:rPr>
      </w:pPr>
    </w:p>
    <w:p w14:paraId="33EAF5C8" w14:textId="77777777" w:rsidR="00754471" w:rsidRDefault="00754471" w:rsidP="00754471">
      <w:pPr>
        <w:rPr>
          <w:rStyle w:val="Heading2Char"/>
          <w:rFonts w:ascii="Times New Roman" w:hAnsi="Times New Roman" w:cs="Times New Roman"/>
          <w:color w:val="auto"/>
          <w:sz w:val="24"/>
          <w:szCs w:val="24"/>
        </w:rPr>
      </w:pPr>
    </w:p>
    <w:p w14:paraId="57E3BB38" w14:textId="77777777" w:rsidR="00754471" w:rsidRDefault="00754471" w:rsidP="00754471">
      <w:pPr>
        <w:rPr>
          <w:rStyle w:val="Heading2Char"/>
          <w:rFonts w:ascii="Times New Roman" w:hAnsi="Times New Roman" w:cs="Times New Roman"/>
          <w:color w:val="auto"/>
          <w:sz w:val="24"/>
          <w:szCs w:val="24"/>
        </w:rPr>
      </w:pPr>
    </w:p>
    <w:p w14:paraId="56922AB6" w14:textId="77777777" w:rsidR="00754471" w:rsidRDefault="00754471" w:rsidP="00754471">
      <w:pPr>
        <w:rPr>
          <w:rStyle w:val="Heading2Char"/>
          <w:rFonts w:ascii="Times New Roman" w:hAnsi="Times New Roman" w:cs="Times New Roman"/>
          <w:color w:val="auto"/>
          <w:sz w:val="24"/>
          <w:szCs w:val="24"/>
        </w:rPr>
      </w:pPr>
    </w:p>
    <w:p w14:paraId="407D5A04" w14:textId="77777777" w:rsidR="00754471" w:rsidRDefault="00754471" w:rsidP="00754471">
      <w:pPr>
        <w:rPr>
          <w:rStyle w:val="Heading2Char"/>
          <w:rFonts w:ascii="Times New Roman" w:hAnsi="Times New Roman" w:cs="Times New Roman"/>
          <w:color w:val="auto"/>
          <w:sz w:val="24"/>
          <w:szCs w:val="24"/>
        </w:rPr>
      </w:pPr>
    </w:p>
    <w:p w14:paraId="23F31363" w14:textId="77777777" w:rsidR="00754471" w:rsidRDefault="00754471" w:rsidP="00754471">
      <w:pPr>
        <w:rPr>
          <w:rStyle w:val="Heading2Char"/>
          <w:rFonts w:ascii="Times New Roman" w:hAnsi="Times New Roman" w:cs="Times New Roman"/>
          <w:color w:val="auto"/>
          <w:sz w:val="24"/>
          <w:szCs w:val="24"/>
        </w:rPr>
      </w:pPr>
    </w:p>
    <w:p w14:paraId="2B6C1324" w14:textId="77777777" w:rsidR="00543B64" w:rsidRPr="00607B69" w:rsidRDefault="00543B64" w:rsidP="00754471">
      <w:pPr>
        <w:rPr>
          <w:rStyle w:val="Heading2Char"/>
          <w:rFonts w:ascii="Times New Roman" w:hAnsi="Times New Roman" w:cs="Times New Roman"/>
          <w:color w:val="auto"/>
          <w:sz w:val="24"/>
          <w:szCs w:val="24"/>
        </w:rPr>
      </w:pPr>
      <w:bookmarkStart w:id="459" w:name="_Toc393747231"/>
      <w:r w:rsidRPr="00607B69">
        <w:rPr>
          <w:rStyle w:val="Heading2Char"/>
          <w:rFonts w:ascii="Times New Roman" w:hAnsi="Times New Roman" w:cs="Times New Roman"/>
          <w:color w:val="auto"/>
          <w:sz w:val="24"/>
          <w:szCs w:val="24"/>
        </w:rPr>
        <w:t>CD-05</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Patient_Manage</w:t>
      </w:r>
      <w:bookmarkEnd w:id="458"/>
      <w:bookmarkEnd w:id="459"/>
      <w:proofErr w:type="spellEnd"/>
    </w:p>
    <w:p w14:paraId="6C271B80" w14:textId="77777777" w:rsidR="00543B64" w:rsidRPr="00607B69" w:rsidRDefault="00543B64" w:rsidP="00754471">
      <w:pPr>
        <w:rPr>
          <w:rStyle w:val="Heading2Char"/>
          <w:rFonts w:ascii="Times New Roman" w:hAnsi="Times New Roman" w:cs="Times New Roman"/>
          <w:color w:val="auto"/>
          <w:sz w:val="24"/>
          <w:szCs w:val="24"/>
        </w:rPr>
      </w:pPr>
    </w:p>
    <w:p w14:paraId="3356EC05" w14:textId="1120F349" w:rsidR="00543B64" w:rsidRDefault="007D1288" w:rsidP="00754471">
      <w:pPr>
        <w:jc w:val="center"/>
        <w:rPr>
          <w:rStyle w:val="Heading2Char"/>
          <w:rFonts w:ascii="Times New Roman" w:hAnsi="Times New Roman" w:cs="Times New Roman"/>
          <w:color w:val="auto"/>
          <w:sz w:val="24"/>
          <w:szCs w:val="24"/>
        </w:rPr>
      </w:pPr>
      <w:ins w:id="460" w:author="Sony" w:date="2014-07-21T12:29:00Z">
        <w:r w:rsidRPr="00607B69">
          <w:rPr>
            <w:rFonts w:ascii="Times New Roman" w:eastAsiaTheme="majorEastAsia" w:hAnsi="Times New Roman" w:cs="Times New Roman"/>
            <w:b/>
            <w:bCs/>
            <w:noProof/>
            <w:color w:val="auto"/>
            <w:sz w:val="24"/>
            <w:szCs w:val="24"/>
            <w:rPrChange w:id="461">
              <w:rPr>
                <w:noProof/>
              </w:rPr>
            </w:rPrChange>
          </w:rPr>
          <w:drawing>
            <wp:inline distT="0" distB="0" distL="0" distR="0" wp14:anchorId="43614824" wp14:editId="2065D812">
              <wp:extent cx="4546254" cy="882503"/>
              <wp:effectExtent l="0" t="0" r="6985" b="0"/>
              <wp:docPr id="63" name="Picture 63" descr="D:\from 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cd.jpg\patient_manag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1656" cy="883552"/>
                      </a:xfrm>
                      <a:prstGeom prst="rect">
                        <a:avLst/>
                      </a:prstGeom>
                      <a:noFill/>
                      <a:ln>
                        <a:noFill/>
                      </a:ln>
                    </pic:spPr>
                  </pic:pic>
                </a:graphicData>
              </a:graphic>
            </wp:inline>
          </w:drawing>
        </w:r>
      </w:ins>
    </w:p>
    <w:p w14:paraId="485CC7AE" w14:textId="77777777" w:rsidR="00754471" w:rsidRDefault="00754471" w:rsidP="00754471">
      <w:pPr>
        <w:jc w:val="center"/>
        <w:rPr>
          <w:rStyle w:val="Heading2Char"/>
          <w:rFonts w:ascii="Times New Roman" w:hAnsi="Times New Roman" w:cs="Times New Roman"/>
          <w:color w:val="auto"/>
          <w:sz w:val="24"/>
          <w:szCs w:val="24"/>
        </w:rPr>
      </w:pPr>
    </w:p>
    <w:p w14:paraId="2A654C48" w14:textId="77777777" w:rsidR="00754471" w:rsidRPr="00607B69" w:rsidRDefault="00754471" w:rsidP="00754471">
      <w:pPr>
        <w:jc w:val="center"/>
        <w:rPr>
          <w:rStyle w:val="Heading2Char"/>
          <w:rFonts w:ascii="Times New Roman" w:hAnsi="Times New Roman" w:cs="Times New Roman"/>
          <w:color w:val="auto"/>
          <w:sz w:val="24"/>
          <w:szCs w:val="24"/>
        </w:rPr>
      </w:pPr>
    </w:p>
    <w:p w14:paraId="28A952A9" w14:textId="77777777" w:rsidR="00543B64" w:rsidRPr="00607B69" w:rsidRDefault="00543B64" w:rsidP="00754471">
      <w:pPr>
        <w:rPr>
          <w:rStyle w:val="Heading2Char"/>
          <w:rFonts w:ascii="Times New Roman" w:hAnsi="Times New Roman" w:cs="Times New Roman"/>
          <w:color w:val="auto"/>
          <w:sz w:val="24"/>
          <w:szCs w:val="24"/>
        </w:rPr>
      </w:pPr>
      <w:bookmarkStart w:id="462" w:name="_Toc393744848"/>
      <w:bookmarkStart w:id="463" w:name="_Toc393747232"/>
      <w:r w:rsidRPr="00607B69">
        <w:rPr>
          <w:rStyle w:val="Heading2Char"/>
          <w:rFonts w:ascii="Times New Roman" w:hAnsi="Times New Roman" w:cs="Times New Roman"/>
          <w:color w:val="auto"/>
          <w:sz w:val="24"/>
          <w:szCs w:val="24"/>
        </w:rPr>
        <w:t>Property</w:t>
      </w:r>
      <w:bookmarkEnd w:id="462"/>
      <w:bookmarkEnd w:id="463"/>
    </w:p>
    <w:p w14:paraId="02D4E4E1" w14:textId="77777777" w:rsidR="00543B64" w:rsidRPr="00607B69" w:rsidRDefault="00543B64"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1D6FDBE9" w14:textId="77777777" w:rsidTr="00033FA0">
        <w:trPr>
          <w:trHeight w:val="218"/>
        </w:trPr>
        <w:tc>
          <w:tcPr>
            <w:tcW w:w="1106" w:type="dxa"/>
            <w:shd w:val="clear" w:color="auto" w:fill="D9D9D9"/>
          </w:tcPr>
          <w:p w14:paraId="3C5D4A27" w14:textId="77777777" w:rsidR="00543B64" w:rsidRPr="00607B69" w:rsidRDefault="00543B64" w:rsidP="00754471">
            <w:pPr>
              <w:rPr>
                <w:rStyle w:val="Heading2Char"/>
                <w:rFonts w:ascii="Times New Roman" w:hAnsi="Times New Roman" w:cs="Times New Roman"/>
                <w:color w:val="auto"/>
                <w:sz w:val="24"/>
                <w:szCs w:val="24"/>
              </w:rPr>
            </w:pPr>
            <w:bookmarkStart w:id="464" w:name="_Toc393744849"/>
            <w:bookmarkStart w:id="465" w:name="_Toc393747233"/>
            <w:r w:rsidRPr="00607B69">
              <w:rPr>
                <w:rStyle w:val="Heading2Char"/>
                <w:rFonts w:ascii="Times New Roman" w:hAnsi="Times New Roman" w:cs="Times New Roman"/>
                <w:color w:val="auto"/>
                <w:sz w:val="24"/>
                <w:szCs w:val="24"/>
              </w:rPr>
              <w:t>ID</w:t>
            </w:r>
            <w:bookmarkEnd w:id="464"/>
            <w:bookmarkEnd w:id="465"/>
          </w:p>
        </w:tc>
        <w:tc>
          <w:tcPr>
            <w:tcW w:w="2562" w:type="dxa"/>
            <w:shd w:val="clear" w:color="auto" w:fill="D9D9D9"/>
          </w:tcPr>
          <w:p w14:paraId="61F29FC5" w14:textId="77777777" w:rsidR="00543B64" w:rsidRPr="00607B69" w:rsidRDefault="00543B64" w:rsidP="00754471">
            <w:pPr>
              <w:rPr>
                <w:rStyle w:val="Heading2Char"/>
                <w:rFonts w:ascii="Times New Roman" w:hAnsi="Times New Roman" w:cs="Times New Roman"/>
                <w:color w:val="auto"/>
                <w:sz w:val="24"/>
                <w:szCs w:val="24"/>
              </w:rPr>
            </w:pPr>
            <w:bookmarkStart w:id="466" w:name="_Toc393744850"/>
            <w:bookmarkStart w:id="467" w:name="_Toc393747234"/>
            <w:r w:rsidRPr="00607B69">
              <w:rPr>
                <w:rStyle w:val="Heading2Char"/>
                <w:rFonts w:ascii="Times New Roman" w:hAnsi="Times New Roman" w:cs="Times New Roman"/>
                <w:color w:val="auto"/>
                <w:sz w:val="24"/>
                <w:szCs w:val="24"/>
              </w:rPr>
              <w:t>Name</w:t>
            </w:r>
            <w:bookmarkEnd w:id="466"/>
            <w:bookmarkEnd w:id="467"/>
          </w:p>
        </w:tc>
        <w:tc>
          <w:tcPr>
            <w:tcW w:w="3274" w:type="dxa"/>
            <w:shd w:val="clear" w:color="auto" w:fill="D9D9D9"/>
          </w:tcPr>
          <w:p w14:paraId="33E84519" w14:textId="77777777" w:rsidR="00543B64" w:rsidRPr="00607B69" w:rsidRDefault="00543B64" w:rsidP="00754471">
            <w:pPr>
              <w:rPr>
                <w:rStyle w:val="Heading2Char"/>
                <w:rFonts w:ascii="Times New Roman" w:hAnsi="Times New Roman" w:cs="Times New Roman"/>
                <w:color w:val="auto"/>
                <w:sz w:val="24"/>
                <w:szCs w:val="24"/>
              </w:rPr>
            </w:pPr>
            <w:bookmarkStart w:id="468" w:name="_Toc393744851"/>
            <w:bookmarkStart w:id="469" w:name="_Toc393747235"/>
            <w:r w:rsidRPr="00607B69">
              <w:rPr>
                <w:rStyle w:val="Heading2Char"/>
                <w:rFonts w:ascii="Times New Roman" w:hAnsi="Times New Roman" w:cs="Times New Roman"/>
                <w:color w:val="auto"/>
                <w:sz w:val="24"/>
                <w:szCs w:val="24"/>
              </w:rPr>
              <w:t>Description</w:t>
            </w:r>
            <w:bookmarkEnd w:id="468"/>
            <w:bookmarkEnd w:id="469"/>
            <w:r w:rsidRPr="00607B69">
              <w:rPr>
                <w:rStyle w:val="Heading2Char"/>
                <w:rFonts w:ascii="Times New Roman" w:hAnsi="Times New Roman" w:cs="Times New Roman"/>
                <w:color w:val="auto"/>
                <w:sz w:val="24"/>
                <w:szCs w:val="24"/>
              </w:rPr>
              <w:t xml:space="preserve">               </w:t>
            </w:r>
          </w:p>
        </w:tc>
        <w:tc>
          <w:tcPr>
            <w:tcW w:w="2340" w:type="dxa"/>
            <w:shd w:val="clear" w:color="auto" w:fill="D9D9D9"/>
          </w:tcPr>
          <w:p w14:paraId="70AFA593" w14:textId="77777777" w:rsidR="00543B64" w:rsidRPr="00607B69" w:rsidRDefault="00543B64" w:rsidP="00754471">
            <w:pPr>
              <w:rPr>
                <w:rStyle w:val="Heading2Char"/>
                <w:rFonts w:ascii="Times New Roman" w:hAnsi="Times New Roman" w:cs="Times New Roman"/>
                <w:color w:val="auto"/>
                <w:sz w:val="24"/>
                <w:szCs w:val="24"/>
              </w:rPr>
            </w:pPr>
            <w:bookmarkStart w:id="470" w:name="_Toc393744852"/>
            <w:bookmarkStart w:id="471" w:name="_Toc393747236"/>
            <w:r w:rsidRPr="00607B69">
              <w:rPr>
                <w:rStyle w:val="Heading2Char"/>
                <w:rFonts w:ascii="Times New Roman" w:hAnsi="Times New Roman" w:cs="Times New Roman"/>
                <w:color w:val="auto"/>
                <w:sz w:val="24"/>
                <w:szCs w:val="24"/>
              </w:rPr>
              <w:t>Remark</w:t>
            </w:r>
            <w:bookmarkEnd w:id="470"/>
            <w:bookmarkEnd w:id="471"/>
          </w:p>
        </w:tc>
      </w:tr>
      <w:tr w:rsidR="00543B64" w:rsidRPr="00607B69" w14:paraId="5BF2D755" w14:textId="77777777" w:rsidTr="00033FA0">
        <w:trPr>
          <w:trHeight w:val="589"/>
        </w:trPr>
        <w:tc>
          <w:tcPr>
            <w:tcW w:w="1106" w:type="dxa"/>
          </w:tcPr>
          <w:p w14:paraId="67543583" w14:textId="77777777" w:rsidR="00543B64" w:rsidRPr="00607B69" w:rsidRDefault="00543B64" w:rsidP="00754471">
            <w:pPr>
              <w:rPr>
                <w:rStyle w:val="Heading2Char"/>
                <w:rFonts w:ascii="Times New Roman" w:hAnsi="Times New Roman" w:cs="Times New Roman"/>
                <w:b w:val="0"/>
                <w:color w:val="auto"/>
                <w:sz w:val="24"/>
                <w:szCs w:val="24"/>
              </w:rPr>
            </w:pPr>
            <w:bookmarkStart w:id="472" w:name="_Toc393744853"/>
            <w:bookmarkStart w:id="473" w:name="_Toc393747237"/>
            <w:r w:rsidRPr="00607B69">
              <w:rPr>
                <w:rStyle w:val="Heading2Char"/>
                <w:rFonts w:ascii="Times New Roman" w:hAnsi="Times New Roman" w:cs="Times New Roman"/>
                <w:b w:val="0"/>
                <w:color w:val="auto"/>
                <w:sz w:val="24"/>
                <w:szCs w:val="24"/>
              </w:rPr>
              <w:t>-</w:t>
            </w:r>
            <w:bookmarkEnd w:id="472"/>
            <w:bookmarkEnd w:id="473"/>
          </w:p>
        </w:tc>
        <w:tc>
          <w:tcPr>
            <w:tcW w:w="2562" w:type="dxa"/>
          </w:tcPr>
          <w:p w14:paraId="2495C173" w14:textId="77777777" w:rsidR="00543B64" w:rsidRPr="00607B69" w:rsidRDefault="00543B64" w:rsidP="00754471">
            <w:pPr>
              <w:rPr>
                <w:rStyle w:val="Heading2Char"/>
                <w:rFonts w:ascii="Times New Roman" w:hAnsi="Times New Roman" w:cs="Times New Roman"/>
                <w:b w:val="0"/>
                <w:color w:val="auto"/>
                <w:sz w:val="24"/>
                <w:szCs w:val="24"/>
              </w:rPr>
            </w:pPr>
            <w:bookmarkStart w:id="474" w:name="_Toc393744854"/>
            <w:bookmarkStart w:id="475" w:name="_Toc393747238"/>
            <w:r w:rsidRPr="00607B69">
              <w:rPr>
                <w:rStyle w:val="Heading2Char"/>
                <w:rFonts w:ascii="Times New Roman" w:hAnsi="Times New Roman" w:cs="Times New Roman"/>
                <w:b w:val="0"/>
                <w:color w:val="auto"/>
                <w:sz w:val="24"/>
                <w:szCs w:val="24"/>
              </w:rPr>
              <w:t>-</w:t>
            </w:r>
            <w:bookmarkEnd w:id="474"/>
            <w:bookmarkEnd w:id="475"/>
          </w:p>
        </w:tc>
        <w:tc>
          <w:tcPr>
            <w:tcW w:w="3274" w:type="dxa"/>
          </w:tcPr>
          <w:p w14:paraId="202B30F8" w14:textId="77777777" w:rsidR="00543B64" w:rsidRPr="00607B69" w:rsidRDefault="00543B64" w:rsidP="00754471">
            <w:pPr>
              <w:rPr>
                <w:rStyle w:val="Heading2Char"/>
                <w:rFonts w:ascii="Times New Roman" w:eastAsiaTheme="minorHAnsi" w:hAnsi="Times New Roman" w:cs="Times New Roman"/>
                <w:b w:val="0"/>
                <w:bCs w:val="0"/>
                <w:color w:val="auto"/>
                <w:sz w:val="24"/>
                <w:szCs w:val="24"/>
                <w:lang w:bidi="ar-SA"/>
              </w:rPr>
            </w:pPr>
            <w:bookmarkStart w:id="476" w:name="_Toc393744855"/>
            <w:bookmarkStart w:id="477" w:name="_Toc393747239"/>
            <w:r w:rsidRPr="00607B69">
              <w:rPr>
                <w:rStyle w:val="Heading2Char"/>
                <w:rFonts w:ascii="Times New Roman" w:eastAsiaTheme="minorHAnsi" w:hAnsi="Times New Roman" w:cs="Times New Roman"/>
                <w:b w:val="0"/>
                <w:bCs w:val="0"/>
                <w:color w:val="auto"/>
                <w:sz w:val="24"/>
                <w:szCs w:val="24"/>
                <w:lang w:bidi="ar-SA"/>
              </w:rPr>
              <w:t>-</w:t>
            </w:r>
            <w:bookmarkEnd w:id="476"/>
            <w:bookmarkEnd w:id="477"/>
          </w:p>
        </w:tc>
        <w:tc>
          <w:tcPr>
            <w:tcW w:w="2340" w:type="dxa"/>
          </w:tcPr>
          <w:p w14:paraId="34026BEB" w14:textId="77777777" w:rsidR="00543B64" w:rsidRPr="00607B69" w:rsidRDefault="00543B64" w:rsidP="00754471">
            <w:pPr>
              <w:rPr>
                <w:rStyle w:val="Heading2Char"/>
                <w:rFonts w:ascii="Times New Roman" w:hAnsi="Times New Roman" w:cs="Times New Roman"/>
                <w:b w:val="0"/>
                <w:color w:val="auto"/>
                <w:sz w:val="24"/>
                <w:szCs w:val="24"/>
              </w:rPr>
            </w:pPr>
            <w:bookmarkStart w:id="478" w:name="_Toc393744856"/>
            <w:bookmarkStart w:id="479" w:name="_Toc393747240"/>
            <w:r w:rsidRPr="00607B69">
              <w:rPr>
                <w:rStyle w:val="Heading2Char"/>
                <w:rFonts w:ascii="Times New Roman" w:hAnsi="Times New Roman" w:cs="Times New Roman"/>
                <w:b w:val="0"/>
                <w:color w:val="auto"/>
                <w:sz w:val="24"/>
                <w:szCs w:val="24"/>
              </w:rPr>
              <w:t>-</w:t>
            </w:r>
            <w:bookmarkEnd w:id="478"/>
            <w:bookmarkEnd w:id="479"/>
          </w:p>
        </w:tc>
      </w:tr>
    </w:tbl>
    <w:p w14:paraId="2B201957" w14:textId="77777777" w:rsidR="00543B64" w:rsidRPr="00607B69" w:rsidRDefault="00543B64" w:rsidP="00754471">
      <w:pPr>
        <w:rPr>
          <w:rStyle w:val="Heading2Char"/>
          <w:rFonts w:ascii="Times New Roman" w:hAnsi="Times New Roman" w:cs="Times New Roman"/>
          <w:color w:val="auto"/>
          <w:sz w:val="24"/>
          <w:szCs w:val="24"/>
        </w:rPr>
      </w:pPr>
    </w:p>
    <w:p w14:paraId="0978D648" w14:textId="77777777" w:rsidR="00543B64" w:rsidRPr="00607B69" w:rsidRDefault="00543B64" w:rsidP="00754471">
      <w:pPr>
        <w:rPr>
          <w:rStyle w:val="Heading2Char"/>
          <w:rFonts w:ascii="Times New Roman" w:hAnsi="Times New Roman" w:cs="Times New Roman"/>
          <w:color w:val="auto"/>
          <w:sz w:val="24"/>
          <w:szCs w:val="24"/>
        </w:rPr>
      </w:pPr>
      <w:bookmarkStart w:id="480" w:name="_Toc393744857"/>
      <w:bookmarkStart w:id="481" w:name="_Toc393747241"/>
      <w:r w:rsidRPr="00607B69">
        <w:rPr>
          <w:rStyle w:val="Heading2Char"/>
          <w:rFonts w:ascii="Times New Roman" w:hAnsi="Times New Roman" w:cs="Times New Roman"/>
          <w:color w:val="auto"/>
          <w:sz w:val="24"/>
          <w:szCs w:val="24"/>
        </w:rPr>
        <w:t>Method</w:t>
      </w:r>
      <w:bookmarkEnd w:id="480"/>
      <w:bookmarkEnd w:id="481"/>
    </w:p>
    <w:tbl>
      <w:tblPr>
        <w:tblStyle w:val="TableGrid"/>
        <w:tblW w:w="0" w:type="auto"/>
        <w:tblLayout w:type="fixed"/>
        <w:tblLook w:val="04A0" w:firstRow="1" w:lastRow="0" w:firstColumn="1" w:lastColumn="0" w:noHBand="0" w:noVBand="1"/>
      </w:tblPr>
      <w:tblGrid>
        <w:gridCol w:w="672"/>
        <w:gridCol w:w="2271"/>
        <w:gridCol w:w="2552"/>
        <w:gridCol w:w="2126"/>
        <w:gridCol w:w="1621"/>
      </w:tblGrid>
      <w:tr w:rsidR="00607B69" w:rsidRPr="00607B69" w14:paraId="4068EB19" w14:textId="5292B95B" w:rsidTr="007D1288">
        <w:trPr>
          <w:trHeight w:val="191"/>
        </w:trPr>
        <w:tc>
          <w:tcPr>
            <w:tcW w:w="672" w:type="dxa"/>
            <w:shd w:val="clear" w:color="auto" w:fill="D9D9D9"/>
            <w:vAlign w:val="center"/>
          </w:tcPr>
          <w:p w14:paraId="7BC13A0E" w14:textId="77777777" w:rsidR="007D1288" w:rsidRPr="00607B69" w:rsidRDefault="007D1288" w:rsidP="00754471">
            <w:pPr>
              <w:rPr>
                <w:rStyle w:val="Heading2Char"/>
                <w:rFonts w:ascii="Times New Roman" w:hAnsi="Times New Roman" w:cs="Times New Roman"/>
                <w:color w:val="auto"/>
                <w:sz w:val="24"/>
                <w:szCs w:val="24"/>
              </w:rPr>
            </w:pPr>
            <w:bookmarkStart w:id="482" w:name="_Toc393744858"/>
            <w:bookmarkStart w:id="483" w:name="_Toc393747242"/>
            <w:r w:rsidRPr="00607B69">
              <w:rPr>
                <w:rStyle w:val="Heading2Char"/>
                <w:rFonts w:ascii="Times New Roman" w:hAnsi="Times New Roman" w:cs="Times New Roman"/>
                <w:color w:val="auto"/>
                <w:sz w:val="24"/>
                <w:szCs w:val="24"/>
              </w:rPr>
              <w:t>ID</w:t>
            </w:r>
            <w:bookmarkEnd w:id="482"/>
            <w:bookmarkEnd w:id="483"/>
          </w:p>
        </w:tc>
        <w:tc>
          <w:tcPr>
            <w:tcW w:w="2271" w:type="dxa"/>
            <w:shd w:val="clear" w:color="auto" w:fill="D9D9D9"/>
            <w:vAlign w:val="center"/>
          </w:tcPr>
          <w:p w14:paraId="3EDD2A3D" w14:textId="77777777" w:rsidR="007D1288" w:rsidRPr="00607B69" w:rsidRDefault="007D1288" w:rsidP="00754471">
            <w:pPr>
              <w:rPr>
                <w:rStyle w:val="Heading2Char"/>
                <w:rFonts w:ascii="Times New Roman" w:hAnsi="Times New Roman" w:cs="Times New Roman"/>
                <w:color w:val="auto"/>
                <w:sz w:val="24"/>
                <w:szCs w:val="24"/>
              </w:rPr>
            </w:pPr>
            <w:bookmarkStart w:id="484" w:name="_Toc393744859"/>
            <w:bookmarkStart w:id="485" w:name="_Toc393747243"/>
            <w:r w:rsidRPr="00607B69">
              <w:rPr>
                <w:rStyle w:val="Heading2Char"/>
                <w:rFonts w:ascii="Times New Roman" w:hAnsi="Times New Roman" w:cs="Times New Roman"/>
                <w:color w:val="auto"/>
                <w:sz w:val="24"/>
                <w:szCs w:val="24"/>
              </w:rPr>
              <w:t>Name</w:t>
            </w:r>
            <w:bookmarkEnd w:id="484"/>
            <w:bookmarkEnd w:id="485"/>
          </w:p>
        </w:tc>
        <w:tc>
          <w:tcPr>
            <w:tcW w:w="2552" w:type="dxa"/>
            <w:shd w:val="clear" w:color="auto" w:fill="D9D9D9"/>
          </w:tcPr>
          <w:p w14:paraId="45AA4971" w14:textId="77777777" w:rsidR="007D1288" w:rsidRPr="00607B69" w:rsidRDefault="007D1288" w:rsidP="00754471">
            <w:pPr>
              <w:rPr>
                <w:rStyle w:val="Heading2Char"/>
                <w:rFonts w:ascii="Times New Roman" w:hAnsi="Times New Roman" w:cs="Times New Roman"/>
                <w:color w:val="auto"/>
                <w:sz w:val="24"/>
                <w:szCs w:val="24"/>
              </w:rPr>
            </w:pPr>
            <w:bookmarkStart w:id="486" w:name="_Toc393744860"/>
            <w:bookmarkStart w:id="487" w:name="_Toc393747244"/>
            <w:r w:rsidRPr="00607B69">
              <w:rPr>
                <w:rStyle w:val="Heading2Char"/>
                <w:rFonts w:ascii="Times New Roman" w:hAnsi="Times New Roman" w:cs="Times New Roman"/>
                <w:color w:val="auto"/>
                <w:sz w:val="24"/>
                <w:szCs w:val="24"/>
              </w:rPr>
              <w:t>Description</w:t>
            </w:r>
            <w:bookmarkEnd w:id="486"/>
            <w:bookmarkEnd w:id="487"/>
          </w:p>
        </w:tc>
        <w:tc>
          <w:tcPr>
            <w:tcW w:w="2126" w:type="dxa"/>
            <w:shd w:val="clear" w:color="auto" w:fill="D9D9D9"/>
            <w:vAlign w:val="center"/>
          </w:tcPr>
          <w:p w14:paraId="30D04161" w14:textId="14FA5AA4" w:rsidR="007D1288" w:rsidRPr="00607B69" w:rsidRDefault="007D1288" w:rsidP="00754471">
            <w:pPr>
              <w:rPr>
                <w:rStyle w:val="Heading2Char"/>
                <w:rFonts w:ascii="Times New Roman" w:hAnsi="Times New Roman" w:cs="Times New Roman"/>
                <w:color w:val="auto"/>
                <w:sz w:val="24"/>
                <w:szCs w:val="24"/>
              </w:rPr>
            </w:pPr>
            <w:bookmarkStart w:id="488" w:name="_Toc393744861"/>
            <w:bookmarkStart w:id="489" w:name="_Toc393747245"/>
            <w:ins w:id="490" w:author="Sony" w:date="2014-07-21T12:31:00Z">
              <w:r w:rsidRPr="00607B69">
                <w:rPr>
                  <w:rStyle w:val="Heading2Char"/>
                  <w:rFonts w:ascii="Times New Roman" w:hAnsi="Times New Roman" w:cs="Times New Roman"/>
                  <w:color w:val="auto"/>
                  <w:sz w:val="24"/>
                  <w:szCs w:val="24"/>
                </w:rPr>
                <w:t>Parameters</w:t>
              </w:r>
            </w:ins>
            <w:bookmarkEnd w:id="488"/>
            <w:bookmarkEnd w:id="489"/>
          </w:p>
        </w:tc>
        <w:tc>
          <w:tcPr>
            <w:tcW w:w="1621" w:type="dxa"/>
            <w:shd w:val="clear" w:color="auto" w:fill="D9D9D9"/>
            <w:vAlign w:val="center"/>
          </w:tcPr>
          <w:p w14:paraId="61DDA7DB" w14:textId="03F73C8A" w:rsidR="007D1288" w:rsidRPr="00607B69" w:rsidRDefault="007D1288" w:rsidP="00754471">
            <w:pPr>
              <w:rPr>
                <w:rStyle w:val="Heading2Char"/>
                <w:rFonts w:ascii="Times New Roman" w:hAnsi="Times New Roman" w:cs="Times New Roman"/>
                <w:color w:val="auto"/>
                <w:sz w:val="24"/>
                <w:szCs w:val="24"/>
              </w:rPr>
            </w:pPr>
            <w:bookmarkStart w:id="491" w:name="_Toc393744862"/>
            <w:bookmarkStart w:id="492" w:name="_Toc393747246"/>
            <w:ins w:id="493" w:author="Sony" w:date="2014-07-21T12:31:00Z">
              <w:r w:rsidRPr="00607B69">
                <w:rPr>
                  <w:rStyle w:val="Heading2Char"/>
                  <w:rFonts w:ascii="Times New Roman" w:hAnsi="Times New Roman" w:cs="Times New Roman"/>
                  <w:color w:val="auto"/>
                  <w:sz w:val="24"/>
                  <w:szCs w:val="24"/>
                </w:rPr>
                <w:t>Return</w:t>
              </w:r>
            </w:ins>
            <w:bookmarkEnd w:id="491"/>
            <w:bookmarkEnd w:id="492"/>
          </w:p>
        </w:tc>
      </w:tr>
      <w:tr w:rsidR="00607B69" w:rsidRPr="00607B69" w14:paraId="0C5E89B8" w14:textId="3A8C3888" w:rsidTr="007D1288">
        <w:trPr>
          <w:trHeight w:val="528"/>
        </w:trPr>
        <w:tc>
          <w:tcPr>
            <w:tcW w:w="672" w:type="dxa"/>
            <w:vAlign w:val="center"/>
          </w:tcPr>
          <w:p w14:paraId="140FF527" w14:textId="77777777" w:rsidR="007D1288" w:rsidRPr="00607B69" w:rsidRDefault="007D1288" w:rsidP="00754471">
            <w:pPr>
              <w:rPr>
                <w:rStyle w:val="Heading2Char"/>
                <w:rFonts w:ascii="Times New Roman" w:hAnsi="Times New Roman" w:cs="Times New Roman"/>
                <w:b w:val="0"/>
                <w:color w:val="auto"/>
                <w:sz w:val="24"/>
                <w:szCs w:val="24"/>
              </w:rPr>
            </w:pPr>
            <w:bookmarkStart w:id="494" w:name="_Toc393744863"/>
            <w:bookmarkStart w:id="495" w:name="_Toc393747247"/>
            <w:r w:rsidRPr="00607B69">
              <w:rPr>
                <w:rStyle w:val="Heading2Char"/>
                <w:rFonts w:ascii="Times New Roman" w:hAnsi="Times New Roman" w:cs="Times New Roman"/>
                <w:b w:val="0"/>
                <w:color w:val="auto"/>
                <w:sz w:val="24"/>
                <w:szCs w:val="24"/>
              </w:rPr>
              <w:t>1</w:t>
            </w:r>
            <w:bookmarkEnd w:id="494"/>
            <w:bookmarkEnd w:id="495"/>
          </w:p>
        </w:tc>
        <w:tc>
          <w:tcPr>
            <w:tcW w:w="2271" w:type="dxa"/>
            <w:vAlign w:val="center"/>
          </w:tcPr>
          <w:p w14:paraId="433C8F31" w14:textId="050F41CE" w:rsidR="007D1288" w:rsidRPr="00607B69" w:rsidRDefault="007D1288" w:rsidP="00754471">
            <w:pPr>
              <w:rPr>
                <w:rStyle w:val="Heading2Char"/>
                <w:rFonts w:ascii="Times New Roman" w:hAnsi="Times New Roman" w:cs="Times New Roman"/>
                <w:b w:val="0"/>
                <w:color w:val="auto"/>
                <w:sz w:val="24"/>
                <w:szCs w:val="24"/>
              </w:rPr>
            </w:pPr>
            <w:bookmarkStart w:id="496" w:name="_Toc393744864"/>
            <w:bookmarkStart w:id="497" w:name="_Toc393747248"/>
            <w:r w:rsidRPr="00607B69">
              <w:rPr>
                <w:rStyle w:val="Heading2Char"/>
                <w:rFonts w:ascii="Times New Roman" w:hAnsi="Times New Roman" w:cs="Times New Roman"/>
                <w:b w:val="0"/>
                <w:color w:val="auto"/>
                <w:sz w:val="24"/>
                <w:szCs w:val="24"/>
              </w:rPr>
              <w:t>login</w:t>
            </w:r>
            <w:bookmarkEnd w:id="496"/>
            <w:bookmarkEnd w:id="497"/>
          </w:p>
        </w:tc>
        <w:tc>
          <w:tcPr>
            <w:tcW w:w="2552" w:type="dxa"/>
          </w:tcPr>
          <w:p w14:paraId="054E2338" w14:textId="77777777" w:rsidR="007D1288" w:rsidRPr="00607B69" w:rsidRDefault="007D1288"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Method uses to login for patient.</w:t>
            </w:r>
          </w:p>
        </w:tc>
        <w:tc>
          <w:tcPr>
            <w:tcW w:w="2126" w:type="dxa"/>
            <w:vAlign w:val="center"/>
          </w:tcPr>
          <w:p w14:paraId="21A9DBB6" w14:textId="268CDD37" w:rsidR="007D1288" w:rsidRPr="00607B69" w:rsidRDefault="007D1288" w:rsidP="00754471">
            <w:pPr>
              <w:rPr>
                <w:rStyle w:val="Heading2Char"/>
                <w:rFonts w:ascii="Times New Roman" w:hAnsi="Times New Roman" w:cs="Times New Roman"/>
                <w:b w:val="0"/>
                <w:color w:val="auto"/>
                <w:sz w:val="24"/>
                <w:szCs w:val="24"/>
              </w:rPr>
            </w:pPr>
            <w:bookmarkStart w:id="498" w:name="_Toc393744865"/>
            <w:bookmarkStart w:id="499" w:name="_Toc393747249"/>
            <w:ins w:id="500" w:author="Sony" w:date="2014-07-21T12:3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proofErr w:type="spellEnd"/>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password:varchar</w:t>
              </w:r>
            </w:ins>
            <w:bookmarkEnd w:id="498"/>
            <w:bookmarkEnd w:id="499"/>
            <w:proofErr w:type="spellEnd"/>
          </w:p>
        </w:tc>
        <w:tc>
          <w:tcPr>
            <w:tcW w:w="1621" w:type="dxa"/>
            <w:vAlign w:val="center"/>
          </w:tcPr>
          <w:p w14:paraId="30618490" w14:textId="532E9E65" w:rsidR="007D1288" w:rsidRPr="00607B69" w:rsidRDefault="007D1288" w:rsidP="00754471">
            <w:pPr>
              <w:rPr>
                <w:rStyle w:val="Heading2Char"/>
                <w:rFonts w:ascii="Times New Roman" w:hAnsi="Times New Roman" w:cs="Times New Roman"/>
                <w:b w:val="0"/>
                <w:color w:val="auto"/>
                <w:sz w:val="24"/>
                <w:szCs w:val="24"/>
              </w:rPr>
            </w:pPr>
            <w:bookmarkStart w:id="501" w:name="_Toc393744866"/>
            <w:bookmarkStart w:id="502" w:name="_Toc393747250"/>
            <w:proofErr w:type="spellStart"/>
            <w:ins w:id="503" w:author="Sony" w:date="2014-07-21T12:31:00Z">
              <w:r w:rsidRPr="00607B69">
                <w:rPr>
                  <w:rStyle w:val="Heading2Char"/>
                  <w:rFonts w:ascii="Times New Roman" w:hAnsi="Times New Roman" w:cs="Times New Roman"/>
                  <w:b w:val="0"/>
                  <w:color w:val="auto"/>
                  <w:sz w:val="24"/>
                  <w:szCs w:val="24"/>
                </w:rPr>
                <w:t>boolean</w:t>
              </w:r>
            </w:ins>
            <w:bookmarkEnd w:id="501"/>
            <w:bookmarkEnd w:id="502"/>
            <w:proofErr w:type="spellEnd"/>
          </w:p>
        </w:tc>
      </w:tr>
      <w:tr w:rsidR="007D1288" w:rsidRPr="00607B69" w14:paraId="6A7DF551" w14:textId="01237F27" w:rsidTr="007D1288">
        <w:tc>
          <w:tcPr>
            <w:tcW w:w="672" w:type="dxa"/>
            <w:vAlign w:val="center"/>
          </w:tcPr>
          <w:p w14:paraId="21D61EF4" w14:textId="77777777" w:rsidR="007D1288" w:rsidRPr="00607B69" w:rsidRDefault="007D1288" w:rsidP="00754471">
            <w:pPr>
              <w:rPr>
                <w:rStyle w:val="Heading2Char"/>
                <w:rFonts w:ascii="Times New Roman" w:hAnsi="Times New Roman" w:cs="Times New Roman"/>
                <w:b w:val="0"/>
                <w:color w:val="auto"/>
                <w:sz w:val="24"/>
                <w:szCs w:val="24"/>
              </w:rPr>
            </w:pPr>
            <w:bookmarkStart w:id="504" w:name="_Toc393744867"/>
            <w:bookmarkStart w:id="505" w:name="_Toc393747251"/>
            <w:r w:rsidRPr="00607B69">
              <w:rPr>
                <w:rStyle w:val="Heading2Char"/>
                <w:rFonts w:ascii="Times New Roman" w:hAnsi="Times New Roman" w:cs="Times New Roman"/>
                <w:b w:val="0"/>
                <w:color w:val="auto"/>
                <w:sz w:val="24"/>
                <w:szCs w:val="24"/>
              </w:rPr>
              <w:t>2</w:t>
            </w:r>
            <w:bookmarkEnd w:id="504"/>
            <w:bookmarkEnd w:id="505"/>
          </w:p>
        </w:tc>
        <w:tc>
          <w:tcPr>
            <w:tcW w:w="2271" w:type="dxa"/>
            <w:vAlign w:val="center"/>
          </w:tcPr>
          <w:p w14:paraId="2E6E3894" w14:textId="2ABA4678" w:rsidR="007D1288" w:rsidRPr="00607B69" w:rsidRDefault="007D1288" w:rsidP="00754471">
            <w:pPr>
              <w:rPr>
                <w:rStyle w:val="Heading2Char"/>
                <w:rFonts w:ascii="Times New Roman" w:hAnsi="Times New Roman" w:cs="Times New Roman"/>
                <w:b w:val="0"/>
                <w:color w:val="auto"/>
                <w:sz w:val="24"/>
                <w:szCs w:val="24"/>
              </w:rPr>
            </w:pPr>
            <w:bookmarkStart w:id="506" w:name="_Toc393744868"/>
            <w:bookmarkStart w:id="507" w:name="_Toc393747252"/>
            <w:proofErr w:type="spellStart"/>
            <w:r w:rsidRPr="00607B69">
              <w:rPr>
                <w:rStyle w:val="Heading2Char"/>
                <w:rFonts w:ascii="Times New Roman" w:hAnsi="Times New Roman" w:cs="Times New Roman"/>
                <w:b w:val="0"/>
                <w:color w:val="auto"/>
                <w:sz w:val="24"/>
                <w:szCs w:val="24"/>
              </w:rPr>
              <w:t>getCalendarByPID</w:t>
            </w:r>
            <w:bookmarkEnd w:id="506"/>
            <w:bookmarkEnd w:id="507"/>
            <w:proofErr w:type="spellEnd"/>
          </w:p>
        </w:tc>
        <w:tc>
          <w:tcPr>
            <w:tcW w:w="2552" w:type="dxa"/>
          </w:tcPr>
          <w:p w14:paraId="557D599C" w14:textId="77777777" w:rsidR="007D1288" w:rsidRPr="00607B69" w:rsidRDefault="007D1288" w:rsidP="00754471">
            <w:pPr>
              <w:rPr>
                <w:rStyle w:val="Heading2Char"/>
                <w:rFonts w:ascii="Times New Roman" w:hAnsi="Times New Roman" w:cs="Times New Roman"/>
                <w:b w:val="0"/>
                <w:color w:val="auto"/>
                <w:sz w:val="24"/>
                <w:szCs w:val="24"/>
              </w:rPr>
            </w:pPr>
            <w:r w:rsidRPr="00607B69">
              <w:rPr>
                <w:rFonts w:ascii="Times New Roman" w:hAnsi="Times New Roman" w:cs="Times New Roman"/>
                <w:color w:val="auto"/>
                <w:sz w:val="24"/>
                <w:szCs w:val="24"/>
              </w:rPr>
              <w:t xml:space="preserve">Method uses to </w:t>
            </w:r>
            <w:r w:rsidRPr="00607B69">
              <w:rPr>
                <w:rFonts w:ascii="Times New Roman" w:hAnsi="Times New Roman" w:cs="Times New Roman"/>
                <w:color w:val="auto"/>
              </w:rPr>
              <w:t xml:space="preserve">get patients’ calendar by using </w:t>
            </w:r>
            <w:proofErr w:type="spellStart"/>
            <w:r w:rsidRPr="00607B69">
              <w:rPr>
                <w:rFonts w:ascii="Times New Roman" w:hAnsi="Times New Roman" w:cs="Times New Roman"/>
                <w:color w:val="auto"/>
              </w:rPr>
              <w:t>patientID</w:t>
            </w:r>
            <w:proofErr w:type="spellEnd"/>
          </w:p>
        </w:tc>
        <w:tc>
          <w:tcPr>
            <w:tcW w:w="2126" w:type="dxa"/>
            <w:vAlign w:val="center"/>
          </w:tcPr>
          <w:p w14:paraId="44E39954" w14:textId="42895CCF" w:rsidR="007D1288" w:rsidRPr="00607B69" w:rsidRDefault="007D1288" w:rsidP="00754471">
            <w:pPr>
              <w:rPr>
                <w:rStyle w:val="Heading2Char"/>
                <w:rFonts w:ascii="Times New Roman" w:hAnsi="Times New Roman" w:cs="Times New Roman"/>
                <w:b w:val="0"/>
                <w:color w:val="auto"/>
                <w:sz w:val="24"/>
                <w:szCs w:val="24"/>
              </w:rPr>
            </w:pPr>
            <w:bookmarkStart w:id="508" w:name="_Toc393744869"/>
            <w:bookmarkStart w:id="509" w:name="_Toc393747253"/>
            <w:ins w:id="510" w:author="Sony" w:date="2014-07-21T12:3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ins>
            <w:bookmarkEnd w:id="508"/>
            <w:bookmarkEnd w:id="509"/>
            <w:proofErr w:type="spellEnd"/>
          </w:p>
        </w:tc>
        <w:tc>
          <w:tcPr>
            <w:tcW w:w="1621" w:type="dxa"/>
            <w:vAlign w:val="center"/>
          </w:tcPr>
          <w:p w14:paraId="49D1A7AD" w14:textId="14A436EB" w:rsidR="007D1288" w:rsidRPr="00607B69" w:rsidRDefault="007D1288" w:rsidP="00754471">
            <w:pPr>
              <w:rPr>
                <w:rStyle w:val="Heading2Char"/>
                <w:rFonts w:ascii="Times New Roman" w:hAnsi="Times New Roman" w:cs="Times New Roman"/>
                <w:b w:val="0"/>
                <w:color w:val="auto"/>
                <w:sz w:val="24"/>
                <w:szCs w:val="24"/>
              </w:rPr>
            </w:pPr>
            <w:bookmarkStart w:id="511" w:name="_Toc393744870"/>
            <w:bookmarkStart w:id="512" w:name="_Toc393747254"/>
            <w:ins w:id="513" w:author="Sony" w:date="2014-07-21T12:31:00Z">
              <w:r w:rsidRPr="00607B69">
                <w:rPr>
                  <w:rStyle w:val="Heading2Char"/>
                  <w:rFonts w:ascii="Times New Roman" w:hAnsi="Times New Roman" w:cs="Times New Roman"/>
                  <w:b w:val="0"/>
                  <w:color w:val="auto"/>
                  <w:sz w:val="24"/>
                  <w:szCs w:val="24"/>
                </w:rPr>
                <w:t>Array[]</w:t>
              </w:r>
            </w:ins>
            <w:bookmarkEnd w:id="511"/>
            <w:bookmarkEnd w:id="512"/>
          </w:p>
        </w:tc>
      </w:tr>
    </w:tbl>
    <w:p w14:paraId="7D392167" w14:textId="77777777" w:rsidR="00C6319A" w:rsidRPr="00607B69" w:rsidRDefault="00C6319A" w:rsidP="00754471">
      <w:pPr>
        <w:rPr>
          <w:rStyle w:val="Heading2Char"/>
          <w:rFonts w:ascii="Times New Roman" w:hAnsi="Times New Roman" w:cs="Times New Roman"/>
          <w:color w:val="auto"/>
          <w:sz w:val="24"/>
          <w:szCs w:val="24"/>
        </w:rPr>
      </w:pPr>
    </w:p>
    <w:p w14:paraId="13C36BB9" w14:textId="77777777" w:rsidR="0051206D" w:rsidRPr="00607B69" w:rsidRDefault="0051206D" w:rsidP="00754471">
      <w:pPr>
        <w:rPr>
          <w:rStyle w:val="Heading2Char"/>
          <w:rFonts w:ascii="Times New Roman" w:hAnsi="Times New Roman" w:cs="Times New Roman"/>
          <w:color w:val="auto"/>
          <w:sz w:val="24"/>
          <w:szCs w:val="24"/>
        </w:rPr>
      </w:pPr>
    </w:p>
    <w:p w14:paraId="4B08630F" w14:textId="77777777" w:rsidR="00F65DBF" w:rsidRPr="00607B69" w:rsidRDefault="00543B64" w:rsidP="00754471">
      <w:pPr>
        <w:rPr>
          <w:rStyle w:val="Heading2Char"/>
          <w:rFonts w:ascii="Times New Roman" w:hAnsi="Times New Roman" w:cs="Times New Roman"/>
          <w:color w:val="auto"/>
          <w:sz w:val="24"/>
          <w:szCs w:val="24"/>
        </w:rPr>
      </w:pPr>
      <w:bookmarkStart w:id="514" w:name="_Toc393744871"/>
      <w:bookmarkStart w:id="515" w:name="_Toc393747255"/>
      <w:r w:rsidRPr="00607B69">
        <w:rPr>
          <w:rStyle w:val="Heading2Char"/>
          <w:rFonts w:ascii="Times New Roman" w:hAnsi="Times New Roman" w:cs="Times New Roman"/>
          <w:color w:val="auto"/>
          <w:sz w:val="24"/>
          <w:szCs w:val="24"/>
        </w:rPr>
        <w:t>CD-06</w:t>
      </w:r>
      <w:r w:rsidR="00023C94" w:rsidRPr="00607B69">
        <w:rPr>
          <w:rStyle w:val="Heading2Char"/>
          <w:rFonts w:ascii="Times New Roman" w:hAnsi="Times New Roman" w:cs="Times New Roman"/>
          <w:color w:val="auto"/>
          <w:sz w:val="24"/>
          <w:szCs w:val="24"/>
        </w:rPr>
        <w:t xml:space="preserve">, </w:t>
      </w:r>
      <w:r w:rsidR="00F65DBF" w:rsidRPr="00607B69">
        <w:rPr>
          <w:rStyle w:val="Heading2Char"/>
          <w:rFonts w:ascii="Times New Roman" w:hAnsi="Times New Roman" w:cs="Times New Roman"/>
          <w:color w:val="auto"/>
          <w:sz w:val="24"/>
          <w:szCs w:val="24"/>
        </w:rPr>
        <w:t xml:space="preserve">Class name: </w:t>
      </w:r>
      <w:proofErr w:type="spellStart"/>
      <w:r w:rsidR="00F65DBF" w:rsidRPr="00607B69">
        <w:rPr>
          <w:rStyle w:val="Heading2Char"/>
          <w:rFonts w:ascii="Times New Roman" w:hAnsi="Times New Roman" w:cs="Times New Roman"/>
          <w:color w:val="auto"/>
          <w:sz w:val="24"/>
          <w:szCs w:val="24"/>
        </w:rPr>
        <w:t>Patient_Controller</w:t>
      </w:r>
      <w:bookmarkEnd w:id="514"/>
      <w:bookmarkEnd w:id="515"/>
      <w:proofErr w:type="spellEnd"/>
    </w:p>
    <w:p w14:paraId="1BCD21E6" w14:textId="77777777" w:rsidR="007E5318" w:rsidRPr="00607B69" w:rsidRDefault="007E5318" w:rsidP="00754471">
      <w:pPr>
        <w:rPr>
          <w:rStyle w:val="Heading2Char"/>
          <w:rFonts w:ascii="Times New Roman" w:hAnsi="Times New Roman" w:cs="Times New Roman"/>
          <w:color w:val="auto"/>
          <w:sz w:val="24"/>
          <w:szCs w:val="24"/>
        </w:rPr>
      </w:pPr>
    </w:p>
    <w:p w14:paraId="279A3A2A" w14:textId="556F8BBC" w:rsidR="00771E58" w:rsidRPr="00607B69" w:rsidRDefault="00E16C6F" w:rsidP="00754471">
      <w:pPr>
        <w:jc w:val="center"/>
        <w:rPr>
          <w:rStyle w:val="Heading2Char"/>
          <w:rFonts w:ascii="Times New Roman" w:hAnsi="Times New Roman" w:cs="Times New Roman"/>
          <w:color w:val="auto"/>
          <w:sz w:val="24"/>
          <w:szCs w:val="24"/>
        </w:rPr>
      </w:pPr>
      <w:ins w:id="516" w:author="Sony" w:date="2014-07-21T14:59:00Z">
        <w:r w:rsidRPr="00607B69">
          <w:rPr>
            <w:rFonts w:ascii="Times New Roman" w:eastAsiaTheme="majorEastAsia" w:hAnsi="Times New Roman" w:cs="Times New Roman"/>
            <w:b/>
            <w:bCs/>
            <w:noProof/>
            <w:color w:val="auto"/>
            <w:sz w:val="24"/>
            <w:szCs w:val="24"/>
            <w:rPrChange w:id="517">
              <w:rPr>
                <w:noProof/>
              </w:rPr>
            </w:rPrChange>
          </w:rPr>
          <w:drawing>
            <wp:inline distT="0" distB="0" distL="0" distR="0" wp14:anchorId="033798BC" wp14:editId="752D6DD5">
              <wp:extent cx="4133323" cy="1793174"/>
              <wp:effectExtent l="0" t="0" r="635" b="0"/>
              <wp:docPr id="69" name="Picture 69" descr="D:\from 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rom desktop\senior project\progress1\usecase\cd.jpg\patient_controll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30056" cy="1791757"/>
                      </a:xfrm>
                      <a:prstGeom prst="rect">
                        <a:avLst/>
                      </a:prstGeom>
                      <a:noFill/>
                      <a:ln>
                        <a:noFill/>
                      </a:ln>
                    </pic:spPr>
                  </pic:pic>
                </a:graphicData>
              </a:graphic>
            </wp:inline>
          </w:drawing>
        </w:r>
      </w:ins>
    </w:p>
    <w:p w14:paraId="62B62D48" w14:textId="77777777" w:rsidR="004E3864" w:rsidRPr="00607B69" w:rsidRDefault="004E3864" w:rsidP="00754471">
      <w:pPr>
        <w:rPr>
          <w:rStyle w:val="Heading2Char"/>
          <w:rFonts w:ascii="Times New Roman" w:hAnsi="Times New Roman" w:cs="Times New Roman"/>
          <w:color w:val="auto"/>
          <w:sz w:val="24"/>
          <w:szCs w:val="24"/>
        </w:rPr>
      </w:pPr>
      <w:bookmarkStart w:id="518" w:name="_Toc393744872"/>
      <w:bookmarkStart w:id="519" w:name="_Toc393747256"/>
      <w:r w:rsidRPr="00607B69">
        <w:rPr>
          <w:rStyle w:val="Heading2Char"/>
          <w:rFonts w:ascii="Times New Roman" w:hAnsi="Times New Roman" w:cs="Times New Roman"/>
          <w:color w:val="auto"/>
          <w:sz w:val="24"/>
          <w:szCs w:val="24"/>
        </w:rPr>
        <w:t>Property</w:t>
      </w:r>
      <w:bookmarkEnd w:id="518"/>
      <w:bookmarkEnd w:id="519"/>
    </w:p>
    <w:p w14:paraId="01F3FCB3" w14:textId="77777777" w:rsidR="004E3864" w:rsidRPr="00607B69" w:rsidRDefault="004E3864"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835"/>
        <w:gridCol w:w="2366"/>
        <w:gridCol w:w="3082"/>
      </w:tblGrid>
      <w:tr w:rsidR="00607B69" w:rsidRPr="00607B69" w14:paraId="1D6994AA" w14:textId="77777777" w:rsidTr="00602D23">
        <w:trPr>
          <w:trHeight w:val="191"/>
        </w:trPr>
        <w:tc>
          <w:tcPr>
            <w:tcW w:w="959" w:type="dxa"/>
            <w:shd w:val="clear" w:color="auto" w:fill="D9D9D9"/>
          </w:tcPr>
          <w:p w14:paraId="083214D4" w14:textId="77777777" w:rsidR="004E3864" w:rsidRPr="00607B69" w:rsidRDefault="004E3864" w:rsidP="00754471">
            <w:pPr>
              <w:rPr>
                <w:rStyle w:val="Heading2Char"/>
                <w:rFonts w:ascii="Times New Roman" w:hAnsi="Times New Roman" w:cs="Times New Roman"/>
                <w:color w:val="auto"/>
                <w:sz w:val="24"/>
                <w:szCs w:val="24"/>
              </w:rPr>
            </w:pPr>
            <w:bookmarkStart w:id="520" w:name="_Toc393744873"/>
            <w:bookmarkStart w:id="521" w:name="_Toc393747257"/>
            <w:r w:rsidRPr="00607B69">
              <w:rPr>
                <w:rStyle w:val="Heading2Char"/>
                <w:rFonts w:ascii="Times New Roman" w:hAnsi="Times New Roman" w:cs="Times New Roman"/>
                <w:color w:val="auto"/>
                <w:sz w:val="24"/>
                <w:szCs w:val="24"/>
              </w:rPr>
              <w:t>ID</w:t>
            </w:r>
            <w:bookmarkEnd w:id="520"/>
            <w:bookmarkEnd w:id="521"/>
          </w:p>
        </w:tc>
        <w:tc>
          <w:tcPr>
            <w:tcW w:w="2835" w:type="dxa"/>
            <w:shd w:val="clear" w:color="auto" w:fill="D9D9D9"/>
          </w:tcPr>
          <w:p w14:paraId="0455CC88" w14:textId="77777777" w:rsidR="004E3864" w:rsidRPr="00607B69" w:rsidRDefault="004E3864" w:rsidP="00754471">
            <w:pPr>
              <w:rPr>
                <w:rStyle w:val="Heading2Char"/>
                <w:rFonts w:ascii="Times New Roman" w:hAnsi="Times New Roman" w:cs="Times New Roman"/>
                <w:color w:val="auto"/>
                <w:sz w:val="24"/>
                <w:szCs w:val="24"/>
              </w:rPr>
            </w:pPr>
            <w:bookmarkStart w:id="522" w:name="_Toc393744874"/>
            <w:bookmarkStart w:id="523" w:name="_Toc393747258"/>
            <w:r w:rsidRPr="00607B69">
              <w:rPr>
                <w:rStyle w:val="Heading2Char"/>
                <w:rFonts w:ascii="Times New Roman" w:hAnsi="Times New Roman" w:cs="Times New Roman"/>
                <w:color w:val="auto"/>
                <w:sz w:val="24"/>
                <w:szCs w:val="24"/>
              </w:rPr>
              <w:t>Name</w:t>
            </w:r>
            <w:bookmarkEnd w:id="522"/>
            <w:bookmarkEnd w:id="523"/>
          </w:p>
        </w:tc>
        <w:tc>
          <w:tcPr>
            <w:tcW w:w="2366" w:type="dxa"/>
            <w:shd w:val="clear" w:color="auto" w:fill="D9D9D9"/>
          </w:tcPr>
          <w:p w14:paraId="6A943AC3" w14:textId="77777777" w:rsidR="004E3864" w:rsidRPr="00607B69" w:rsidRDefault="004E3864" w:rsidP="00754471">
            <w:pPr>
              <w:rPr>
                <w:rStyle w:val="Heading2Char"/>
                <w:rFonts w:ascii="Times New Roman" w:hAnsi="Times New Roman" w:cs="Times New Roman"/>
                <w:color w:val="auto"/>
                <w:sz w:val="24"/>
                <w:szCs w:val="24"/>
              </w:rPr>
            </w:pPr>
            <w:bookmarkStart w:id="524" w:name="_Toc393744875"/>
            <w:bookmarkStart w:id="525" w:name="_Toc393747259"/>
            <w:r w:rsidRPr="00607B69">
              <w:rPr>
                <w:rStyle w:val="Heading2Char"/>
                <w:rFonts w:ascii="Times New Roman" w:hAnsi="Times New Roman" w:cs="Times New Roman"/>
                <w:color w:val="auto"/>
                <w:sz w:val="24"/>
                <w:szCs w:val="24"/>
              </w:rPr>
              <w:t>Description</w:t>
            </w:r>
            <w:bookmarkEnd w:id="524"/>
            <w:bookmarkEnd w:id="525"/>
          </w:p>
        </w:tc>
        <w:tc>
          <w:tcPr>
            <w:tcW w:w="3082" w:type="dxa"/>
            <w:shd w:val="clear" w:color="auto" w:fill="D9D9D9"/>
          </w:tcPr>
          <w:p w14:paraId="539F32B8" w14:textId="77777777" w:rsidR="004E3864" w:rsidRPr="00607B69" w:rsidRDefault="004E3864" w:rsidP="00754471">
            <w:pPr>
              <w:rPr>
                <w:rStyle w:val="Heading2Char"/>
                <w:rFonts w:ascii="Times New Roman" w:hAnsi="Times New Roman" w:cs="Times New Roman"/>
                <w:color w:val="auto"/>
                <w:sz w:val="24"/>
                <w:szCs w:val="24"/>
              </w:rPr>
            </w:pPr>
            <w:bookmarkStart w:id="526" w:name="_Toc393744876"/>
            <w:bookmarkStart w:id="527" w:name="_Toc393747260"/>
            <w:r w:rsidRPr="00607B69">
              <w:rPr>
                <w:rStyle w:val="Heading2Char"/>
                <w:rFonts w:ascii="Times New Roman" w:hAnsi="Times New Roman" w:cs="Times New Roman"/>
                <w:color w:val="auto"/>
                <w:sz w:val="24"/>
                <w:szCs w:val="24"/>
              </w:rPr>
              <w:t>Remark</w:t>
            </w:r>
            <w:bookmarkEnd w:id="526"/>
            <w:bookmarkEnd w:id="527"/>
          </w:p>
        </w:tc>
      </w:tr>
      <w:tr w:rsidR="00095CC8" w:rsidRPr="00607B69" w14:paraId="367ABE79" w14:textId="77777777" w:rsidTr="00602D23">
        <w:tc>
          <w:tcPr>
            <w:tcW w:w="959" w:type="dxa"/>
          </w:tcPr>
          <w:p w14:paraId="7678ECBC" w14:textId="77777777" w:rsidR="004E3864" w:rsidRPr="00607B69" w:rsidRDefault="004E3864" w:rsidP="00754471">
            <w:pPr>
              <w:rPr>
                <w:rStyle w:val="Heading2Char"/>
                <w:rFonts w:ascii="Times New Roman" w:hAnsi="Times New Roman" w:cs="Times New Roman"/>
                <w:b w:val="0"/>
                <w:color w:val="auto"/>
                <w:sz w:val="24"/>
                <w:szCs w:val="24"/>
              </w:rPr>
            </w:pPr>
            <w:bookmarkStart w:id="528" w:name="_Toc393744877"/>
            <w:bookmarkStart w:id="529" w:name="_Toc393747261"/>
            <w:r w:rsidRPr="00607B69">
              <w:rPr>
                <w:rStyle w:val="Heading2Char"/>
                <w:rFonts w:ascii="Times New Roman" w:hAnsi="Times New Roman" w:cs="Times New Roman"/>
                <w:b w:val="0"/>
                <w:color w:val="auto"/>
                <w:sz w:val="24"/>
                <w:szCs w:val="24"/>
              </w:rPr>
              <w:t>-</w:t>
            </w:r>
            <w:bookmarkEnd w:id="528"/>
            <w:bookmarkEnd w:id="529"/>
          </w:p>
        </w:tc>
        <w:tc>
          <w:tcPr>
            <w:tcW w:w="2835" w:type="dxa"/>
          </w:tcPr>
          <w:p w14:paraId="181EE43B" w14:textId="77777777" w:rsidR="004E3864" w:rsidRPr="00607B69" w:rsidRDefault="004E3864" w:rsidP="00754471">
            <w:pPr>
              <w:rPr>
                <w:rStyle w:val="Heading2Char"/>
                <w:rFonts w:ascii="Times New Roman" w:hAnsi="Times New Roman" w:cs="Times New Roman"/>
                <w:b w:val="0"/>
                <w:color w:val="auto"/>
                <w:sz w:val="24"/>
                <w:szCs w:val="24"/>
              </w:rPr>
            </w:pPr>
            <w:bookmarkStart w:id="530" w:name="_Toc393744878"/>
            <w:bookmarkStart w:id="531" w:name="_Toc393747262"/>
            <w:r w:rsidRPr="00607B69">
              <w:rPr>
                <w:rStyle w:val="Heading2Char"/>
                <w:rFonts w:ascii="Times New Roman" w:hAnsi="Times New Roman" w:cs="Times New Roman"/>
                <w:b w:val="0"/>
                <w:color w:val="auto"/>
                <w:sz w:val="24"/>
                <w:szCs w:val="24"/>
              </w:rPr>
              <w:t>-</w:t>
            </w:r>
            <w:bookmarkEnd w:id="530"/>
            <w:bookmarkEnd w:id="531"/>
          </w:p>
        </w:tc>
        <w:tc>
          <w:tcPr>
            <w:tcW w:w="2366" w:type="dxa"/>
          </w:tcPr>
          <w:p w14:paraId="74266FB1" w14:textId="77777777" w:rsidR="004E3864" w:rsidRPr="00607B69" w:rsidRDefault="004E3864" w:rsidP="00754471">
            <w:pPr>
              <w:rPr>
                <w:rStyle w:val="Heading2Char"/>
                <w:rFonts w:ascii="Times New Roman" w:eastAsiaTheme="minorHAnsi" w:hAnsi="Times New Roman" w:cs="Times New Roman"/>
                <w:b w:val="0"/>
                <w:bCs w:val="0"/>
                <w:color w:val="auto"/>
                <w:sz w:val="24"/>
                <w:szCs w:val="24"/>
                <w:lang w:bidi="ar-SA"/>
              </w:rPr>
            </w:pPr>
            <w:bookmarkStart w:id="532" w:name="_Toc393744879"/>
            <w:bookmarkStart w:id="533" w:name="_Toc393747263"/>
            <w:r w:rsidRPr="00607B69">
              <w:rPr>
                <w:rStyle w:val="Heading2Char"/>
                <w:rFonts w:ascii="Times New Roman" w:eastAsiaTheme="minorHAnsi" w:hAnsi="Times New Roman" w:cs="Times New Roman"/>
                <w:b w:val="0"/>
                <w:bCs w:val="0"/>
                <w:color w:val="auto"/>
                <w:sz w:val="24"/>
                <w:szCs w:val="24"/>
                <w:lang w:bidi="ar-SA"/>
              </w:rPr>
              <w:t>-</w:t>
            </w:r>
            <w:bookmarkEnd w:id="532"/>
            <w:bookmarkEnd w:id="533"/>
          </w:p>
        </w:tc>
        <w:tc>
          <w:tcPr>
            <w:tcW w:w="3082" w:type="dxa"/>
          </w:tcPr>
          <w:p w14:paraId="0197C55A" w14:textId="77777777" w:rsidR="004E3864" w:rsidRPr="00607B69" w:rsidRDefault="004E3864" w:rsidP="00754471">
            <w:pPr>
              <w:rPr>
                <w:rStyle w:val="Heading2Char"/>
                <w:rFonts w:ascii="Times New Roman" w:hAnsi="Times New Roman" w:cs="Times New Roman"/>
                <w:b w:val="0"/>
                <w:color w:val="auto"/>
                <w:sz w:val="24"/>
                <w:szCs w:val="24"/>
              </w:rPr>
            </w:pPr>
            <w:bookmarkStart w:id="534" w:name="_Toc393744880"/>
            <w:bookmarkStart w:id="535" w:name="_Toc393747264"/>
            <w:r w:rsidRPr="00607B69">
              <w:rPr>
                <w:rStyle w:val="Heading2Char"/>
                <w:rFonts w:ascii="Times New Roman" w:hAnsi="Times New Roman" w:cs="Times New Roman"/>
                <w:b w:val="0"/>
                <w:color w:val="auto"/>
                <w:sz w:val="24"/>
                <w:szCs w:val="24"/>
              </w:rPr>
              <w:t>-</w:t>
            </w:r>
            <w:bookmarkEnd w:id="534"/>
            <w:bookmarkEnd w:id="535"/>
          </w:p>
        </w:tc>
      </w:tr>
    </w:tbl>
    <w:p w14:paraId="43B1DBA0" w14:textId="77777777" w:rsidR="00240910" w:rsidRPr="00607B69" w:rsidRDefault="00240910" w:rsidP="00754471">
      <w:pPr>
        <w:rPr>
          <w:rStyle w:val="Heading2Char"/>
          <w:rFonts w:ascii="Times New Roman" w:hAnsi="Times New Roman" w:cs="Times New Roman"/>
          <w:color w:val="auto"/>
          <w:sz w:val="24"/>
          <w:szCs w:val="24"/>
        </w:rPr>
      </w:pPr>
    </w:p>
    <w:p w14:paraId="1DEA0B51" w14:textId="77777777" w:rsidR="004E3864" w:rsidRPr="00607B69" w:rsidRDefault="004E3864" w:rsidP="00754471">
      <w:pPr>
        <w:rPr>
          <w:rStyle w:val="Heading2Char"/>
          <w:rFonts w:ascii="Times New Roman" w:hAnsi="Times New Roman" w:cs="Times New Roman"/>
          <w:color w:val="auto"/>
          <w:sz w:val="24"/>
          <w:szCs w:val="24"/>
        </w:rPr>
      </w:pPr>
      <w:bookmarkStart w:id="536" w:name="_Toc393744881"/>
      <w:bookmarkStart w:id="537" w:name="_Toc393747265"/>
      <w:r w:rsidRPr="00607B69">
        <w:rPr>
          <w:rStyle w:val="Heading2Char"/>
          <w:rFonts w:ascii="Times New Roman" w:hAnsi="Times New Roman" w:cs="Times New Roman"/>
          <w:color w:val="auto"/>
          <w:sz w:val="24"/>
          <w:szCs w:val="24"/>
        </w:rPr>
        <w:t>Method</w:t>
      </w:r>
      <w:bookmarkEnd w:id="536"/>
      <w:bookmarkEnd w:id="537"/>
    </w:p>
    <w:p w14:paraId="36C0DBD2" w14:textId="77777777" w:rsidR="004E3864" w:rsidRPr="00607B69" w:rsidRDefault="004E3864" w:rsidP="00754471">
      <w:pPr>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1956"/>
        <w:gridCol w:w="2552"/>
        <w:gridCol w:w="2126"/>
        <w:gridCol w:w="1621"/>
      </w:tblGrid>
      <w:tr w:rsidR="00607B69" w:rsidRPr="00607B69" w14:paraId="0C884579" w14:textId="03FC80CE" w:rsidTr="00240910">
        <w:trPr>
          <w:trHeight w:val="191"/>
        </w:trPr>
        <w:tc>
          <w:tcPr>
            <w:tcW w:w="987" w:type="dxa"/>
            <w:shd w:val="clear" w:color="auto" w:fill="D9D9D9"/>
          </w:tcPr>
          <w:p w14:paraId="1FBDE660" w14:textId="77777777" w:rsidR="00240910" w:rsidRPr="00607B69" w:rsidRDefault="00240910" w:rsidP="00754471">
            <w:pPr>
              <w:rPr>
                <w:rStyle w:val="Heading2Char"/>
                <w:rFonts w:ascii="Times New Roman" w:hAnsi="Times New Roman" w:cs="Times New Roman"/>
                <w:color w:val="auto"/>
                <w:sz w:val="24"/>
                <w:szCs w:val="24"/>
              </w:rPr>
            </w:pPr>
            <w:bookmarkStart w:id="538" w:name="_Toc393744882"/>
            <w:bookmarkStart w:id="539" w:name="_Toc393747266"/>
            <w:r w:rsidRPr="00607B69">
              <w:rPr>
                <w:rStyle w:val="Heading2Char"/>
                <w:rFonts w:ascii="Times New Roman" w:hAnsi="Times New Roman" w:cs="Times New Roman"/>
                <w:color w:val="auto"/>
                <w:sz w:val="24"/>
                <w:szCs w:val="24"/>
              </w:rPr>
              <w:t>ID</w:t>
            </w:r>
            <w:bookmarkEnd w:id="538"/>
            <w:bookmarkEnd w:id="539"/>
          </w:p>
        </w:tc>
        <w:tc>
          <w:tcPr>
            <w:tcW w:w="1956" w:type="dxa"/>
            <w:shd w:val="clear" w:color="auto" w:fill="D9D9D9"/>
          </w:tcPr>
          <w:p w14:paraId="533BB79B" w14:textId="77777777" w:rsidR="00240910" w:rsidRPr="00607B69" w:rsidRDefault="00240910" w:rsidP="00754471">
            <w:pPr>
              <w:rPr>
                <w:rStyle w:val="Heading2Char"/>
                <w:rFonts w:ascii="Times New Roman" w:hAnsi="Times New Roman" w:cs="Times New Roman"/>
                <w:color w:val="auto"/>
                <w:sz w:val="24"/>
                <w:szCs w:val="24"/>
              </w:rPr>
            </w:pPr>
            <w:bookmarkStart w:id="540" w:name="_Toc393744883"/>
            <w:bookmarkStart w:id="541" w:name="_Toc393747267"/>
            <w:r w:rsidRPr="00607B69">
              <w:rPr>
                <w:rStyle w:val="Heading2Char"/>
                <w:rFonts w:ascii="Times New Roman" w:hAnsi="Times New Roman" w:cs="Times New Roman"/>
                <w:color w:val="auto"/>
                <w:sz w:val="24"/>
                <w:szCs w:val="24"/>
              </w:rPr>
              <w:t>Name</w:t>
            </w:r>
            <w:bookmarkEnd w:id="540"/>
            <w:bookmarkEnd w:id="541"/>
          </w:p>
        </w:tc>
        <w:tc>
          <w:tcPr>
            <w:tcW w:w="2552" w:type="dxa"/>
            <w:shd w:val="clear" w:color="auto" w:fill="D9D9D9"/>
          </w:tcPr>
          <w:p w14:paraId="34FFA122" w14:textId="77777777" w:rsidR="00240910" w:rsidRPr="00607B69" w:rsidRDefault="00240910" w:rsidP="00754471">
            <w:pPr>
              <w:rPr>
                <w:rStyle w:val="Heading2Char"/>
                <w:rFonts w:ascii="Times New Roman" w:hAnsi="Times New Roman" w:cs="Times New Roman"/>
                <w:color w:val="auto"/>
                <w:sz w:val="24"/>
                <w:szCs w:val="24"/>
              </w:rPr>
            </w:pPr>
            <w:bookmarkStart w:id="542" w:name="_Toc393744884"/>
            <w:bookmarkStart w:id="543" w:name="_Toc393747268"/>
            <w:r w:rsidRPr="00607B69">
              <w:rPr>
                <w:rStyle w:val="Heading2Char"/>
                <w:rFonts w:ascii="Times New Roman" w:hAnsi="Times New Roman" w:cs="Times New Roman"/>
                <w:color w:val="auto"/>
                <w:sz w:val="24"/>
                <w:szCs w:val="24"/>
              </w:rPr>
              <w:t>Description</w:t>
            </w:r>
            <w:bookmarkEnd w:id="542"/>
            <w:bookmarkEnd w:id="543"/>
          </w:p>
        </w:tc>
        <w:tc>
          <w:tcPr>
            <w:tcW w:w="2126" w:type="dxa"/>
            <w:shd w:val="clear" w:color="auto" w:fill="D9D9D9"/>
          </w:tcPr>
          <w:p w14:paraId="4DD55770" w14:textId="49577465" w:rsidR="00240910" w:rsidRPr="00607B69" w:rsidRDefault="00240910" w:rsidP="00754471">
            <w:pPr>
              <w:rPr>
                <w:rStyle w:val="Heading2Char"/>
                <w:rFonts w:ascii="Times New Roman" w:hAnsi="Times New Roman" w:cs="Times New Roman"/>
                <w:color w:val="auto"/>
                <w:sz w:val="24"/>
                <w:szCs w:val="24"/>
              </w:rPr>
            </w:pPr>
            <w:bookmarkStart w:id="544" w:name="_Toc393744885"/>
            <w:bookmarkStart w:id="545" w:name="_Toc393747269"/>
            <w:ins w:id="546" w:author="Sony" w:date="2014-07-21T12:41:00Z">
              <w:r w:rsidRPr="00607B69">
                <w:rPr>
                  <w:rStyle w:val="Heading2Char"/>
                  <w:rFonts w:ascii="Times New Roman" w:hAnsi="Times New Roman" w:cs="Times New Roman"/>
                  <w:color w:val="auto"/>
                  <w:sz w:val="24"/>
                  <w:szCs w:val="24"/>
                </w:rPr>
                <w:t>Parameters</w:t>
              </w:r>
            </w:ins>
            <w:bookmarkEnd w:id="544"/>
            <w:bookmarkEnd w:id="545"/>
          </w:p>
        </w:tc>
        <w:tc>
          <w:tcPr>
            <w:tcW w:w="1621" w:type="dxa"/>
            <w:shd w:val="clear" w:color="auto" w:fill="D9D9D9"/>
          </w:tcPr>
          <w:p w14:paraId="08E60B1F" w14:textId="48DAB5D0" w:rsidR="00240910" w:rsidRPr="00607B69" w:rsidRDefault="00240910" w:rsidP="00754471">
            <w:pPr>
              <w:rPr>
                <w:rStyle w:val="Heading2Char"/>
                <w:rFonts w:ascii="Times New Roman" w:hAnsi="Times New Roman" w:cs="Times New Roman"/>
                <w:color w:val="auto"/>
                <w:sz w:val="24"/>
                <w:szCs w:val="24"/>
              </w:rPr>
            </w:pPr>
            <w:bookmarkStart w:id="547" w:name="_Toc393744886"/>
            <w:bookmarkStart w:id="548" w:name="_Toc393747270"/>
            <w:ins w:id="549" w:author="Sony" w:date="2014-07-21T12:44:00Z">
              <w:r w:rsidRPr="00607B69">
                <w:rPr>
                  <w:rStyle w:val="Heading2Char"/>
                  <w:rFonts w:ascii="Times New Roman" w:hAnsi="Times New Roman" w:cs="Times New Roman"/>
                  <w:color w:val="auto"/>
                  <w:sz w:val="24"/>
                  <w:szCs w:val="24"/>
                </w:rPr>
                <w:t>Return</w:t>
              </w:r>
            </w:ins>
            <w:bookmarkEnd w:id="547"/>
            <w:bookmarkEnd w:id="548"/>
          </w:p>
        </w:tc>
      </w:tr>
      <w:tr w:rsidR="00607B69" w:rsidRPr="00607B69" w14:paraId="17CB82E3" w14:textId="02B92889" w:rsidTr="00240910">
        <w:tc>
          <w:tcPr>
            <w:tcW w:w="987" w:type="dxa"/>
          </w:tcPr>
          <w:p w14:paraId="62DDE801" w14:textId="77777777" w:rsidR="00240910" w:rsidRPr="00607B69" w:rsidRDefault="00240910" w:rsidP="00754471">
            <w:pPr>
              <w:rPr>
                <w:rStyle w:val="Heading2Char"/>
                <w:rFonts w:ascii="Times New Roman" w:hAnsi="Times New Roman" w:cs="Times New Roman"/>
                <w:b w:val="0"/>
                <w:color w:val="auto"/>
                <w:sz w:val="24"/>
                <w:szCs w:val="24"/>
              </w:rPr>
            </w:pPr>
            <w:bookmarkStart w:id="550" w:name="_Toc393744887"/>
            <w:bookmarkStart w:id="551" w:name="_Toc393747271"/>
            <w:r w:rsidRPr="00607B69">
              <w:rPr>
                <w:rStyle w:val="Heading2Char"/>
                <w:rFonts w:ascii="Times New Roman" w:hAnsi="Times New Roman" w:cs="Times New Roman"/>
                <w:b w:val="0"/>
                <w:color w:val="auto"/>
                <w:sz w:val="24"/>
                <w:szCs w:val="24"/>
              </w:rPr>
              <w:lastRenderedPageBreak/>
              <w:t>1</w:t>
            </w:r>
            <w:bookmarkEnd w:id="550"/>
            <w:bookmarkEnd w:id="551"/>
          </w:p>
        </w:tc>
        <w:tc>
          <w:tcPr>
            <w:tcW w:w="1956" w:type="dxa"/>
          </w:tcPr>
          <w:p w14:paraId="761A5F47" w14:textId="57646FE7" w:rsidR="00240910" w:rsidRPr="00607B69" w:rsidRDefault="00240910" w:rsidP="00754471">
            <w:pPr>
              <w:rPr>
                <w:rStyle w:val="Heading2Char"/>
                <w:rFonts w:ascii="Times New Roman" w:hAnsi="Times New Roman" w:cs="Times New Roman"/>
                <w:b w:val="0"/>
                <w:color w:val="auto"/>
                <w:sz w:val="24"/>
                <w:szCs w:val="24"/>
              </w:rPr>
            </w:pPr>
            <w:bookmarkStart w:id="552" w:name="_Toc393744888"/>
            <w:bookmarkStart w:id="553" w:name="_Toc393747272"/>
            <w:r w:rsidRPr="00607B69">
              <w:rPr>
                <w:rStyle w:val="Heading2Char"/>
                <w:rFonts w:ascii="Times New Roman" w:hAnsi="Times New Roman" w:cs="Times New Roman"/>
                <w:b w:val="0"/>
                <w:color w:val="auto"/>
                <w:sz w:val="24"/>
                <w:szCs w:val="24"/>
              </w:rPr>
              <w:t>login</w:t>
            </w:r>
            <w:bookmarkEnd w:id="552"/>
            <w:bookmarkEnd w:id="553"/>
          </w:p>
        </w:tc>
        <w:tc>
          <w:tcPr>
            <w:tcW w:w="2552" w:type="dxa"/>
          </w:tcPr>
          <w:p w14:paraId="6CC61CBA" w14:textId="77777777" w:rsidR="00240910" w:rsidRPr="00607B69" w:rsidRDefault="00240910"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Method uses to login for patient.</w:t>
            </w:r>
          </w:p>
        </w:tc>
        <w:tc>
          <w:tcPr>
            <w:tcW w:w="2126" w:type="dxa"/>
          </w:tcPr>
          <w:p w14:paraId="0749082E" w14:textId="57DFF6AF" w:rsidR="00240910" w:rsidRPr="00607B69" w:rsidRDefault="00AD3CEF" w:rsidP="00754471">
            <w:pPr>
              <w:rPr>
                <w:rStyle w:val="Heading2Char"/>
                <w:rFonts w:ascii="Times New Roman" w:hAnsi="Times New Roman" w:cs="Times New Roman"/>
                <w:b w:val="0"/>
                <w:color w:val="auto"/>
                <w:sz w:val="24"/>
                <w:szCs w:val="24"/>
              </w:rPr>
            </w:pPr>
            <w:bookmarkStart w:id="554" w:name="_Toc393744889"/>
            <w:bookmarkStart w:id="555" w:name="_Toc393747273"/>
            <w:ins w:id="556" w:author="Sony" w:date="2014-07-21T12:46:00Z">
              <w:r w:rsidRPr="00607B69">
                <w:rPr>
                  <w:rStyle w:val="Heading2Char"/>
                  <w:rFonts w:ascii="Times New Roman" w:hAnsi="Times New Roman" w:cs="Times New Roman"/>
                  <w:b w:val="0"/>
                  <w:color w:val="auto"/>
                  <w:sz w:val="24"/>
                  <w:szCs w:val="24"/>
                </w:rPr>
                <w:t>-</w:t>
              </w:r>
            </w:ins>
            <w:bookmarkEnd w:id="554"/>
            <w:bookmarkEnd w:id="555"/>
          </w:p>
        </w:tc>
        <w:tc>
          <w:tcPr>
            <w:tcW w:w="1621" w:type="dxa"/>
          </w:tcPr>
          <w:p w14:paraId="1454C13A" w14:textId="3FA5BE38" w:rsidR="00240910" w:rsidRPr="00607B69" w:rsidRDefault="00240910" w:rsidP="00754471">
            <w:pPr>
              <w:rPr>
                <w:rStyle w:val="Heading2Char"/>
                <w:rFonts w:ascii="Times New Roman" w:hAnsi="Times New Roman" w:cs="Times New Roman"/>
                <w:b w:val="0"/>
                <w:color w:val="auto"/>
                <w:sz w:val="24"/>
                <w:szCs w:val="24"/>
              </w:rPr>
            </w:pPr>
            <w:bookmarkStart w:id="557" w:name="_Toc393744890"/>
            <w:bookmarkStart w:id="558" w:name="_Toc393747274"/>
            <w:ins w:id="559" w:author="Sony" w:date="2014-07-21T12:44:00Z">
              <w:r w:rsidRPr="00607B69">
                <w:rPr>
                  <w:rStyle w:val="Heading2Char"/>
                  <w:rFonts w:ascii="Times New Roman" w:hAnsi="Times New Roman" w:cs="Times New Roman"/>
                  <w:b w:val="0"/>
                  <w:color w:val="auto"/>
                  <w:sz w:val="24"/>
                  <w:szCs w:val="24"/>
                </w:rPr>
                <w:t>void</w:t>
              </w:r>
            </w:ins>
            <w:bookmarkEnd w:id="557"/>
            <w:bookmarkEnd w:id="558"/>
          </w:p>
        </w:tc>
      </w:tr>
      <w:tr w:rsidR="00607B69" w:rsidRPr="00607B69" w14:paraId="442CB3F7" w14:textId="682F8C24" w:rsidTr="00240910">
        <w:tc>
          <w:tcPr>
            <w:tcW w:w="987" w:type="dxa"/>
          </w:tcPr>
          <w:p w14:paraId="7568FE73" w14:textId="77777777" w:rsidR="00240910" w:rsidRPr="00607B69" w:rsidRDefault="00240910" w:rsidP="00754471">
            <w:pPr>
              <w:rPr>
                <w:rStyle w:val="Heading2Char"/>
                <w:rFonts w:ascii="Times New Roman" w:hAnsi="Times New Roman" w:cs="Times New Roman"/>
                <w:b w:val="0"/>
                <w:color w:val="auto"/>
                <w:sz w:val="24"/>
                <w:szCs w:val="24"/>
              </w:rPr>
            </w:pPr>
            <w:bookmarkStart w:id="560" w:name="_Toc393744891"/>
            <w:bookmarkStart w:id="561" w:name="_Toc393747275"/>
            <w:r w:rsidRPr="00607B69">
              <w:rPr>
                <w:rStyle w:val="Heading2Char"/>
                <w:rFonts w:ascii="Times New Roman" w:hAnsi="Times New Roman" w:cs="Times New Roman"/>
                <w:b w:val="0"/>
                <w:color w:val="auto"/>
                <w:sz w:val="24"/>
                <w:szCs w:val="24"/>
              </w:rPr>
              <w:t>2</w:t>
            </w:r>
            <w:bookmarkEnd w:id="560"/>
            <w:bookmarkEnd w:id="561"/>
          </w:p>
        </w:tc>
        <w:tc>
          <w:tcPr>
            <w:tcW w:w="1956" w:type="dxa"/>
          </w:tcPr>
          <w:p w14:paraId="57F686A0" w14:textId="3AF32F74" w:rsidR="00240910" w:rsidRPr="00607B69" w:rsidRDefault="00240910" w:rsidP="00754471">
            <w:pPr>
              <w:rPr>
                <w:rStyle w:val="Heading2Char"/>
                <w:rFonts w:ascii="Times New Roman" w:hAnsi="Times New Roman" w:cs="Times New Roman"/>
                <w:b w:val="0"/>
                <w:color w:val="auto"/>
                <w:sz w:val="24"/>
                <w:szCs w:val="24"/>
              </w:rPr>
            </w:pPr>
            <w:bookmarkStart w:id="562" w:name="_Toc393744892"/>
            <w:bookmarkStart w:id="563" w:name="_Toc393747276"/>
            <w:r w:rsidRPr="00607B69">
              <w:rPr>
                <w:rStyle w:val="Heading2Char"/>
                <w:rFonts w:ascii="Times New Roman" w:hAnsi="Times New Roman" w:cs="Times New Roman"/>
                <w:b w:val="0"/>
                <w:color w:val="auto"/>
                <w:sz w:val="24"/>
                <w:szCs w:val="24"/>
              </w:rPr>
              <w:t>logout</w:t>
            </w:r>
            <w:bookmarkEnd w:id="562"/>
            <w:bookmarkEnd w:id="563"/>
          </w:p>
        </w:tc>
        <w:tc>
          <w:tcPr>
            <w:tcW w:w="2552" w:type="dxa"/>
          </w:tcPr>
          <w:p w14:paraId="279783EA" w14:textId="77777777" w:rsidR="00240910" w:rsidRPr="00607B69" w:rsidRDefault="00240910" w:rsidP="00754471">
            <w:pPr>
              <w:rPr>
                <w:rStyle w:val="Heading2Char"/>
                <w:rFonts w:ascii="Times New Roman" w:hAnsi="Times New Roman" w:cs="Times New Roman"/>
                <w:b w:val="0"/>
                <w:color w:val="auto"/>
                <w:sz w:val="24"/>
                <w:szCs w:val="24"/>
              </w:rPr>
            </w:pPr>
            <w:r w:rsidRPr="00607B69">
              <w:rPr>
                <w:rFonts w:ascii="Times New Roman" w:hAnsi="Times New Roman" w:cs="Times New Roman"/>
                <w:color w:val="auto"/>
                <w:sz w:val="24"/>
                <w:szCs w:val="24"/>
              </w:rPr>
              <w:t>Method uses to logout for patient.</w:t>
            </w:r>
          </w:p>
        </w:tc>
        <w:tc>
          <w:tcPr>
            <w:tcW w:w="2126" w:type="dxa"/>
          </w:tcPr>
          <w:p w14:paraId="7AAC6F09" w14:textId="46077276" w:rsidR="00240910" w:rsidRPr="00607B69" w:rsidRDefault="00AD3CEF" w:rsidP="00754471">
            <w:pPr>
              <w:rPr>
                <w:rStyle w:val="Heading2Char"/>
                <w:rFonts w:ascii="Times New Roman" w:hAnsi="Times New Roman" w:cs="Times New Roman"/>
                <w:b w:val="0"/>
                <w:color w:val="auto"/>
                <w:sz w:val="24"/>
                <w:szCs w:val="24"/>
              </w:rPr>
            </w:pPr>
            <w:bookmarkStart w:id="564" w:name="_Toc393744893"/>
            <w:bookmarkStart w:id="565" w:name="_Toc393747277"/>
            <w:ins w:id="566" w:author="Sony" w:date="2014-07-21T12:46:00Z">
              <w:r w:rsidRPr="00607B69">
                <w:rPr>
                  <w:rStyle w:val="Heading2Char"/>
                  <w:rFonts w:ascii="Times New Roman" w:hAnsi="Times New Roman" w:cs="Times New Roman"/>
                  <w:b w:val="0"/>
                  <w:color w:val="auto"/>
                  <w:sz w:val="24"/>
                  <w:szCs w:val="24"/>
                </w:rPr>
                <w:t>-</w:t>
              </w:r>
            </w:ins>
            <w:bookmarkEnd w:id="564"/>
            <w:bookmarkEnd w:id="565"/>
          </w:p>
        </w:tc>
        <w:tc>
          <w:tcPr>
            <w:tcW w:w="1621" w:type="dxa"/>
          </w:tcPr>
          <w:p w14:paraId="032040C3" w14:textId="3AFD1A66" w:rsidR="00240910" w:rsidRPr="00607B69" w:rsidRDefault="00240910" w:rsidP="00754471">
            <w:pPr>
              <w:rPr>
                <w:rStyle w:val="Heading2Char"/>
                <w:rFonts w:ascii="Times New Roman" w:hAnsi="Times New Roman" w:cs="Times New Roman"/>
                <w:b w:val="0"/>
                <w:color w:val="auto"/>
                <w:sz w:val="24"/>
                <w:szCs w:val="24"/>
              </w:rPr>
            </w:pPr>
            <w:bookmarkStart w:id="567" w:name="_Toc393744894"/>
            <w:bookmarkStart w:id="568" w:name="_Toc393747278"/>
            <w:ins w:id="569" w:author="Sony" w:date="2014-07-21T12:44:00Z">
              <w:r w:rsidRPr="00607B69">
                <w:rPr>
                  <w:rStyle w:val="Heading2Char"/>
                  <w:rFonts w:ascii="Times New Roman" w:hAnsi="Times New Roman" w:cs="Times New Roman"/>
                  <w:b w:val="0"/>
                  <w:color w:val="auto"/>
                  <w:sz w:val="24"/>
                  <w:szCs w:val="24"/>
                </w:rPr>
                <w:t>void</w:t>
              </w:r>
            </w:ins>
            <w:bookmarkEnd w:id="567"/>
            <w:bookmarkEnd w:id="568"/>
          </w:p>
        </w:tc>
      </w:tr>
      <w:tr w:rsidR="00607B69" w:rsidRPr="00607B69" w14:paraId="0EA3EF56" w14:textId="691FC852" w:rsidTr="00240910">
        <w:tblPrEx>
          <w:tblLook w:val="0000" w:firstRow="0" w:lastRow="0" w:firstColumn="0" w:lastColumn="0" w:noHBand="0" w:noVBand="0"/>
        </w:tblPrEx>
        <w:trPr>
          <w:trHeight w:val="916"/>
        </w:trPr>
        <w:tc>
          <w:tcPr>
            <w:tcW w:w="987" w:type="dxa"/>
          </w:tcPr>
          <w:p w14:paraId="0200E2C6" w14:textId="77777777" w:rsidR="00240910" w:rsidRPr="00607B69" w:rsidRDefault="00240910" w:rsidP="00754471">
            <w:pPr>
              <w:rPr>
                <w:rStyle w:val="Heading2Char"/>
                <w:rFonts w:ascii="Times New Roman" w:hAnsi="Times New Roman" w:cs="Times New Roman"/>
                <w:b w:val="0"/>
                <w:color w:val="auto"/>
                <w:sz w:val="24"/>
                <w:szCs w:val="24"/>
              </w:rPr>
            </w:pPr>
            <w:bookmarkStart w:id="570" w:name="_Toc393744895"/>
            <w:bookmarkStart w:id="571" w:name="_Toc393747279"/>
            <w:r w:rsidRPr="00607B69">
              <w:rPr>
                <w:rStyle w:val="Heading2Char"/>
                <w:rFonts w:ascii="Times New Roman" w:hAnsi="Times New Roman" w:cs="Times New Roman"/>
                <w:b w:val="0"/>
                <w:color w:val="auto"/>
                <w:sz w:val="24"/>
                <w:szCs w:val="24"/>
              </w:rPr>
              <w:t>3</w:t>
            </w:r>
            <w:bookmarkEnd w:id="570"/>
            <w:bookmarkEnd w:id="571"/>
          </w:p>
        </w:tc>
        <w:tc>
          <w:tcPr>
            <w:tcW w:w="1956" w:type="dxa"/>
          </w:tcPr>
          <w:p w14:paraId="770889D0" w14:textId="4BA9735D" w:rsidR="00240910" w:rsidRPr="00607B69" w:rsidRDefault="00240910" w:rsidP="00754471">
            <w:pPr>
              <w:rPr>
                <w:rStyle w:val="Heading2Char"/>
                <w:rFonts w:ascii="Times New Roman" w:hAnsi="Times New Roman" w:cs="Times New Roman"/>
                <w:b w:val="0"/>
                <w:color w:val="auto"/>
                <w:sz w:val="24"/>
                <w:szCs w:val="24"/>
              </w:rPr>
            </w:pPr>
            <w:bookmarkStart w:id="572" w:name="_Toc393744896"/>
            <w:bookmarkStart w:id="573" w:name="_Toc393747280"/>
            <w:proofErr w:type="spellStart"/>
            <w:r w:rsidRPr="00607B69">
              <w:rPr>
                <w:rStyle w:val="Heading2Char"/>
                <w:rFonts w:ascii="Times New Roman" w:hAnsi="Times New Roman" w:cs="Times New Roman"/>
                <w:b w:val="0"/>
                <w:color w:val="auto"/>
                <w:sz w:val="24"/>
                <w:szCs w:val="24"/>
              </w:rPr>
              <w:t>get_p_db</w:t>
            </w:r>
            <w:bookmarkEnd w:id="572"/>
            <w:bookmarkEnd w:id="573"/>
            <w:proofErr w:type="spellEnd"/>
          </w:p>
        </w:tc>
        <w:tc>
          <w:tcPr>
            <w:tcW w:w="2552" w:type="dxa"/>
          </w:tcPr>
          <w:p w14:paraId="1D9BE023" w14:textId="77777777" w:rsidR="00240910" w:rsidRPr="00607B69" w:rsidRDefault="00240910" w:rsidP="00754471">
            <w:pPr>
              <w:rPr>
                <w:rStyle w:val="Heading2Char"/>
                <w:rFonts w:ascii="Times New Roman" w:hAnsi="Times New Roman" w:cs="Times New Roman"/>
                <w:b w:val="0"/>
                <w:color w:val="auto"/>
                <w:sz w:val="24"/>
                <w:szCs w:val="24"/>
              </w:rPr>
            </w:pPr>
            <w:bookmarkStart w:id="574" w:name="_Toc393744897"/>
            <w:bookmarkStart w:id="575" w:name="_Toc393747281"/>
            <w:r w:rsidRPr="00607B69">
              <w:rPr>
                <w:rStyle w:val="Heading2Char"/>
                <w:rFonts w:ascii="Times New Roman" w:hAnsi="Times New Roman" w:cs="Times New Roman"/>
                <w:b w:val="0"/>
                <w:color w:val="auto"/>
                <w:sz w:val="24"/>
                <w:szCs w:val="24"/>
              </w:rPr>
              <w:t>Method uses to get patients’ data from database</w:t>
            </w:r>
            <w:bookmarkEnd w:id="574"/>
            <w:bookmarkEnd w:id="575"/>
          </w:p>
        </w:tc>
        <w:tc>
          <w:tcPr>
            <w:tcW w:w="2126" w:type="dxa"/>
          </w:tcPr>
          <w:p w14:paraId="7FF25496" w14:textId="26BEFF5F" w:rsidR="00240910" w:rsidRPr="00607B69" w:rsidRDefault="00AD3CEF" w:rsidP="00754471">
            <w:pPr>
              <w:rPr>
                <w:rStyle w:val="Heading2Char"/>
                <w:rFonts w:ascii="Times New Roman" w:hAnsi="Times New Roman" w:cs="Times New Roman"/>
                <w:b w:val="0"/>
                <w:color w:val="auto"/>
                <w:sz w:val="24"/>
                <w:szCs w:val="24"/>
              </w:rPr>
            </w:pPr>
            <w:bookmarkStart w:id="576" w:name="_Toc393744898"/>
            <w:bookmarkStart w:id="577" w:name="_Toc393747282"/>
            <w:ins w:id="578" w:author="Sony" w:date="2014-07-21T12:46:00Z">
              <w:r w:rsidRPr="00607B69">
                <w:rPr>
                  <w:rStyle w:val="Heading2Char"/>
                  <w:rFonts w:ascii="Times New Roman" w:hAnsi="Times New Roman" w:cs="Times New Roman"/>
                  <w:b w:val="0"/>
                  <w:color w:val="auto"/>
                  <w:sz w:val="24"/>
                  <w:szCs w:val="24"/>
                </w:rPr>
                <w:t>-</w:t>
              </w:r>
            </w:ins>
            <w:bookmarkEnd w:id="576"/>
            <w:bookmarkEnd w:id="577"/>
          </w:p>
        </w:tc>
        <w:tc>
          <w:tcPr>
            <w:tcW w:w="1621" w:type="dxa"/>
          </w:tcPr>
          <w:p w14:paraId="0354D406" w14:textId="3339B40E" w:rsidR="00240910" w:rsidRPr="00607B69" w:rsidRDefault="00240910" w:rsidP="00754471">
            <w:pPr>
              <w:rPr>
                <w:rStyle w:val="Heading2Char"/>
                <w:rFonts w:ascii="Times New Roman" w:hAnsi="Times New Roman" w:cs="Times New Roman"/>
                <w:b w:val="0"/>
                <w:color w:val="auto"/>
                <w:sz w:val="24"/>
                <w:szCs w:val="24"/>
              </w:rPr>
            </w:pPr>
            <w:bookmarkStart w:id="579" w:name="_Toc393744899"/>
            <w:bookmarkStart w:id="580" w:name="_Toc393747283"/>
            <w:ins w:id="581" w:author="Sony" w:date="2014-07-21T12:44:00Z">
              <w:r w:rsidRPr="00607B69">
                <w:rPr>
                  <w:rStyle w:val="Heading2Char"/>
                  <w:rFonts w:ascii="Times New Roman" w:hAnsi="Times New Roman" w:cs="Times New Roman"/>
                  <w:b w:val="0"/>
                  <w:color w:val="auto"/>
                  <w:sz w:val="24"/>
                  <w:szCs w:val="24"/>
                </w:rPr>
                <w:t>void</w:t>
              </w:r>
            </w:ins>
            <w:bookmarkEnd w:id="579"/>
            <w:bookmarkEnd w:id="580"/>
          </w:p>
        </w:tc>
      </w:tr>
      <w:tr w:rsidR="00607B69" w:rsidRPr="00607B69" w14:paraId="3C9392B6" w14:textId="2CF2C179" w:rsidTr="00240910">
        <w:tblPrEx>
          <w:tblLook w:val="0000" w:firstRow="0" w:lastRow="0" w:firstColumn="0" w:lastColumn="0" w:noHBand="0" w:noVBand="0"/>
        </w:tblPrEx>
        <w:trPr>
          <w:trHeight w:val="134"/>
        </w:trPr>
        <w:tc>
          <w:tcPr>
            <w:tcW w:w="987" w:type="dxa"/>
          </w:tcPr>
          <w:p w14:paraId="42217EFF" w14:textId="77777777" w:rsidR="00240910" w:rsidRPr="00607B69" w:rsidRDefault="00240910" w:rsidP="00754471">
            <w:pPr>
              <w:rPr>
                <w:rStyle w:val="Heading2Char"/>
                <w:rFonts w:ascii="Times New Roman" w:hAnsi="Times New Roman" w:cs="Times New Roman"/>
                <w:b w:val="0"/>
                <w:color w:val="auto"/>
                <w:sz w:val="24"/>
                <w:szCs w:val="24"/>
              </w:rPr>
            </w:pPr>
            <w:bookmarkStart w:id="582" w:name="_Toc393744900"/>
            <w:bookmarkStart w:id="583" w:name="_Toc393747284"/>
            <w:r w:rsidRPr="00607B69">
              <w:rPr>
                <w:rStyle w:val="Heading2Char"/>
                <w:rFonts w:ascii="Times New Roman" w:hAnsi="Times New Roman" w:cs="Times New Roman"/>
                <w:b w:val="0"/>
                <w:color w:val="auto"/>
                <w:sz w:val="24"/>
                <w:szCs w:val="24"/>
              </w:rPr>
              <w:t>4</w:t>
            </w:r>
            <w:bookmarkEnd w:id="582"/>
            <w:bookmarkEnd w:id="583"/>
          </w:p>
        </w:tc>
        <w:tc>
          <w:tcPr>
            <w:tcW w:w="1956" w:type="dxa"/>
          </w:tcPr>
          <w:p w14:paraId="1A11E4CA" w14:textId="52F8D577" w:rsidR="00240910" w:rsidRPr="00607B69" w:rsidRDefault="00240910" w:rsidP="00754471">
            <w:pPr>
              <w:rPr>
                <w:rStyle w:val="Heading2Char"/>
                <w:rFonts w:ascii="Times New Roman" w:hAnsi="Times New Roman" w:cs="Times New Roman"/>
                <w:b w:val="0"/>
                <w:color w:val="auto"/>
                <w:sz w:val="24"/>
                <w:szCs w:val="24"/>
              </w:rPr>
            </w:pPr>
            <w:bookmarkStart w:id="584" w:name="_Toc393744901"/>
            <w:bookmarkStart w:id="585" w:name="_Toc393747285"/>
            <w:proofErr w:type="spellStart"/>
            <w:r w:rsidRPr="00607B69">
              <w:rPr>
                <w:rStyle w:val="Heading2Char"/>
                <w:rFonts w:ascii="Times New Roman" w:hAnsi="Times New Roman" w:cs="Times New Roman"/>
                <w:b w:val="0"/>
                <w:color w:val="auto"/>
                <w:sz w:val="24"/>
                <w:szCs w:val="24"/>
              </w:rPr>
              <w:t>callCalendar</w:t>
            </w:r>
            <w:bookmarkEnd w:id="584"/>
            <w:bookmarkEnd w:id="585"/>
            <w:proofErr w:type="spellEnd"/>
          </w:p>
        </w:tc>
        <w:tc>
          <w:tcPr>
            <w:tcW w:w="2552" w:type="dxa"/>
          </w:tcPr>
          <w:p w14:paraId="3B82DF4B" w14:textId="77777777" w:rsidR="00240910" w:rsidRPr="00607B69" w:rsidRDefault="00240910" w:rsidP="00754471">
            <w:pPr>
              <w:rPr>
                <w:rStyle w:val="Heading2Char"/>
                <w:rFonts w:ascii="Times New Roman" w:hAnsi="Times New Roman" w:cs="Times New Roman"/>
                <w:b w:val="0"/>
                <w:color w:val="auto"/>
                <w:sz w:val="24"/>
                <w:szCs w:val="24"/>
              </w:rPr>
            </w:pPr>
            <w:bookmarkStart w:id="586" w:name="_Toc393744902"/>
            <w:bookmarkStart w:id="587" w:name="_Toc393747286"/>
            <w:r w:rsidRPr="00607B69">
              <w:rPr>
                <w:rStyle w:val="Heading2Char"/>
                <w:rFonts w:ascii="Times New Roman" w:hAnsi="Times New Roman" w:cs="Times New Roman"/>
                <w:b w:val="0"/>
                <w:color w:val="auto"/>
                <w:sz w:val="24"/>
                <w:szCs w:val="24"/>
              </w:rPr>
              <w:t>Method uses to call calendar page</w:t>
            </w:r>
            <w:bookmarkEnd w:id="586"/>
            <w:bookmarkEnd w:id="587"/>
          </w:p>
        </w:tc>
        <w:tc>
          <w:tcPr>
            <w:tcW w:w="2126" w:type="dxa"/>
          </w:tcPr>
          <w:p w14:paraId="26BD05C8" w14:textId="0857A593" w:rsidR="00240910" w:rsidRPr="00607B69" w:rsidRDefault="00AD3CEF" w:rsidP="00754471">
            <w:pPr>
              <w:rPr>
                <w:rStyle w:val="Heading2Char"/>
                <w:rFonts w:ascii="Times New Roman" w:hAnsi="Times New Roman" w:cs="Times New Roman"/>
                <w:b w:val="0"/>
                <w:color w:val="auto"/>
                <w:sz w:val="24"/>
                <w:szCs w:val="24"/>
              </w:rPr>
            </w:pPr>
            <w:bookmarkStart w:id="588" w:name="_Toc393744903"/>
            <w:bookmarkStart w:id="589" w:name="_Toc393747287"/>
            <w:ins w:id="590" w:author="Sony" w:date="2014-07-21T12:46:00Z">
              <w:r w:rsidRPr="00607B69">
                <w:rPr>
                  <w:rStyle w:val="Heading2Char"/>
                  <w:rFonts w:ascii="Times New Roman" w:hAnsi="Times New Roman" w:cs="Times New Roman"/>
                  <w:b w:val="0"/>
                  <w:color w:val="auto"/>
                  <w:sz w:val="24"/>
                  <w:szCs w:val="24"/>
                </w:rPr>
                <w:t>-</w:t>
              </w:r>
            </w:ins>
            <w:bookmarkEnd w:id="588"/>
            <w:bookmarkEnd w:id="589"/>
          </w:p>
        </w:tc>
        <w:tc>
          <w:tcPr>
            <w:tcW w:w="1621" w:type="dxa"/>
          </w:tcPr>
          <w:p w14:paraId="77F5192B" w14:textId="47BD54D4" w:rsidR="00240910" w:rsidRPr="00607B69" w:rsidRDefault="00240910" w:rsidP="00754471">
            <w:pPr>
              <w:rPr>
                <w:rStyle w:val="Heading2Char"/>
                <w:rFonts w:ascii="Times New Roman" w:hAnsi="Times New Roman" w:cs="Times New Roman"/>
                <w:b w:val="0"/>
                <w:color w:val="auto"/>
                <w:sz w:val="24"/>
                <w:szCs w:val="24"/>
              </w:rPr>
            </w:pPr>
            <w:bookmarkStart w:id="591" w:name="_Toc393744904"/>
            <w:bookmarkStart w:id="592" w:name="_Toc393747288"/>
            <w:ins w:id="593" w:author="Sony" w:date="2014-07-21T12:44:00Z">
              <w:r w:rsidRPr="00607B69">
                <w:rPr>
                  <w:rStyle w:val="Heading2Char"/>
                  <w:rFonts w:ascii="Times New Roman" w:hAnsi="Times New Roman" w:cs="Times New Roman"/>
                  <w:b w:val="0"/>
                  <w:color w:val="auto"/>
                  <w:sz w:val="24"/>
                  <w:szCs w:val="24"/>
                </w:rPr>
                <w:t>void</w:t>
              </w:r>
            </w:ins>
            <w:bookmarkEnd w:id="591"/>
            <w:bookmarkEnd w:id="592"/>
          </w:p>
        </w:tc>
      </w:tr>
      <w:tr w:rsidR="00607B69" w:rsidRPr="00607B69" w14:paraId="63F30A89" w14:textId="7D6D5898" w:rsidTr="00240910">
        <w:tblPrEx>
          <w:tblLook w:val="0000" w:firstRow="0" w:lastRow="0" w:firstColumn="0" w:lastColumn="0" w:noHBand="0" w:noVBand="0"/>
        </w:tblPrEx>
        <w:trPr>
          <w:trHeight w:val="134"/>
        </w:trPr>
        <w:tc>
          <w:tcPr>
            <w:tcW w:w="987" w:type="dxa"/>
          </w:tcPr>
          <w:p w14:paraId="04702DC8" w14:textId="77777777" w:rsidR="00240910" w:rsidRPr="00607B69" w:rsidRDefault="00240910" w:rsidP="00754471">
            <w:pPr>
              <w:rPr>
                <w:rStyle w:val="Heading2Char"/>
                <w:rFonts w:ascii="Times New Roman" w:hAnsi="Times New Roman" w:cs="Times New Roman"/>
                <w:b w:val="0"/>
                <w:color w:val="auto"/>
                <w:sz w:val="24"/>
                <w:szCs w:val="24"/>
              </w:rPr>
            </w:pPr>
            <w:bookmarkStart w:id="594" w:name="_Toc393744905"/>
            <w:bookmarkStart w:id="595" w:name="_Toc393747289"/>
            <w:r w:rsidRPr="00607B69">
              <w:rPr>
                <w:rStyle w:val="Heading2Char"/>
                <w:rFonts w:ascii="Times New Roman" w:hAnsi="Times New Roman" w:cs="Times New Roman"/>
                <w:b w:val="0"/>
                <w:color w:val="auto"/>
                <w:sz w:val="24"/>
                <w:szCs w:val="24"/>
              </w:rPr>
              <w:t>5</w:t>
            </w:r>
            <w:bookmarkEnd w:id="594"/>
            <w:bookmarkEnd w:id="595"/>
          </w:p>
        </w:tc>
        <w:tc>
          <w:tcPr>
            <w:tcW w:w="1956" w:type="dxa"/>
          </w:tcPr>
          <w:p w14:paraId="5E990714" w14:textId="50748545" w:rsidR="00240910" w:rsidRPr="00607B69" w:rsidRDefault="00240910" w:rsidP="00754471">
            <w:pPr>
              <w:rPr>
                <w:rStyle w:val="Heading2Char"/>
                <w:rFonts w:ascii="Times New Roman" w:hAnsi="Times New Roman" w:cs="Times New Roman"/>
                <w:b w:val="0"/>
                <w:color w:val="auto"/>
                <w:sz w:val="24"/>
                <w:szCs w:val="24"/>
              </w:rPr>
            </w:pPr>
            <w:bookmarkStart w:id="596" w:name="_Toc393744906"/>
            <w:bookmarkStart w:id="597" w:name="_Toc393747290"/>
            <w:proofErr w:type="spellStart"/>
            <w:r w:rsidRPr="00607B69">
              <w:rPr>
                <w:rStyle w:val="Heading2Char"/>
                <w:rFonts w:ascii="Times New Roman" w:hAnsi="Times New Roman" w:cs="Times New Roman"/>
                <w:b w:val="0"/>
                <w:color w:val="auto"/>
                <w:sz w:val="24"/>
                <w:szCs w:val="24"/>
              </w:rPr>
              <w:t>patientCalendar</w:t>
            </w:r>
            <w:bookmarkEnd w:id="596"/>
            <w:bookmarkEnd w:id="597"/>
            <w:proofErr w:type="spellEnd"/>
          </w:p>
        </w:tc>
        <w:tc>
          <w:tcPr>
            <w:tcW w:w="2552" w:type="dxa"/>
          </w:tcPr>
          <w:p w14:paraId="2FB177AA" w14:textId="77777777" w:rsidR="00240910" w:rsidRPr="00607B69" w:rsidRDefault="00240910" w:rsidP="00754471">
            <w:pPr>
              <w:rPr>
                <w:rStyle w:val="Heading2Char"/>
                <w:rFonts w:ascii="Times New Roman" w:hAnsi="Times New Roman" w:cs="Times New Roman"/>
                <w:b w:val="0"/>
                <w:color w:val="auto"/>
                <w:sz w:val="24"/>
                <w:szCs w:val="24"/>
              </w:rPr>
            </w:pPr>
            <w:bookmarkStart w:id="598" w:name="_Toc393744907"/>
            <w:bookmarkStart w:id="599" w:name="_Toc393747291"/>
            <w:r w:rsidRPr="00607B69">
              <w:rPr>
                <w:rStyle w:val="Heading2Char"/>
                <w:rFonts w:ascii="Times New Roman" w:hAnsi="Times New Roman" w:cs="Times New Roman"/>
                <w:b w:val="0"/>
                <w:color w:val="auto"/>
                <w:sz w:val="24"/>
                <w:szCs w:val="24"/>
              </w:rPr>
              <w:t>Method uses to call their own calendar</w:t>
            </w:r>
            <w:bookmarkEnd w:id="598"/>
            <w:bookmarkEnd w:id="599"/>
          </w:p>
        </w:tc>
        <w:tc>
          <w:tcPr>
            <w:tcW w:w="2126" w:type="dxa"/>
          </w:tcPr>
          <w:p w14:paraId="46486FBA" w14:textId="1F3E9F5A" w:rsidR="00240910" w:rsidRPr="00607B69" w:rsidRDefault="00240910" w:rsidP="00754471">
            <w:pPr>
              <w:rPr>
                <w:rStyle w:val="Heading2Char"/>
                <w:rFonts w:ascii="Times New Roman" w:hAnsi="Times New Roman" w:cs="Times New Roman"/>
                <w:b w:val="0"/>
                <w:color w:val="auto"/>
                <w:sz w:val="24"/>
                <w:szCs w:val="24"/>
              </w:rPr>
            </w:pPr>
            <w:bookmarkStart w:id="600" w:name="_Toc393744908"/>
            <w:bookmarkStart w:id="601" w:name="_Toc393747292"/>
            <w:ins w:id="602" w:author="Sony" w:date="2014-07-21T12:43: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ins>
            <w:bookmarkEnd w:id="600"/>
            <w:bookmarkEnd w:id="601"/>
            <w:proofErr w:type="spellEnd"/>
          </w:p>
        </w:tc>
        <w:tc>
          <w:tcPr>
            <w:tcW w:w="1621" w:type="dxa"/>
          </w:tcPr>
          <w:p w14:paraId="66ECCC4F" w14:textId="2A622909" w:rsidR="00240910" w:rsidRPr="00607B69" w:rsidRDefault="00240910" w:rsidP="00754471">
            <w:pPr>
              <w:rPr>
                <w:rStyle w:val="Heading2Char"/>
                <w:rFonts w:ascii="Times New Roman" w:hAnsi="Times New Roman" w:cs="Times New Roman"/>
                <w:b w:val="0"/>
                <w:color w:val="auto"/>
                <w:sz w:val="24"/>
                <w:szCs w:val="24"/>
              </w:rPr>
            </w:pPr>
            <w:bookmarkStart w:id="603" w:name="_Toc393744909"/>
            <w:bookmarkStart w:id="604" w:name="_Toc393747293"/>
            <w:ins w:id="605" w:author="Sony" w:date="2014-07-21T12:45:00Z">
              <w:r w:rsidRPr="00607B69">
                <w:rPr>
                  <w:rStyle w:val="Heading2Char"/>
                  <w:rFonts w:ascii="Times New Roman" w:hAnsi="Times New Roman" w:cs="Times New Roman"/>
                  <w:b w:val="0"/>
                  <w:color w:val="auto"/>
                  <w:sz w:val="24"/>
                  <w:szCs w:val="24"/>
                </w:rPr>
                <w:t>Array[]</w:t>
              </w:r>
            </w:ins>
            <w:bookmarkEnd w:id="603"/>
            <w:bookmarkEnd w:id="604"/>
          </w:p>
        </w:tc>
      </w:tr>
    </w:tbl>
    <w:p w14:paraId="6B054E0A" w14:textId="77777777" w:rsidR="00754471" w:rsidRDefault="00754471" w:rsidP="00754471">
      <w:pPr>
        <w:rPr>
          <w:rStyle w:val="Heading2Char"/>
          <w:rFonts w:ascii="Times New Roman" w:hAnsi="Times New Roman" w:cs="Times New Roman"/>
          <w:color w:val="auto"/>
          <w:sz w:val="24"/>
          <w:szCs w:val="24"/>
        </w:rPr>
      </w:pPr>
    </w:p>
    <w:p w14:paraId="515A1454" w14:textId="77777777" w:rsidR="00607B69" w:rsidRDefault="00607B69" w:rsidP="00754471">
      <w:pPr>
        <w:rPr>
          <w:rStyle w:val="Heading2Char"/>
          <w:rFonts w:ascii="Times New Roman" w:hAnsi="Times New Roman" w:cs="Times New Roman"/>
          <w:color w:val="auto"/>
          <w:sz w:val="24"/>
          <w:szCs w:val="24"/>
        </w:rPr>
      </w:pPr>
    </w:p>
    <w:p w14:paraId="77AAA731" w14:textId="2E67A607" w:rsidR="00771E58" w:rsidRPr="00607B69" w:rsidRDefault="00010C68" w:rsidP="00754471">
      <w:pPr>
        <w:rPr>
          <w:rStyle w:val="Heading2Char"/>
          <w:rFonts w:ascii="Times New Roman" w:hAnsi="Times New Roman" w:cs="Times New Roman"/>
          <w:color w:val="auto"/>
          <w:sz w:val="24"/>
          <w:szCs w:val="24"/>
        </w:rPr>
      </w:pPr>
      <w:bookmarkStart w:id="606" w:name="_Toc393744910"/>
      <w:bookmarkStart w:id="607" w:name="_Toc393747294"/>
      <w:r w:rsidRPr="00607B69">
        <w:rPr>
          <w:rStyle w:val="Heading2Char"/>
          <w:rFonts w:ascii="Times New Roman" w:hAnsi="Times New Roman" w:cs="Times New Roman"/>
          <w:color w:val="auto"/>
          <w:sz w:val="24"/>
          <w:szCs w:val="24"/>
        </w:rPr>
        <w:t>CD-07</w:t>
      </w:r>
      <w:r w:rsidR="00771E58" w:rsidRPr="00607B69">
        <w:rPr>
          <w:rStyle w:val="Heading2Char"/>
          <w:rFonts w:ascii="Times New Roman" w:hAnsi="Times New Roman" w:cs="Times New Roman"/>
          <w:color w:val="auto"/>
          <w:sz w:val="24"/>
          <w:szCs w:val="24"/>
        </w:rPr>
        <w:t>,</w:t>
      </w:r>
      <w:r w:rsidR="00AD3CEF" w:rsidRPr="00607B69" w:rsidDel="00AD3CEF">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Officer_Model</w:t>
      </w:r>
      <w:bookmarkEnd w:id="606"/>
      <w:bookmarkEnd w:id="607"/>
      <w:proofErr w:type="spellEnd"/>
    </w:p>
    <w:p w14:paraId="68DD05B3" w14:textId="77777777" w:rsidR="002056BC" w:rsidRPr="00607B69" w:rsidRDefault="002056BC" w:rsidP="00754471">
      <w:pPr>
        <w:rPr>
          <w:rStyle w:val="Heading2Char"/>
          <w:rFonts w:ascii="Times New Roman" w:hAnsi="Times New Roman" w:cs="Times New Roman"/>
          <w:color w:val="auto"/>
          <w:sz w:val="24"/>
          <w:szCs w:val="24"/>
        </w:rPr>
      </w:pPr>
    </w:p>
    <w:p w14:paraId="02308A75" w14:textId="55E759C2" w:rsidR="00771E58" w:rsidRPr="00607B69" w:rsidRDefault="00476F11" w:rsidP="00754471">
      <w:pPr>
        <w:jc w:val="center"/>
        <w:rPr>
          <w:rFonts w:ascii="Times New Roman" w:eastAsiaTheme="majorEastAsia" w:hAnsi="Times New Roman" w:cs="Times New Roman"/>
          <w:b/>
          <w:bCs/>
          <w:color w:val="auto"/>
          <w:sz w:val="24"/>
          <w:szCs w:val="24"/>
        </w:rPr>
      </w:pPr>
      <w:ins w:id="608" w:author="Sony" w:date="2014-07-21T13:05:00Z">
        <w:r w:rsidRPr="00607B69">
          <w:rPr>
            <w:rFonts w:ascii="Times New Roman" w:eastAsiaTheme="majorEastAsia" w:hAnsi="Times New Roman" w:cs="Times New Roman"/>
            <w:b/>
            <w:bCs/>
            <w:noProof/>
            <w:color w:val="auto"/>
            <w:sz w:val="24"/>
            <w:szCs w:val="24"/>
            <w:rPrChange w:id="609">
              <w:rPr>
                <w:noProof/>
              </w:rPr>
            </w:rPrChange>
          </w:rPr>
          <w:drawing>
            <wp:inline distT="0" distB="0" distL="0" distR="0" wp14:anchorId="06BC47F5" wp14:editId="0A148ED7">
              <wp:extent cx="3582525" cy="3785190"/>
              <wp:effectExtent l="0" t="0" r="0" b="6350"/>
              <wp:docPr id="65" name="Picture 65" descr="D:\from 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rom desktop\senior project\progress1\usecase\cd.jpg\officer_mode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2357" cy="3785012"/>
                      </a:xfrm>
                      <a:prstGeom prst="rect">
                        <a:avLst/>
                      </a:prstGeom>
                      <a:noFill/>
                      <a:ln>
                        <a:noFill/>
                      </a:ln>
                    </pic:spPr>
                  </pic:pic>
                </a:graphicData>
              </a:graphic>
            </wp:inline>
          </w:drawing>
        </w:r>
      </w:ins>
    </w:p>
    <w:p w14:paraId="1B3C6999" w14:textId="77777777" w:rsidR="00771E58" w:rsidRPr="00607B69" w:rsidRDefault="00771E58" w:rsidP="00754471">
      <w:pPr>
        <w:rPr>
          <w:rFonts w:ascii="Times New Roman" w:eastAsiaTheme="majorEastAsia" w:hAnsi="Times New Roman" w:cs="Times New Roman"/>
          <w:color w:val="auto"/>
          <w:sz w:val="24"/>
          <w:szCs w:val="24"/>
        </w:rPr>
      </w:pPr>
    </w:p>
    <w:p w14:paraId="77ABC3CF" w14:textId="77777777" w:rsidR="003C7AC3" w:rsidRPr="00607B69" w:rsidRDefault="003C7AC3" w:rsidP="00754471">
      <w:pPr>
        <w:rPr>
          <w:rStyle w:val="Heading2Char"/>
          <w:rFonts w:ascii="Times New Roman" w:hAnsi="Times New Roman" w:cs="Times New Roman"/>
          <w:color w:val="auto"/>
          <w:sz w:val="24"/>
          <w:szCs w:val="24"/>
        </w:rPr>
      </w:pPr>
      <w:bookmarkStart w:id="610" w:name="_Toc393744911"/>
      <w:bookmarkStart w:id="611" w:name="_Toc393747295"/>
      <w:r w:rsidRPr="00607B69">
        <w:rPr>
          <w:rStyle w:val="Heading2Char"/>
          <w:rFonts w:ascii="Times New Roman" w:hAnsi="Times New Roman" w:cs="Times New Roman"/>
          <w:color w:val="auto"/>
          <w:sz w:val="24"/>
          <w:szCs w:val="24"/>
        </w:rPr>
        <w:t>Property</w:t>
      </w:r>
      <w:bookmarkEnd w:id="610"/>
      <w:bookmarkEnd w:id="611"/>
    </w:p>
    <w:p w14:paraId="1383DA02" w14:textId="77777777" w:rsidR="003C7AC3" w:rsidRPr="00607B69" w:rsidRDefault="003C7AC3"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607B69" w:rsidRPr="00607B69" w14:paraId="33251EB9" w14:textId="77777777" w:rsidTr="00BB3712">
        <w:trPr>
          <w:trHeight w:val="191"/>
        </w:trPr>
        <w:tc>
          <w:tcPr>
            <w:tcW w:w="959" w:type="dxa"/>
            <w:shd w:val="clear" w:color="auto" w:fill="D9D9D9"/>
          </w:tcPr>
          <w:p w14:paraId="444F314E" w14:textId="77777777" w:rsidR="003C7AC3" w:rsidRPr="00607B69" w:rsidRDefault="003C7AC3" w:rsidP="00754471">
            <w:pPr>
              <w:rPr>
                <w:rStyle w:val="Heading2Char"/>
                <w:rFonts w:ascii="Times New Roman" w:hAnsi="Times New Roman" w:cs="Times New Roman"/>
                <w:color w:val="auto"/>
                <w:sz w:val="24"/>
                <w:szCs w:val="24"/>
              </w:rPr>
            </w:pPr>
            <w:bookmarkStart w:id="612" w:name="_Toc393744912"/>
            <w:bookmarkStart w:id="613" w:name="_Toc393747296"/>
            <w:r w:rsidRPr="00607B69">
              <w:rPr>
                <w:rStyle w:val="Heading2Char"/>
                <w:rFonts w:ascii="Times New Roman" w:hAnsi="Times New Roman" w:cs="Times New Roman"/>
                <w:color w:val="auto"/>
                <w:sz w:val="24"/>
                <w:szCs w:val="24"/>
              </w:rPr>
              <w:t>ID</w:t>
            </w:r>
            <w:bookmarkEnd w:id="612"/>
            <w:bookmarkEnd w:id="613"/>
          </w:p>
        </w:tc>
        <w:tc>
          <w:tcPr>
            <w:tcW w:w="2693" w:type="dxa"/>
            <w:shd w:val="clear" w:color="auto" w:fill="D9D9D9"/>
          </w:tcPr>
          <w:p w14:paraId="2D23481E" w14:textId="77777777" w:rsidR="003C7AC3" w:rsidRPr="00607B69" w:rsidRDefault="003C7AC3" w:rsidP="00754471">
            <w:pPr>
              <w:rPr>
                <w:rStyle w:val="Heading2Char"/>
                <w:rFonts w:ascii="Times New Roman" w:hAnsi="Times New Roman" w:cs="Times New Roman"/>
                <w:color w:val="auto"/>
                <w:sz w:val="24"/>
                <w:szCs w:val="24"/>
              </w:rPr>
            </w:pPr>
            <w:bookmarkStart w:id="614" w:name="_Toc393744913"/>
            <w:bookmarkStart w:id="615" w:name="_Toc393747297"/>
            <w:r w:rsidRPr="00607B69">
              <w:rPr>
                <w:rStyle w:val="Heading2Char"/>
                <w:rFonts w:ascii="Times New Roman" w:hAnsi="Times New Roman" w:cs="Times New Roman"/>
                <w:color w:val="auto"/>
                <w:sz w:val="24"/>
                <w:szCs w:val="24"/>
              </w:rPr>
              <w:t>Name</w:t>
            </w:r>
            <w:bookmarkEnd w:id="614"/>
            <w:bookmarkEnd w:id="615"/>
          </w:p>
        </w:tc>
        <w:tc>
          <w:tcPr>
            <w:tcW w:w="2508" w:type="dxa"/>
            <w:shd w:val="clear" w:color="auto" w:fill="D9D9D9"/>
          </w:tcPr>
          <w:p w14:paraId="3D926504" w14:textId="77777777" w:rsidR="003C7AC3" w:rsidRPr="00607B69" w:rsidRDefault="003C7AC3" w:rsidP="00754471">
            <w:pPr>
              <w:rPr>
                <w:rStyle w:val="Heading2Char"/>
                <w:rFonts w:ascii="Times New Roman" w:hAnsi="Times New Roman" w:cs="Times New Roman"/>
                <w:color w:val="auto"/>
                <w:sz w:val="24"/>
                <w:szCs w:val="24"/>
              </w:rPr>
            </w:pPr>
            <w:bookmarkStart w:id="616" w:name="_Toc393744914"/>
            <w:bookmarkStart w:id="617" w:name="_Toc393747298"/>
            <w:r w:rsidRPr="00607B69">
              <w:rPr>
                <w:rStyle w:val="Heading2Char"/>
                <w:rFonts w:ascii="Times New Roman" w:hAnsi="Times New Roman" w:cs="Times New Roman"/>
                <w:color w:val="auto"/>
                <w:sz w:val="24"/>
                <w:szCs w:val="24"/>
              </w:rPr>
              <w:t>Description</w:t>
            </w:r>
            <w:bookmarkEnd w:id="616"/>
            <w:bookmarkEnd w:id="617"/>
          </w:p>
        </w:tc>
        <w:tc>
          <w:tcPr>
            <w:tcW w:w="3082" w:type="dxa"/>
            <w:shd w:val="clear" w:color="auto" w:fill="D9D9D9"/>
          </w:tcPr>
          <w:p w14:paraId="343A142F" w14:textId="77777777" w:rsidR="003C7AC3" w:rsidRPr="00607B69" w:rsidRDefault="003C7AC3" w:rsidP="00754471">
            <w:pPr>
              <w:rPr>
                <w:rStyle w:val="Heading2Char"/>
                <w:rFonts w:ascii="Times New Roman" w:hAnsi="Times New Roman" w:cs="Times New Roman"/>
                <w:color w:val="auto"/>
                <w:sz w:val="24"/>
                <w:szCs w:val="24"/>
              </w:rPr>
            </w:pPr>
            <w:bookmarkStart w:id="618" w:name="_Toc393744915"/>
            <w:bookmarkStart w:id="619" w:name="_Toc393747299"/>
            <w:r w:rsidRPr="00607B69">
              <w:rPr>
                <w:rStyle w:val="Heading2Char"/>
                <w:rFonts w:ascii="Times New Roman" w:hAnsi="Times New Roman" w:cs="Times New Roman"/>
                <w:color w:val="auto"/>
                <w:sz w:val="24"/>
                <w:szCs w:val="24"/>
              </w:rPr>
              <w:t>Remark</w:t>
            </w:r>
            <w:bookmarkEnd w:id="618"/>
            <w:bookmarkEnd w:id="619"/>
          </w:p>
        </w:tc>
      </w:tr>
      <w:tr w:rsidR="003C7AC3" w:rsidRPr="00607B69" w14:paraId="4387225D" w14:textId="77777777" w:rsidTr="00BB3712">
        <w:tc>
          <w:tcPr>
            <w:tcW w:w="959" w:type="dxa"/>
          </w:tcPr>
          <w:p w14:paraId="32187C45" w14:textId="77777777" w:rsidR="003C7AC3" w:rsidRPr="00607B69" w:rsidRDefault="003C7AC3" w:rsidP="00754471">
            <w:pPr>
              <w:rPr>
                <w:rStyle w:val="Heading2Char"/>
                <w:rFonts w:ascii="Times New Roman" w:hAnsi="Times New Roman" w:cs="Times New Roman"/>
                <w:b w:val="0"/>
                <w:color w:val="auto"/>
                <w:sz w:val="24"/>
                <w:szCs w:val="24"/>
              </w:rPr>
            </w:pPr>
            <w:bookmarkStart w:id="620" w:name="_Toc393744916"/>
            <w:bookmarkStart w:id="621" w:name="_Toc393747300"/>
            <w:r w:rsidRPr="00607B69">
              <w:rPr>
                <w:rStyle w:val="Heading2Char"/>
                <w:rFonts w:ascii="Times New Roman" w:hAnsi="Times New Roman" w:cs="Times New Roman"/>
                <w:b w:val="0"/>
                <w:color w:val="auto"/>
                <w:sz w:val="24"/>
                <w:szCs w:val="24"/>
              </w:rPr>
              <w:t>-</w:t>
            </w:r>
            <w:bookmarkEnd w:id="620"/>
            <w:bookmarkEnd w:id="621"/>
          </w:p>
        </w:tc>
        <w:tc>
          <w:tcPr>
            <w:tcW w:w="2693" w:type="dxa"/>
          </w:tcPr>
          <w:p w14:paraId="70642D78" w14:textId="77777777" w:rsidR="003C7AC3" w:rsidRPr="00607B69" w:rsidRDefault="003C7AC3" w:rsidP="00754471">
            <w:pPr>
              <w:rPr>
                <w:rStyle w:val="Heading2Char"/>
                <w:rFonts w:ascii="Times New Roman" w:hAnsi="Times New Roman" w:cs="Times New Roman"/>
                <w:b w:val="0"/>
                <w:color w:val="auto"/>
                <w:sz w:val="24"/>
                <w:szCs w:val="24"/>
              </w:rPr>
            </w:pPr>
            <w:bookmarkStart w:id="622" w:name="_Toc393744917"/>
            <w:bookmarkStart w:id="623" w:name="_Toc393747301"/>
            <w:r w:rsidRPr="00607B69">
              <w:rPr>
                <w:rStyle w:val="Heading2Char"/>
                <w:rFonts w:ascii="Times New Roman" w:hAnsi="Times New Roman" w:cs="Times New Roman"/>
                <w:b w:val="0"/>
                <w:color w:val="auto"/>
                <w:sz w:val="24"/>
                <w:szCs w:val="24"/>
              </w:rPr>
              <w:t>-</w:t>
            </w:r>
            <w:bookmarkEnd w:id="622"/>
            <w:bookmarkEnd w:id="623"/>
          </w:p>
        </w:tc>
        <w:tc>
          <w:tcPr>
            <w:tcW w:w="2508" w:type="dxa"/>
          </w:tcPr>
          <w:p w14:paraId="4E313C98" w14:textId="77777777" w:rsidR="003C7AC3" w:rsidRPr="00607B69" w:rsidRDefault="003C7AC3" w:rsidP="00754471">
            <w:pPr>
              <w:rPr>
                <w:rStyle w:val="Heading2Char"/>
                <w:rFonts w:ascii="Times New Roman" w:eastAsiaTheme="minorHAnsi" w:hAnsi="Times New Roman" w:cs="Times New Roman"/>
                <w:b w:val="0"/>
                <w:bCs w:val="0"/>
                <w:color w:val="auto"/>
                <w:sz w:val="24"/>
                <w:szCs w:val="24"/>
                <w:lang w:bidi="ar-SA"/>
              </w:rPr>
            </w:pPr>
            <w:bookmarkStart w:id="624" w:name="_Toc393744918"/>
            <w:bookmarkStart w:id="625" w:name="_Toc393747302"/>
            <w:r w:rsidRPr="00607B69">
              <w:rPr>
                <w:rStyle w:val="Heading2Char"/>
                <w:rFonts w:ascii="Times New Roman" w:eastAsiaTheme="minorHAnsi" w:hAnsi="Times New Roman" w:cs="Times New Roman"/>
                <w:b w:val="0"/>
                <w:bCs w:val="0"/>
                <w:color w:val="auto"/>
                <w:sz w:val="24"/>
                <w:szCs w:val="24"/>
                <w:lang w:bidi="ar-SA"/>
              </w:rPr>
              <w:t>-</w:t>
            </w:r>
            <w:bookmarkEnd w:id="624"/>
            <w:bookmarkEnd w:id="625"/>
          </w:p>
        </w:tc>
        <w:tc>
          <w:tcPr>
            <w:tcW w:w="3082" w:type="dxa"/>
          </w:tcPr>
          <w:p w14:paraId="51EE718D" w14:textId="77777777" w:rsidR="003C7AC3" w:rsidRPr="00607B69" w:rsidRDefault="003C7AC3" w:rsidP="00754471">
            <w:pPr>
              <w:rPr>
                <w:rStyle w:val="Heading2Char"/>
                <w:rFonts w:ascii="Times New Roman" w:hAnsi="Times New Roman" w:cs="Times New Roman"/>
                <w:b w:val="0"/>
                <w:color w:val="auto"/>
                <w:sz w:val="24"/>
                <w:szCs w:val="24"/>
              </w:rPr>
            </w:pPr>
            <w:bookmarkStart w:id="626" w:name="_Toc393744919"/>
            <w:bookmarkStart w:id="627" w:name="_Toc393747303"/>
            <w:r w:rsidRPr="00607B69">
              <w:rPr>
                <w:rStyle w:val="Heading2Char"/>
                <w:rFonts w:ascii="Times New Roman" w:hAnsi="Times New Roman" w:cs="Times New Roman"/>
                <w:b w:val="0"/>
                <w:color w:val="auto"/>
                <w:sz w:val="24"/>
                <w:szCs w:val="24"/>
              </w:rPr>
              <w:t>-</w:t>
            </w:r>
            <w:bookmarkEnd w:id="626"/>
            <w:bookmarkEnd w:id="627"/>
          </w:p>
        </w:tc>
      </w:tr>
    </w:tbl>
    <w:p w14:paraId="323E1218" w14:textId="77777777" w:rsidR="003C7AC3" w:rsidRPr="00607B69" w:rsidRDefault="003C7AC3" w:rsidP="00754471">
      <w:pPr>
        <w:rPr>
          <w:rStyle w:val="Heading2Char"/>
          <w:rFonts w:ascii="Times New Roman" w:hAnsi="Times New Roman" w:cs="Times New Roman"/>
          <w:color w:val="auto"/>
          <w:sz w:val="24"/>
          <w:szCs w:val="24"/>
        </w:rPr>
      </w:pPr>
    </w:p>
    <w:p w14:paraId="5A5FE7FA" w14:textId="77777777" w:rsidR="003C7AC3" w:rsidRPr="00607B69" w:rsidRDefault="003C7AC3" w:rsidP="00754471">
      <w:pPr>
        <w:rPr>
          <w:rStyle w:val="Heading2Char"/>
          <w:rFonts w:ascii="Times New Roman" w:hAnsi="Times New Roman" w:cs="Times New Roman"/>
          <w:color w:val="auto"/>
          <w:sz w:val="24"/>
          <w:szCs w:val="24"/>
        </w:rPr>
      </w:pPr>
      <w:bookmarkStart w:id="628" w:name="_Toc393744920"/>
      <w:bookmarkStart w:id="629" w:name="_Toc393747304"/>
      <w:r w:rsidRPr="00607B69">
        <w:rPr>
          <w:rStyle w:val="Heading2Char"/>
          <w:rFonts w:ascii="Times New Roman" w:hAnsi="Times New Roman" w:cs="Times New Roman"/>
          <w:color w:val="auto"/>
          <w:sz w:val="24"/>
          <w:szCs w:val="24"/>
        </w:rPr>
        <w:t>Method</w:t>
      </w:r>
      <w:bookmarkEnd w:id="628"/>
      <w:bookmarkEnd w:id="629"/>
    </w:p>
    <w:p w14:paraId="2C534806" w14:textId="77777777" w:rsidR="003C7AC3" w:rsidRPr="00607B69" w:rsidRDefault="003C7AC3" w:rsidP="00754471">
      <w:pPr>
        <w:rPr>
          <w:rStyle w:val="Heading2Char"/>
          <w:rFonts w:ascii="Times New Roman" w:hAnsi="Times New Roman" w:cs="Times New Roman"/>
          <w:color w:val="auto"/>
          <w:sz w:val="28"/>
          <w:szCs w:val="28"/>
        </w:rPr>
      </w:pPr>
      <w:r w:rsidRPr="00607B69">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40"/>
        <w:gridCol w:w="2629"/>
        <w:gridCol w:w="2409"/>
        <w:gridCol w:w="2127"/>
        <w:gridCol w:w="1337"/>
      </w:tblGrid>
      <w:tr w:rsidR="00607B69" w:rsidRPr="00607B69" w14:paraId="26044BF9" w14:textId="186DBE95" w:rsidTr="00404328">
        <w:trPr>
          <w:trHeight w:val="191"/>
        </w:trPr>
        <w:tc>
          <w:tcPr>
            <w:tcW w:w="740" w:type="dxa"/>
            <w:shd w:val="clear" w:color="auto" w:fill="D9D9D9"/>
          </w:tcPr>
          <w:p w14:paraId="11FEDEBB" w14:textId="77777777" w:rsidR="003A3D8C" w:rsidRPr="00607B69" w:rsidRDefault="003A3D8C" w:rsidP="00754471">
            <w:pPr>
              <w:rPr>
                <w:rStyle w:val="Heading2Char"/>
                <w:rFonts w:ascii="Times New Roman" w:hAnsi="Times New Roman" w:cs="Times New Roman"/>
                <w:color w:val="auto"/>
                <w:sz w:val="24"/>
                <w:szCs w:val="24"/>
              </w:rPr>
            </w:pPr>
            <w:bookmarkStart w:id="630" w:name="_Toc393744921"/>
            <w:bookmarkStart w:id="631" w:name="_Toc393747305"/>
            <w:r w:rsidRPr="00607B69">
              <w:rPr>
                <w:rStyle w:val="Heading2Char"/>
                <w:rFonts w:ascii="Times New Roman" w:hAnsi="Times New Roman" w:cs="Times New Roman"/>
                <w:color w:val="auto"/>
                <w:sz w:val="24"/>
                <w:szCs w:val="24"/>
              </w:rPr>
              <w:t>ID</w:t>
            </w:r>
            <w:bookmarkEnd w:id="630"/>
            <w:bookmarkEnd w:id="631"/>
          </w:p>
        </w:tc>
        <w:tc>
          <w:tcPr>
            <w:tcW w:w="2629" w:type="dxa"/>
            <w:shd w:val="clear" w:color="auto" w:fill="D9D9D9"/>
          </w:tcPr>
          <w:p w14:paraId="79B36985" w14:textId="77777777" w:rsidR="003A3D8C" w:rsidRPr="00607B69" w:rsidRDefault="003A3D8C" w:rsidP="00754471">
            <w:pPr>
              <w:rPr>
                <w:rStyle w:val="Heading2Char"/>
                <w:rFonts w:ascii="Times New Roman" w:hAnsi="Times New Roman" w:cs="Times New Roman"/>
                <w:color w:val="auto"/>
                <w:sz w:val="24"/>
                <w:szCs w:val="24"/>
              </w:rPr>
            </w:pPr>
            <w:bookmarkStart w:id="632" w:name="_Toc393744922"/>
            <w:bookmarkStart w:id="633" w:name="_Toc393747306"/>
            <w:r w:rsidRPr="00607B69">
              <w:rPr>
                <w:rStyle w:val="Heading2Char"/>
                <w:rFonts w:ascii="Times New Roman" w:hAnsi="Times New Roman" w:cs="Times New Roman"/>
                <w:color w:val="auto"/>
                <w:sz w:val="24"/>
                <w:szCs w:val="24"/>
              </w:rPr>
              <w:t>Name</w:t>
            </w:r>
            <w:bookmarkEnd w:id="632"/>
            <w:bookmarkEnd w:id="633"/>
          </w:p>
        </w:tc>
        <w:tc>
          <w:tcPr>
            <w:tcW w:w="2409" w:type="dxa"/>
            <w:shd w:val="clear" w:color="auto" w:fill="D9D9D9"/>
          </w:tcPr>
          <w:p w14:paraId="72E41F5B" w14:textId="77777777" w:rsidR="003A3D8C" w:rsidRPr="00607B69" w:rsidRDefault="003A3D8C" w:rsidP="00754471">
            <w:pPr>
              <w:rPr>
                <w:rStyle w:val="Heading2Char"/>
                <w:rFonts w:ascii="Times New Roman" w:hAnsi="Times New Roman" w:cs="Times New Roman"/>
                <w:color w:val="auto"/>
                <w:sz w:val="24"/>
                <w:szCs w:val="24"/>
              </w:rPr>
            </w:pPr>
            <w:bookmarkStart w:id="634" w:name="_Toc393744923"/>
            <w:bookmarkStart w:id="635" w:name="_Toc393747307"/>
            <w:r w:rsidRPr="00607B69">
              <w:rPr>
                <w:rStyle w:val="Heading2Char"/>
                <w:rFonts w:ascii="Times New Roman" w:hAnsi="Times New Roman" w:cs="Times New Roman"/>
                <w:color w:val="auto"/>
                <w:sz w:val="24"/>
                <w:szCs w:val="24"/>
              </w:rPr>
              <w:t>Description</w:t>
            </w:r>
            <w:bookmarkEnd w:id="634"/>
            <w:bookmarkEnd w:id="635"/>
          </w:p>
        </w:tc>
        <w:tc>
          <w:tcPr>
            <w:tcW w:w="2127" w:type="dxa"/>
            <w:shd w:val="clear" w:color="auto" w:fill="D9D9D9"/>
          </w:tcPr>
          <w:p w14:paraId="3493D2A1" w14:textId="4FAA21F5" w:rsidR="003A3D8C" w:rsidRPr="00607B69" w:rsidRDefault="003A3D8C" w:rsidP="00754471">
            <w:pPr>
              <w:rPr>
                <w:rStyle w:val="Heading2Char"/>
                <w:rFonts w:ascii="Times New Roman" w:hAnsi="Times New Roman" w:cs="Times New Roman"/>
                <w:color w:val="auto"/>
                <w:sz w:val="24"/>
                <w:szCs w:val="24"/>
              </w:rPr>
            </w:pPr>
            <w:bookmarkStart w:id="636" w:name="_Toc393744924"/>
            <w:bookmarkStart w:id="637" w:name="_Toc393747308"/>
            <w:ins w:id="638" w:author="Sony" w:date="2014-07-21T13:22:00Z">
              <w:r w:rsidRPr="00607B69">
                <w:rPr>
                  <w:rStyle w:val="Heading2Char"/>
                  <w:rFonts w:ascii="Times New Roman" w:hAnsi="Times New Roman" w:cs="Times New Roman"/>
                  <w:color w:val="auto"/>
                  <w:sz w:val="24"/>
                  <w:szCs w:val="24"/>
                </w:rPr>
                <w:t>Parameters</w:t>
              </w:r>
            </w:ins>
            <w:bookmarkEnd w:id="636"/>
            <w:bookmarkEnd w:id="637"/>
          </w:p>
        </w:tc>
        <w:tc>
          <w:tcPr>
            <w:tcW w:w="1337" w:type="dxa"/>
            <w:shd w:val="clear" w:color="auto" w:fill="D9D9D9"/>
          </w:tcPr>
          <w:p w14:paraId="453521AF" w14:textId="0A578771" w:rsidR="003A3D8C" w:rsidRPr="00607B69" w:rsidRDefault="003A3D8C" w:rsidP="00754471">
            <w:pPr>
              <w:rPr>
                <w:rStyle w:val="Heading2Char"/>
                <w:rFonts w:ascii="Times New Roman" w:hAnsi="Times New Roman" w:cs="Times New Roman"/>
                <w:color w:val="auto"/>
                <w:sz w:val="24"/>
                <w:szCs w:val="24"/>
              </w:rPr>
            </w:pPr>
            <w:bookmarkStart w:id="639" w:name="_Toc393744925"/>
            <w:bookmarkStart w:id="640" w:name="_Toc393747309"/>
            <w:ins w:id="641" w:author="Sony" w:date="2014-07-21T13:23:00Z">
              <w:r w:rsidRPr="00607B69">
                <w:rPr>
                  <w:rStyle w:val="Heading2Char"/>
                  <w:rFonts w:ascii="Times New Roman" w:hAnsi="Times New Roman" w:cs="Times New Roman"/>
                  <w:color w:val="auto"/>
                  <w:sz w:val="24"/>
                  <w:szCs w:val="24"/>
                </w:rPr>
                <w:t>Return</w:t>
              </w:r>
            </w:ins>
            <w:bookmarkEnd w:id="639"/>
            <w:bookmarkEnd w:id="640"/>
          </w:p>
        </w:tc>
      </w:tr>
      <w:tr w:rsidR="00607B69" w:rsidRPr="00607B69" w14:paraId="4F538F4D" w14:textId="56BB70EA" w:rsidTr="00404328">
        <w:trPr>
          <w:trHeight w:val="710"/>
        </w:trPr>
        <w:tc>
          <w:tcPr>
            <w:tcW w:w="740" w:type="dxa"/>
          </w:tcPr>
          <w:p w14:paraId="0DE34F00" w14:textId="77777777" w:rsidR="003A3D8C" w:rsidRPr="00607B69" w:rsidRDefault="003A3D8C" w:rsidP="00754471">
            <w:pPr>
              <w:rPr>
                <w:rStyle w:val="Heading2Char"/>
                <w:rFonts w:ascii="Times New Roman" w:hAnsi="Times New Roman" w:cs="Times New Roman"/>
                <w:b w:val="0"/>
                <w:color w:val="auto"/>
                <w:sz w:val="24"/>
                <w:szCs w:val="24"/>
              </w:rPr>
            </w:pPr>
            <w:bookmarkStart w:id="642" w:name="_Toc393744926"/>
            <w:bookmarkStart w:id="643" w:name="_Toc393747310"/>
            <w:r w:rsidRPr="00607B69">
              <w:rPr>
                <w:rStyle w:val="Heading2Char"/>
                <w:rFonts w:ascii="Times New Roman" w:hAnsi="Times New Roman" w:cs="Times New Roman"/>
                <w:b w:val="0"/>
                <w:color w:val="auto"/>
                <w:sz w:val="24"/>
                <w:szCs w:val="24"/>
              </w:rPr>
              <w:lastRenderedPageBreak/>
              <w:t>1</w:t>
            </w:r>
            <w:bookmarkEnd w:id="642"/>
            <w:bookmarkEnd w:id="643"/>
          </w:p>
        </w:tc>
        <w:tc>
          <w:tcPr>
            <w:tcW w:w="2629" w:type="dxa"/>
          </w:tcPr>
          <w:p w14:paraId="645A67AC" w14:textId="075C2917" w:rsidR="003A3D8C" w:rsidRPr="00607B69" w:rsidRDefault="003A3D8C" w:rsidP="00754471">
            <w:pPr>
              <w:rPr>
                <w:rStyle w:val="Heading2Char"/>
                <w:rFonts w:ascii="Times New Roman" w:hAnsi="Times New Roman" w:cs="Times New Roman"/>
                <w:b w:val="0"/>
                <w:color w:val="auto"/>
                <w:sz w:val="24"/>
                <w:szCs w:val="24"/>
              </w:rPr>
            </w:pPr>
            <w:bookmarkStart w:id="644" w:name="_Toc393744927"/>
            <w:bookmarkStart w:id="645" w:name="_Toc393747311"/>
            <w:r w:rsidRPr="00607B69">
              <w:rPr>
                <w:rStyle w:val="Heading2Char"/>
                <w:rFonts w:ascii="Times New Roman" w:hAnsi="Times New Roman" w:cs="Times New Roman"/>
                <w:b w:val="0"/>
                <w:color w:val="auto"/>
                <w:sz w:val="24"/>
                <w:szCs w:val="24"/>
              </w:rPr>
              <w:t>login</w:t>
            </w:r>
            <w:bookmarkEnd w:id="644"/>
            <w:bookmarkEnd w:id="645"/>
          </w:p>
        </w:tc>
        <w:tc>
          <w:tcPr>
            <w:tcW w:w="2409" w:type="dxa"/>
          </w:tcPr>
          <w:p w14:paraId="7B4825EB" w14:textId="77777777" w:rsidR="003A3D8C" w:rsidRPr="00607B69" w:rsidRDefault="003A3D8C" w:rsidP="00754471">
            <w:pPr>
              <w:rPr>
                <w:rStyle w:val="Heading2Char"/>
                <w:rFonts w:ascii="Times New Roman" w:eastAsiaTheme="minorHAnsi" w:hAnsi="Times New Roman" w:cs="Times New Roman"/>
                <w:b w:val="0"/>
                <w:bCs w:val="0"/>
                <w:color w:val="auto"/>
                <w:sz w:val="24"/>
                <w:szCs w:val="24"/>
                <w:lang w:bidi="ar-SA"/>
              </w:rPr>
            </w:pPr>
            <w:r w:rsidRPr="00607B69">
              <w:rPr>
                <w:rFonts w:ascii="Times New Roman" w:hAnsi="Times New Roman" w:cs="Times New Roman"/>
                <w:color w:val="auto"/>
                <w:sz w:val="24"/>
                <w:szCs w:val="24"/>
              </w:rPr>
              <w:t>Method uses to login for patient.</w:t>
            </w:r>
          </w:p>
        </w:tc>
        <w:tc>
          <w:tcPr>
            <w:tcW w:w="2127" w:type="dxa"/>
          </w:tcPr>
          <w:p w14:paraId="19E3B2EB" w14:textId="6B748745" w:rsidR="003A3D8C" w:rsidRPr="00607B69" w:rsidRDefault="003A3D8C" w:rsidP="00754471">
            <w:pPr>
              <w:rPr>
                <w:rStyle w:val="Heading2Char"/>
                <w:rFonts w:ascii="Times New Roman" w:hAnsi="Times New Roman" w:cs="Times New Roman"/>
                <w:b w:val="0"/>
                <w:color w:val="auto"/>
                <w:sz w:val="24"/>
                <w:szCs w:val="24"/>
              </w:rPr>
            </w:pPr>
            <w:bookmarkStart w:id="646" w:name="_Toc393744928"/>
            <w:bookmarkStart w:id="647" w:name="_Toc393747312"/>
            <w:ins w:id="648" w:author="Sony" w:date="2014-07-21T13:22: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ins>
            <w:bookmarkEnd w:id="646"/>
            <w:bookmarkEnd w:id="647"/>
            <w:proofErr w:type="spellEnd"/>
          </w:p>
        </w:tc>
        <w:tc>
          <w:tcPr>
            <w:tcW w:w="1337" w:type="dxa"/>
          </w:tcPr>
          <w:p w14:paraId="6FE7B093" w14:textId="75A1073B" w:rsidR="003A3D8C" w:rsidRPr="00607B69" w:rsidRDefault="003A3D8C" w:rsidP="00754471">
            <w:pPr>
              <w:rPr>
                <w:rStyle w:val="Heading2Char"/>
                <w:rFonts w:ascii="Times New Roman" w:hAnsi="Times New Roman" w:cs="Times New Roman"/>
                <w:b w:val="0"/>
                <w:color w:val="auto"/>
                <w:sz w:val="24"/>
                <w:szCs w:val="24"/>
              </w:rPr>
            </w:pPr>
            <w:bookmarkStart w:id="649" w:name="_Toc393744929"/>
            <w:bookmarkStart w:id="650" w:name="_Toc393747313"/>
            <w:ins w:id="651" w:author="Sony" w:date="2014-07-21T13:26:00Z">
              <w:r w:rsidRPr="00607B69">
                <w:rPr>
                  <w:rStyle w:val="Heading2Char"/>
                  <w:rFonts w:ascii="Times New Roman" w:hAnsi="Times New Roman" w:cs="Times New Roman"/>
                  <w:b w:val="0"/>
                  <w:color w:val="auto"/>
                  <w:sz w:val="24"/>
                  <w:szCs w:val="24"/>
                </w:rPr>
                <w:t>void</w:t>
              </w:r>
            </w:ins>
            <w:bookmarkEnd w:id="649"/>
            <w:bookmarkEnd w:id="650"/>
          </w:p>
        </w:tc>
      </w:tr>
      <w:tr w:rsidR="00607B69" w:rsidRPr="00607B69" w14:paraId="05FAC6D4" w14:textId="16D741E0" w:rsidTr="00404328">
        <w:trPr>
          <w:trHeight w:val="892"/>
        </w:trPr>
        <w:tc>
          <w:tcPr>
            <w:tcW w:w="740" w:type="dxa"/>
          </w:tcPr>
          <w:p w14:paraId="53AD6413" w14:textId="77777777" w:rsidR="003A3D8C" w:rsidRPr="00607B69" w:rsidRDefault="003A3D8C" w:rsidP="00754471">
            <w:pPr>
              <w:rPr>
                <w:rStyle w:val="Heading2Char"/>
                <w:rFonts w:ascii="Times New Roman" w:hAnsi="Times New Roman" w:cs="Times New Roman"/>
                <w:b w:val="0"/>
                <w:color w:val="auto"/>
                <w:sz w:val="24"/>
                <w:szCs w:val="24"/>
              </w:rPr>
            </w:pPr>
            <w:bookmarkStart w:id="652" w:name="_Toc393744930"/>
            <w:bookmarkStart w:id="653" w:name="_Toc393747314"/>
            <w:r w:rsidRPr="00607B69">
              <w:rPr>
                <w:rStyle w:val="Heading2Char"/>
                <w:rFonts w:ascii="Times New Roman" w:hAnsi="Times New Roman" w:cs="Times New Roman"/>
                <w:b w:val="0"/>
                <w:color w:val="auto"/>
                <w:sz w:val="24"/>
                <w:szCs w:val="24"/>
              </w:rPr>
              <w:t>2</w:t>
            </w:r>
            <w:bookmarkEnd w:id="652"/>
            <w:bookmarkEnd w:id="653"/>
          </w:p>
        </w:tc>
        <w:tc>
          <w:tcPr>
            <w:tcW w:w="2629" w:type="dxa"/>
          </w:tcPr>
          <w:p w14:paraId="3DE50458" w14:textId="26FC7483" w:rsidR="003A3D8C" w:rsidRPr="00607B69" w:rsidRDefault="003A3D8C" w:rsidP="00754471">
            <w:pPr>
              <w:rPr>
                <w:rStyle w:val="Heading2Char"/>
                <w:rFonts w:ascii="Times New Roman" w:hAnsi="Times New Roman" w:cs="Times New Roman"/>
                <w:b w:val="0"/>
                <w:color w:val="auto"/>
                <w:sz w:val="24"/>
                <w:szCs w:val="24"/>
              </w:rPr>
            </w:pPr>
            <w:bookmarkStart w:id="654" w:name="_Toc393744931"/>
            <w:bookmarkStart w:id="655" w:name="_Toc393747315"/>
            <w:proofErr w:type="spellStart"/>
            <w:r w:rsidRPr="00607B69">
              <w:rPr>
                <w:rStyle w:val="Heading2Char"/>
                <w:rFonts w:ascii="Times New Roman" w:hAnsi="Times New Roman" w:cs="Times New Roman"/>
                <w:b w:val="0"/>
                <w:color w:val="auto"/>
                <w:sz w:val="24"/>
                <w:szCs w:val="24"/>
              </w:rPr>
              <w:t>get_db</w:t>
            </w:r>
            <w:bookmarkEnd w:id="654"/>
            <w:bookmarkEnd w:id="655"/>
            <w:proofErr w:type="spellEnd"/>
          </w:p>
        </w:tc>
        <w:tc>
          <w:tcPr>
            <w:tcW w:w="2409" w:type="dxa"/>
          </w:tcPr>
          <w:p w14:paraId="15E47CD6" w14:textId="77777777" w:rsidR="003A3D8C" w:rsidRPr="00607B69" w:rsidRDefault="003A3D8C" w:rsidP="00754471">
            <w:pPr>
              <w:rPr>
                <w:rFonts w:ascii="Times New Roman" w:hAnsi="Times New Roman" w:cs="Times New Roman"/>
                <w:color w:val="auto"/>
                <w:sz w:val="24"/>
                <w:szCs w:val="24"/>
              </w:rPr>
            </w:pPr>
            <w:r w:rsidRPr="00607B69">
              <w:rPr>
                <w:rFonts w:ascii="Times New Roman" w:hAnsi="Times New Roman" w:cs="Times New Roman"/>
                <w:color w:val="auto"/>
                <w:sz w:val="24"/>
                <w:szCs w:val="24"/>
              </w:rPr>
              <w:t>Method uses to get all dentists’ data and officers’ data from database</w:t>
            </w:r>
          </w:p>
        </w:tc>
        <w:tc>
          <w:tcPr>
            <w:tcW w:w="2127" w:type="dxa"/>
          </w:tcPr>
          <w:p w14:paraId="7995E18D" w14:textId="5457430E" w:rsidR="003A3D8C" w:rsidRPr="00607B69" w:rsidRDefault="003A3D8C" w:rsidP="00754471">
            <w:pPr>
              <w:rPr>
                <w:rStyle w:val="Heading2Char"/>
                <w:rFonts w:ascii="Times New Roman" w:hAnsi="Times New Roman" w:cs="Times New Roman"/>
                <w:b w:val="0"/>
                <w:color w:val="auto"/>
                <w:sz w:val="24"/>
                <w:szCs w:val="24"/>
              </w:rPr>
            </w:pPr>
            <w:bookmarkStart w:id="656" w:name="_Toc393744932"/>
            <w:bookmarkStart w:id="657" w:name="_Toc393747316"/>
            <w:ins w:id="658" w:author="Sony" w:date="2014-07-21T13:26:00Z">
              <w:r w:rsidRPr="00607B69">
                <w:rPr>
                  <w:rStyle w:val="Heading2Char"/>
                  <w:rFonts w:ascii="Times New Roman" w:hAnsi="Times New Roman" w:cs="Times New Roman"/>
                  <w:b w:val="0"/>
                  <w:color w:val="auto"/>
                  <w:sz w:val="24"/>
                  <w:szCs w:val="24"/>
                </w:rPr>
                <w:t>-</w:t>
              </w:r>
            </w:ins>
            <w:bookmarkEnd w:id="656"/>
            <w:bookmarkEnd w:id="657"/>
          </w:p>
        </w:tc>
        <w:tc>
          <w:tcPr>
            <w:tcW w:w="1337" w:type="dxa"/>
          </w:tcPr>
          <w:p w14:paraId="5B06DF9A" w14:textId="3E0E8FC5" w:rsidR="003A3D8C" w:rsidRPr="00607B69" w:rsidRDefault="003A3D8C" w:rsidP="00754471">
            <w:pPr>
              <w:rPr>
                <w:rStyle w:val="Heading2Char"/>
                <w:rFonts w:ascii="Times New Roman" w:hAnsi="Times New Roman" w:cs="Times New Roman"/>
                <w:b w:val="0"/>
                <w:color w:val="auto"/>
                <w:sz w:val="24"/>
                <w:szCs w:val="24"/>
              </w:rPr>
            </w:pPr>
            <w:bookmarkStart w:id="659" w:name="_Toc393744933"/>
            <w:bookmarkStart w:id="660" w:name="_Toc393747317"/>
            <w:ins w:id="661" w:author="Sony" w:date="2014-07-21T13:26:00Z">
              <w:r w:rsidRPr="00607B69">
                <w:rPr>
                  <w:rStyle w:val="Heading2Char"/>
                  <w:rFonts w:ascii="Times New Roman" w:hAnsi="Times New Roman" w:cs="Times New Roman"/>
                  <w:b w:val="0"/>
                  <w:color w:val="auto"/>
                  <w:sz w:val="24"/>
                  <w:szCs w:val="24"/>
                </w:rPr>
                <w:t>Array[]</w:t>
              </w:r>
            </w:ins>
            <w:bookmarkEnd w:id="659"/>
            <w:bookmarkEnd w:id="660"/>
          </w:p>
        </w:tc>
      </w:tr>
      <w:tr w:rsidR="00607B69" w:rsidRPr="00607B69" w14:paraId="68EED47F" w14:textId="2B50ED3B" w:rsidTr="00404328">
        <w:tc>
          <w:tcPr>
            <w:tcW w:w="740" w:type="dxa"/>
          </w:tcPr>
          <w:p w14:paraId="00AA5603" w14:textId="77777777" w:rsidR="003A3D8C" w:rsidRPr="00607B69" w:rsidRDefault="003A3D8C" w:rsidP="00754471">
            <w:pPr>
              <w:rPr>
                <w:rStyle w:val="Heading2Char"/>
                <w:rFonts w:ascii="Times New Roman" w:hAnsi="Times New Roman" w:cs="Times New Roman"/>
                <w:b w:val="0"/>
                <w:color w:val="auto"/>
                <w:sz w:val="24"/>
                <w:szCs w:val="24"/>
              </w:rPr>
            </w:pPr>
            <w:bookmarkStart w:id="662" w:name="_Toc393744934"/>
            <w:bookmarkStart w:id="663" w:name="_Toc393747318"/>
            <w:r w:rsidRPr="00607B69">
              <w:rPr>
                <w:rStyle w:val="Heading2Char"/>
                <w:rFonts w:ascii="Times New Roman" w:hAnsi="Times New Roman" w:cs="Times New Roman"/>
                <w:b w:val="0"/>
                <w:color w:val="auto"/>
                <w:sz w:val="24"/>
                <w:szCs w:val="24"/>
              </w:rPr>
              <w:t>3</w:t>
            </w:r>
            <w:bookmarkEnd w:id="662"/>
            <w:bookmarkEnd w:id="663"/>
          </w:p>
        </w:tc>
        <w:tc>
          <w:tcPr>
            <w:tcW w:w="2629" w:type="dxa"/>
          </w:tcPr>
          <w:p w14:paraId="21B25DE6" w14:textId="6C997D17" w:rsidR="003A3D8C" w:rsidRPr="00607B69" w:rsidRDefault="003A3D8C" w:rsidP="00754471">
            <w:pPr>
              <w:rPr>
                <w:rStyle w:val="Heading2Char"/>
                <w:rFonts w:ascii="Times New Roman" w:hAnsi="Times New Roman" w:cs="Times New Roman"/>
                <w:b w:val="0"/>
                <w:color w:val="auto"/>
                <w:sz w:val="24"/>
                <w:szCs w:val="24"/>
              </w:rPr>
            </w:pPr>
            <w:bookmarkStart w:id="664" w:name="_Toc393744935"/>
            <w:bookmarkStart w:id="665" w:name="_Toc393747319"/>
            <w:proofErr w:type="spellStart"/>
            <w:r w:rsidRPr="00607B69">
              <w:rPr>
                <w:rStyle w:val="Heading2Char"/>
                <w:rFonts w:ascii="Times New Roman" w:hAnsi="Times New Roman" w:cs="Times New Roman"/>
                <w:b w:val="0"/>
                <w:color w:val="auto"/>
                <w:sz w:val="24"/>
                <w:szCs w:val="24"/>
              </w:rPr>
              <w:t>get_p_data</w:t>
            </w:r>
            <w:bookmarkEnd w:id="664"/>
            <w:bookmarkEnd w:id="665"/>
            <w:proofErr w:type="spellEnd"/>
          </w:p>
        </w:tc>
        <w:tc>
          <w:tcPr>
            <w:tcW w:w="2409" w:type="dxa"/>
          </w:tcPr>
          <w:p w14:paraId="52C90BDC" w14:textId="77777777" w:rsidR="003A3D8C" w:rsidRPr="00607B69" w:rsidRDefault="003A3D8C" w:rsidP="00754471">
            <w:pPr>
              <w:rPr>
                <w:rStyle w:val="Heading2Char"/>
                <w:rFonts w:ascii="Times New Roman" w:hAnsi="Times New Roman" w:cs="Times New Roman"/>
                <w:b w:val="0"/>
                <w:color w:val="auto"/>
                <w:sz w:val="24"/>
                <w:szCs w:val="24"/>
              </w:rPr>
            </w:pPr>
            <w:bookmarkStart w:id="666" w:name="_Toc393744936"/>
            <w:bookmarkStart w:id="667" w:name="_Toc393747320"/>
            <w:r w:rsidRPr="00607B69">
              <w:rPr>
                <w:rStyle w:val="Heading2Char"/>
                <w:rFonts w:ascii="Times New Roman" w:hAnsi="Times New Roman" w:cs="Times New Roman"/>
                <w:b w:val="0"/>
                <w:color w:val="auto"/>
                <w:sz w:val="24"/>
                <w:szCs w:val="24"/>
              </w:rPr>
              <w:t>Method uses to get all patients’ data from database</w:t>
            </w:r>
            <w:bookmarkEnd w:id="666"/>
            <w:bookmarkEnd w:id="667"/>
          </w:p>
        </w:tc>
        <w:tc>
          <w:tcPr>
            <w:tcW w:w="2127" w:type="dxa"/>
          </w:tcPr>
          <w:p w14:paraId="05D8CAF5" w14:textId="6D32FC7A" w:rsidR="003A3D8C" w:rsidRPr="00607B69" w:rsidRDefault="003A3D8C" w:rsidP="00754471">
            <w:pPr>
              <w:rPr>
                <w:rStyle w:val="Heading2Char"/>
                <w:rFonts w:ascii="Times New Roman" w:hAnsi="Times New Roman" w:cs="Times New Roman"/>
                <w:b w:val="0"/>
                <w:color w:val="auto"/>
                <w:sz w:val="24"/>
                <w:szCs w:val="24"/>
              </w:rPr>
            </w:pPr>
            <w:bookmarkStart w:id="668" w:name="_Toc393744937"/>
            <w:bookmarkStart w:id="669" w:name="_Toc393747321"/>
            <w:ins w:id="670" w:author="Sony" w:date="2014-07-21T13:26:00Z">
              <w:r w:rsidRPr="00607B69">
                <w:rPr>
                  <w:rStyle w:val="Heading2Char"/>
                  <w:rFonts w:ascii="Times New Roman" w:hAnsi="Times New Roman" w:cs="Times New Roman"/>
                  <w:b w:val="0"/>
                  <w:color w:val="auto"/>
                  <w:sz w:val="24"/>
                  <w:szCs w:val="24"/>
                </w:rPr>
                <w:t>-</w:t>
              </w:r>
            </w:ins>
            <w:bookmarkEnd w:id="668"/>
            <w:bookmarkEnd w:id="669"/>
          </w:p>
        </w:tc>
        <w:tc>
          <w:tcPr>
            <w:tcW w:w="1337" w:type="dxa"/>
          </w:tcPr>
          <w:p w14:paraId="5AA9AFF9" w14:textId="5760CE5F" w:rsidR="003A3D8C" w:rsidRPr="00607B69" w:rsidRDefault="003A3D8C" w:rsidP="00754471">
            <w:pPr>
              <w:rPr>
                <w:rStyle w:val="Heading2Char"/>
                <w:rFonts w:ascii="Times New Roman" w:hAnsi="Times New Roman" w:cs="Times New Roman"/>
                <w:b w:val="0"/>
                <w:color w:val="auto"/>
                <w:sz w:val="24"/>
                <w:szCs w:val="24"/>
              </w:rPr>
            </w:pPr>
            <w:bookmarkStart w:id="671" w:name="_Toc393744938"/>
            <w:bookmarkStart w:id="672" w:name="_Toc393747322"/>
            <w:ins w:id="673" w:author="Sony" w:date="2014-07-21T13:26:00Z">
              <w:r w:rsidRPr="00607B69">
                <w:rPr>
                  <w:rStyle w:val="Heading2Char"/>
                  <w:rFonts w:ascii="Times New Roman" w:hAnsi="Times New Roman" w:cs="Times New Roman"/>
                  <w:b w:val="0"/>
                  <w:color w:val="auto"/>
                  <w:sz w:val="24"/>
                  <w:szCs w:val="24"/>
                </w:rPr>
                <w:t>Array[]</w:t>
              </w:r>
            </w:ins>
            <w:bookmarkEnd w:id="671"/>
            <w:bookmarkEnd w:id="672"/>
          </w:p>
        </w:tc>
      </w:tr>
      <w:tr w:rsidR="00607B69" w:rsidRPr="00607B69" w14:paraId="59F18DDD" w14:textId="4AF0FAC8" w:rsidTr="00404328">
        <w:tblPrEx>
          <w:tblLook w:val="0000" w:firstRow="0" w:lastRow="0" w:firstColumn="0" w:lastColumn="0" w:noHBand="0" w:noVBand="0"/>
        </w:tblPrEx>
        <w:trPr>
          <w:trHeight w:val="620"/>
        </w:trPr>
        <w:tc>
          <w:tcPr>
            <w:tcW w:w="740" w:type="dxa"/>
          </w:tcPr>
          <w:p w14:paraId="2D5AEE85" w14:textId="77777777" w:rsidR="003A3D8C" w:rsidRPr="00607B69" w:rsidRDefault="003A3D8C" w:rsidP="00754471">
            <w:pPr>
              <w:rPr>
                <w:rStyle w:val="Heading2Char"/>
                <w:rFonts w:ascii="Times New Roman" w:hAnsi="Times New Roman" w:cs="Times New Roman"/>
                <w:b w:val="0"/>
                <w:color w:val="auto"/>
                <w:sz w:val="24"/>
                <w:szCs w:val="24"/>
              </w:rPr>
            </w:pPr>
            <w:bookmarkStart w:id="674" w:name="_Toc393744939"/>
            <w:bookmarkStart w:id="675" w:name="_Toc393747323"/>
            <w:r w:rsidRPr="00607B69">
              <w:rPr>
                <w:rStyle w:val="Heading2Char"/>
                <w:rFonts w:ascii="Times New Roman" w:hAnsi="Times New Roman" w:cs="Times New Roman"/>
                <w:b w:val="0"/>
                <w:color w:val="auto"/>
                <w:sz w:val="24"/>
                <w:szCs w:val="24"/>
              </w:rPr>
              <w:t>4</w:t>
            </w:r>
            <w:bookmarkEnd w:id="674"/>
            <w:bookmarkEnd w:id="675"/>
          </w:p>
        </w:tc>
        <w:tc>
          <w:tcPr>
            <w:tcW w:w="2629" w:type="dxa"/>
          </w:tcPr>
          <w:p w14:paraId="147D2AC1" w14:textId="3D449644" w:rsidR="003A3D8C" w:rsidRPr="00607B69" w:rsidRDefault="003A3D8C" w:rsidP="00754471">
            <w:pPr>
              <w:rPr>
                <w:rStyle w:val="Heading2Char"/>
                <w:rFonts w:ascii="Times New Roman" w:hAnsi="Times New Roman" w:cs="Times New Roman"/>
                <w:b w:val="0"/>
                <w:color w:val="auto"/>
                <w:sz w:val="24"/>
                <w:szCs w:val="24"/>
              </w:rPr>
            </w:pPr>
            <w:bookmarkStart w:id="676" w:name="_Toc393744940"/>
            <w:bookmarkStart w:id="677" w:name="_Toc393747324"/>
            <w:proofErr w:type="spellStart"/>
            <w:r w:rsidRPr="00607B69">
              <w:rPr>
                <w:rStyle w:val="Heading2Char"/>
                <w:rFonts w:ascii="Times New Roman" w:hAnsi="Times New Roman" w:cs="Times New Roman"/>
                <w:b w:val="0"/>
                <w:color w:val="auto"/>
                <w:sz w:val="24"/>
                <w:szCs w:val="24"/>
              </w:rPr>
              <w:t>getDataByID</w:t>
            </w:r>
            <w:bookmarkEnd w:id="676"/>
            <w:bookmarkEnd w:id="677"/>
            <w:proofErr w:type="spellEnd"/>
          </w:p>
        </w:tc>
        <w:tc>
          <w:tcPr>
            <w:tcW w:w="2409" w:type="dxa"/>
          </w:tcPr>
          <w:p w14:paraId="20DDD7B3" w14:textId="77777777" w:rsidR="003A3D8C" w:rsidRPr="00607B69" w:rsidRDefault="003A3D8C" w:rsidP="00754471">
            <w:pPr>
              <w:rPr>
                <w:rStyle w:val="Heading2Char"/>
                <w:rFonts w:ascii="Times New Roman" w:hAnsi="Times New Roman" w:cs="Times New Roman"/>
                <w:b w:val="0"/>
                <w:color w:val="auto"/>
                <w:sz w:val="24"/>
                <w:szCs w:val="24"/>
              </w:rPr>
            </w:pPr>
            <w:bookmarkStart w:id="678" w:name="_Toc393744941"/>
            <w:bookmarkStart w:id="679" w:name="_Toc393747325"/>
            <w:r w:rsidRPr="00607B69">
              <w:rPr>
                <w:rStyle w:val="Heading2Char"/>
                <w:rFonts w:ascii="Times New Roman" w:hAnsi="Times New Roman" w:cs="Times New Roman"/>
                <w:b w:val="0"/>
                <w:color w:val="auto"/>
                <w:sz w:val="24"/>
                <w:szCs w:val="24"/>
              </w:rPr>
              <w:t xml:space="preserve">Method uses to get data of dentist by using </w:t>
            </w:r>
            <w:proofErr w:type="spellStart"/>
            <w:r w:rsidRPr="00607B69">
              <w:rPr>
                <w:rStyle w:val="Heading2Char"/>
                <w:rFonts w:ascii="Times New Roman" w:hAnsi="Times New Roman" w:cs="Times New Roman"/>
                <w:b w:val="0"/>
                <w:color w:val="auto"/>
                <w:sz w:val="24"/>
                <w:szCs w:val="24"/>
              </w:rPr>
              <w:t>dentistID</w:t>
            </w:r>
            <w:bookmarkEnd w:id="678"/>
            <w:bookmarkEnd w:id="679"/>
            <w:proofErr w:type="spellEnd"/>
          </w:p>
        </w:tc>
        <w:tc>
          <w:tcPr>
            <w:tcW w:w="2127" w:type="dxa"/>
          </w:tcPr>
          <w:p w14:paraId="79A8C098" w14:textId="4CF7AC66" w:rsidR="003A3D8C" w:rsidRPr="00607B69" w:rsidRDefault="003A3D8C" w:rsidP="00754471">
            <w:pPr>
              <w:rPr>
                <w:rStyle w:val="Heading2Char"/>
                <w:rFonts w:ascii="Times New Roman" w:hAnsi="Times New Roman" w:cs="Times New Roman"/>
                <w:b w:val="0"/>
                <w:color w:val="auto"/>
                <w:sz w:val="24"/>
                <w:szCs w:val="24"/>
              </w:rPr>
            </w:pPr>
            <w:bookmarkStart w:id="680" w:name="_Toc393744942"/>
            <w:bookmarkStart w:id="681" w:name="_Toc393747326"/>
            <w:ins w:id="682" w:author="Sony" w:date="2014-07-21T13:27: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ins>
            <w:bookmarkEnd w:id="680"/>
            <w:bookmarkEnd w:id="681"/>
            <w:proofErr w:type="spellEnd"/>
          </w:p>
        </w:tc>
        <w:tc>
          <w:tcPr>
            <w:tcW w:w="1337" w:type="dxa"/>
          </w:tcPr>
          <w:p w14:paraId="19D1BAC0" w14:textId="0B45839A" w:rsidR="003A3D8C" w:rsidRPr="00607B69" w:rsidRDefault="003A3D8C" w:rsidP="00754471">
            <w:pPr>
              <w:rPr>
                <w:rStyle w:val="Heading2Char"/>
                <w:rFonts w:ascii="Times New Roman" w:hAnsi="Times New Roman" w:cs="Times New Roman"/>
                <w:b w:val="0"/>
                <w:color w:val="auto"/>
                <w:sz w:val="24"/>
                <w:szCs w:val="24"/>
              </w:rPr>
            </w:pPr>
            <w:bookmarkStart w:id="683" w:name="_Toc393744943"/>
            <w:bookmarkStart w:id="684" w:name="_Toc393747327"/>
            <w:ins w:id="685" w:author="Sony" w:date="2014-07-21T13:28:00Z">
              <w:r w:rsidRPr="00607B69">
                <w:rPr>
                  <w:rStyle w:val="Heading2Char"/>
                  <w:rFonts w:ascii="Times New Roman" w:hAnsi="Times New Roman" w:cs="Times New Roman"/>
                  <w:b w:val="0"/>
                  <w:color w:val="auto"/>
                  <w:sz w:val="24"/>
                  <w:szCs w:val="24"/>
                </w:rPr>
                <w:t>Array[]</w:t>
              </w:r>
            </w:ins>
            <w:bookmarkEnd w:id="683"/>
            <w:bookmarkEnd w:id="684"/>
          </w:p>
        </w:tc>
      </w:tr>
      <w:tr w:rsidR="00607B69" w:rsidRPr="00607B69" w14:paraId="51CFD52F" w14:textId="182E57D5" w:rsidTr="00404328">
        <w:tblPrEx>
          <w:tblLook w:val="0000" w:firstRow="0" w:lastRow="0" w:firstColumn="0" w:lastColumn="0" w:noHBand="0" w:noVBand="0"/>
        </w:tblPrEx>
        <w:trPr>
          <w:trHeight w:val="120"/>
        </w:trPr>
        <w:tc>
          <w:tcPr>
            <w:tcW w:w="740" w:type="dxa"/>
          </w:tcPr>
          <w:p w14:paraId="22DC40DC" w14:textId="77777777" w:rsidR="003A3D8C" w:rsidRPr="00607B69" w:rsidRDefault="003A3D8C" w:rsidP="00754471">
            <w:pPr>
              <w:rPr>
                <w:rStyle w:val="Heading2Char"/>
                <w:rFonts w:ascii="Times New Roman" w:hAnsi="Times New Roman" w:cs="Times New Roman"/>
                <w:b w:val="0"/>
                <w:color w:val="auto"/>
                <w:sz w:val="24"/>
                <w:szCs w:val="24"/>
              </w:rPr>
            </w:pPr>
            <w:bookmarkStart w:id="686" w:name="_Toc393744944"/>
            <w:bookmarkStart w:id="687" w:name="_Toc393747328"/>
            <w:r w:rsidRPr="00607B69">
              <w:rPr>
                <w:rStyle w:val="Heading2Char"/>
                <w:rFonts w:ascii="Times New Roman" w:hAnsi="Times New Roman" w:cs="Times New Roman"/>
                <w:b w:val="0"/>
                <w:color w:val="auto"/>
                <w:sz w:val="24"/>
                <w:szCs w:val="24"/>
              </w:rPr>
              <w:t>4</w:t>
            </w:r>
            <w:bookmarkEnd w:id="686"/>
            <w:bookmarkEnd w:id="687"/>
          </w:p>
        </w:tc>
        <w:tc>
          <w:tcPr>
            <w:tcW w:w="2629" w:type="dxa"/>
          </w:tcPr>
          <w:p w14:paraId="76B10F23" w14:textId="1619D0EF" w:rsidR="003A3D8C" w:rsidRPr="00607B69" w:rsidRDefault="003A3D8C" w:rsidP="00754471">
            <w:pPr>
              <w:rPr>
                <w:rStyle w:val="Heading2Char"/>
                <w:rFonts w:ascii="Times New Roman" w:hAnsi="Times New Roman" w:cs="Times New Roman"/>
                <w:b w:val="0"/>
                <w:color w:val="auto"/>
                <w:sz w:val="24"/>
                <w:szCs w:val="24"/>
              </w:rPr>
            </w:pPr>
            <w:bookmarkStart w:id="688" w:name="_Toc393744945"/>
            <w:bookmarkStart w:id="689" w:name="_Toc393747329"/>
            <w:proofErr w:type="spellStart"/>
            <w:r w:rsidRPr="00607B69">
              <w:rPr>
                <w:rStyle w:val="Heading2Char"/>
                <w:rFonts w:ascii="Times New Roman" w:hAnsi="Times New Roman" w:cs="Times New Roman"/>
                <w:b w:val="0"/>
                <w:color w:val="auto"/>
                <w:sz w:val="24"/>
                <w:szCs w:val="24"/>
              </w:rPr>
              <w:t>get_p_DataByID</w:t>
            </w:r>
            <w:bookmarkEnd w:id="688"/>
            <w:bookmarkEnd w:id="689"/>
            <w:proofErr w:type="spellEnd"/>
          </w:p>
        </w:tc>
        <w:tc>
          <w:tcPr>
            <w:tcW w:w="2409" w:type="dxa"/>
          </w:tcPr>
          <w:p w14:paraId="019E9C0B" w14:textId="77777777" w:rsidR="003A3D8C" w:rsidRPr="00607B69" w:rsidRDefault="003A3D8C" w:rsidP="00754471">
            <w:pPr>
              <w:rPr>
                <w:rStyle w:val="Heading2Char"/>
                <w:rFonts w:ascii="Times New Roman" w:hAnsi="Times New Roman" w:cs="Times New Roman"/>
                <w:b w:val="0"/>
                <w:color w:val="auto"/>
                <w:sz w:val="24"/>
                <w:szCs w:val="24"/>
              </w:rPr>
            </w:pPr>
            <w:bookmarkStart w:id="690" w:name="_Toc393744946"/>
            <w:bookmarkStart w:id="691" w:name="_Toc393747330"/>
            <w:r w:rsidRPr="00607B69">
              <w:rPr>
                <w:rStyle w:val="Heading2Char"/>
                <w:rFonts w:ascii="Times New Roman" w:hAnsi="Times New Roman" w:cs="Times New Roman"/>
                <w:b w:val="0"/>
                <w:color w:val="auto"/>
                <w:sz w:val="24"/>
                <w:szCs w:val="24"/>
              </w:rPr>
              <w:t xml:space="preserve">Method uses to get data of patient by using </w:t>
            </w:r>
            <w:proofErr w:type="spellStart"/>
            <w:r w:rsidRPr="00607B69">
              <w:rPr>
                <w:rStyle w:val="Heading2Char"/>
                <w:rFonts w:ascii="Times New Roman" w:hAnsi="Times New Roman" w:cs="Times New Roman"/>
                <w:b w:val="0"/>
                <w:color w:val="auto"/>
                <w:sz w:val="24"/>
                <w:szCs w:val="24"/>
              </w:rPr>
              <w:t>patientID</w:t>
            </w:r>
            <w:bookmarkEnd w:id="690"/>
            <w:bookmarkEnd w:id="691"/>
            <w:proofErr w:type="spellEnd"/>
          </w:p>
        </w:tc>
        <w:tc>
          <w:tcPr>
            <w:tcW w:w="2127" w:type="dxa"/>
          </w:tcPr>
          <w:p w14:paraId="3CD4FBE2" w14:textId="0CAE357F" w:rsidR="003A3D8C" w:rsidRPr="00607B69" w:rsidRDefault="003A3D8C" w:rsidP="00754471">
            <w:pPr>
              <w:rPr>
                <w:rStyle w:val="Heading2Char"/>
                <w:rFonts w:ascii="Times New Roman" w:hAnsi="Times New Roman" w:cs="Times New Roman"/>
                <w:b w:val="0"/>
                <w:color w:val="auto"/>
                <w:sz w:val="24"/>
                <w:szCs w:val="24"/>
              </w:rPr>
            </w:pPr>
            <w:bookmarkStart w:id="692" w:name="_Toc393744947"/>
            <w:bookmarkStart w:id="693" w:name="_Toc393747331"/>
            <w:ins w:id="694" w:author="Sony" w:date="2014-07-21T13:2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pateintID:varchar</w:t>
              </w:r>
            </w:ins>
            <w:bookmarkEnd w:id="692"/>
            <w:bookmarkEnd w:id="693"/>
            <w:proofErr w:type="spellEnd"/>
          </w:p>
        </w:tc>
        <w:tc>
          <w:tcPr>
            <w:tcW w:w="1337" w:type="dxa"/>
          </w:tcPr>
          <w:p w14:paraId="44EC3DE7" w14:textId="77712ED2" w:rsidR="003A3D8C" w:rsidRPr="00607B69" w:rsidRDefault="003A3D8C" w:rsidP="00754471">
            <w:pPr>
              <w:rPr>
                <w:rStyle w:val="Heading2Char"/>
                <w:rFonts w:ascii="Times New Roman" w:hAnsi="Times New Roman" w:cs="Times New Roman"/>
                <w:b w:val="0"/>
                <w:color w:val="auto"/>
                <w:sz w:val="24"/>
                <w:szCs w:val="24"/>
              </w:rPr>
            </w:pPr>
            <w:bookmarkStart w:id="695" w:name="_Toc393744948"/>
            <w:bookmarkStart w:id="696" w:name="_Toc393747332"/>
            <w:ins w:id="697" w:author="Sony" w:date="2014-07-21T13:29:00Z">
              <w:r w:rsidRPr="00607B69">
                <w:rPr>
                  <w:rStyle w:val="Heading2Char"/>
                  <w:rFonts w:ascii="Times New Roman" w:hAnsi="Times New Roman" w:cs="Times New Roman"/>
                  <w:b w:val="0"/>
                  <w:color w:val="auto"/>
                  <w:sz w:val="24"/>
                  <w:szCs w:val="24"/>
                </w:rPr>
                <w:t>Array[]</w:t>
              </w:r>
            </w:ins>
            <w:bookmarkEnd w:id="695"/>
            <w:bookmarkEnd w:id="696"/>
          </w:p>
        </w:tc>
      </w:tr>
      <w:tr w:rsidR="00607B69" w:rsidRPr="00607B69" w14:paraId="60B084BF" w14:textId="4BD6BE48" w:rsidTr="00404328">
        <w:tblPrEx>
          <w:tblLook w:val="0000" w:firstRow="0" w:lastRow="0" w:firstColumn="0" w:lastColumn="0" w:noHBand="0" w:noVBand="0"/>
        </w:tblPrEx>
        <w:trPr>
          <w:trHeight w:val="120"/>
        </w:trPr>
        <w:tc>
          <w:tcPr>
            <w:tcW w:w="740" w:type="dxa"/>
          </w:tcPr>
          <w:p w14:paraId="2D324757" w14:textId="77777777" w:rsidR="003A3D8C" w:rsidRPr="00607B69" w:rsidRDefault="003A3D8C" w:rsidP="00754471">
            <w:pPr>
              <w:rPr>
                <w:rStyle w:val="Heading2Char"/>
                <w:rFonts w:ascii="Times New Roman" w:hAnsi="Times New Roman" w:cs="Times New Roman"/>
                <w:b w:val="0"/>
                <w:color w:val="auto"/>
                <w:sz w:val="24"/>
                <w:szCs w:val="24"/>
              </w:rPr>
            </w:pPr>
            <w:bookmarkStart w:id="698" w:name="_Toc393744949"/>
            <w:bookmarkStart w:id="699" w:name="_Toc393747333"/>
            <w:r w:rsidRPr="00607B69">
              <w:rPr>
                <w:rStyle w:val="Heading2Char"/>
                <w:rFonts w:ascii="Times New Roman" w:hAnsi="Times New Roman" w:cs="Times New Roman"/>
                <w:b w:val="0"/>
                <w:color w:val="auto"/>
                <w:sz w:val="24"/>
                <w:szCs w:val="24"/>
              </w:rPr>
              <w:t>5</w:t>
            </w:r>
            <w:bookmarkEnd w:id="698"/>
            <w:bookmarkEnd w:id="699"/>
          </w:p>
        </w:tc>
        <w:tc>
          <w:tcPr>
            <w:tcW w:w="2629" w:type="dxa"/>
          </w:tcPr>
          <w:p w14:paraId="7CE79138" w14:textId="6A3CB0E2" w:rsidR="003A3D8C" w:rsidRPr="00607B69" w:rsidRDefault="003A3D8C" w:rsidP="00754471">
            <w:pPr>
              <w:rPr>
                <w:rStyle w:val="Heading2Char"/>
                <w:rFonts w:ascii="Times New Roman" w:hAnsi="Times New Roman" w:cs="Times New Roman"/>
                <w:b w:val="0"/>
                <w:color w:val="auto"/>
                <w:sz w:val="24"/>
                <w:szCs w:val="24"/>
              </w:rPr>
            </w:pPr>
            <w:bookmarkStart w:id="700" w:name="_Toc393744950"/>
            <w:bookmarkStart w:id="701" w:name="_Toc393747334"/>
            <w:proofErr w:type="spellStart"/>
            <w:r w:rsidRPr="00607B69">
              <w:rPr>
                <w:rStyle w:val="Heading2Char"/>
                <w:rFonts w:ascii="Times New Roman" w:hAnsi="Times New Roman" w:cs="Times New Roman"/>
                <w:b w:val="0"/>
                <w:color w:val="auto"/>
                <w:sz w:val="24"/>
                <w:szCs w:val="24"/>
              </w:rPr>
              <w:t>addnew</w:t>
            </w:r>
            <w:bookmarkEnd w:id="700"/>
            <w:bookmarkEnd w:id="701"/>
            <w:proofErr w:type="spellEnd"/>
          </w:p>
        </w:tc>
        <w:tc>
          <w:tcPr>
            <w:tcW w:w="2409" w:type="dxa"/>
          </w:tcPr>
          <w:p w14:paraId="5ABB0F86" w14:textId="77777777" w:rsidR="003A3D8C" w:rsidRPr="00607B69" w:rsidRDefault="003A3D8C" w:rsidP="00754471">
            <w:pPr>
              <w:rPr>
                <w:rStyle w:val="Heading2Char"/>
                <w:rFonts w:ascii="Times New Roman" w:hAnsi="Times New Roman" w:cs="Times New Roman"/>
                <w:b w:val="0"/>
                <w:color w:val="auto"/>
                <w:sz w:val="24"/>
                <w:szCs w:val="24"/>
              </w:rPr>
            </w:pPr>
            <w:bookmarkStart w:id="702" w:name="_Toc393744951"/>
            <w:bookmarkStart w:id="703" w:name="_Toc393747335"/>
            <w:r w:rsidRPr="00607B69">
              <w:rPr>
                <w:rStyle w:val="Heading2Char"/>
                <w:rFonts w:ascii="Times New Roman" w:hAnsi="Times New Roman" w:cs="Times New Roman"/>
                <w:b w:val="0"/>
                <w:color w:val="auto"/>
                <w:sz w:val="24"/>
                <w:szCs w:val="24"/>
              </w:rPr>
              <w:t>Method uses to add new patient to the database</w:t>
            </w:r>
            <w:bookmarkEnd w:id="702"/>
            <w:bookmarkEnd w:id="703"/>
          </w:p>
        </w:tc>
        <w:tc>
          <w:tcPr>
            <w:tcW w:w="2127" w:type="dxa"/>
          </w:tcPr>
          <w:p w14:paraId="554F5D06" w14:textId="17BA34E4" w:rsidR="003A3D8C" w:rsidRPr="00607B69" w:rsidRDefault="003A3D8C" w:rsidP="00754471">
            <w:pPr>
              <w:rPr>
                <w:rStyle w:val="Heading2Char"/>
                <w:rFonts w:ascii="Times New Roman" w:hAnsi="Times New Roman" w:cs="Times New Roman"/>
                <w:b w:val="0"/>
                <w:color w:val="auto"/>
                <w:sz w:val="24"/>
                <w:szCs w:val="24"/>
              </w:rPr>
            </w:pPr>
            <w:bookmarkStart w:id="704" w:name="_Toc393744952"/>
            <w:bookmarkStart w:id="705" w:name="_Toc393747336"/>
            <w:ins w:id="706" w:author="Sony" w:date="2014-07-21T13:29: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data:array</w:t>
              </w:r>
              <w:proofErr w:type="spellEnd"/>
              <w:r w:rsidRPr="00607B69">
                <w:rPr>
                  <w:rStyle w:val="Heading2Char"/>
                  <w:rFonts w:ascii="Times New Roman" w:hAnsi="Times New Roman" w:cs="Times New Roman"/>
                  <w:b w:val="0"/>
                  <w:color w:val="auto"/>
                  <w:sz w:val="24"/>
                  <w:szCs w:val="24"/>
                </w:rPr>
                <w:t>[]</w:t>
              </w:r>
            </w:ins>
            <w:bookmarkEnd w:id="704"/>
            <w:bookmarkEnd w:id="705"/>
          </w:p>
        </w:tc>
        <w:tc>
          <w:tcPr>
            <w:tcW w:w="1337" w:type="dxa"/>
          </w:tcPr>
          <w:p w14:paraId="084EACFF" w14:textId="355AAD30" w:rsidR="003A3D8C" w:rsidRPr="00607B69" w:rsidRDefault="003D728A" w:rsidP="00754471">
            <w:pPr>
              <w:rPr>
                <w:rStyle w:val="Heading2Char"/>
                <w:rFonts w:ascii="Times New Roman" w:hAnsi="Times New Roman" w:cs="Times New Roman"/>
                <w:b w:val="0"/>
                <w:color w:val="auto"/>
                <w:sz w:val="24"/>
                <w:szCs w:val="24"/>
              </w:rPr>
            </w:pPr>
            <w:bookmarkStart w:id="707" w:name="_Toc393744953"/>
            <w:bookmarkStart w:id="708" w:name="_Toc393747337"/>
            <w:proofErr w:type="spellStart"/>
            <w:ins w:id="709" w:author="Sony" w:date="2014-07-21T13:29:00Z">
              <w:r w:rsidRPr="00607B69">
                <w:rPr>
                  <w:rStyle w:val="Heading2Char"/>
                  <w:rFonts w:ascii="Times New Roman" w:hAnsi="Times New Roman" w:cs="Times New Roman"/>
                  <w:b w:val="0"/>
                  <w:color w:val="auto"/>
                  <w:sz w:val="24"/>
                  <w:szCs w:val="24"/>
                </w:rPr>
                <w:t>boolean</w:t>
              </w:r>
            </w:ins>
            <w:bookmarkEnd w:id="707"/>
            <w:bookmarkEnd w:id="708"/>
            <w:proofErr w:type="spellEnd"/>
          </w:p>
        </w:tc>
      </w:tr>
      <w:tr w:rsidR="00607B69" w:rsidRPr="00607B69" w14:paraId="4D0B94F7" w14:textId="7B8DDEB6" w:rsidTr="00404328">
        <w:tblPrEx>
          <w:tblLook w:val="0000" w:firstRow="0" w:lastRow="0" w:firstColumn="0" w:lastColumn="0" w:noHBand="0" w:noVBand="0"/>
        </w:tblPrEx>
        <w:trPr>
          <w:trHeight w:val="160"/>
        </w:trPr>
        <w:tc>
          <w:tcPr>
            <w:tcW w:w="740" w:type="dxa"/>
          </w:tcPr>
          <w:p w14:paraId="6EE17DDB" w14:textId="77777777" w:rsidR="003A3D8C" w:rsidRPr="00607B69" w:rsidRDefault="003A3D8C" w:rsidP="00754471">
            <w:pPr>
              <w:rPr>
                <w:rStyle w:val="Heading2Char"/>
                <w:rFonts w:ascii="Times New Roman" w:hAnsi="Times New Roman" w:cs="Times New Roman"/>
                <w:b w:val="0"/>
                <w:color w:val="auto"/>
                <w:sz w:val="24"/>
                <w:szCs w:val="24"/>
              </w:rPr>
            </w:pPr>
            <w:bookmarkStart w:id="710" w:name="_Toc393744954"/>
            <w:bookmarkStart w:id="711" w:name="_Toc393747338"/>
            <w:r w:rsidRPr="00607B69">
              <w:rPr>
                <w:rStyle w:val="Heading2Char"/>
                <w:rFonts w:ascii="Times New Roman" w:hAnsi="Times New Roman" w:cs="Times New Roman"/>
                <w:b w:val="0"/>
                <w:color w:val="auto"/>
                <w:sz w:val="24"/>
                <w:szCs w:val="24"/>
              </w:rPr>
              <w:t>6</w:t>
            </w:r>
            <w:bookmarkEnd w:id="710"/>
            <w:bookmarkEnd w:id="711"/>
          </w:p>
        </w:tc>
        <w:tc>
          <w:tcPr>
            <w:tcW w:w="2629" w:type="dxa"/>
          </w:tcPr>
          <w:p w14:paraId="5BA63F08" w14:textId="72B2D12B" w:rsidR="003A3D8C" w:rsidRPr="00607B69" w:rsidRDefault="003A3D8C" w:rsidP="00754471">
            <w:pPr>
              <w:rPr>
                <w:rStyle w:val="Heading2Char"/>
                <w:rFonts w:ascii="Times New Roman" w:hAnsi="Times New Roman" w:cs="Times New Roman"/>
                <w:b w:val="0"/>
                <w:color w:val="auto"/>
                <w:sz w:val="24"/>
                <w:szCs w:val="24"/>
              </w:rPr>
            </w:pPr>
            <w:bookmarkStart w:id="712" w:name="_Toc393744955"/>
            <w:bookmarkStart w:id="713" w:name="_Toc393747339"/>
            <w:r w:rsidRPr="00607B69">
              <w:rPr>
                <w:rStyle w:val="Heading2Char"/>
                <w:rFonts w:ascii="Times New Roman" w:hAnsi="Times New Roman" w:cs="Times New Roman"/>
                <w:b w:val="0"/>
                <w:color w:val="auto"/>
                <w:sz w:val="24"/>
                <w:szCs w:val="24"/>
              </w:rPr>
              <w:t>update</w:t>
            </w:r>
            <w:bookmarkEnd w:id="712"/>
            <w:bookmarkEnd w:id="713"/>
          </w:p>
        </w:tc>
        <w:tc>
          <w:tcPr>
            <w:tcW w:w="2409" w:type="dxa"/>
          </w:tcPr>
          <w:p w14:paraId="13CCF525" w14:textId="77777777" w:rsidR="003A3D8C" w:rsidRPr="00607B69" w:rsidRDefault="003A3D8C" w:rsidP="00754471">
            <w:pPr>
              <w:rPr>
                <w:rStyle w:val="Heading2Char"/>
                <w:rFonts w:ascii="Times New Roman" w:hAnsi="Times New Roman" w:cs="Times New Roman"/>
                <w:b w:val="0"/>
                <w:color w:val="auto"/>
                <w:sz w:val="24"/>
                <w:szCs w:val="24"/>
              </w:rPr>
            </w:pPr>
            <w:bookmarkStart w:id="714" w:name="_Toc393744956"/>
            <w:bookmarkStart w:id="715" w:name="_Toc393747340"/>
            <w:r w:rsidRPr="00607B69">
              <w:rPr>
                <w:rStyle w:val="Heading2Char"/>
                <w:rFonts w:ascii="Times New Roman" w:hAnsi="Times New Roman" w:cs="Times New Roman"/>
                <w:b w:val="0"/>
                <w:color w:val="auto"/>
                <w:sz w:val="24"/>
                <w:szCs w:val="24"/>
              </w:rPr>
              <w:t>Method uses to update patients’ data to database</w:t>
            </w:r>
            <w:bookmarkEnd w:id="714"/>
            <w:bookmarkEnd w:id="715"/>
          </w:p>
        </w:tc>
        <w:tc>
          <w:tcPr>
            <w:tcW w:w="2127" w:type="dxa"/>
          </w:tcPr>
          <w:p w14:paraId="38E53ABF" w14:textId="78732427" w:rsidR="003A3D8C" w:rsidRPr="00607B69" w:rsidRDefault="003D728A" w:rsidP="00754471">
            <w:pPr>
              <w:rPr>
                <w:rStyle w:val="Heading2Char"/>
                <w:rFonts w:ascii="Times New Roman" w:hAnsi="Times New Roman" w:cs="Times New Roman"/>
                <w:b w:val="0"/>
                <w:color w:val="auto"/>
                <w:sz w:val="24"/>
                <w:szCs w:val="24"/>
              </w:rPr>
            </w:pPr>
            <w:bookmarkStart w:id="716" w:name="_Toc393744957"/>
            <w:bookmarkStart w:id="717" w:name="_Toc393747341"/>
            <w:ins w:id="718" w:author="Sony" w:date="2014-07-21T13:31: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data:array</w:t>
              </w:r>
              <w:proofErr w:type="spellEnd"/>
              <w:r w:rsidRPr="00607B69">
                <w:rPr>
                  <w:rStyle w:val="Heading2Char"/>
                  <w:rFonts w:ascii="Times New Roman" w:hAnsi="Times New Roman" w:cs="Times New Roman"/>
                  <w:b w:val="0"/>
                  <w:color w:val="auto"/>
                  <w:sz w:val="24"/>
                  <w:szCs w:val="24"/>
                </w:rPr>
                <w:t>[]</w:t>
              </w:r>
            </w:ins>
            <w:bookmarkEnd w:id="716"/>
            <w:bookmarkEnd w:id="717"/>
          </w:p>
        </w:tc>
        <w:tc>
          <w:tcPr>
            <w:tcW w:w="1337" w:type="dxa"/>
          </w:tcPr>
          <w:p w14:paraId="0CA5DFE3" w14:textId="510F4A71" w:rsidR="003A3D8C" w:rsidRPr="00607B69" w:rsidRDefault="003D728A" w:rsidP="00754471">
            <w:pPr>
              <w:rPr>
                <w:rStyle w:val="Heading2Char"/>
                <w:rFonts w:ascii="Times New Roman" w:hAnsi="Times New Roman" w:cs="Times New Roman"/>
                <w:b w:val="0"/>
                <w:color w:val="auto"/>
                <w:sz w:val="24"/>
                <w:szCs w:val="24"/>
              </w:rPr>
            </w:pPr>
            <w:bookmarkStart w:id="719" w:name="_Toc393744958"/>
            <w:bookmarkStart w:id="720" w:name="_Toc393747342"/>
            <w:proofErr w:type="spellStart"/>
            <w:ins w:id="721" w:author="Sony" w:date="2014-07-21T13:31:00Z">
              <w:r w:rsidRPr="00607B69">
                <w:rPr>
                  <w:rStyle w:val="Heading2Char"/>
                  <w:rFonts w:ascii="Times New Roman" w:hAnsi="Times New Roman" w:cs="Times New Roman"/>
                  <w:b w:val="0"/>
                  <w:color w:val="auto"/>
                  <w:sz w:val="24"/>
                  <w:szCs w:val="24"/>
                </w:rPr>
                <w:t>boolean</w:t>
              </w:r>
            </w:ins>
            <w:bookmarkEnd w:id="719"/>
            <w:bookmarkEnd w:id="720"/>
            <w:proofErr w:type="spellEnd"/>
          </w:p>
        </w:tc>
      </w:tr>
      <w:tr w:rsidR="00607B69" w:rsidRPr="00607B69" w14:paraId="4AA46B8A" w14:textId="5E4FB798" w:rsidTr="00404328">
        <w:tblPrEx>
          <w:tblLook w:val="0000" w:firstRow="0" w:lastRow="0" w:firstColumn="0" w:lastColumn="0" w:noHBand="0" w:noVBand="0"/>
        </w:tblPrEx>
        <w:trPr>
          <w:trHeight w:val="211"/>
        </w:trPr>
        <w:tc>
          <w:tcPr>
            <w:tcW w:w="740" w:type="dxa"/>
          </w:tcPr>
          <w:p w14:paraId="505EB0EE" w14:textId="77777777" w:rsidR="003A3D8C" w:rsidRPr="00607B69" w:rsidRDefault="003A3D8C" w:rsidP="00754471">
            <w:pPr>
              <w:rPr>
                <w:rStyle w:val="Heading2Char"/>
                <w:rFonts w:ascii="Times New Roman" w:hAnsi="Times New Roman" w:cs="Times New Roman"/>
                <w:b w:val="0"/>
                <w:color w:val="auto"/>
                <w:sz w:val="24"/>
                <w:szCs w:val="24"/>
              </w:rPr>
            </w:pPr>
            <w:bookmarkStart w:id="722" w:name="_Toc393744959"/>
            <w:bookmarkStart w:id="723" w:name="_Toc393747343"/>
            <w:r w:rsidRPr="00607B69">
              <w:rPr>
                <w:rStyle w:val="Heading2Char"/>
                <w:rFonts w:ascii="Times New Roman" w:hAnsi="Times New Roman" w:cs="Times New Roman"/>
                <w:b w:val="0"/>
                <w:color w:val="auto"/>
                <w:sz w:val="24"/>
                <w:szCs w:val="24"/>
              </w:rPr>
              <w:t>8</w:t>
            </w:r>
            <w:bookmarkEnd w:id="722"/>
            <w:bookmarkEnd w:id="723"/>
          </w:p>
        </w:tc>
        <w:tc>
          <w:tcPr>
            <w:tcW w:w="2629" w:type="dxa"/>
          </w:tcPr>
          <w:p w14:paraId="5BB67533" w14:textId="52A7B993" w:rsidR="003A3D8C" w:rsidRPr="00607B69" w:rsidRDefault="003A3D8C" w:rsidP="00754471">
            <w:pPr>
              <w:rPr>
                <w:rStyle w:val="Heading2Char"/>
                <w:rFonts w:ascii="Times New Roman" w:hAnsi="Times New Roman" w:cs="Times New Roman"/>
                <w:b w:val="0"/>
                <w:color w:val="auto"/>
                <w:sz w:val="24"/>
                <w:szCs w:val="24"/>
              </w:rPr>
            </w:pPr>
            <w:bookmarkStart w:id="724" w:name="_Toc393744960"/>
            <w:bookmarkStart w:id="725" w:name="_Toc393747344"/>
            <w:r w:rsidRPr="00607B69">
              <w:rPr>
                <w:rStyle w:val="Heading2Char"/>
                <w:rFonts w:ascii="Times New Roman" w:hAnsi="Times New Roman" w:cs="Times New Roman"/>
                <w:b w:val="0"/>
                <w:color w:val="auto"/>
                <w:sz w:val="24"/>
                <w:szCs w:val="24"/>
              </w:rPr>
              <w:t>delete</w:t>
            </w:r>
            <w:bookmarkEnd w:id="724"/>
            <w:bookmarkEnd w:id="725"/>
          </w:p>
        </w:tc>
        <w:tc>
          <w:tcPr>
            <w:tcW w:w="2409" w:type="dxa"/>
          </w:tcPr>
          <w:p w14:paraId="01BAFE19" w14:textId="77777777" w:rsidR="003A3D8C" w:rsidRPr="00607B69" w:rsidRDefault="003A3D8C" w:rsidP="00754471">
            <w:pPr>
              <w:rPr>
                <w:rStyle w:val="Heading2Char"/>
                <w:rFonts w:ascii="Times New Roman" w:hAnsi="Times New Roman" w:cs="Times New Roman"/>
                <w:b w:val="0"/>
                <w:color w:val="auto"/>
                <w:sz w:val="24"/>
                <w:szCs w:val="24"/>
              </w:rPr>
            </w:pPr>
            <w:bookmarkStart w:id="726" w:name="_Toc393744961"/>
            <w:bookmarkStart w:id="727" w:name="_Toc393747345"/>
            <w:r w:rsidRPr="00607B69">
              <w:rPr>
                <w:rStyle w:val="Heading2Char"/>
                <w:rFonts w:ascii="Times New Roman" w:hAnsi="Times New Roman" w:cs="Times New Roman"/>
                <w:b w:val="0"/>
                <w:color w:val="auto"/>
                <w:sz w:val="24"/>
                <w:szCs w:val="24"/>
              </w:rPr>
              <w:t xml:space="preserve">Method uses to delete patient from database by using of </w:t>
            </w:r>
            <w:proofErr w:type="spellStart"/>
            <w:r w:rsidRPr="00607B69">
              <w:rPr>
                <w:rStyle w:val="Heading2Char"/>
                <w:rFonts w:ascii="Times New Roman" w:hAnsi="Times New Roman" w:cs="Times New Roman"/>
                <w:b w:val="0"/>
                <w:color w:val="auto"/>
                <w:sz w:val="24"/>
                <w:szCs w:val="24"/>
              </w:rPr>
              <w:t>patientID</w:t>
            </w:r>
            <w:bookmarkEnd w:id="726"/>
            <w:bookmarkEnd w:id="727"/>
            <w:proofErr w:type="spellEnd"/>
          </w:p>
        </w:tc>
        <w:tc>
          <w:tcPr>
            <w:tcW w:w="2127" w:type="dxa"/>
          </w:tcPr>
          <w:p w14:paraId="7DB2AD04" w14:textId="2F69B305" w:rsidR="003A3D8C" w:rsidRPr="00607B69" w:rsidRDefault="003D728A" w:rsidP="00754471">
            <w:pPr>
              <w:rPr>
                <w:rStyle w:val="Heading2Char"/>
                <w:rFonts w:ascii="Times New Roman" w:hAnsi="Times New Roman" w:cs="Times New Roman"/>
                <w:b w:val="0"/>
                <w:color w:val="auto"/>
                <w:sz w:val="24"/>
                <w:szCs w:val="24"/>
              </w:rPr>
            </w:pPr>
            <w:bookmarkStart w:id="728" w:name="_Toc393744962"/>
            <w:bookmarkStart w:id="729" w:name="_Toc393747346"/>
            <w:ins w:id="730" w:author="Sony" w:date="2014-07-21T13:31: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ins>
            <w:bookmarkEnd w:id="728"/>
            <w:bookmarkEnd w:id="729"/>
            <w:proofErr w:type="spellEnd"/>
          </w:p>
        </w:tc>
        <w:tc>
          <w:tcPr>
            <w:tcW w:w="1337" w:type="dxa"/>
          </w:tcPr>
          <w:p w14:paraId="33432400" w14:textId="07872528" w:rsidR="003A3D8C" w:rsidRPr="00607B69" w:rsidRDefault="003D728A" w:rsidP="00754471">
            <w:pPr>
              <w:rPr>
                <w:rStyle w:val="Heading2Char"/>
                <w:rFonts w:ascii="Times New Roman" w:hAnsi="Times New Roman" w:cs="Times New Roman"/>
                <w:b w:val="0"/>
                <w:color w:val="auto"/>
                <w:sz w:val="24"/>
                <w:szCs w:val="24"/>
              </w:rPr>
            </w:pPr>
            <w:bookmarkStart w:id="731" w:name="_Toc393744963"/>
            <w:bookmarkStart w:id="732" w:name="_Toc393747347"/>
            <w:proofErr w:type="spellStart"/>
            <w:ins w:id="733" w:author="Sony" w:date="2014-07-21T13:31:00Z">
              <w:r w:rsidRPr="00607B69">
                <w:rPr>
                  <w:rStyle w:val="Heading2Char"/>
                  <w:rFonts w:ascii="Times New Roman" w:hAnsi="Times New Roman" w:cs="Times New Roman"/>
                  <w:b w:val="0"/>
                  <w:color w:val="auto"/>
                  <w:sz w:val="24"/>
                  <w:szCs w:val="24"/>
                </w:rPr>
                <w:t>boolean</w:t>
              </w:r>
            </w:ins>
            <w:bookmarkEnd w:id="731"/>
            <w:bookmarkEnd w:id="732"/>
            <w:proofErr w:type="spellEnd"/>
          </w:p>
        </w:tc>
      </w:tr>
      <w:tr w:rsidR="00607B69" w:rsidRPr="00607B69" w14:paraId="6D8DC412" w14:textId="051471C4" w:rsidTr="00404328">
        <w:tblPrEx>
          <w:tblLook w:val="0000" w:firstRow="0" w:lastRow="0" w:firstColumn="0" w:lastColumn="0" w:noHBand="0" w:noVBand="0"/>
        </w:tblPrEx>
        <w:trPr>
          <w:trHeight w:val="400"/>
        </w:trPr>
        <w:tc>
          <w:tcPr>
            <w:tcW w:w="740" w:type="dxa"/>
          </w:tcPr>
          <w:p w14:paraId="20BE6C12" w14:textId="77777777" w:rsidR="003A3D8C" w:rsidRPr="00607B69" w:rsidRDefault="003A3D8C" w:rsidP="00754471">
            <w:pPr>
              <w:rPr>
                <w:rStyle w:val="Heading2Char"/>
                <w:rFonts w:ascii="Times New Roman" w:hAnsi="Times New Roman" w:cs="Times New Roman"/>
                <w:b w:val="0"/>
                <w:color w:val="auto"/>
                <w:sz w:val="24"/>
                <w:szCs w:val="24"/>
              </w:rPr>
            </w:pPr>
            <w:bookmarkStart w:id="734" w:name="_Toc393744964"/>
            <w:bookmarkStart w:id="735" w:name="_Toc393747348"/>
            <w:r w:rsidRPr="00607B69">
              <w:rPr>
                <w:rStyle w:val="Heading2Char"/>
                <w:rFonts w:ascii="Times New Roman" w:hAnsi="Times New Roman" w:cs="Times New Roman"/>
                <w:b w:val="0"/>
                <w:color w:val="auto"/>
                <w:sz w:val="24"/>
                <w:szCs w:val="24"/>
              </w:rPr>
              <w:t>9</w:t>
            </w:r>
            <w:bookmarkEnd w:id="734"/>
            <w:bookmarkEnd w:id="735"/>
          </w:p>
        </w:tc>
        <w:tc>
          <w:tcPr>
            <w:tcW w:w="2629" w:type="dxa"/>
          </w:tcPr>
          <w:p w14:paraId="4444A756" w14:textId="66A92075" w:rsidR="003A3D8C" w:rsidRPr="00607B69" w:rsidRDefault="003A3D8C" w:rsidP="00754471">
            <w:pPr>
              <w:rPr>
                <w:rStyle w:val="Heading2Char"/>
                <w:rFonts w:ascii="Times New Roman" w:hAnsi="Times New Roman" w:cs="Times New Roman"/>
                <w:b w:val="0"/>
                <w:color w:val="auto"/>
                <w:sz w:val="24"/>
                <w:szCs w:val="24"/>
              </w:rPr>
            </w:pPr>
            <w:bookmarkStart w:id="736" w:name="_Toc393744965"/>
            <w:bookmarkStart w:id="737" w:name="_Toc393747349"/>
            <w:proofErr w:type="spellStart"/>
            <w:r w:rsidRPr="00607B69">
              <w:rPr>
                <w:rStyle w:val="Heading2Char"/>
                <w:rFonts w:ascii="Times New Roman" w:hAnsi="Times New Roman" w:cs="Times New Roman"/>
                <w:b w:val="0"/>
                <w:color w:val="auto"/>
                <w:sz w:val="24"/>
                <w:szCs w:val="24"/>
              </w:rPr>
              <w:t>addnew_d</w:t>
            </w:r>
            <w:bookmarkEnd w:id="736"/>
            <w:bookmarkEnd w:id="737"/>
            <w:proofErr w:type="spellEnd"/>
          </w:p>
        </w:tc>
        <w:tc>
          <w:tcPr>
            <w:tcW w:w="2409" w:type="dxa"/>
          </w:tcPr>
          <w:p w14:paraId="18D45BF2" w14:textId="77777777" w:rsidR="003A3D8C" w:rsidRPr="00607B69" w:rsidRDefault="003A3D8C" w:rsidP="00754471">
            <w:pPr>
              <w:rPr>
                <w:rStyle w:val="Heading2Char"/>
                <w:rFonts w:ascii="Times New Roman" w:hAnsi="Times New Roman" w:cs="Times New Roman"/>
                <w:b w:val="0"/>
                <w:color w:val="auto"/>
                <w:sz w:val="24"/>
                <w:szCs w:val="24"/>
              </w:rPr>
            </w:pPr>
            <w:bookmarkStart w:id="738" w:name="_Toc393744966"/>
            <w:bookmarkStart w:id="739" w:name="_Toc393747350"/>
            <w:r w:rsidRPr="00607B69">
              <w:rPr>
                <w:rStyle w:val="Heading2Char"/>
                <w:rFonts w:ascii="Times New Roman" w:hAnsi="Times New Roman" w:cs="Times New Roman"/>
                <w:b w:val="0"/>
                <w:color w:val="auto"/>
                <w:sz w:val="24"/>
                <w:szCs w:val="24"/>
              </w:rPr>
              <w:t>Method uses to add new dentist to the database</w:t>
            </w:r>
            <w:bookmarkEnd w:id="738"/>
            <w:bookmarkEnd w:id="739"/>
          </w:p>
        </w:tc>
        <w:tc>
          <w:tcPr>
            <w:tcW w:w="2127" w:type="dxa"/>
          </w:tcPr>
          <w:p w14:paraId="25D81441" w14:textId="40DF4C75" w:rsidR="003A3D8C" w:rsidRPr="00607B69" w:rsidRDefault="003D728A" w:rsidP="00754471">
            <w:pPr>
              <w:rPr>
                <w:rStyle w:val="Heading2Char"/>
                <w:rFonts w:ascii="Times New Roman" w:hAnsi="Times New Roman" w:cs="Times New Roman"/>
                <w:b w:val="0"/>
                <w:color w:val="auto"/>
                <w:sz w:val="24"/>
                <w:szCs w:val="24"/>
              </w:rPr>
            </w:pPr>
            <w:bookmarkStart w:id="740" w:name="_Toc393744967"/>
            <w:bookmarkStart w:id="741" w:name="_Toc393747351"/>
            <w:ins w:id="742" w:author="Sony" w:date="2014-07-21T13:31: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data:array</w:t>
              </w:r>
              <w:proofErr w:type="spellEnd"/>
              <w:r w:rsidRPr="00607B69">
                <w:rPr>
                  <w:rStyle w:val="Heading2Char"/>
                  <w:rFonts w:ascii="Times New Roman" w:hAnsi="Times New Roman" w:cs="Times New Roman"/>
                  <w:b w:val="0"/>
                  <w:color w:val="auto"/>
                  <w:sz w:val="24"/>
                  <w:szCs w:val="24"/>
                </w:rPr>
                <w:t>[]</w:t>
              </w:r>
            </w:ins>
            <w:bookmarkEnd w:id="740"/>
            <w:bookmarkEnd w:id="741"/>
          </w:p>
        </w:tc>
        <w:tc>
          <w:tcPr>
            <w:tcW w:w="1337" w:type="dxa"/>
          </w:tcPr>
          <w:p w14:paraId="7C5D279E" w14:textId="529D7329" w:rsidR="003A3D8C" w:rsidRPr="00607B69" w:rsidRDefault="003D728A" w:rsidP="00754471">
            <w:pPr>
              <w:rPr>
                <w:rStyle w:val="Heading2Char"/>
                <w:rFonts w:ascii="Times New Roman" w:hAnsi="Times New Roman" w:cs="Times New Roman"/>
                <w:b w:val="0"/>
                <w:color w:val="auto"/>
                <w:sz w:val="24"/>
                <w:szCs w:val="24"/>
              </w:rPr>
            </w:pPr>
            <w:bookmarkStart w:id="743" w:name="_Toc393744968"/>
            <w:bookmarkStart w:id="744" w:name="_Toc393747352"/>
            <w:proofErr w:type="spellStart"/>
            <w:ins w:id="745" w:author="Sony" w:date="2014-07-21T13:31:00Z">
              <w:r w:rsidRPr="00607B69">
                <w:rPr>
                  <w:rStyle w:val="Heading2Char"/>
                  <w:rFonts w:ascii="Times New Roman" w:hAnsi="Times New Roman" w:cs="Times New Roman"/>
                  <w:b w:val="0"/>
                  <w:color w:val="auto"/>
                  <w:sz w:val="24"/>
                  <w:szCs w:val="24"/>
                </w:rPr>
                <w:t>boolean</w:t>
              </w:r>
            </w:ins>
            <w:bookmarkEnd w:id="743"/>
            <w:bookmarkEnd w:id="744"/>
            <w:proofErr w:type="spellEnd"/>
          </w:p>
        </w:tc>
      </w:tr>
      <w:tr w:rsidR="00607B69" w:rsidRPr="00607B69" w14:paraId="23838567" w14:textId="7FCDACFD" w:rsidTr="00404328">
        <w:tblPrEx>
          <w:tblLook w:val="0000" w:firstRow="0" w:lastRow="0" w:firstColumn="0" w:lastColumn="0" w:noHBand="0" w:noVBand="0"/>
        </w:tblPrEx>
        <w:trPr>
          <w:trHeight w:val="554"/>
        </w:trPr>
        <w:tc>
          <w:tcPr>
            <w:tcW w:w="740" w:type="dxa"/>
          </w:tcPr>
          <w:p w14:paraId="72A7EB29" w14:textId="77777777" w:rsidR="003A3D8C" w:rsidRPr="00607B69" w:rsidRDefault="003A3D8C" w:rsidP="00754471">
            <w:pPr>
              <w:rPr>
                <w:rStyle w:val="Heading2Char"/>
                <w:rFonts w:ascii="Times New Roman" w:hAnsi="Times New Roman" w:cs="Times New Roman"/>
                <w:b w:val="0"/>
                <w:color w:val="auto"/>
                <w:sz w:val="24"/>
                <w:szCs w:val="24"/>
              </w:rPr>
            </w:pPr>
            <w:bookmarkStart w:id="746" w:name="_Toc393744969"/>
            <w:bookmarkStart w:id="747" w:name="_Toc393747353"/>
            <w:r w:rsidRPr="00607B69">
              <w:rPr>
                <w:rStyle w:val="Heading2Char"/>
                <w:rFonts w:ascii="Times New Roman" w:hAnsi="Times New Roman" w:cs="Times New Roman"/>
                <w:b w:val="0"/>
                <w:color w:val="auto"/>
                <w:sz w:val="24"/>
                <w:szCs w:val="24"/>
              </w:rPr>
              <w:t>10</w:t>
            </w:r>
            <w:bookmarkEnd w:id="746"/>
            <w:bookmarkEnd w:id="747"/>
          </w:p>
        </w:tc>
        <w:tc>
          <w:tcPr>
            <w:tcW w:w="2629" w:type="dxa"/>
          </w:tcPr>
          <w:p w14:paraId="2EF57137" w14:textId="014F19CD" w:rsidR="003A3D8C" w:rsidRPr="00607B69" w:rsidRDefault="003A3D8C" w:rsidP="00754471">
            <w:pPr>
              <w:rPr>
                <w:rStyle w:val="Heading2Char"/>
                <w:rFonts w:ascii="Times New Roman" w:hAnsi="Times New Roman" w:cs="Times New Roman"/>
                <w:b w:val="0"/>
                <w:color w:val="auto"/>
                <w:sz w:val="24"/>
                <w:szCs w:val="24"/>
              </w:rPr>
            </w:pPr>
            <w:bookmarkStart w:id="748" w:name="_Toc393744970"/>
            <w:bookmarkStart w:id="749" w:name="_Toc393747354"/>
            <w:proofErr w:type="spellStart"/>
            <w:r w:rsidRPr="00607B69">
              <w:rPr>
                <w:rStyle w:val="Heading2Char"/>
                <w:rFonts w:ascii="Times New Roman" w:hAnsi="Times New Roman" w:cs="Times New Roman"/>
                <w:b w:val="0"/>
                <w:color w:val="auto"/>
                <w:sz w:val="24"/>
                <w:szCs w:val="24"/>
              </w:rPr>
              <w:t>d_update</w:t>
            </w:r>
            <w:bookmarkEnd w:id="748"/>
            <w:bookmarkEnd w:id="749"/>
            <w:proofErr w:type="spellEnd"/>
          </w:p>
        </w:tc>
        <w:tc>
          <w:tcPr>
            <w:tcW w:w="2409" w:type="dxa"/>
          </w:tcPr>
          <w:p w14:paraId="1905256C" w14:textId="77777777" w:rsidR="003A3D8C" w:rsidRPr="00607B69" w:rsidRDefault="003A3D8C" w:rsidP="00754471">
            <w:pPr>
              <w:rPr>
                <w:rStyle w:val="Heading2Char"/>
                <w:rFonts w:ascii="Times New Roman" w:hAnsi="Times New Roman" w:cs="Times New Roman"/>
                <w:b w:val="0"/>
                <w:color w:val="auto"/>
                <w:sz w:val="24"/>
                <w:szCs w:val="24"/>
              </w:rPr>
            </w:pPr>
            <w:bookmarkStart w:id="750" w:name="_Toc393744971"/>
            <w:bookmarkStart w:id="751" w:name="_Toc393747355"/>
            <w:r w:rsidRPr="00607B69">
              <w:rPr>
                <w:rStyle w:val="Heading2Char"/>
                <w:rFonts w:ascii="Times New Roman" w:hAnsi="Times New Roman" w:cs="Times New Roman"/>
                <w:b w:val="0"/>
                <w:color w:val="auto"/>
                <w:sz w:val="24"/>
                <w:szCs w:val="24"/>
              </w:rPr>
              <w:t>Method uses to update dentists’ data to database</w:t>
            </w:r>
            <w:bookmarkEnd w:id="750"/>
            <w:bookmarkEnd w:id="751"/>
            <w:r w:rsidRPr="00607B69">
              <w:rPr>
                <w:rStyle w:val="Heading2Char"/>
                <w:rFonts w:ascii="Times New Roman" w:hAnsi="Times New Roman" w:cs="Times New Roman"/>
                <w:b w:val="0"/>
                <w:color w:val="auto"/>
                <w:sz w:val="24"/>
                <w:szCs w:val="24"/>
              </w:rPr>
              <w:t xml:space="preserve"> </w:t>
            </w:r>
          </w:p>
        </w:tc>
        <w:tc>
          <w:tcPr>
            <w:tcW w:w="2127" w:type="dxa"/>
          </w:tcPr>
          <w:p w14:paraId="4305B5C9" w14:textId="50AD77C3" w:rsidR="003A3D8C" w:rsidRPr="00607B69" w:rsidRDefault="003D728A" w:rsidP="00754471">
            <w:pPr>
              <w:rPr>
                <w:rStyle w:val="Heading2Char"/>
                <w:rFonts w:ascii="Times New Roman" w:hAnsi="Times New Roman" w:cs="Times New Roman"/>
                <w:b w:val="0"/>
                <w:color w:val="auto"/>
                <w:sz w:val="24"/>
                <w:szCs w:val="24"/>
              </w:rPr>
            </w:pPr>
            <w:bookmarkStart w:id="752" w:name="_Toc393744972"/>
            <w:bookmarkStart w:id="753" w:name="_Toc393747356"/>
            <w:ins w:id="754" w:author="Sony" w:date="2014-07-21T13:32: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data:array</w:t>
              </w:r>
              <w:proofErr w:type="spellEnd"/>
              <w:r w:rsidRPr="00607B69">
                <w:rPr>
                  <w:rStyle w:val="Heading2Char"/>
                  <w:rFonts w:ascii="Times New Roman" w:hAnsi="Times New Roman" w:cs="Times New Roman"/>
                  <w:b w:val="0"/>
                  <w:color w:val="auto"/>
                  <w:sz w:val="24"/>
                  <w:szCs w:val="24"/>
                </w:rPr>
                <w:t>[]</w:t>
              </w:r>
            </w:ins>
            <w:bookmarkEnd w:id="752"/>
            <w:bookmarkEnd w:id="753"/>
          </w:p>
          <w:p w14:paraId="4BEECEE2" w14:textId="77777777" w:rsidR="003A3D8C" w:rsidRPr="00607B69" w:rsidRDefault="003A3D8C" w:rsidP="00754471">
            <w:pPr>
              <w:rPr>
                <w:rStyle w:val="Heading2Char"/>
                <w:rFonts w:ascii="Times New Roman" w:hAnsi="Times New Roman" w:cs="Times New Roman"/>
                <w:b w:val="0"/>
                <w:color w:val="auto"/>
                <w:sz w:val="24"/>
                <w:szCs w:val="24"/>
              </w:rPr>
            </w:pPr>
          </w:p>
        </w:tc>
        <w:tc>
          <w:tcPr>
            <w:tcW w:w="1337" w:type="dxa"/>
          </w:tcPr>
          <w:p w14:paraId="107250B0" w14:textId="7D57D3BE" w:rsidR="003A3D8C" w:rsidRPr="00607B69" w:rsidRDefault="003D728A" w:rsidP="00754471">
            <w:pPr>
              <w:rPr>
                <w:rStyle w:val="Heading2Char"/>
                <w:rFonts w:ascii="Times New Roman" w:hAnsi="Times New Roman" w:cs="Times New Roman"/>
                <w:b w:val="0"/>
                <w:color w:val="auto"/>
                <w:sz w:val="24"/>
                <w:szCs w:val="24"/>
              </w:rPr>
            </w:pPr>
            <w:bookmarkStart w:id="755" w:name="_Toc393744973"/>
            <w:bookmarkStart w:id="756" w:name="_Toc393747357"/>
            <w:proofErr w:type="spellStart"/>
            <w:ins w:id="757" w:author="Sony" w:date="2014-07-21T13:32:00Z">
              <w:r w:rsidRPr="00607B69">
                <w:rPr>
                  <w:rStyle w:val="Heading2Char"/>
                  <w:rFonts w:ascii="Times New Roman" w:hAnsi="Times New Roman" w:cs="Times New Roman"/>
                  <w:b w:val="0"/>
                  <w:color w:val="auto"/>
                  <w:sz w:val="24"/>
                  <w:szCs w:val="24"/>
                </w:rPr>
                <w:t>boolean</w:t>
              </w:r>
            </w:ins>
            <w:bookmarkEnd w:id="755"/>
            <w:bookmarkEnd w:id="756"/>
            <w:proofErr w:type="spellEnd"/>
          </w:p>
        </w:tc>
      </w:tr>
      <w:tr w:rsidR="00607B69" w:rsidRPr="00607B69" w14:paraId="47A78DC9" w14:textId="1968DEAB" w:rsidTr="00404328">
        <w:tblPrEx>
          <w:tblLook w:val="0000" w:firstRow="0" w:lastRow="0" w:firstColumn="0" w:lastColumn="0" w:noHBand="0" w:noVBand="0"/>
        </w:tblPrEx>
        <w:trPr>
          <w:trHeight w:val="554"/>
        </w:trPr>
        <w:tc>
          <w:tcPr>
            <w:tcW w:w="740" w:type="dxa"/>
          </w:tcPr>
          <w:p w14:paraId="07A176F8" w14:textId="77777777" w:rsidR="003A3D8C" w:rsidRPr="00607B69" w:rsidRDefault="003A3D8C" w:rsidP="00754471">
            <w:pPr>
              <w:rPr>
                <w:rStyle w:val="Heading2Char"/>
                <w:rFonts w:ascii="Times New Roman" w:hAnsi="Times New Roman" w:cs="Times New Roman"/>
                <w:b w:val="0"/>
                <w:color w:val="auto"/>
                <w:sz w:val="24"/>
                <w:szCs w:val="24"/>
              </w:rPr>
            </w:pPr>
            <w:bookmarkStart w:id="758" w:name="_Toc393744974"/>
            <w:bookmarkStart w:id="759" w:name="_Toc393747358"/>
            <w:r w:rsidRPr="00607B69">
              <w:rPr>
                <w:rStyle w:val="Heading2Char"/>
                <w:rFonts w:ascii="Times New Roman" w:hAnsi="Times New Roman" w:cs="Times New Roman"/>
                <w:b w:val="0"/>
                <w:color w:val="auto"/>
                <w:sz w:val="24"/>
                <w:szCs w:val="24"/>
              </w:rPr>
              <w:t>11</w:t>
            </w:r>
            <w:bookmarkEnd w:id="758"/>
            <w:bookmarkEnd w:id="759"/>
          </w:p>
        </w:tc>
        <w:tc>
          <w:tcPr>
            <w:tcW w:w="2629" w:type="dxa"/>
          </w:tcPr>
          <w:p w14:paraId="585DC48F" w14:textId="006A946E" w:rsidR="003A3D8C" w:rsidRPr="00607B69" w:rsidRDefault="003A3D8C" w:rsidP="00754471">
            <w:pPr>
              <w:rPr>
                <w:rStyle w:val="Heading2Char"/>
                <w:rFonts w:ascii="Times New Roman" w:hAnsi="Times New Roman" w:cs="Times New Roman"/>
                <w:b w:val="0"/>
                <w:color w:val="auto"/>
                <w:sz w:val="24"/>
                <w:szCs w:val="24"/>
              </w:rPr>
            </w:pPr>
            <w:bookmarkStart w:id="760" w:name="_Toc393744975"/>
            <w:bookmarkStart w:id="761" w:name="_Toc393747359"/>
            <w:proofErr w:type="spellStart"/>
            <w:r w:rsidRPr="00607B69">
              <w:rPr>
                <w:rStyle w:val="Heading2Char"/>
                <w:rFonts w:ascii="Times New Roman" w:hAnsi="Times New Roman" w:cs="Times New Roman"/>
                <w:b w:val="0"/>
                <w:color w:val="auto"/>
                <w:sz w:val="24"/>
                <w:szCs w:val="24"/>
              </w:rPr>
              <w:t>get_appointment</w:t>
            </w:r>
            <w:bookmarkEnd w:id="760"/>
            <w:bookmarkEnd w:id="761"/>
            <w:proofErr w:type="spellEnd"/>
          </w:p>
        </w:tc>
        <w:tc>
          <w:tcPr>
            <w:tcW w:w="2409" w:type="dxa"/>
          </w:tcPr>
          <w:p w14:paraId="204A9232" w14:textId="77777777" w:rsidR="003A3D8C" w:rsidRPr="00607B69" w:rsidRDefault="003A3D8C" w:rsidP="00754471">
            <w:pPr>
              <w:rPr>
                <w:rStyle w:val="Heading2Char"/>
                <w:rFonts w:ascii="Times New Roman" w:hAnsi="Times New Roman" w:cs="Times New Roman"/>
                <w:b w:val="0"/>
                <w:color w:val="auto"/>
                <w:sz w:val="24"/>
                <w:szCs w:val="24"/>
              </w:rPr>
            </w:pPr>
            <w:bookmarkStart w:id="762" w:name="_Toc393744976"/>
            <w:bookmarkStart w:id="763" w:name="_Toc393747360"/>
            <w:r w:rsidRPr="00607B69">
              <w:rPr>
                <w:rStyle w:val="Heading2Char"/>
                <w:rFonts w:ascii="Times New Roman" w:hAnsi="Times New Roman" w:cs="Times New Roman"/>
                <w:b w:val="0"/>
                <w:color w:val="auto"/>
                <w:sz w:val="24"/>
                <w:szCs w:val="24"/>
              </w:rPr>
              <w:t>Method uses to get data of appointments from database</w:t>
            </w:r>
            <w:bookmarkEnd w:id="762"/>
            <w:bookmarkEnd w:id="763"/>
          </w:p>
        </w:tc>
        <w:tc>
          <w:tcPr>
            <w:tcW w:w="2127" w:type="dxa"/>
          </w:tcPr>
          <w:p w14:paraId="67D73F62" w14:textId="4AA1B15E" w:rsidR="003A3D8C" w:rsidRPr="00607B69" w:rsidRDefault="003D728A" w:rsidP="00754471">
            <w:pPr>
              <w:rPr>
                <w:rStyle w:val="Heading2Char"/>
                <w:rFonts w:ascii="Times New Roman" w:hAnsi="Times New Roman" w:cs="Times New Roman"/>
                <w:b w:val="0"/>
                <w:color w:val="auto"/>
                <w:sz w:val="24"/>
                <w:szCs w:val="24"/>
              </w:rPr>
            </w:pPr>
            <w:bookmarkStart w:id="764" w:name="_Toc393744977"/>
            <w:bookmarkStart w:id="765" w:name="_Toc393747361"/>
            <w:ins w:id="766" w:author="Sony" w:date="2014-07-21T13:33:00Z">
              <w:r w:rsidRPr="00607B69">
                <w:rPr>
                  <w:rStyle w:val="Heading2Char"/>
                  <w:rFonts w:ascii="Times New Roman" w:hAnsi="Times New Roman" w:cs="Times New Roman"/>
                  <w:b w:val="0"/>
                  <w:color w:val="auto"/>
                  <w:sz w:val="24"/>
                  <w:szCs w:val="24"/>
                </w:rPr>
                <w:t>-</w:t>
              </w:r>
            </w:ins>
            <w:bookmarkEnd w:id="764"/>
            <w:bookmarkEnd w:id="765"/>
          </w:p>
        </w:tc>
        <w:tc>
          <w:tcPr>
            <w:tcW w:w="1337" w:type="dxa"/>
          </w:tcPr>
          <w:p w14:paraId="67331073" w14:textId="13CCDEFC" w:rsidR="003A3D8C" w:rsidRPr="00607B69" w:rsidRDefault="003D728A" w:rsidP="00754471">
            <w:pPr>
              <w:rPr>
                <w:rStyle w:val="Heading2Char"/>
                <w:rFonts w:ascii="Times New Roman" w:hAnsi="Times New Roman" w:cs="Times New Roman"/>
                <w:b w:val="0"/>
                <w:color w:val="auto"/>
                <w:sz w:val="24"/>
                <w:szCs w:val="24"/>
              </w:rPr>
            </w:pPr>
            <w:bookmarkStart w:id="767" w:name="_Toc393744978"/>
            <w:bookmarkStart w:id="768" w:name="_Toc393747362"/>
            <w:ins w:id="769" w:author="Sony" w:date="2014-07-21T13:33:00Z">
              <w:r w:rsidRPr="00607B69">
                <w:rPr>
                  <w:rStyle w:val="Heading2Char"/>
                  <w:rFonts w:ascii="Times New Roman" w:hAnsi="Times New Roman" w:cs="Times New Roman"/>
                  <w:b w:val="0"/>
                  <w:color w:val="auto"/>
                  <w:sz w:val="24"/>
                  <w:szCs w:val="24"/>
                </w:rPr>
                <w:t>Array[]</w:t>
              </w:r>
            </w:ins>
            <w:bookmarkEnd w:id="767"/>
            <w:bookmarkEnd w:id="768"/>
          </w:p>
        </w:tc>
      </w:tr>
      <w:tr w:rsidR="00607B69" w:rsidRPr="00607B69" w14:paraId="6A00E1CF" w14:textId="05A2D051" w:rsidTr="00404328">
        <w:tblPrEx>
          <w:tblLook w:val="0000" w:firstRow="0" w:lastRow="0" w:firstColumn="0" w:lastColumn="0" w:noHBand="0" w:noVBand="0"/>
        </w:tblPrEx>
        <w:trPr>
          <w:trHeight w:val="554"/>
        </w:trPr>
        <w:tc>
          <w:tcPr>
            <w:tcW w:w="740" w:type="dxa"/>
          </w:tcPr>
          <w:p w14:paraId="01F7232D" w14:textId="77777777" w:rsidR="003A3D8C" w:rsidRPr="00607B69" w:rsidRDefault="003A3D8C" w:rsidP="00754471">
            <w:pPr>
              <w:rPr>
                <w:rStyle w:val="Heading2Char"/>
                <w:rFonts w:ascii="Times New Roman" w:hAnsi="Times New Roman" w:cs="Times New Roman"/>
                <w:b w:val="0"/>
                <w:color w:val="auto"/>
                <w:sz w:val="24"/>
                <w:szCs w:val="24"/>
              </w:rPr>
            </w:pPr>
            <w:bookmarkStart w:id="770" w:name="_Toc393744979"/>
            <w:bookmarkStart w:id="771" w:name="_Toc393747363"/>
            <w:r w:rsidRPr="00607B69">
              <w:rPr>
                <w:rStyle w:val="Heading2Char"/>
                <w:rFonts w:ascii="Times New Roman" w:hAnsi="Times New Roman" w:cs="Times New Roman"/>
                <w:b w:val="0"/>
                <w:color w:val="auto"/>
                <w:sz w:val="24"/>
                <w:szCs w:val="24"/>
              </w:rPr>
              <w:t>12</w:t>
            </w:r>
            <w:bookmarkEnd w:id="770"/>
            <w:bookmarkEnd w:id="771"/>
          </w:p>
        </w:tc>
        <w:tc>
          <w:tcPr>
            <w:tcW w:w="2629" w:type="dxa"/>
          </w:tcPr>
          <w:p w14:paraId="010D2FF2" w14:textId="3A05318B" w:rsidR="003A3D8C" w:rsidRPr="00607B69" w:rsidRDefault="003A3D8C" w:rsidP="00754471">
            <w:pPr>
              <w:rPr>
                <w:rStyle w:val="Heading2Char"/>
                <w:rFonts w:ascii="Times New Roman" w:hAnsi="Times New Roman" w:cs="Times New Roman"/>
                <w:b w:val="0"/>
                <w:color w:val="auto"/>
                <w:sz w:val="24"/>
                <w:szCs w:val="24"/>
              </w:rPr>
            </w:pPr>
            <w:bookmarkStart w:id="772" w:name="_Toc393744980"/>
            <w:bookmarkStart w:id="773" w:name="_Toc393747364"/>
            <w:proofErr w:type="spellStart"/>
            <w:r w:rsidRPr="00607B69">
              <w:rPr>
                <w:rStyle w:val="Heading2Char"/>
                <w:rFonts w:ascii="Times New Roman" w:hAnsi="Times New Roman" w:cs="Times New Roman"/>
                <w:b w:val="0"/>
                <w:color w:val="auto"/>
                <w:sz w:val="24"/>
                <w:szCs w:val="24"/>
              </w:rPr>
              <w:t>make_new</w:t>
            </w:r>
            <w:bookmarkEnd w:id="772"/>
            <w:bookmarkEnd w:id="773"/>
            <w:proofErr w:type="spellEnd"/>
          </w:p>
        </w:tc>
        <w:tc>
          <w:tcPr>
            <w:tcW w:w="2409" w:type="dxa"/>
          </w:tcPr>
          <w:p w14:paraId="71F50C0A" w14:textId="77777777" w:rsidR="003A3D8C" w:rsidRPr="00607B69" w:rsidRDefault="003A3D8C" w:rsidP="00754471">
            <w:pPr>
              <w:rPr>
                <w:rStyle w:val="Heading2Char"/>
                <w:rFonts w:ascii="Times New Roman" w:hAnsi="Times New Roman" w:cs="Times New Roman"/>
                <w:b w:val="0"/>
                <w:color w:val="auto"/>
                <w:sz w:val="24"/>
                <w:szCs w:val="24"/>
              </w:rPr>
            </w:pPr>
            <w:bookmarkStart w:id="774" w:name="_Toc393744981"/>
            <w:bookmarkStart w:id="775" w:name="_Toc393747365"/>
            <w:r w:rsidRPr="00607B69">
              <w:rPr>
                <w:rStyle w:val="Heading2Char"/>
                <w:rFonts w:ascii="Times New Roman" w:hAnsi="Times New Roman" w:cs="Times New Roman"/>
                <w:b w:val="0"/>
                <w:color w:val="auto"/>
                <w:sz w:val="24"/>
                <w:szCs w:val="24"/>
              </w:rPr>
              <w:t>Method uses to add new appointment to database</w:t>
            </w:r>
            <w:bookmarkEnd w:id="774"/>
            <w:bookmarkEnd w:id="775"/>
          </w:p>
        </w:tc>
        <w:tc>
          <w:tcPr>
            <w:tcW w:w="2127" w:type="dxa"/>
          </w:tcPr>
          <w:p w14:paraId="60DBC426" w14:textId="206EB5A6" w:rsidR="003A3D8C" w:rsidRPr="00607B69" w:rsidRDefault="003D728A" w:rsidP="00754471">
            <w:pPr>
              <w:rPr>
                <w:rStyle w:val="Heading2Char"/>
                <w:rFonts w:ascii="Times New Roman" w:hAnsi="Times New Roman" w:cs="Times New Roman"/>
                <w:b w:val="0"/>
                <w:color w:val="auto"/>
                <w:sz w:val="24"/>
                <w:szCs w:val="24"/>
              </w:rPr>
            </w:pPr>
            <w:bookmarkStart w:id="776" w:name="_Toc393744982"/>
            <w:bookmarkStart w:id="777" w:name="_Toc393747366"/>
            <w:ins w:id="778" w:author="Sony" w:date="2014-07-21T13:33: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data:varchar</w:t>
              </w:r>
            </w:ins>
            <w:bookmarkEnd w:id="776"/>
            <w:bookmarkEnd w:id="777"/>
            <w:proofErr w:type="spellEnd"/>
          </w:p>
        </w:tc>
        <w:tc>
          <w:tcPr>
            <w:tcW w:w="1337" w:type="dxa"/>
          </w:tcPr>
          <w:p w14:paraId="521E774F" w14:textId="744A7FAE" w:rsidR="003A3D8C" w:rsidRPr="00607B69" w:rsidRDefault="003D728A" w:rsidP="00754471">
            <w:pPr>
              <w:rPr>
                <w:rStyle w:val="Heading2Char"/>
                <w:rFonts w:ascii="Times New Roman" w:hAnsi="Times New Roman" w:cs="Times New Roman"/>
                <w:b w:val="0"/>
                <w:color w:val="auto"/>
                <w:sz w:val="24"/>
                <w:szCs w:val="24"/>
              </w:rPr>
            </w:pPr>
            <w:bookmarkStart w:id="779" w:name="_Toc393744983"/>
            <w:bookmarkStart w:id="780" w:name="_Toc393747367"/>
            <w:proofErr w:type="spellStart"/>
            <w:ins w:id="781" w:author="Sony" w:date="2014-07-21T13:34:00Z">
              <w:r w:rsidRPr="00607B69">
                <w:rPr>
                  <w:rStyle w:val="Heading2Char"/>
                  <w:rFonts w:ascii="Times New Roman" w:hAnsi="Times New Roman" w:cs="Times New Roman"/>
                  <w:b w:val="0"/>
                  <w:color w:val="auto"/>
                  <w:sz w:val="24"/>
                  <w:szCs w:val="24"/>
                </w:rPr>
                <w:t>boolean</w:t>
              </w:r>
            </w:ins>
            <w:bookmarkEnd w:id="779"/>
            <w:bookmarkEnd w:id="780"/>
            <w:proofErr w:type="spellEnd"/>
          </w:p>
        </w:tc>
      </w:tr>
      <w:tr w:rsidR="00607B69" w:rsidRPr="00607B69" w14:paraId="2A17BA19" w14:textId="48B4DD28" w:rsidTr="00404328">
        <w:tblPrEx>
          <w:tblLook w:val="0000" w:firstRow="0" w:lastRow="0" w:firstColumn="0" w:lastColumn="0" w:noHBand="0" w:noVBand="0"/>
        </w:tblPrEx>
        <w:trPr>
          <w:trHeight w:val="554"/>
        </w:trPr>
        <w:tc>
          <w:tcPr>
            <w:tcW w:w="740" w:type="dxa"/>
          </w:tcPr>
          <w:p w14:paraId="3EE3B3A4" w14:textId="77777777" w:rsidR="003A3D8C" w:rsidRPr="00607B69" w:rsidRDefault="003A3D8C" w:rsidP="00754471">
            <w:pPr>
              <w:rPr>
                <w:rStyle w:val="Heading2Char"/>
                <w:rFonts w:ascii="Times New Roman" w:hAnsi="Times New Roman" w:cs="Times New Roman"/>
                <w:b w:val="0"/>
                <w:color w:val="auto"/>
                <w:sz w:val="24"/>
                <w:szCs w:val="24"/>
              </w:rPr>
            </w:pPr>
            <w:bookmarkStart w:id="782" w:name="_Toc393744984"/>
            <w:bookmarkStart w:id="783" w:name="_Toc393747368"/>
            <w:r w:rsidRPr="00607B69">
              <w:rPr>
                <w:rStyle w:val="Heading2Char"/>
                <w:rFonts w:ascii="Times New Roman" w:hAnsi="Times New Roman" w:cs="Times New Roman"/>
                <w:b w:val="0"/>
                <w:color w:val="auto"/>
                <w:sz w:val="24"/>
                <w:szCs w:val="24"/>
              </w:rPr>
              <w:t>13</w:t>
            </w:r>
            <w:bookmarkEnd w:id="782"/>
            <w:bookmarkEnd w:id="783"/>
          </w:p>
        </w:tc>
        <w:tc>
          <w:tcPr>
            <w:tcW w:w="2629" w:type="dxa"/>
          </w:tcPr>
          <w:p w14:paraId="406F7491" w14:textId="69111C69" w:rsidR="003A3D8C" w:rsidRPr="00607B69" w:rsidRDefault="003A3D8C" w:rsidP="00754471">
            <w:pPr>
              <w:rPr>
                <w:rStyle w:val="Heading2Char"/>
                <w:rFonts w:ascii="Times New Roman" w:hAnsi="Times New Roman" w:cs="Times New Roman"/>
                <w:b w:val="0"/>
                <w:color w:val="auto"/>
                <w:sz w:val="24"/>
                <w:szCs w:val="24"/>
              </w:rPr>
            </w:pPr>
            <w:bookmarkStart w:id="784" w:name="_Toc393744985"/>
            <w:bookmarkStart w:id="785" w:name="_Toc393747369"/>
            <w:proofErr w:type="spellStart"/>
            <w:r w:rsidRPr="00607B69">
              <w:rPr>
                <w:rStyle w:val="Heading2Char"/>
                <w:rFonts w:ascii="Times New Roman" w:hAnsi="Times New Roman" w:cs="Times New Roman"/>
                <w:b w:val="0"/>
                <w:color w:val="auto"/>
                <w:sz w:val="24"/>
                <w:szCs w:val="24"/>
              </w:rPr>
              <w:t>appointment_update</w:t>
            </w:r>
            <w:bookmarkEnd w:id="784"/>
            <w:bookmarkEnd w:id="785"/>
            <w:proofErr w:type="spellEnd"/>
          </w:p>
        </w:tc>
        <w:tc>
          <w:tcPr>
            <w:tcW w:w="2409" w:type="dxa"/>
          </w:tcPr>
          <w:p w14:paraId="0ED7BE4A" w14:textId="77777777" w:rsidR="003A3D8C" w:rsidRPr="00607B69" w:rsidRDefault="003A3D8C" w:rsidP="00754471">
            <w:pPr>
              <w:rPr>
                <w:rStyle w:val="Heading2Char"/>
                <w:rFonts w:ascii="Times New Roman" w:hAnsi="Times New Roman" w:cs="Times New Roman"/>
                <w:b w:val="0"/>
                <w:color w:val="auto"/>
                <w:sz w:val="24"/>
                <w:szCs w:val="24"/>
              </w:rPr>
            </w:pPr>
            <w:bookmarkStart w:id="786" w:name="_Toc393744986"/>
            <w:bookmarkStart w:id="787" w:name="_Toc393747370"/>
            <w:r w:rsidRPr="00607B69">
              <w:rPr>
                <w:rStyle w:val="Heading2Char"/>
                <w:rFonts w:ascii="Times New Roman" w:hAnsi="Times New Roman" w:cs="Times New Roman"/>
                <w:b w:val="0"/>
                <w:color w:val="auto"/>
                <w:sz w:val="24"/>
                <w:szCs w:val="24"/>
              </w:rPr>
              <w:t>Method uses to update appointments’ data to database</w:t>
            </w:r>
            <w:bookmarkEnd w:id="786"/>
            <w:bookmarkEnd w:id="787"/>
          </w:p>
        </w:tc>
        <w:tc>
          <w:tcPr>
            <w:tcW w:w="2127" w:type="dxa"/>
          </w:tcPr>
          <w:p w14:paraId="05ABC7AC" w14:textId="1EBB218B" w:rsidR="003A3D8C" w:rsidRPr="00607B69" w:rsidRDefault="003D728A" w:rsidP="00754471">
            <w:pPr>
              <w:rPr>
                <w:rStyle w:val="Heading2Char"/>
                <w:rFonts w:ascii="Times New Roman" w:hAnsi="Times New Roman" w:cs="Times New Roman"/>
                <w:b w:val="0"/>
                <w:color w:val="auto"/>
                <w:sz w:val="24"/>
                <w:szCs w:val="24"/>
              </w:rPr>
            </w:pPr>
            <w:bookmarkStart w:id="788" w:name="_Toc393744987"/>
            <w:bookmarkStart w:id="789" w:name="_Toc393747371"/>
            <w:ins w:id="790" w:author="Sony" w:date="2014-07-21T13:34: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data:varchar</w:t>
              </w:r>
            </w:ins>
            <w:bookmarkEnd w:id="788"/>
            <w:bookmarkEnd w:id="789"/>
            <w:proofErr w:type="spellEnd"/>
          </w:p>
        </w:tc>
        <w:tc>
          <w:tcPr>
            <w:tcW w:w="1337" w:type="dxa"/>
          </w:tcPr>
          <w:p w14:paraId="5D952B1C" w14:textId="2EF36550" w:rsidR="003A3D8C" w:rsidRPr="00607B69" w:rsidRDefault="003D728A" w:rsidP="00754471">
            <w:pPr>
              <w:rPr>
                <w:rStyle w:val="Heading2Char"/>
                <w:rFonts w:ascii="Times New Roman" w:hAnsi="Times New Roman" w:cs="Times New Roman"/>
                <w:b w:val="0"/>
                <w:color w:val="auto"/>
                <w:sz w:val="24"/>
                <w:szCs w:val="24"/>
              </w:rPr>
            </w:pPr>
            <w:bookmarkStart w:id="791" w:name="_Toc393744988"/>
            <w:bookmarkStart w:id="792" w:name="_Toc393747372"/>
            <w:proofErr w:type="spellStart"/>
            <w:ins w:id="793" w:author="Sony" w:date="2014-07-21T13:34:00Z">
              <w:r w:rsidRPr="00607B69">
                <w:rPr>
                  <w:rStyle w:val="Heading2Char"/>
                  <w:rFonts w:ascii="Times New Roman" w:hAnsi="Times New Roman" w:cs="Times New Roman"/>
                  <w:b w:val="0"/>
                  <w:color w:val="auto"/>
                  <w:sz w:val="24"/>
                  <w:szCs w:val="24"/>
                </w:rPr>
                <w:t>boolean</w:t>
              </w:r>
            </w:ins>
            <w:bookmarkEnd w:id="791"/>
            <w:bookmarkEnd w:id="792"/>
            <w:proofErr w:type="spellEnd"/>
          </w:p>
        </w:tc>
      </w:tr>
      <w:tr w:rsidR="00607B69" w:rsidRPr="00607B69" w14:paraId="1D4A0F51" w14:textId="3EB2DDDE" w:rsidTr="00404328">
        <w:tblPrEx>
          <w:tblLook w:val="0000" w:firstRow="0" w:lastRow="0" w:firstColumn="0" w:lastColumn="0" w:noHBand="0" w:noVBand="0"/>
        </w:tblPrEx>
        <w:trPr>
          <w:trHeight w:val="554"/>
        </w:trPr>
        <w:tc>
          <w:tcPr>
            <w:tcW w:w="740" w:type="dxa"/>
          </w:tcPr>
          <w:p w14:paraId="6B4B15CA" w14:textId="77777777" w:rsidR="003A3D8C" w:rsidRPr="00607B69" w:rsidRDefault="003A3D8C" w:rsidP="00754471">
            <w:pPr>
              <w:rPr>
                <w:rStyle w:val="Heading2Char"/>
                <w:rFonts w:ascii="Times New Roman" w:hAnsi="Times New Roman" w:cs="Times New Roman"/>
                <w:b w:val="0"/>
                <w:color w:val="auto"/>
                <w:sz w:val="24"/>
                <w:szCs w:val="24"/>
              </w:rPr>
            </w:pPr>
            <w:bookmarkStart w:id="794" w:name="_Toc393744989"/>
            <w:bookmarkStart w:id="795" w:name="_Toc393747373"/>
            <w:r w:rsidRPr="00607B69">
              <w:rPr>
                <w:rStyle w:val="Heading2Char"/>
                <w:rFonts w:ascii="Times New Roman" w:hAnsi="Times New Roman" w:cs="Times New Roman"/>
                <w:b w:val="0"/>
                <w:color w:val="auto"/>
                <w:sz w:val="24"/>
                <w:szCs w:val="24"/>
              </w:rPr>
              <w:t>14</w:t>
            </w:r>
            <w:bookmarkEnd w:id="794"/>
            <w:bookmarkEnd w:id="795"/>
          </w:p>
        </w:tc>
        <w:tc>
          <w:tcPr>
            <w:tcW w:w="2629" w:type="dxa"/>
          </w:tcPr>
          <w:p w14:paraId="3A8FD5E0" w14:textId="507BDF0E" w:rsidR="003A3D8C" w:rsidRPr="00607B69" w:rsidRDefault="003A3D8C" w:rsidP="00754471">
            <w:pPr>
              <w:rPr>
                <w:rStyle w:val="Heading2Char"/>
                <w:rFonts w:ascii="Times New Roman" w:hAnsi="Times New Roman" w:cs="Times New Roman"/>
                <w:b w:val="0"/>
                <w:color w:val="auto"/>
                <w:sz w:val="24"/>
                <w:szCs w:val="24"/>
              </w:rPr>
            </w:pPr>
            <w:bookmarkStart w:id="796" w:name="_Toc393744990"/>
            <w:bookmarkStart w:id="797" w:name="_Toc393747374"/>
            <w:proofErr w:type="spellStart"/>
            <w:r w:rsidRPr="00607B69">
              <w:rPr>
                <w:rStyle w:val="Heading2Char"/>
                <w:rFonts w:ascii="Times New Roman" w:hAnsi="Times New Roman" w:cs="Times New Roman"/>
                <w:b w:val="0"/>
                <w:color w:val="auto"/>
                <w:sz w:val="24"/>
                <w:szCs w:val="24"/>
              </w:rPr>
              <w:t>app_delete</w:t>
            </w:r>
            <w:bookmarkEnd w:id="796"/>
            <w:bookmarkEnd w:id="797"/>
            <w:proofErr w:type="spellEnd"/>
          </w:p>
        </w:tc>
        <w:tc>
          <w:tcPr>
            <w:tcW w:w="2409" w:type="dxa"/>
          </w:tcPr>
          <w:p w14:paraId="3B0CD701" w14:textId="77777777" w:rsidR="003A3D8C" w:rsidRPr="00607B69" w:rsidRDefault="003A3D8C" w:rsidP="00754471">
            <w:pPr>
              <w:rPr>
                <w:rStyle w:val="Heading2Char"/>
                <w:rFonts w:ascii="Times New Roman" w:hAnsi="Times New Roman" w:cs="Times New Roman"/>
                <w:b w:val="0"/>
                <w:color w:val="auto"/>
                <w:sz w:val="24"/>
                <w:szCs w:val="24"/>
              </w:rPr>
            </w:pPr>
            <w:bookmarkStart w:id="798" w:name="_Toc393744991"/>
            <w:bookmarkStart w:id="799" w:name="_Toc393747375"/>
            <w:r w:rsidRPr="00607B69">
              <w:rPr>
                <w:rStyle w:val="Heading2Char"/>
                <w:rFonts w:ascii="Times New Roman" w:hAnsi="Times New Roman" w:cs="Times New Roman"/>
                <w:b w:val="0"/>
                <w:color w:val="auto"/>
                <w:sz w:val="24"/>
                <w:szCs w:val="24"/>
              </w:rPr>
              <w:t>Method uses to delete appointments’ data from database</w:t>
            </w:r>
            <w:bookmarkEnd w:id="798"/>
            <w:bookmarkEnd w:id="799"/>
          </w:p>
        </w:tc>
        <w:tc>
          <w:tcPr>
            <w:tcW w:w="2127" w:type="dxa"/>
          </w:tcPr>
          <w:p w14:paraId="76A11907" w14:textId="20B75AE4" w:rsidR="003A3D8C" w:rsidRPr="00607B69" w:rsidRDefault="003D728A" w:rsidP="00754471">
            <w:pPr>
              <w:rPr>
                <w:rStyle w:val="Heading2Char"/>
                <w:rFonts w:ascii="Times New Roman" w:hAnsi="Times New Roman" w:cs="Times New Roman"/>
                <w:b w:val="0"/>
                <w:color w:val="auto"/>
                <w:sz w:val="24"/>
                <w:szCs w:val="24"/>
              </w:rPr>
            </w:pPr>
            <w:bookmarkStart w:id="800" w:name="_Toc393744992"/>
            <w:bookmarkStart w:id="801" w:name="_Toc393747376"/>
            <w:ins w:id="802" w:author="Sony" w:date="2014-07-21T13:35: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appointmentID:int</w:t>
              </w:r>
            </w:ins>
            <w:bookmarkEnd w:id="800"/>
            <w:bookmarkEnd w:id="801"/>
            <w:proofErr w:type="spellEnd"/>
          </w:p>
        </w:tc>
        <w:tc>
          <w:tcPr>
            <w:tcW w:w="1337" w:type="dxa"/>
          </w:tcPr>
          <w:p w14:paraId="6EF65A99" w14:textId="4A827432" w:rsidR="003A3D8C" w:rsidRPr="00607B69" w:rsidRDefault="003D728A" w:rsidP="00754471">
            <w:pPr>
              <w:rPr>
                <w:rStyle w:val="Heading2Char"/>
                <w:rFonts w:ascii="Times New Roman" w:hAnsi="Times New Roman" w:cs="Times New Roman"/>
                <w:b w:val="0"/>
                <w:color w:val="auto"/>
                <w:sz w:val="24"/>
                <w:szCs w:val="24"/>
              </w:rPr>
            </w:pPr>
            <w:bookmarkStart w:id="803" w:name="_Toc393744993"/>
            <w:bookmarkStart w:id="804" w:name="_Toc393747377"/>
            <w:proofErr w:type="spellStart"/>
            <w:ins w:id="805" w:author="Sony" w:date="2014-07-21T13:35:00Z">
              <w:r w:rsidRPr="00607B69">
                <w:rPr>
                  <w:rStyle w:val="Heading2Char"/>
                  <w:rFonts w:ascii="Times New Roman" w:hAnsi="Times New Roman" w:cs="Times New Roman"/>
                  <w:b w:val="0"/>
                  <w:color w:val="auto"/>
                  <w:sz w:val="24"/>
                  <w:szCs w:val="24"/>
                </w:rPr>
                <w:t>boolean</w:t>
              </w:r>
            </w:ins>
            <w:bookmarkEnd w:id="803"/>
            <w:bookmarkEnd w:id="804"/>
            <w:proofErr w:type="spellEnd"/>
          </w:p>
        </w:tc>
      </w:tr>
      <w:tr w:rsidR="00607B69" w:rsidRPr="00607B69" w14:paraId="4EF40EAD" w14:textId="341ABB00" w:rsidTr="00404328">
        <w:tblPrEx>
          <w:tblLook w:val="0000" w:firstRow="0" w:lastRow="0" w:firstColumn="0" w:lastColumn="0" w:noHBand="0" w:noVBand="0"/>
        </w:tblPrEx>
        <w:trPr>
          <w:trHeight w:val="554"/>
        </w:trPr>
        <w:tc>
          <w:tcPr>
            <w:tcW w:w="740" w:type="dxa"/>
          </w:tcPr>
          <w:p w14:paraId="3D3A4DF3" w14:textId="77777777" w:rsidR="003A3D8C" w:rsidRPr="00607B69" w:rsidRDefault="003A3D8C" w:rsidP="00754471">
            <w:pPr>
              <w:rPr>
                <w:rStyle w:val="Heading2Char"/>
                <w:rFonts w:ascii="Times New Roman" w:hAnsi="Times New Roman" w:cs="Times New Roman"/>
                <w:b w:val="0"/>
                <w:color w:val="auto"/>
                <w:sz w:val="24"/>
                <w:szCs w:val="24"/>
              </w:rPr>
            </w:pPr>
            <w:bookmarkStart w:id="806" w:name="_Toc393744994"/>
            <w:bookmarkStart w:id="807" w:name="_Toc393747378"/>
            <w:r w:rsidRPr="00607B69">
              <w:rPr>
                <w:rStyle w:val="Heading2Char"/>
                <w:rFonts w:ascii="Times New Roman" w:hAnsi="Times New Roman" w:cs="Times New Roman"/>
                <w:b w:val="0"/>
                <w:color w:val="auto"/>
                <w:sz w:val="24"/>
                <w:szCs w:val="24"/>
              </w:rPr>
              <w:t>15</w:t>
            </w:r>
            <w:bookmarkEnd w:id="806"/>
            <w:bookmarkEnd w:id="807"/>
          </w:p>
        </w:tc>
        <w:tc>
          <w:tcPr>
            <w:tcW w:w="2629" w:type="dxa"/>
          </w:tcPr>
          <w:p w14:paraId="00CD2D9C" w14:textId="3B29000A" w:rsidR="003A3D8C" w:rsidRPr="00607B69" w:rsidRDefault="003A3D8C" w:rsidP="00754471">
            <w:pPr>
              <w:rPr>
                <w:rStyle w:val="Heading2Char"/>
                <w:rFonts w:ascii="Times New Roman" w:hAnsi="Times New Roman" w:cs="Times New Roman"/>
                <w:b w:val="0"/>
                <w:color w:val="auto"/>
                <w:sz w:val="24"/>
                <w:szCs w:val="24"/>
              </w:rPr>
            </w:pPr>
            <w:bookmarkStart w:id="808" w:name="_Toc393744995"/>
            <w:bookmarkStart w:id="809" w:name="_Toc393747379"/>
            <w:proofErr w:type="spellStart"/>
            <w:r w:rsidRPr="00607B69">
              <w:rPr>
                <w:rStyle w:val="Heading2Char"/>
                <w:rFonts w:ascii="Times New Roman" w:hAnsi="Times New Roman" w:cs="Times New Roman"/>
                <w:b w:val="0"/>
                <w:color w:val="auto"/>
                <w:sz w:val="24"/>
                <w:szCs w:val="24"/>
              </w:rPr>
              <w:t>getAppointmentByPID</w:t>
            </w:r>
            <w:bookmarkEnd w:id="808"/>
            <w:bookmarkEnd w:id="809"/>
            <w:proofErr w:type="spellEnd"/>
          </w:p>
        </w:tc>
        <w:tc>
          <w:tcPr>
            <w:tcW w:w="2409" w:type="dxa"/>
          </w:tcPr>
          <w:p w14:paraId="5A5B7457" w14:textId="77777777" w:rsidR="003A3D8C" w:rsidRPr="00607B69" w:rsidRDefault="003A3D8C" w:rsidP="00754471">
            <w:pPr>
              <w:rPr>
                <w:rStyle w:val="Heading2Char"/>
                <w:rFonts w:ascii="Times New Roman" w:hAnsi="Times New Roman" w:cs="Times New Roman"/>
                <w:b w:val="0"/>
                <w:color w:val="auto"/>
                <w:sz w:val="24"/>
                <w:szCs w:val="24"/>
              </w:rPr>
            </w:pPr>
            <w:bookmarkStart w:id="810" w:name="_Toc393744996"/>
            <w:bookmarkStart w:id="811" w:name="_Toc393747380"/>
            <w:r w:rsidRPr="00607B69">
              <w:rPr>
                <w:rStyle w:val="Heading2Char"/>
                <w:rFonts w:ascii="Times New Roman" w:hAnsi="Times New Roman" w:cs="Times New Roman"/>
                <w:b w:val="0"/>
                <w:color w:val="auto"/>
                <w:sz w:val="24"/>
                <w:szCs w:val="24"/>
              </w:rPr>
              <w:t xml:space="preserve">Method uses to get appointments’ data from database by using </w:t>
            </w:r>
            <w:proofErr w:type="spellStart"/>
            <w:r w:rsidRPr="00607B69">
              <w:rPr>
                <w:rStyle w:val="Heading2Char"/>
                <w:rFonts w:ascii="Times New Roman" w:hAnsi="Times New Roman" w:cs="Times New Roman"/>
                <w:b w:val="0"/>
                <w:color w:val="auto"/>
                <w:sz w:val="24"/>
                <w:szCs w:val="24"/>
              </w:rPr>
              <w:t>patientID</w:t>
            </w:r>
            <w:bookmarkEnd w:id="810"/>
            <w:bookmarkEnd w:id="811"/>
            <w:proofErr w:type="spellEnd"/>
          </w:p>
        </w:tc>
        <w:tc>
          <w:tcPr>
            <w:tcW w:w="2127" w:type="dxa"/>
          </w:tcPr>
          <w:p w14:paraId="018B1011" w14:textId="2AC3AC0E" w:rsidR="003A3D8C" w:rsidRPr="00607B69" w:rsidRDefault="00AC2858" w:rsidP="00754471">
            <w:pPr>
              <w:rPr>
                <w:rStyle w:val="Heading2Char"/>
                <w:rFonts w:ascii="Times New Roman" w:hAnsi="Times New Roman" w:cs="Times New Roman"/>
                <w:b w:val="0"/>
                <w:color w:val="auto"/>
                <w:sz w:val="24"/>
                <w:szCs w:val="24"/>
              </w:rPr>
            </w:pPr>
            <w:bookmarkStart w:id="812" w:name="_Toc393744997"/>
            <w:bookmarkStart w:id="813" w:name="_Toc393747381"/>
            <w:ins w:id="814" w:author="Sony" w:date="2014-07-21T13:35: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ins>
            <w:bookmarkEnd w:id="812"/>
            <w:bookmarkEnd w:id="813"/>
            <w:proofErr w:type="spellEnd"/>
          </w:p>
        </w:tc>
        <w:tc>
          <w:tcPr>
            <w:tcW w:w="1337" w:type="dxa"/>
          </w:tcPr>
          <w:p w14:paraId="0084B30A" w14:textId="09B07C9B" w:rsidR="003A3D8C" w:rsidRPr="00607B69" w:rsidRDefault="00AC2858" w:rsidP="00754471">
            <w:pPr>
              <w:rPr>
                <w:rStyle w:val="Heading2Char"/>
                <w:rFonts w:ascii="Times New Roman" w:hAnsi="Times New Roman" w:cs="Times New Roman"/>
                <w:b w:val="0"/>
                <w:color w:val="auto"/>
                <w:sz w:val="24"/>
                <w:szCs w:val="24"/>
              </w:rPr>
            </w:pPr>
            <w:bookmarkStart w:id="815" w:name="_Toc393744998"/>
            <w:bookmarkStart w:id="816" w:name="_Toc393747382"/>
            <w:ins w:id="817" w:author="Sony" w:date="2014-07-21T13:36:00Z">
              <w:r w:rsidRPr="00607B69">
                <w:rPr>
                  <w:rStyle w:val="Heading2Char"/>
                  <w:rFonts w:ascii="Times New Roman" w:hAnsi="Times New Roman" w:cs="Times New Roman"/>
                  <w:b w:val="0"/>
                  <w:color w:val="auto"/>
                  <w:sz w:val="24"/>
                  <w:szCs w:val="24"/>
                </w:rPr>
                <w:t>Array[]</w:t>
              </w:r>
            </w:ins>
            <w:bookmarkEnd w:id="815"/>
            <w:bookmarkEnd w:id="816"/>
          </w:p>
        </w:tc>
      </w:tr>
      <w:tr w:rsidR="00607B69" w:rsidRPr="00607B69" w14:paraId="06B99FDA" w14:textId="3D3E74C1" w:rsidTr="00404328">
        <w:tblPrEx>
          <w:tblLook w:val="0000" w:firstRow="0" w:lastRow="0" w:firstColumn="0" w:lastColumn="0" w:noHBand="0" w:noVBand="0"/>
        </w:tblPrEx>
        <w:trPr>
          <w:trHeight w:val="554"/>
        </w:trPr>
        <w:tc>
          <w:tcPr>
            <w:tcW w:w="740" w:type="dxa"/>
          </w:tcPr>
          <w:p w14:paraId="03E3ED07" w14:textId="77777777" w:rsidR="003A3D8C" w:rsidRPr="00607B69" w:rsidRDefault="003A3D8C" w:rsidP="00754471">
            <w:pPr>
              <w:rPr>
                <w:rStyle w:val="Heading2Char"/>
                <w:rFonts w:ascii="Times New Roman" w:hAnsi="Times New Roman" w:cs="Times New Roman"/>
                <w:b w:val="0"/>
                <w:color w:val="auto"/>
                <w:sz w:val="24"/>
                <w:szCs w:val="24"/>
              </w:rPr>
            </w:pPr>
            <w:bookmarkStart w:id="818" w:name="_Toc393744999"/>
            <w:bookmarkStart w:id="819" w:name="_Toc393747383"/>
            <w:r w:rsidRPr="00607B69">
              <w:rPr>
                <w:rStyle w:val="Heading2Char"/>
                <w:rFonts w:ascii="Times New Roman" w:hAnsi="Times New Roman" w:cs="Times New Roman"/>
                <w:b w:val="0"/>
                <w:color w:val="auto"/>
                <w:sz w:val="24"/>
                <w:szCs w:val="24"/>
              </w:rPr>
              <w:t>16</w:t>
            </w:r>
            <w:bookmarkEnd w:id="818"/>
            <w:bookmarkEnd w:id="819"/>
          </w:p>
        </w:tc>
        <w:tc>
          <w:tcPr>
            <w:tcW w:w="2629" w:type="dxa"/>
          </w:tcPr>
          <w:p w14:paraId="5A08CCE1" w14:textId="21F437D1" w:rsidR="003A3D8C" w:rsidRPr="00607B69" w:rsidRDefault="003A3D8C" w:rsidP="00754471">
            <w:pPr>
              <w:rPr>
                <w:rStyle w:val="Heading2Char"/>
                <w:rFonts w:ascii="Times New Roman" w:hAnsi="Times New Roman" w:cs="Times New Roman"/>
                <w:b w:val="0"/>
                <w:color w:val="auto"/>
                <w:sz w:val="24"/>
                <w:szCs w:val="24"/>
              </w:rPr>
            </w:pPr>
            <w:bookmarkStart w:id="820" w:name="_Toc393745000"/>
            <w:bookmarkStart w:id="821" w:name="_Toc393747384"/>
            <w:proofErr w:type="spellStart"/>
            <w:r w:rsidRPr="00607B69">
              <w:rPr>
                <w:rStyle w:val="Heading2Char"/>
                <w:rFonts w:ascii="Times New Roman" w:hAnsi="Times New Roman" w:cs="Times New Roman"/>
                <w:b w:val="0"/>
                <w:color w:val="auto"/>
                <w:sz w:val="24"/>
                <w:szCs w:val="24"/>
              </w:rPr>
              <w:t>getAppointmentByDID</w:t>
            </w:r>
            <w:bookmarkEnd w:id="820"/>
            <w:bookmarkEnd w:id="821"/>
            <w:proofErr w:type="spellEnd"/>
          </w:p>
        </w:tc>
        <w:tc>
          <w:tcPr>
            <w:tcW w:w="2409" w:type="dxa"/>
          </w:tcPr>
          <w:p w14:paraId="1EA8BB71" w14:textId="77777777" w:rsidR="003A3D8C" w:rsidRPr="00607B69" w:rsidRDefault="003A3D8C" w:rsidP="00754471">
            <w:pPr>
              <w:rPr>
                <w:rStyle w:val="Heading2Char"/>
                <w:rFonts w:ascii="Times New Roman" w:hAnsi="Times New Roman" w:cs="Times New Roman"/>
                <w:b w:val="0"/>
                <w:color w:val="auto"/>
                <w:sz w:val="24"/>
                <w:szCs w:val="24"/>
              </w:rPr>
            </w:pPr>
            <w:bookmarkStart w:id="822" w:name="_Toc393745001"/>
            <w:bookmarkStart w:id="823" w:name="_Toc393747385"/>
            <w:r w:rsidRPr="00607B69">
              <w:rPr>
                <w:rStyle w:val="Heading2Char"/>
                <w:rFonts w:ascii="Times New Roman" w:hAnsi="Times New Roman" w:cs="Times New Roman"/>
                <w:b w:val="0"/>
                <w:color w:val="auto"/>
                <w:sz w:val="24"/>
                <w:szCs w:val="24"/>
              </w:rPr>
              <w:t xml:space="preserve">Method uses to get appointments’ data from database by </w:t>
            </w:r>
            <w:r w:rsidRPr="00607B69">
              <w:rPr>
                <w:rStyle w:val="Heading2Char"/>
                <w:rFonts w:ascii="Times New Roman" w:hAnsi="Times New Roman" w:cs="Times New Roman"/>
                <w:b w:val="0"/>
                <w:color w:val="auto"/>
                <w:sz w:val="24"/>
                <w:szCs w:val="24"/>
              </w:rPr>
              <w:lastRenderedPageBreak/>
              <w:t xml:space="preserve">using </w:t>
            </w:r>
            <w:proofErr w:type="spellStart"/>
            <w:r w:rsidRPr="00607B69">
              <w:rPr>
                <w:rStyle w:val="Heading2Char"/>
                <w:rFonts w:ascii="Times New Roman" w:hAnsi="Times New Roman" w:cs="Times New Roman"/>
                <w:b w:val="0"/>
                <w:color w:val="auto"/>
                <w:sz w:val="24"/>
                <w:szCs w:val="24"/>
              </w:rPr>
              <w:t>dentistID</w:t>
            </w:r>
            <w:bookmarkEnd w:id="822"/>
            <w:bookmarkEnd w:id="823"/>
            <w:proofErr w:type="spellEnd"/>
          </w:p>
        </w:tc>
        <w:tc>
          <w:tcPr>
            <w:tcW w:w="2127" w:type="dxa"/>
          </w:tcPr>
          <w:p w14:paraId="4A2BA083" w14:textId="591C2FA8" w:rsidR="003A3D8C" w:rsidRPr="00607B69" w:rsidRDefault="00AC2858" w:rsidP="00754471">
            <w:pPr>
              <w:rPr>
                <w:rStyle w:val="Heading2Char"/>
                <w:rFonts w:ascii="Times New Roman" w:hAnsi="Times New Roman" w:cs="Times New Roman"/>
                <w:b w:val="0"/>
                <w:color w:val="auto"/>
                <w:sz w:val="24"/>
                <w:szCs w:val="24"/>
              </w:rPr>
            </w:pPr>
            <w:bookmarkStart w:id="824" w:name="_Toc393745002"/>
            <w:bookmarkStart w:id="825" w:name="_Toc393747386"/>
            <w:ins w:id="826" w:author="Sony" w:date="2014-07-21T13:36:00Z">
              <w:r w:rsidRPr="00607B69">
                <w:rPr>
                  <w:rStyle w:val="Heading2Char"/>
                  <w:rFonts w:ascii="Times New Roman" w:hAnsi="Times New Roman" w:cs="Times New Roman"/>
                  <w:b w:val="0"/>
                  <w:color w:val="auto"/>
                  <w:sz w:val="24"/>
                  <w:szCs w:val="24"/>
                </w:rPr>
                <w:lastRenderedPageBreak/>
                <w:t>$</w:t>
              </w:r>
              <w:proofErr w:type="spellStart"/>
              <w:r w:rsidRPr="00607B69">
                <w:rPr>
                  <w:rStyle w:val="Heading2Char"/>
                  <w:rFonts w:ascii="Times New Roman" w:hAnsi="Times New Roman" w:cs="Times New Roman"/>
                  <w:b w:val="0"/>
                  <w:color w:val="auto"/>
                  <w:sz w:val="24"/>
                  <w:szCs w:val="24"/>
                </w:rPr>
                <w:t>userID:varchar</w:t>
              </w:r>
            </w:ins>
            <w:bookmarkEnd w:id="824"/>
            <w:bookmarkEnd w:id="825"/>
            <w:proofErr w:type="spellEnd"/>
          </w:p>
        </w:tc>
        <w:tc>
          <w:tcPr>
            <w:tcW w:w="1337" w:type="dxa"/>
          </w:tcPr>
          <w:p w14:paraId="2011D7BF" w14:textId="310E21BF" w:rsidR="003A3D8C" w:rsidRPr="00607B69" w:rsidRDefault="00AC2858" w:rsidP="00754471">
            <w:pPr>
              <w:rPr>
                <w:rStyle w:val="Heading2Char"/>
                <w:rFonts w:ascii="Times New Roman" w:hAnsi="Times New Roman" w:cs="Times New Roman"/>
                <w:b w:val="0"/>
                <w:color w:val="auto"/>
                <w:sz w:val="24"/>
                <w:szCs w:val="24"/>
              </w:rPr>
            </w:pPr>
            <w:bookmarkStart w:id="827" w:name="_Toc393745003"/>
            <w:bookmarkStart w:id="828" w:name="_Toc393747387"/>
            <w:ins w:id="829" w:author="Sony" w:date="2014-07-21T13:37:00Z">
              <w:r w:rsidRPr="00607B69">
                <w:rPr>
                  <w:rStyle w:val="Heading2Char"/>
                  <w:rFonts w:ascii="Times New Roman" w:hAnsi="Times New Roman" w:cs="Times New Roman"/>
                  <w:b w:val="0"/>
                  <w:color w:val="auto"/>
                  <w:sz w:val="24"/>
                  <w:szCs w:val="24"/>
                </w:rPr>
                <w:t>Array[]</w:t>
              </w:r>
            </w:ins>
            <w:bookmarkEnd w:id="827"/>
            <w:bookmarkEnd w:id="828"/>
          </w:p>
        </w:tc>
      </w:tr>
      <w:tr w:rsidR="00607B69" w:rsidRPr="00607B69" w14:paraId="27AB0D79" w14:textId="252C4414" w:rsidTr="00404328">
        <w:tblPrEx>
          <w:tblLook w:val="0000" w:firstRow="0" w:lastRow="0" w:firstColumn="0" w:lastColumn="0" w:noHBand="0" w:noVBand="0"/>
        </w:tblPrEx>
        <w:trPr>
          <w:trHeight w:val="554"/>
        </w:trPr>
        <w:tc>
          <w:tcPr>
            <w:tcW w:w="740" w:type="dxa"/>
          </w:tcPr>
          <w:p w14:paraId="1A363501" w14:textId="77777777" w:rsidR="003A3D8C" w:rsidRPr="00607B69" w:rsidRDefault="003A3D8C" w:rsidP="00754471">
            <w:pPr>
              <w:rPr>
                <w:rStyle w:val="Heading2Char"/>
                <w:rFonts w:ascii="Times New Roman" w:hAnsi="Times New Roman" w:cs="Times New Roman"/>
                <w:b w:val="0"/>
                <w:color w:val="auto"/>
                <w:sz w:val="24"/>
                <w:szCs w:val="24"/>
              </w:rPr>
            </w:pPr>
            <w:bookmarkStart w:id="830" w:name="_Toc393745004"/>
            <w:bookmarkStart w:id="831" w:name="_Toc393747388"/>
            <w:r w:rsidRPr="00607B69">
              <w:rPr>
                <w:rStyle w:val="Heading2Char"/>
                <w:rFonts w:ascii="Times New Roman" w:hAnsi="Times New Roman" w:cs="Times New Roman"/>
                <w:b w:val="0"/>
                <w:color w:val="auto"/>
                <w:sz w:val="24"/>
                <w:szCs w:val="24"/>
              </w:rPr>
              <w:lastRenderedPageBreak/>
              <w:t>17</w:t>
            </w:r>
            <w:bookmarkEnd w:id="830"/>
            <w:bookmarkEnd w:id="831"/>
          </w:p>
        </w:tc>
        <w:tc>
          <w:tcPr>
            <w:tcW w:w="2629" w:type="dxa"/>
          </w:tcPr>
          <w:p w14:paraId="2C9C33CB" w14:textId="3CE272FE" w:rsidR="003A3D8C" w:rsidRPr="00607B69" w:rsidRDefault="003A3D8C" w:rsidP="00754471">
            <w:pPr>
              <w:rPr>
                <w:rStyle w:val="Heading2Char"/>
                <w:rFonts w:ascii="Times New Roman" w:hAnsi="Times New Roman" w:cs="Times New Roman"/>
                <w:b w:val="0"/>
                <w:color w:val="auto"/>
                <w:sz w:val="24"/>
                <w:szCs w:val="24"/>
              </w:rPr>
            </w:pPr>
            <w:bookmarkStart w:id="832" w:name="_Toc393745005"/>
            <w:bookmarkStart w:id="833" w:name="_Toc393747389"/>
            <w:proofErr w:type="spellStart"/>
            <w:r w:rsidRPr="00607B69">
              <w:rPr>
                <w:rStyle w:val="Heading2Char"/>
                <w:rFonts w:ascii="Times New Roman" w:hAnsi="Times New Roman" w:cs="Times New Roman"/>
                <w:b w:val="0"/>
                <w:color w:val="auto"/>
                <w:sz w:val="24"/>
                <w:szCs w:val="24"/>
              </w:rPr>
              <w:t>get_p_calendar</w:t>
            </w:r>
            <w:bookmarkEnd w:id="832"/>
            <w:bookmarkEnd w:id="833"/>
            <w:proofErr w:type="spellEnd"/>
          </w:p>
        </w:tc>
        <w:tc>
          <w:tcPr>
            <w:tcW w:w="2409" w:type="dxa"/>
          </w:tcPr>
          <w:p w14:paraId="7F7BB0B5" w14:textId="77777777" w:rsidR="003A3D8C" w:rsidRPr="00607B69" w:rsidRDefault="003A3D8C" w:rsidP="00754471">
            <w:pPr>
              <w:rPr>
                <w:rStyle w:val="Heading2Char"/>
                <w:rFonts w:ascii="Times New Roman" w:hAnsi="Times New Roman" w:cs="Times New Roman"/>
                <w:b w:val="0"/>
                <w:color w:val="auto"/>
                <w:sz w:val="24"/>
                <w:szCs w:val="24"/>
              </w:rPr>
            </w:pPr>
            <w:bookmarkStart w:id="834" w:name="_Toc393745006"/>
            <w:bookmarkStart w:id="835" w:name="_Toc393747390"/>
            <w:r w:rsidRPr="00607B69">
              <w:rPr>
                <w:rStyle w:val="Heading2Char"/>
                <w:rFonts w:ascii="Times New Roman" w:hAnsi="Times New Roman" w:cs="Times New Roman"/>
                <w:b w:val="0"/>
                <w:color w:val="auto"/>
                <w:sz w:val="24"/>
                <w:szCs w:val="24"/>
              </w:rPr>
              <w:t>Method uses to get all appointments’ data from database</w:t>
            </w:r>
            <w:bookmarkEnd w:id="834"/>
            <w:bookmarkEnd w:id="835"/>
          </w:p>
        </w:tc>
        <w:tc>
          <w:tcPr>
            <w:tcW w:w="2127" w:type="dxa"/>
          </w:tcPr>
          <w:p w14:paraId="47371846" w14:textId="582F7C88" w:rsidR="003A3D8C" w:rsidRPr="00607B69" w:rsidRDefault="00AC2858" w:rsidP="00754471">
            <w:pPr>
              <w:rPr>
                <w:rStyle w:val="Heading2Char"/>
                <w:rFonts w:ascii="Times New Roman" w:hAnsi="Times New Roman" w:cs="Times New Roman"/>
                <w:b w:val="0"/>
                <w:color w:val="auto"/>
                <w:sz w:val="24"/>
                <w:szCs w:val="24"/>
              </w:rPr>
            </w:pPr>
            <w:bookmarkStart w:id="836" w:name="_Toc393745007"/>
            <w:bookmarkStart w:id="837" w:name="_Toc393747391"/>
            <w:ins w:id="838" w:author="Sony" w:date="2014-07-21T13:37:00Z">
              <w:r w:rsidRPr="00607B69">
                <w:rPr>
                  <w:rStyle w:val="Heading2Char"/>
                  <w:rFonts w:ascii="Times New Roman" w:hAnsi="Times New Roman" w:cs="Times New Roman"/>
                  <w:b w:val="0"/>
                  <w:color w:val="auto"/>
                  <w:sz w:val="24"/>
                  <w:szCs w:val="24"/>
                </w:rPr>
                <w:t>-</w:t>
              </w:r>
            </w:ins>
            <w:bookmarkEnd w:id="836"/>
            <w:bookmarkEnd w:id="837"/>
          </w:p>
        </w:tc>
        <w:tc>
          <w:tcPr>
            <w:tcW w:w="1337" w:type="dxa"/>
          </w:tcPr>
          <w:p w14:paraId="2E3C7820" w14:textId="0631678B" w:rsidR="003A3D8C" w:rsidRPr="00607B69" w:rsidRDefault="00AC2858" w:rsidP="00754471">
            <w:pPr>
              <w:rPr>
                <w:rStyle w:val="Heading2Char"/>
                <w:rFonts w:ascii="Times New Roman" w:hAnsi="Times New Roman" w:cs="Times New Roman"/>
                <w:b w:val="0"/>
                <w:color w:val="auto"/>
                <w:sz w:val="24"/>
                <w:szCs w:val="24"/>
              </w:rPr>
            </w:pPr>
            <w:bookmarkStart w:id="839" w:name="_Toc393745008"/>
            <w:bookmarkStart w:id="840" w:name="_Toc393747392"/>
            <w:ins w:id="841" w:author="Sony" w:date="2014-07-21T13:37:00Z">
              <w:r w:rsidRPr="00607B69">
                <w:rPr>
                  <w:rStyle w:val="Heading2Char"/>
                  <w:rFonts w:ascii="Times New Roman" w:hAnsi="Times New Roman" w:cs="Times New Roman"/>
                  <w:b w:val="0"/>
                  <w:color w:val="auto"/>
                  <w:sz w:val="24"/>
                  <w:szCs w:val="24"/>
                </w:rPr>
                <w:t>Array[]</w:t>
              </w:r>
            </w:ins>
            <w:bookmarkEnd w:id="839"/>
            <w:bookmarkEnd w:id="840"/>
          </w:p>
        </w:tc>
      </w:tr>
      <w:tr w:rsidR="00607B69" w:rsidRPr="00607B69" w14:paraId="523F7E21" w14:textId="5D148CC4" w:rsidTr="00404328">
        <w:tblPrEx>
          <w:tblLook w:val="0000" w:firstRow="0" w:lastRow="0" w:firstColumn="0" w:lastColumn="0" w:noHBand="0" w:noVBand="0"/>
        </w:tblPrEx>
        <w:trPr>
          <w:trHeight w:val="554"/>
        </w:trPr>
        <w:tc>
          <w:tcPr>
            <w:tcW w:w="740" w:type="dxa"/>
          </w:tcPr>
          <w:p w14:paraId="68309ED7" w14:textId="77777777" w:rsidR="003A3D8C" w:rsidRPr="00607B69" w:rsidRDefault="003A3D8C" w:rsidP="00754471">
            <w:pPr>
              <w:rPr>
                <w:rStyle w:val="Heading2Char"/>
                <w:rFonts w:ascii="Times New Roman" w:hAnsi="Times New Roman" w:cs="Times New Roman"/>
                <w:b w:val="0"/>
                <w:color w:val="auto"/>
                <w:sz w:val="24"/>
                <w:szCs w:val="24"/>
              </w:rPr>
            </w:pPr>
            <w:bookmarkStart w:id="842" w:name="_Toc393745009"/>
            <w:bookmarkStart w:id="843" w:name="_Toc393747393"/>
            <w:r w:rsidRPr="00607B69">
              <w:rPr>
                <w:rStyle w:val="Heading2Char"/>
                <w:rFonts w:ascii="Times New Roman" w:hAnsi="Times New Roman" w:cs="Times New Roman"/>
                <w:b w:val="0"/>
                <w:color w:val="auto"/>
                <w:sz w:val="24"/>
                <w:szCs w:val="24"/>
              </w:rPr>
              <w:t>18</w:t>
            </w:r>
            <w:bookmarkEnd w:id="842"/>
            <w:bookmarkEnd w:id="843"/>
          </w:p>
        </w:tc>
        <w:tc>
          <w:tcPr>
            <w:tcW w:w="2629" w:type="dxa"/>
          </w:tcPr>
          <w:p w14:paraId="2C4A8DAD" w14:textId="1319C70A" w:rsidR="003A3D8C" w:rsidRPr="00607B69" w:rsidRDefault="003A3D8C" w:rsidP="00754471">
            <w:pPr>
              <w:rPr>
                <w:rStyle w:val="Heading2Char"/>
                <w:rFonts w:ascii="Times New Roman" w:hAnsi="Times New Roman" w:cs="Times New Roman"/>
                <w:b w:val="0"/>
                <w:color w:val="auto"/>
                <w:sz w:val="24"/>
                <w:szCs w:val="24"/>
              </w:rPr>
            </w:pPr>
            <w:bookmarkStart w:id="844" w:name="_Toc393745010"/>
            <w:bookmarkStart w:id="845" w:name="_Toc393747394"/>
            <w:proofErr w:type="spellStart"/>
            <w:r w:rsidRPr="00607B69">
              <w:rPr>
                <w:rStyle w:val="Heading2Char"/>
                <w:rFonts w:ascii="Times New Roman" w:hAnsi="Times New Roman" w:cs="Times New Roman"/>
                <w:b w:val="0"/>
                <w:color w:val="auto"/>
                <w:sz w:val="24"/>
                <w:szCs w:val="24"/>
              </w:rPr>
              <w:t>get_d_calendar</w:t>
            </w:r>
            <w:bookmarkEnd w:id="844"/>
            <w:bookmarkEnd w:id="845"/>
            <w:proofErr w:type="spellEnd"/>
          </w:p>
        </w:tc>
        <w:tc>
          <w:tcPr>
            <w:tcW w:w="2409" w:type="dxa"/>
          </w:tcPr>
          <w:p w14:paraId="4329EB15" w14:textId="77777777" w:rsidR="003A3D8C" w:rsidRPr="00607B69" w:rsidRDefault="003A3D8C" w:rsidP="00754471">
            <w:pPr>
              <w:rPr>
                <w:rStyle w:val="Heading2Char"/>
                <w:rFonts w:ascii="Times New Roman" w:hAnsi="Times New Roman" w:cs="Times New Roman"/>
                <w:b w:val="0"/>
                <w:color w:val="auto"/>
                <w:sz w:val="24"/>
                <w:szCs w:val="24"/>
              </w:rPr>
            </w:pPr>
            <w:bookmarkStart w:id="846" w:name="_Toc393745011"/>
            <w:bookmarkStart w:id="847" w:name="_Toc393747395"/>
            <w:r w:rsidRPr="00607B69">
              <w:rPr>
                <w:rStyle w:val="Heading2Char"/>
                <w:rFonts w:ascii="Times New Roman" w:hAnsi="Times New Roman" w:cs="Times New Roman"/>
                <w:b w:val="0"/>
                <w:color w:val="auto"/>
                <w:sz w:val="24"/>
                <w:szCs w:val="24"/>
              </w:rPr>
              <w:t>Method uses to get all appointments’ data from database</w:t>
            </w:r>
            <w:bookmarkEnd w:id="846"/>
            <w:bookmarkEnd w:id="847"/>
          </w:p>
        </w:tc>
        <w:tc>
          <w:tcPr>
            <w:tcW w:w="2127" w:type="dxa"/>
          </w:tcPr>
          <w:p w14:paraId="3A2C582D" w14:textId="30C944D9" w:rsidR="003A3D8C" w:rsidRPr="00607B69" w:rsidRDefault="00AC2858" w:rsidP="00754471">
            <w:pPr>
              <w:rPr>
                <w:rStyle w:val="Heading2Char"/>
                <w:rFonts w:ascii="Times New Roman" w:hAnsi="Times New Roman" w:cs="Times New Roman"/>
                <w:b w:val="0"/>
                <w:color w:val="auto"/>
                <w:sz w:val="24"/>
                <w:szCs w:val="24"/>
              </w:rPr>
            </w:pPr>
            <w:bookmarkStart w:id="848" w:name="_Toc393745012"/>
            <w:bookmarkStart w:id="849" w:name="_Toc393747396"/>
            <w:ins w:id="850" w:author="Sony" w:date="2014-07-21T13:37:00Z">
              <w:r w:rsidRPr="00607B69">
                <w:rPr>
                  <w:rStyle w:val="Heading2Char"/>
                  <w:rFonts w:ascii="Times New Roman" w:hAnsi="Times New Roman" w:cs="Times New Roman"/>
                  <w:b w:val="0"/>
                  <w:color w:val="auto"/>
                  <w:sz w:val="24"/>
                  <w:szCs w:val="24"/>
                </w:rPr>
                <w:t>-</w:t>
              </w:r>
            </w:ins>
            <w:bookmarkEnd w:id="848"/>
            <w:bookmarkEnd w:id="849"/>
          </w:p>
        </w:tc>
        <w:tc>
          <w:tcPr>
            <w:tcW w:w="1337" w:type="dxa"/>
          </w:tcPr>
          <w:p w14:paraId="786929A5" w14:textId="305DFA17" w:rsidR="003A3D8C" w:rsidRPr="00607B69" w:rsidRDefault="00AC2858" w:rsidP="00754471">
            <w:pPr>
              <w:rPr>
                <w:rStyle w:val="Heading2Char"/>
                <w:rFonts w:ascii="Times New Roman" w:hAnsi="Times New Roman" w:cs="Times New Roman"/>
                <w:b w:val="0"/>
                <w:color w:val="auto"/>
                <w:sz w:val="24"/>
                <w:szCs w:val="24"/>
              </w:rPr>
            </w:pPr>
            <w:bookmarkStart w:id="851" w:name="_Toc393745013"/>
            <w:bookmarkStart w:id="852" w:name="_Toc393747397"/>
            <w:ins w:id="853" w:author="Sony" w:date="2014-07-21T13:37:00Z">
              <w:r w:rsidRPr="00607B69">
                <w:rPr>
                  <w:rStyle w:val="Heading2Char"/>
                  <w:rFonts w:ascii="Times New Roman" w:hAnsi="Times New Roman" w:cs="Times New Roman"/>
                  <w:b w:val="0"/>
                  <w:color w:val="auto"/>
                  <w:sz w:val="24"/>
                  <w:szCs w:val="24"/>
                </w:rPr>
                <w:t>Array[]</w:t>
              </w:r>
            </w:ins>
            <w:bookmarkEnd w:id="851"/>
            <w:bookmarkEnd w:id="852"/>
          </w:p>
        </w:tc>
      </w:tr>
    </w:tbl>
    <w:p w14:paraId="3B1F198D" w14:textId="77777777" w:rsidR="00B35D92" w:rsidRPr="00607B69" w:rsidRDefault="00B35D92" w:rsidP="00754471">
      <w:pPr>
        <w:rPr>
          <w:ins w:id="854" w:author="Sony" w:date="2014-07-21T14:11:00Z"/>
          <w:rStyle w:val="Heading2Char"/>
          <w:rFonts w:ascii="Times New Roman" w:hAnsi="Times New Roman" w:cs="Times New Roman"/>
          <w:color w:val="auto"/>
          <w:sz w:val="24"/>
          <w:szCs w:val="24"/>
        </w:rPr>
      </w:pPr>
    </w:p>
    <w:p w14:paraId="0A444CE4" w14:textId="77777777" w:rsidR="00607B69" w:rsidRPr="00607B69" w:rsidRDefault="00607B69" w:rsidP="00754471">
      <w:pPr>
        <w:rPr>
          <w:ins w:id="855" w:author="Sony" w:date="2014-07-21T14:11:00Z"/>
          <w:rStyle w:val="Heading2Char"/>
          <w:rFonts w:ascii="Times New Roman" w:hAnsi="Times New Roman" w:cs="Times New Roman"/>
          <w:color w:val="auto"/>
          <w:sz w:val="24"/>
          <w:szCs w:val="24"/>
        </w:rPr>
      </w:pPr>
    </w:p>
    <w:p w14:paraId="68D69246" w14:textId="77777777" w:rsidR="00ED0827" w:rsidRPr="00607B69" w:rsidRDefault="00ED0827" w:rsidP="00754471">
      <w:pPr>
        <w:rPr>
          <w:rStyle w:val="Heading2Char"/>
          <w:rFonts w:ascii="Times New Roman" w:hAnsi="Times New Roman" w:cs="Times New Roman"/>
          <w:color w:val="auto"/>
          <w:sz w:val="24"/>
          <w:szCs w:val="24"/>
        </w:rPr>
      </w:pPr>
      <w:bookmarkStart w:id="856" w:name="_Toc393745014"/>
      <w:bookmarkStart w:id="857" w:name="_Toc393747398"/>
      <w:r w:rsidRPr="00607B69">
        <w:rPr>
          <w:rStyle w:val="Heading2Char"/>
          <w:rFonts w:ascii="Times New Roman" w:hAnsi="Times New Roman" w:cs="Times New Roman"/>
          <w:color w:val="auto"/>
          <w:sz w:val="24"/>
          <w:szCs w:val="24"/>
        </w:rPr>
        <w:t>CD-08</w:t>
      </w:r>
      <w:r w:rsidR="00023C94" w:rsidRPr="00607B69">
        <w:rPr>
          <w:rStyle w:val="Heading2Char"/>
          <w:rFonts w:ascii="Times New Roman" w:hAnsi="Times New Roman" w:cs="Times New Roman"/>
          <w:color w:val="auto"/>
          <w:sz w:val="24"/>
          <w:szCs w:val="24"/>
        </w:rPr>
        <w:t xml:space="preserve">, </w:t>
      </w:r>
      <w:r w:rsidRPr="00607B69">
        <w:rPr>
          <w:rStyle w:val="Heading2Char"/>
          <w:rFonts w:ascii="Times New Roman" w:hAnsi="Times New Roman" w:cs="Times New Roman"/>
          <w:color w:val="auto"/>
          <w:sz w:val="24"/>
          <w:szCs w:val="24"/>
        </w:rPr>
        <w:t xml:space="preserve">Class name: </w:t>
      </w:r>
      <w:proofErr w:type="spellStart"/>
      <w:r w:rsidRPr="00607B69">
        <w:rPr>
          <w:rStyle w:val="Heading2Char"/>
          <w:rFonts w:ascii="Times New Roman" w:hAnsi="Times New Roman" w:cs="Times New Roman"/>
          <w:color w:val="auto"/>
          <w:sz w:val="24"/>
          <w:szCs w:val="24"/>
        </w:rPr>
        <w:t>Officer_Manage</w:t>
      </w:r>
      <w:bookmarkEnd w:id="856"/>
      <w:bookmarkEnd w:id="857"/>
      <w:proofErr w:type="spellEnd"/>
    </w:p>
    <w:p w14:paraId="0AB682EA" w14:textId="77777777" w:rsidR="00ED0827" w:rsidRPr="00607B69" w:rsidRDefault="00ED0827" w:rsidP="00754471">
      <w:pPr>
        <w:rPr>
          <w:rStyle w:val="Heading2Char"/>
          <w:rFonts w:ascii="Times New Roman" w:hAnsi="Times New Roman" w:cs="Times New Roman"/>
          <w:color w:val="auto"/>
          <w:sz w:val="24"/>
          <w:szCs w:val="24"/>
        </w:rPr>
      </w:pPr>
    </w:p>
    <w:p w14:paraId="16C90BAC" w14:textId="45A854E2" w:rsidR="00ED0827" w:rsidRPr="00607B69" w:rsidRDefault="00B35D92" w:rsidP="00754471">
      <w:pPr>
        <w:jc w:val="center"/>
        <w:rPr>
          <w:rStyle w:val="Heading2Char"/>
          <w:rFonts w:ascii="Times New Roman" w:hAnsi="Times New Roman" w:cs="Times New Roman"/>
          <w:color w:val="auto"/>
          <w:sz w:val="24"/>
          <w:szCs w:val="24"/>
        </w:rPr>
      </w:pPr>
      <w:ins w:id="858" w:author="Sony" w:date="2014-07-21T14:11:00Z">
        <w:r w:rsidRPr="00607B69">
          <w:rPr>
            <w:rFonts w:ascii="Times New Roman" w:eastAsiaTheme="majorEastAsia" w:hAnsi="Times New Roman" w:cs="Times New Roman"/>
            <w:b/>
            <w:bCs/>
            <w:noProof/>
            <w:color w:val="auto"/>
            <w:sz w:val="24"/>
            <w:szCs w:val="24"/>
            <w:rPrChange w:id="859">
              <w:rPr>
                <w:noProof/>
              </w:rPr>
            </w:rPrChange>
          </w:rPr>
          <w:drawing>
            <wp:inline distT="0" distB="0" distL="0" distR="0" wp14:anchorId="7EE8C462" wp14:editId="3F7308A3">
              <wp:extent cx="3780150" cy="4008475"/>
              <wp:effectExtent l="0" t="0" r="0" b="0"/>
              <wp:docPr id="66" name="Picture 66" descr="D:\from 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from desktop\senior project\progress1\usecase\cd.jpg\officer_manag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9971" cy="4008285"/>
                      </a:xfrm>
                      <a:prstGeom prst="rect">
                        <a:avLst/>
                      </a:prstGeom>
                      <a:noFill/>
                      <a:ln>
                        <a:noFill/>
                      </a:ln>
                    </pic:spPr>
                  </pic:pic>
                </a:graphicData>
              </a:graphic>
            </wp:inline>
          </w:drawing>
        </w:r>
      </w:ins>
    </w:p>
    <w:p w14:paraId="3872B4FE" w14:textId="77777777" w:rsidR="00ED0827" w:rsidRPr="00607B69" w:rsidRDefault="00ED0827" w:rsidP="00754471">
      <w:pPr>
        <w:rPr>
          <w:rStyle w:val="Heading2Char"/>
          <w:rFonts w:ascii="Times New Roman" w:hAnsi="Times New Roman" w:cs="Times New Roman"/>
          <w:color w:val="auto"/>
          <w:sz w:val="24"/>
          <w:szCs w:val="24"/>
        </w:rPr>
      </w:pPr>
    </w:p>
    <w:p w14:paraId="239637B6" w14:textId="77777777" w:rsidR="00ED0827" w:rsidRPr="00607B69" w:rsidRDefault="00ED0827" w:rsidP="00754471">
      <w:pPr>
        <w:rPr>
          <w:rStyle w:val="Heading2Char"/>
          <w:rFonts w:ascii="Times New Roman" w:hAnsi="Times New Roman" w:cs="Times New Roman"/>
          <w:color w:val="auto"/>
          <w:sz w:val="24"/>
          <w:szCs w:val="24"/>
        </w:rPr>
      </w:pPr>
      <w:bookmarkStart w:id="860" w:name="_Toc393745015"/>
      <w:bookmarkStart w:id="861" w:name="_Toc393747399"/>
      <w:r w:rsidRPr="00607B69">
        <w:rPr>
          <w:rStyle w:val="Heading2Char"/>
          <w:rFonts w:ascii="Times New Roman" w:hAnsi="Times New Roman" w:cs="Times New Roman"/>
          <w:color w:val="auto"/>
          <w:sz w:val="24"/>
          <w:szCs w:val="24"/>
        </w:rPr>
        <w:t>Property</w:t>
      </w:r>
      <w:bookmarkEnd w:id="860"/>
      <w:bookmarkEnd w:id="861"/>
    </w:p>
    <w:p w14:paraId="54E406E0" w14:textId="77777777" w:rsidR="00ED0827" w:rsidRPr="00607B69" w:rsidRDefault="00ED0827" w:rsidP="00754471">
      <w:pP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607B69" w:rsidRPr="00607B69" w14:paraId="34CCCAF9" w14:textId="77777777" w:rsidTr="00033FA0">
        <w:trPr>
          <w:trHeight w:val="218"/>
        </w:trPr>
        <w:tc>
          <w:tcPr>
            <w:tcW w:w="1106" w:type="dxa"/>
            <w:shd w:val="clear" w:color="auto" w:fill="D9D9D9"/>
          </w:tcPr>
          <w:p w14:paraId="4AE89D56" w14:textId="77777777" w:rsidR="00ED0827" w:rsidRPr="00607B69" w:rsidRDefault="00ED0827" w:rsidP="00754471">
            <w:pPr>
              <w:rPr>
                <w:rStyle w:val="Heading2Char"/>
                <w:rFonts w:ascii="Times New Roman" w:hAnsi="Times New Roman" w:cs="Times New Roman"/>
                <w:color w:val="auto"/>
                <w:sz w:val="24"/>
                <w:szCs w:val="24"/>
              </w:rPr>
            </w:pPr>
            <w:bookmarkStart w:id="862" w:name="_Toc393745016"/>
            <w:bookmarkStart w:id="863" w:name="_Toc393747400"/>
            <w:r w:rsidRPr="00607B69">
              <w:rPr>
                <w:rStyle w:val="Heading2Char"/>
                <w:rFonts w:ascii="Times New Roman" w:hAnsi="Times New Roman" w:cs="Times New Roman"/>
                <w:color w:val="auto"/>
                <w:sz w:val="24"/>
                <w:szCs w:val="24"/>
              </w:rPr>
              <w:t>ID</w:t>
            </w:r>
            <w:bookmarkEnd w:id="862"/>
            <w:bookmarkEnd w:id="863"/>
          </w:p>
        </w:tc>
        <w:tc>
          <w:tcPr>
            <w:tcW w:w="2562" w:type="dxa"/>
            <w:shd w:val="clear" w:color="auto" w:fill="D9D9D9"/>
          </w:tcPr>
          <w:p w14:paraId="58E8BD8A" w14:textId="77777777" w:rsidR="00ED0827" w:rsidRPr="00607B69" w:rsidRDefault="00ED0827" w:rsidP="00754471">
            <w:pPr>
              <w:rPr>
                <w:rStyle w:val="Heading2Char"/>
                <w:rFonts w:ascii="Times New Roman" w:hAnsi="Times New Roman" w:cs="Times New Roman"/>
                <w:color w:val="auto"/>
                <w:sz w:val="24"/>
                <w:szCs w:val="24"/>
              </w:rPr>
            </w:pPr>
            <w:bookmarkStart w:id="864" w:name="_Toc393745017"/>
            <w:bookmarkStart w:id="865" w:name="_Toc393747401"/>
            <w:r w:rsidRPr="00607B69">
              <w:rPr>
                <w:rStyle w:val="Heading2Char"/>
                <w:rFonts w:ascii="Times New Roman" w:hAnsi="Times New Roman" w:cs="Times New Roman"/>
                <w:color w:val="auto"/>
                <w:sz w:val="24"/>
                <w:szCs w:val="24"/>
              </w:rPr>
              <w:t>Name</w:t>
            </w:r>
            <w:bookmarkEnd w:id="864"/>
            <w:bookmarkEnd w:id="865"/>
          </w:p>
        </w:tc>
        <w:tc>
          <w:tcPr>
            <w:tcW w:w="3274" w:type="dxa"/>
            <w:shd w:val="clear" w:color="auto" w:fill="D9D9D9"/>
          </w:tcPr>
          <w:p w14:paraId="73BC340B" w14:textId="77777777" w:rsidR="00ED0827" w:rsidRPr="00607B69" w:rsidRDefault="00ED0827" w:rsidP="00754471">
            <w:pPr>
              <w:rPr>
                <w:rStyle w:val="Heading2Char"/>
                <w:rFonts w:ascii="Times New Roman" w:hAnsi="Times New Roman" w:cs="Times New Roman"/>
                <w:color w:val="auto"/>
                <w:sz w:val="24"/>
                <w:szCs w:val="24"/>
              </w:rPr>
            </w:pPr>
            <w:bookmarkStart w:id="866" w:name="_Toc393745018"/>
            <w:bookmarkStart w:id="867" w:name="_Toc393747402"/>
            <w:r w:rsidRPr="00607B69">
              <w:rPr>
                <w:rStyle w:val="Heading2Char"/>
                <w:rFonts w:ascii="Times New Roman" w:hAnsi="Times New Roman" w:cs="Times New Roman"/>
                <w:color w:val="auto"/>
                <w:sz w:val="24"/>
                <w:szCs w:val="24"/>
              </w:rPr>
              <w:t>Description</w:t>
            </w:r>
            <w:bookmarkEnd w:id="866"/>
            <w:bookmarkEnd w:id="867"/>
            <w:r w:rsidRPr="00607B69">
              <w:rPr>
                <w:rStyle w:val="Heading2Char"/>
                <w:rFonts w:ascii="Times New Roman" w:hAnsi="Times New Roman" w:cs="Times New Roman"/>
                <w:color w:val="auto"/>
                <w:sz w:val="24"/>
                <w:szCs w:val="24"/>
              </w:rPr>
              <w:t xml:space="preserve">               </w:t>
            </w:r>
          </w:p>
        </w:tc>
        <w:tc>
          <w:tcPr>
            <w:tcW w:w="2340" w:type="dxa"/>
            <w:shd w:val="clear" w:color="auto" w:fill="D9D9D9"/>
          </w:tcPr>
          <w:p w14:paraId="16256CD4" w14:textId="77777777" w:rsidR="00ED0827" w:rsidRPr="00607B69" w:rsidRDefault="00ED0827" w:rsidP="00754471">
            <w:pPr>
              <w:rPr>
                <w:rStyle w:val="Heading2Char"/>
                <w:rFonts w:ascii="Times New Roman" w:hAnsi="Times New Roman" w:cs="Times New Roman"/>
                <w:color w:val="auto"/>
                <w:sz w:val="24"/>
                <w:szCs w:val="24"/>
              </w:rPr>
            </w:pPr>
            <w:bookmarkStart w:id="868" w:name="_Toc393745019"/>
            <w:bookmarkStart w:id="869" w:name="_Toc393747403"/>
            <w:r w:rsidRPr="00607B69">
              <w:rPr>
                <w:rStyle w:val="Heading2Char"/>
                <w:rFonts w:ascii="Times New Roman" w:hAnsi="Times New Roman" w:cs="Times New Roman"/>
                <w:color w:val="auto"/>
                <w:sz w:val="24"/>
                <w:szCs w:val="24"/>
              </w:rPr>
              <w:t>Remark</w:t>
            </w:r>
            <w:bookmarkEnd w:id="868"/>
            <w:bookmarkEnd w:id="869"/>
          </w:p>
        </w:tc>
      </w:tr>
      <w:tr w:rsidR="00ED0827" w:rsidRPr="00607B69" w14:paraId="16E5FD97" w14:textId="77777777" w:rsidTr="00033FA0">
        <w:trPr>
          <w:trHeight w:val="589"/>
        </w:trPr>
        <w:tc>
          <w:tcPr>
            <w:tcW w:w="1106" w:type="dxa"/>
          </w:tcPr>
          <w:p w14:paraId="2F9370A6" w14:textId="77777777" w:rsidR="00ED0827" w:rsidRPr="00607B69" w:rsidRDefault="00ED0827" w:rsidP="00754471">
            <w:pPr>
              <w:rPr>
                <w:rStyle w:val="Heading2Char"/>
                <w:rFonts w:ascii="Times New Roman" w:hAnsi="Times New Roman" w:cs="Times New Roman"/>
                <w:b w:val="0"/>
                <w:color w:val="auto"/>
                <w:sz w:val="24"/>
                <w:szCs w:val="24"/>
              </w:rPr>
            </w:pPr>
            <w:bookmarkStart w:id="870" w:name="_Toc393745020"/>
            <w:bookmarkStart w:id="871" w:name="_Toc393747404"/>
            <w:r w:rsidRPr="00607B69">
              <w:rPr>
                <w:rStyle w:val="Heading2Char"/>
                <w:rFonts w:ascii="Times New Roman" w:hAnsi="Times New Roman" w:cs="Times New Roman"/>
                <w:b w:val="0"/>
                <w:color w:val="auto"/>
                <w:sz w:val="24"/>
                <w:szCs w:val="24"/>
              </w:rPr>
              <w:t>-</w:t>
            </w:r>
            <w:bookmarkEnd w:id="870"/>
            <w:bookmarkEnd w:id="871"/>
          </w:p>
        </w:tc>
        <w:tc>
          <w:tcPr>
            <w:tcW w:w="2562" w:type="dxa"/>
          </w:tcPr>
          <w:p w14:paraId="46556101" w14:textId="77777777" w:rsidR="00ED0827" w:rsidRPr="00607B69" w:rsidRDefault="00ED0827" w:rsidP="00754471">
            <w:pPr>
              <w:rPr>
                <w:rStyle w:val="Heading2Char"/>
                <w:rFonts w:ascii="Times New Roman" w:hAnsi="Times New Roman" w:cs="Times New Roman"/>
                <w:b w:val="0"/>
                <w:color w:val="auto"/>
                <w:sz w:val="24"/>
                <w:szCs w:val="24"/>
              </w:rPr>
            </w:pPr>
            <w:bookmarkStart w:id="872" w:name="_Toc393745021"/>
            <w:bookmarkStart w:id="873" w:name="_Toc393747405"/>
            <w:r w:rsidRPr="00607B69">
              <w:rPr>
                <w:rStyle w:val="Heading2Char"/>
                <w:rFonts w:ascii="Times New Roman" w:hAnsi="Times New Roman" w:cs="Times New Roman"/>
                <w:b w:val="0"/>
                <w:color w:val="auto"/>
                <w:sz w:val="24"/>
                <w:szCs w:val="24"/>
              </w:rPr>
              <w:t>-</w:t>
            </w:r>
            <w:bookmarkEnd w:id="872"/>
            <w:bookmarkEnd w:id="873"/>
          </w:p>
        </w:tc>
        <w:tc>
          <w:tcPr>
            <w:tcW w:w="3274" w:type="dxa"/>
          </w:tcPr>
          <w:p w14:paraId="54772EE4" w14:textId="77777777" w:rsidR="00ED0827" w:rsidRPr="00607B69" w:rsidRDefault="00ED0827" w:rsidP="00754471">
            <w:pPr>
              <w:rPr>
                <w:rStyle w:val="Heading2Char"/>
                <w:rFonts w:ascii="Times New Roman" w:eastAsiaTheme="minorHAnsi" w:hAnsi="Times New Roman" w:cs="Times New Roman"/>
                <w:b w:val="0"/>
                <w:bCs w:val="0"/>
                <w:color w:val="auto"/>
                <w:sz w:val="24"/>
                <w:szCs w:val="24"/>
                <w:lang w:bidi="ar-SA"/>
              </w:rPr>
            </w:pPr>
            <w:bookmarkStart w:id="874" w:name="_Toc393745022"/>
            <w:bookmarkStart w:id="875" w:name="_Toc393747406"/>
            <w:r w:rsidRPr="00607B69">
              <w:rPr>
                <w:rStyle w:val="Heading2Char"/>
                <w:rFonts w:ascii="Times New Roman" w:eastAsiaTheme="minorHAnsi" w:hAnsi="Times New Roman" w:cs="Times New Roman"/>
                <w:b w:val="0"/>
                <w:bCs w:val="0"/>
                <w:color w:val="auto"/>
                <w:sz w:val="24"/>
                <w:szCs w:val="24"/>
                <w:lang w:bidi="ar-SA"/>
              </w:rPr>
              <w:t>-</w:t>
            </w:r>
            <w:bookmarkEnd w:id="874"/>
            <w:bookmarkEnd w:id="875"/>
          </w:p>
        </w:tc>
        <w:tc>
          <w:tcPr>
            <w:tcW w:w="2340" w:type="dxa"/>
          </w:tcPr>
          <w:p w14:paraId="7B4EBE43" w14:textId="77777777" w:rsidR="00ED0827" w:rsidRPr="00607B69" w:rsidRDefault="00ED0827" w:rsidP="00754471">
            <w:pPr>
              <w:rPr>
                <w:rStyle w:val="Heading2Char"/>
                <w:rFonts w:ascii="Times New Roman" w:hAnsi="Times New Roman" w:cs="Times New Roman"/>
                <w:b w:val="0"/>
                <w:color w:val="auto"/>
                <w:sz w:val="24"/>
                <w:szCs w:val="24"/>
              </w:rPr>
            </w:pPr>
            <w:bookmarkStart w:id="876" w:name="_Toc393745023"/>
            <w:bookmarkStart w:id="877" w:name="_Toc393747407"/>
            <w:r w:rsidRPr="00607B69">
              <w:rPr>
                <w:rStyle w:val="Heading2Char"/>
                <w:rFonts w:ascii="Times New Roman" w:hAnsi="Times New Roman" w:cs="Times New Roman"/>
                <w:b w:val="0"/>
                <w:color w:val="auto"/>
                <w:sz w:val="24"/>
                <w:szCs w:val="24"/>
              </w:rPr>
              <w:t>-</w:t>
            </w:r>
            <w:bookmarkEnd w:id="876"/>
            <w:bookmarkEnd w:id="877"/>
          </w:p>
        </w:tc>
      </w:tr>
    </w:tbl>
    <w:p w14:paraId="103E370A" w14:textId="77777777" w:rsidR="00ED0827" w:rsidRPr="00607B69" w:rsidRDefault="00ED0827" w:rsidP="00754471">
      <w:pPr>
        <w:rPr>
          <w:rStyle w:val="Heading2Char"/>
          <w:rFonts w:ascii="Times New Roman" w:hAnsi="Times New Roman" w:cs="Times New Roman"/>
          <w:color w:val="auto"/>
          <w:sz w:val="24"/>
          <w:szCs w:val="24"/>
        </w:rPr>
      </w:pPr>
    </w:p>
    <w:p w14:paraId="078F1E40" w14:textId="77777777" w:rsidR="00B35D92" w:rsidRPr="00607B69" w:rsidRDefault="00B35D92" w:rsidP="00754471">
      <w:pPr>
        <w:rPr>
          <w:ins w:id="878" w:author="Sony" w:date="2014-07-21T14:11:00Z"/>
          <w:rStyle w:val="Heading2Char"/>
          <w:rFonts w:ascii="Times New Roman" w:hAnsi="Times New Roman" w:cs="Times New Roman"/>
          <w:color w:val="auto"/>
          <w:sz w:val="24"/>
          <w:szCs w:val="24"/>
        </w:rPr>
      </w:pPr>
    </w:p>
    <w:p w14:paraId="3DD2426A" w14:textId="77777777" w:rsidR="00ED0827" w:rsidRPr="00607B69" w:rsidRDefault="00ED0827" w:rsidP="00754471">
      <w:pPr>
        <w:rPr>
          <w:rStyle w:val="Heading2Char"/>
          <w:rFonts w:ascii="Times New Roman" w:hAnsi="Times New Roman" w:cs="Times New Roman"/>
          <w:color w:val="auto"/>
          <w:sz w:val="24"/>
          <w:szCs w:val="24"/>
        </w:rPr>
      </w:pPr>
      <w:bookmarkStart w:id="879" w:name="_Toc393745024"/>
      <w:bookmarkStart w:id="880" w:name="_Toc393747408"/>
      <w:r w:rsidRPr="00607B69">
        <w:rPr>
          <w:rStyle w:val="Heading2Char"/>
          <w:rFonts w:ascii="Times New Roman" w:hAnsi="Times New Roman" w:cs="Times New Roman"/>
          <w:color w:val="auto"/>
          <w:sz w:val="24"/>
          <w:szCs w:val="24"/>
        </w:rPr>
        <w:t>Method</w:t>
      </w:r>
      <w:bookmarkEnd w:id="879"/>
      <w:bookmarkEnd w:id="880"/>
    </w:p>
    <w:p w14:paraId="464AB6CC" w14:textId="77777777" w:rsidR="00ED0827" w:rsidRPr="00607B69" w:rsidRDefault="00ED0827" w:rsidP="00754471">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2487"/>
        <w:gridCol w:w="2551"/>
        <w:gridCol w:w="2268"/>
        <w:gridCol w:w="1196"/>
      </w:tblGrid>
      <w:tr w:rsidR="00607B69" w:rsidRPr="00607B69" w14:paraId="33D8A493" w14:textId="77777777" w:rsidTr="003C5CAA">
        <w:trPr>
          <w:trHeight w:val="191"/>
          <w:ins w:id="881" w:author="Sony" w:date="2014-07-21T14:50:00Z"/>
        </w:trPr>
        <w:tc>
          <w:tcPr>
            <w:tcW w:w="740" w:type="dxa"/>
            <w:shd w:val="clear" w:color="auto" w:fill="D9D9D9"/>
            <w:vAlign w:val="center"/>
          </w:tcPr>
          <w:p w14:paraId="188DB3BF" w14:textId="77777777" w:rsidR="00F40392" w:rsidRPr="00607B69" w:rsidRDefault="00F40392" w:rsidP="00754471">
            <w:pPr>
              <w:rPr>
                <w:ins w:id="882" w:author="Sony" w:date="2014-07-21T14:50:00Z"/>
                <w:rStyle w:val="Heading2Char"/>
                <w:rFonts w:ascii="Times New Roman" w:hAnsi="Times New Roman" w:cs="Times New Roman"/>
                <w:color w:val="auto"/>
                <w:sz w:val="24"/>
                <w:szCs w:val="24"/>
              </w:rPr>
            </w:pPr>
            <w:bookmarkStart w:id="883" w:name="_Toc393745025"/>
            <w:bookmarkStart w:id="884" w:name="_Toc393747409"/>
            <w:ins w:id="885" w:author="Sony" w:date="2014-07-21T14:50:00Z">
              <w:r w:rsidRPr="00607B69">
                <w:rPr>
                  <w:rStyle w:val="Heading2Char"/>
                  <w:rFonts w:ascii="Times New Roman" w:hAnsi="Times New Roman" w:cs="Times New Roman"/>
                  <w:color w:val="auto"/>
                  <w:sz w:val="24"/>
                  <w:szCs w:val="24"/>
                </w:rPr>
                <w:t>ID</w:t>
              </w:r>
              <w:bookmarkEnd w:id="883"/>
              <w:bookmarkEnd w:id="884"/>
            </w:ins>
          </w:p>
        </w:tc>
        <w:tc>
          <w:tcPr>
            <w:tcW w:w="2487" w:type="dxa"/>
            <w:shd w:val="clear" w:color="auto" w:fill="D9D9D9"/>
          </w:tcPr>
          <w:p w14:paraId="0F3571EB" w14:textId="77777777" w:rsidR="00F40392" w:rsidRPr="00607B69" w:rsidRDefault="00F40392" w:rsidP="00754471">
            <w:pPr>
              <w:rPr>
                <w:ins w:id="886" w:author="Sony" w:date="2014-07-21T14:50:00Z"/>
                <w:rStyle w:val="Heading2Char"/>
                <w:rFonts w:ascii="Times New Roman" w:hAnsi="Times New Roman" w:cs="Times New Roman"/>
                <w:color w:val="auto"/>
                <w:sz w:val="24"/>
                <w:szCs w:val="24"/>
              </w:rPr>
            </w:pPr>
            <w:bookmarkStart w:id="887" w:name="_Toc393745026"/>
            <w:bookmarkStart w:id="888" w:name="_Toc393747410"/>
            <w:ins w:id="889" w:author="Sony" w:date="2014-07-21T14:50:00Z">
              <w:r w:rsidRPr="00607B69">
                <w:rPr>
                  <w:rStyle w:val="Heading2Char"/>
                  <w:rFonts w:ascii="Times New Roman" w:hAnsi="Times New Roman" w:cs="Times New Roman"/>
                  <w:color w:val="auto"/>
                  <w:sz w:val="24"/>
                  <w:szCs w:val="24"/>
                </w:rPr>
                <w:t>Name</w:t>
              </w:r>
              <w:bookmarkEnd w:id="887"/>
              <w:bookmarkEnd w:id="888"/>
            </w:ins>
          </w:p>
        </w:tc>
        <w:tc>
          <w:tcPr>
            <w:tcW w:w="2551" w:type="dxa"/>
            <w:shd w:val="clear" w:color="auto" w:fill="D9D9D9"/>
          </w:tcPr>
          <w:p w14:paraId="105FFB72" w14:textId="77777777" w:rsidR="00F40392" w:rsidRPr="00607B69" w:rsidRDefault="00F40392" w:rsidP="00754471">
            <w:pPr>
              <w:rPr>
                <w:ins w:id="890" w:author="Sony" w:date="2014-07-21T14:50:00Z"/>
                <w:rStyle w:val="Heading2Char"/>
                <w:rFonts w:ascii="Times New Roman" w:hAnsi="Times New Roman" w:cs="Times New Roman"/>
                <w:color w:val="auto"/>
                <w:sz w:val="24"/>
                <w:szCs w:val="24"/>
              </w:rPr>
            </w:pPr>
            <w:bookmarkStart w:id="891" w:name="_Toc393745027"/>
            <w:bookmarkStart w:id="892" w:name="_Toc393747411"/>
            <w:ins w:id="893" w:author="Sony" w:date="2014-07-21T14:50:00Z">
              <w:r w:rsidRPr="00607B69">
                <w:rPr>
                  <w:rStyle w:val="Heading2Char"/>
                  <w:rFonts w:ascii="Times New Roman" w:hAnsi="Times New Roman" w:cs="Times New Roman"/>
                  <w:color w:val="auto"/>
                  <w:sz w:val="24"/>
                  <w:szCs w:val="24"/>
                </w:rPr>
                <w:t>Description</w:t>
              </w:r>
              <w:bookmarkEnd w:id="891"/>
              <w:bookmarkEnd w:id="892"/>
            </w:ins>
          </w:p>
        </w:tc>
        <w:tc>
          <w:tcPr>
            <w:tcW w:w="2268" w:type="dxa"/>
            <w:shd w:val="clear" w:color="auto" w:fill="D9D9D9"/>
          </w:tcPr>
          <w:p w14:paraId="4D3E0B4C" w14:textId="77777777" w:rsidR="00F40392" w:rsidRPr="00607B69" w:rsidRDefault="00F40392" w:rsidP="00754471">
            <w:pPr>
              <w:rPr>
                <w:ins w:id="894" w:author="Sony" w:date="2014-07-21T14:50:00Z"/>
                <w:rStyle w:val="Heading2Char"/>
                <w:rFonts w:ascii="Times New Roman" w:hAnsi="Times New Roman" w:cs="Times New Roman"/>
                <w:color w:val="auto"/>
                <w:sz w:val="24"/>
                <w:szCs w:val="24"/>
              </w:rPr>
            </w:pPr>
            <w:bookmarkStart w:id="895" w:name="_Toc393745028"/>
            <w:bookmarkStart w:id="896" w:name="_Toc393747412"/>
            <w:ins w:id="897" w:author="Sony" w:date="2014-07-21T14:50:00Z">
              <w:r w:rsidRPr="00607B69">
                <w:rPr>
                  <w:rStyle w:val="Heading2Char"/>
                  <w:rFonts w:ascii="Times New Roman" w:hAnsi="Times New Roman" w:cs="Times New Roman"/>
                  <w:color w:val="auto"/>
                  <w:sz w:val="24"/>
                  <w:szCs w:val="24"/>
                </w:rPr>
                <w:t>Parameters</w:t>
              </w:r>
              <w:bookmarkEnd w:id="895"/>
              <w:bookmarkEnd w:id="896"/>
            </w:ins>
          </w:p>
        </w:tc>
        <w:tc>
          <w:tcPr>
            <w:tcW w:w="1196" w:type="dxa"/>
            <w:shd w:val="clear" w:color="auto" w:fill="D9D9D9"/>
          </w:tcPr>
          <w:p w14:paraId="60443601" w14:textId="77777777" w:rsidR="00F40392" w:rsidRPr="00607B69" w:rsidRDefault="00F40392" w:rsidP="00754471">
            <w:pPr>
              <w:rPr>
                <w:ins w:id="898" w:author="Sony" w:date="2014-07-21T14:50:00Z"/>
                <w:rStyle w:val="Heading2Char"/>
                <w:rFonts w:ascii="Times New Roman" w:hAnsi="Times New Roman" w:cs="Times New Roman"/>
                <w:color w:val="auto"/>
                <w:sz w:val="24"/>
                <w:szCs w:val="24"/>
              </w:rPr>
            </w:pPr>
            <w:bookmarkStart w:id="899" w:name="_Toc393745029"/>
            <w:bookmarkStart w:id="900" w:name="_Toc393747413"/>
            <w:ins w:id="901" w:author="Sony" w:date="2014-07-21T14:50:00Z">
              <w:r w:rsidRPr="00607B69">
                <w:rPr>
                  <w:rStyle w:val="Heading2Char"/>
                  <w:rFonts w:ascii="Times New Roman" w:hAnsi="Times New Roman" w:cs="Times New Roman"/>
                  <w:color w:val="auto"/>
                  <w:sz w:val="24"/>
                  <w:szCs w:val="24"/>
                </w:rPr>
                <w:t>Return</w:t>
              </w:r>
              <w:bookmarkEnd w:id="899"/>
              <w:bookmarkEnd w:id="900"/>
            </w:ins>
          </w:p>
        </w:tc>
      </w:tr>
      <w:tr w:rsidR="00607B69" w:rsidRPr="00607B69" w14:paraId="3B6C9F75" w14:textId="77777777" w:rsidTr="003C5CAA">
        <w:trPr>
          <w:trHeight w:val="710"/>
          <w:ins w:id="902" w:author="Sony" w:date="2014-07-21T14:50:00Z"/>
        </w:trPr>
        <w:tc>
          <w:tcPr>
            <w:tcW w:w="740" w:type="dxa"/>
            <w:vAlign w:val="center"/>
          </w:tcPr>
          <w:p w14:paraId="192E5793" w14:textId="77777777" w:rsidR="00F40392" w:rsidRPr="00607B69" w:rsidRDefault="00F40392" w:rsidP="00754471">
            <w:pPr>
              <w:rPr>
                <w:ins w:id="903" w:author="Sony" w:date="2014-07-21T14:50:00Z"/>
                <w:rStyle w:val="Heading2Char"/>
                <w:rFonts w:ascii="Times New Roman" w:hAnsi="Times New Roman" w:cs="Times New Roman"/>
                <w:b w:val="0"/>
                <w:color w:val="auto"/>
                <w:sz w:val="24"/>
                <w:szCs w:val="24"/>
              </w:rPr>
            </w:pPr>
            <w:bookmarkStart w:id="904" w:name="_Toc393745030"/>
            <w:bookmarkStart w:id="905" w:name="_Toc393747414"/>
            <w:ins w:id="906" w:author="Sony" w:date="2014-07-21T14:50:00Z">
              <w:r w:rsidRPr="00607B69">
                <w:rPr>
                  <w:rStyle w:val="Heading2Char"/>
                  <w:rFonts w:ascii="Times New Roman" w:hAnsi="Times New Roman" w:cs="Times New Roman"/>
                  <w:b w:val="0"/>
                  <w:color w:val="auto"/>
                  <w:sz w:val="24"/>
                  <w:szCs w:val="24"/>
                </w:rPr>
                <w:lastRenderedPageBreak/>
                <w:t>1</w:t>
              </w:r>
              <w:bookmarkEnd w:id="904"/>
              <w:bookmarkEnd w:id="905"/>
            </w:ins>
          </w:p>
        </w:tc>
        <w:tc>
          <w:tcPr>
            <w:tcW w:w="2487" w:type="dxa"/>
          </w:tcPr>
          <w:p w14:paraId="21E25069" w14:textId="77777777" w:rsidR="00F40392" w:rsidRPr="00607B69" w:rsidRDefault="00F40392" w:rsidP="00754471">
            <w:pPr>
              <w:rPr>
                <w:ins w:id="907" w:author="Sony" w:date="2014-07-21T14:50:00Z"/>
                <w:rStyle w:val="Heading2Char"/>
                <w:rFonts w:ascii="Times New Roman" w:hAnsi="Times New Roman" w:cs="Times New Roman"/>
                <w:b w:val="0"/>
                <w:color w:val="auto"/>
                <w:sz w:val="24"/>
                <w:szCs w:val="24"/>
              </w:rPr>
            </w:pPr>
            <w:bookmarkStart w:id="908" w:name="_Toc393745031"/>
            <w:bookmarkStart w:id="909" w:name="_Toc393747415"/>
            <w:ins w:id="910" w:author="Sony" w:date="2014-07-21T14:50:00Z">
              <w:r w:rsidRPr="00607B69">
                <w:rPr>
                  <w:rStyle w:val="Heading2Char"/>
                  <w:rFonts w:ascii="Times New Roman" w:hAnsi="Times New Roman" w:cs="Times New Roman"/>
                  <w:b w:val="0"/>
                  <w:color w:val="auto"/>
                  <w:sz w:val="24"/>
                  <w:szCs w:val="24"/>
                </w:rPr>
                <w:t>login</w:t>
              </w:r>
              <w:bookmarkEnd w:id="908"/>
              <w:bookmarkEnd w:id="909"/>
            </w:ins>
          </w:p>
        </w:tc>
        <w:tc>
          <w:tcPr>
            <w:tcW w:w="2551" w:type="dxa"/>
          </w:tcPr>
          <w:p w14:paraId="023393DB" w14:textId="77777777" w:rsidR="00F40392" w:rsidRPr="00607B69" w:rsidRDefault="00F40392" w:rsidP="00754471">
            <w:pPr>
              <w:rPr>
                <w:ins w:id="911" w:author="Sony" w:date="2014-07-21T14:50:00Z"/>
                <w:rStyle w:val="Heading2Char"/>
                <w:rFonts w:ascii="Times New Roman" w:eastAsiaTheme="minorHAnsi" w:hAnsi="Times New Roman" w:cs="Times New Roman"/>
                <w:b w:val="0"/>
                <w:bCs w:val="0"/>
                <w:color w:val="auto"/>
                <w:sz w:val="24"/>
                <w:szCs w:val="24"/>
                <w:lang w:bidi="ar-SA"/>
              </w:rPr>
            </w:pPr>
            <w:ins w:id="912" w:author="Sony" w:date="2014-07-21T14:50:00Z">
              <w:r w:rsidRPr="00607B69">
                <w:rPr>
                  <w:rFonts w:ascii="Times New Roman" w:hAnsi="Times New Roman" w:cs="Times New Roman"/>
                  <w:color w:val="auto"/>
                  <w:sz w:val="24"/>
                  <w:szCs w:val="24"/>
                </w:rPr>
                <w:t>Method uses to login for officer.</w:t>
              </w:r>
            </w:ins>
          </w:p>
        </w:tc>
        <w:tc>
          <w:tcPr>
            <w:tcW w:w="2268" w:type="dxa"/>
          </w:tcPr>
          <w:p w14:paraId="0FBBE585" w14:textId="77777777" w:rsidR="00F40392" w:rsidRPr="00607B69" w:rsidRDefault="00F40392" w:rsidP="00754471">
            <w:pPr>
              <w:rPr>
                <w:ins w:id="913" w:author="Sony" w:date="2014-07-21T14:50:00Z"/>
                <w:rStyle w:val="Heading2Char"/>
                <w:rFonts w:ascii="Times New Roman" w:hAnsi="Times New Roman" w:cs="Times New Roman"/>
                <w:b w:val="0"/>
                <w:color w:val="auto"/>
                <w:sz w:val="24"/>
                <w:szCs w:val="24"/>
              </w:rPr>
            </w:pPr>
            <w:bookmarkStart w:id="914" w:name="_Toc393745032"/>
            <w:bookmarkStart w:id="915" w:name="_Toc393747416"/>
            <w:ins w:id="916"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914"/>
              <w:bookmarkEnd w:id="915"/>
              <w:proofErr w:type="spellEnd"/>
            </w:ins>
          </w:p>
        </w:tc>
        <w:tc>
          <w:tcPr>
            <w:tcW w:w="1196" w:type="dxa"/>
          </w:tcPr>
          <w:p w14:paraId="3660D232" w14:textId="77777777" w:rsidR="00F40392" w:rsidRPr="00607B69" w:rsidRDefault="00F40392" w:rsidP="00754471">
            <w:pPr>
              <w:rPr>
                <w:ins w:id="917" w:author="Sony" w:date="2014-07-21T14:50:00Z"/>
                <w:rStyle w:val="Heading2Char"/>
                <w:rFonts w:ascii="Times New Roman" w:hAnsi="Times New Roman" w:cs="Times New Roman"/>
                <w:b w:val="0"/>
                <w:color w:val="auto"/>
                <w:sz w:val="24"/>
                <w:szCs w:val="24"/>
              </w:rPr>
            </w:pPr>
            <w:bookmarkStart w:id="918" w:name="_Toc393745033"/>
            <w:bookmarkStart w:id="919" w:name="_Toc393747417"/>
            <w:proofErr w:type="spellStart"/>
            <w:ins w:id="920" w:author="Sony" w:date="2014-07-21T14:50:00Z">
              <w:r w:rsidRPr="00607B69">
                <w:rPr>
                  <w:rStyle w:val="Heading2Char"/>
                  <w:rFonts w:ascii="Times New Roman" w:hAnsi="Times New Roman" w:cs="Times New Roman"/>
                  <w:b w:val="0"/>
                  <w:color w:val="auto"/>
                  <w:sz w:val="24"/>
                  <w:szCs w:val="24"/>
                </w:rPr>
                <w:t>boolean</w:t>
              </w:r>
              <w:bookmarkEnd w:id="918"/>
              <w:bookmarkEnd w:id="919"/>
              <w:proofErr w:type="spellEnd"/>
            </w:ins>
          </w:p>
        </w:tc>
      </w:tr>
      <w:tr w:rsidR="00607B69" w:rsidRPr="00607B69" w14:paraId="37600456" w14:textId="77777777" w:rsidTr="003C5CAA">
        <w:trPr>
          <w:trHeight w:val="892"/>
          <w:ins w:id="921" w:author="Sony" w:date="2014-07-21T14:50:00Z"/>
        </w:trPr>
        <w:tc>
          <w:tcPr>
            <w:tcW w:w="740" w:type="dxa"/>
            <w:vAlign w:val="center"/>
          </w:tcPr>
          <w:p w14:paraId="512E166E" w14:textId="77777777" w:rsidR="00F40392" w:rsidRPr="00607B69" w:rsidRDefault="00F40392" w:rsidP="00754471">
            <w:pPr>
              <w:rPr>
                <w:ins w:id="922" w:author="Sony" w:date="2014-07-21T14:50:00Z"/>
                <w:rStyle w:val="Heading2Char"/>
                <w:rFonts w:ascii="Times New Roman" w:hAnsi="Times New Roman" w:cs="Times New Roman"/>
                <w:b w:val="0"/>
                <w:color w:val="auto"/>
                <w:sz w:val="24"/>
                <w:szCs w:val="24"/>
              </w:rPr>
            </w:pPr>
            <w:bookmarkStart w:id="923" w:name="_Toc393745034"/>
            <w:bookmarkStart w:id="924" w:name="_Toc393747418"/>
            <w:ins w:id="925" w:author="Sony" w:date="2014-07-21T14:50:00Z">
              <w:r w:rsidRPr="00607B69">
                <w:rPr>
                  <w:rStyle w:val="Heading2Char"/>
                  <w:rFonts w:ascii="Times New Roman" w:hAnsi="Times New Roman" w:cs="Times New Roman"/>
                  <w:b w:val="0"/>
                  <w:color w:val="auto"/>
                  <w:sz w:val="24"/>
                  <w:szCs w:val="24"/>
                </w:rPr>
                <w:t>2</w:t>
              </w:r>
              <w:bookmarkEnd w:id="923"/>
              <w:bookmarkEnd w:id="924"/>
            </w:ins>
          </w:p>
        </w:tc>
        <w:tc>
          <w:tcPr>
            <w:tcW w:w="2487" w:type="dxa"/>
          </w:tcPr>
          <w:p w14:paraId="701F6C60" w14:textId="77777777" w:rsidR="00F40392" w:rsidRPr="00607B69" w:rsidRDefault="00F40392" w:rsidP="00754471">
            <w:pPr>
              <w:rPr>
                <w:ins w:id="926" w:author="Sony" w:date="2014-07-21T14:50:00Z"/>
                <w:rStyle w:val="Heading2Char"/>
                <w:rFonts w:ascii="Times New Roman" w:hAnsi="Times New Roman" w:cs="Times New Roman"/>
                <w:b w:val="0"/>
                <w:color w:val="auto"/>
                <w:sz w:val="24"/>
                <w:szCs w:val="24"/>
              </w:rPr>
            </w:pPr>
            <w:bookmarkStart w:id="927" w:name="_Toc393745035"/>
            <w:bookmarkStart w:id="928" w:name="_Toc393747419"/>
            <w:proofErr w:type="spellStart"/>
            <w:ins w:id="929" w:author="Sony" w:date="2014-07-21T14:50:00Z">
              <w:r w:rsidRPr="00607B69">
                <w:rPr>
                  <w:rStyle w:val="Heading2Char"/>
                  <w:rFonts w:ascii="Times New Roman" w:hAnsi="Times New Roman" w:cs="Times New Roman"/>
                  <w:b w:val="0"/>
                  <w:color w:val="auto"/>
                  <w:sz w:val="24"/>
                  <w:szCs w:val="24"/>
                </w:rPr>
                <w:t>get_db</w:t>
              </w:r>
              <w:bookmarkEnd w:id="927"/>
              <w:bookmarkEnd w:id="928"/>
              <w:proofErr w:type="spellEnd"/>
            </w:ins>
          </w:p>
        </w:tc>
        <w:tc>
          <w:tcPr>
            <w:tcW w:w="2551" w:type="dxa"/>
          </w:tcPr>
          <w:p w14:paraId="008D86BB" w14:textId="77777777" w:rsidR="00F40392" w:rsidRPr="00607B69" w:rsidRDefault="00F40392" w:rsidP="00754471">
            <w:pPr>
              <w:rPr>
                <w:ins w:id="930" w:author="Sony" w:date="2014-07-21T14:50:00Z"/>
                <w:rFonts w:ascii="Times New Roman" w:hAnsi="Times New Roman" w:cs="Times New Roman"/>
                <w:color w:val="auto"/>
                <w:sz w:val="24"/>
                <w:szCs w:val="24"/>
              </w:rPr>
            </w:pPr>
            <w:ins w:id="931" w:author="Sony" w:date="2014-07-21T14:50:00Z">
              <w:r w:rsidRPr="00607B69">
                <w:rPr>
                  <w:rFonts w:ascii="Times New Roman" w:hAnsi="Times New Roman" w:cs="Times New Roman"/>
                  <w:color w:val="auto"/>
                  <w:sz w:val="24"/>
                  <w:szCs w:val="24"/>
                </w:rPr>
                <w:t>Method uses to get all dentists’ data and officers’ data from database</w:t>
              </w:r>
            </w:ins>
          </w:p>
        </w:tc>
        <w:tc>
          <w:tcPr>
            <w:tcW w:w="2268" w:type="dxa"/>
          </w:tcPr>
          <w:p w14:paraId="50765E1E" w14:textId="77777777" w:rsidR="00F40392" w:rsidRPr="00607B69" w:rsidRDefault="00F40392" w:rsidP="00754471">
            <w:pPr>
              <w:rPr>
                <w:ins w:id="932" w:author="Sony" w:date="2014-07-21T14:50:00Z"/>
                <w:rStyle w:val="Heading2Char"/>
                <w:rFonts w:ascii="Times New Roman" w:hAnsi="Times New Roman" w:cs="Times New Roman"/>
                <w:b w:val="0"/>
                <w:color w:val="auto"/>
                <w:sz w:val="24"/>
                <w:szCs w:val="24"/>
              </w:rPr>
            </w:pPr>
            <w:bookmarkStart w:id="933" w:name="_Toc393745036"/>
            <w:bookmarkStart w:id="934" w:name="_Toc393747420"/>
            <w:ins w:id="935" w:author="Sony" w:date="2014-07-21T14:50:00Z">
              <w:r w:rsidRPr="00607B69">
                <w:rPr>
                  <w:rStyle w:val="Heading2Char"/>
                  <w:rFonts w:ascii="Times New Roman" w:hAnsi="Times New Roman" w:cs="Times New Roman"/>
                  <w:b w:val="0"/>
                  <w:color w:val="auto"/>
                  <w:sz w:val="24"/>
                  <w:szCs w:val="24"/>
                </w:rPr>
                <w:t>-</w:t>
              </w:r>
              <w:bookmarkEnd w:id="933"/>
              <w:bookmarkEnd w:id="934"/>
            </w:ins>
          </w:p>
        </w:tc>
        <w:tc>
          <w:tcPr>
            <w:tcW w:w="1196" w:type="dxa"/>
          </w:tcPr>
          <w:p w14:paraId="680588DA" w14:textId="77777777" w:rsidR="00F40392" w:rsidRPr="00607B69" w:rsidRDefault="00F40392" w:rsidP="00754471">
            <w:pPr>
              <w:rPr>
                <w:ins w:id="936" w:author="Sony" w:date="2014-07-21T14:50:00Z"/>
                <w:rStyle w:val="Heading2Char"/>
                <w:rFonts w:ascii="Times New Roman" w:hAnsi="Times New Roman" w:cs="Times New Roman"/>
                <w:b w:val="0"/>
                <w:color w:val="auto"/>
                <w:sz w:val="24"/>
                <w:szCs w:val="24"/>
              </w:rPr>
            </w:pPr>
            <w:bookmarkStart w:id="937" w:name="_Toc393745037"/>
            <w:bookmarkStart w:id="938" w:name="_Toc393747421"/>
            <w:ins w:id="939" w:author="Sony" w:date="2014-07-21T14:50:00Z">
              <w:r w:rsidRPr="00607B69">
                <w:rPr>
                  <w:rStyle w:val="Heading2Char"/>
                  <w:rFonts w:ascii="Times New Roman" w:hAnsi="Times New Roman" w:cs="Times New Roman"/>
                  <w:b w:val="0"/>
                  <w:color w:val="auto"/>
                  <w:sz w:val="24"/>
                  <w:szCs w:val="24"/>
                </w:rPr>
                <w:t>void</w:t>
              </w:r>
              <w:bookmarkEnd w:id="937"/>
              <w:bookmarkEnd w:id="938"/>
            </w:ins>
          </w:p>
        </w:tc>
      </w:tr>
      <w:tr w:rsidR="00607B69" w:rsidRPr="00607B69" w14:paraId="5CAAEE3C" w14:textId="77777777" w:rsidTr="003C5CAA">
        <w:trPr>
          <w:ins w:id="940" w:author="Sony" w:date="2014-07-21T14:50:00Z"/>
        </w:trPr>
        <w:tc>
          <w:tcPr>
            <w:tcW w:w="740" w:type="dxa"/>
            <w:vAlign w:val="center"/>
          </w:tcPr>
          <w:p w14:paraId="79933BB8" w14:textId="77777777" w:rsidR="00F40392" w:rsidRPr="00607B69" w:rsidRDefault="00F40392" w:rsidP="00754471">
            <w:pPr>
              <w:rPr>
                <w:ins w:id="941" w:author="Sony" w:date="2014-07-21T14:50:00Z"/>
                <w:rStyle w:val="Heading2Char"/>
                <w:rFonts w:ascii="Times New Roman" w:hAnsi="Times New Roman" w:cs="Times New Roman"/>
                <w:b w:val="0"/>
                <w:color w:val="auto"/>
                <w:sz w:val="24"/>
                <w:szCs w:val="24"/>
              </w:rPr>
            </w:pPr>
            <w:bookmarkStart w:id="942" w:name="_Toc393745038"/>
            <w:bookmarkStart w:id="943" w:name="_Toc393747422"/>
            <w:ins w:id="944" w:author="Sony" w:date="2014-07-21T14:50:00Z">
              <w:r w:rsidRPr="00607B69">
                <w:rPr>
                  <w:rStyle w:val="Heading2Char"/>
                  <w:rFonts w:ascii="Times New Roman" w:hAnsi="Times New Roman" w:cs="Times New Roman"/>
                  <w:b w:val="0"/>
                  <w:color w:val="auto"/>
                  <w:sz w:val="24"/>
                  <w:szCs w:val="24"/>
                </w:rPr>
                <w:t>3</w:t>
              </w:r>
              <w:bookmarkEnd w:id="942"/>
              <w:bookmarkEnd w:id="943"/>
            </w:ins>
          </w:p>
        </w:tc>
        <w:tc>
          <w:tcPr>
            <w:tcW w:w="2487" w:type="dxa"/>
          </w:tcPr>
          <w:p w14:paraId="2066F1F0" w14:textId="77777777" w:rsidR="00F40392" w:rsidRPr="00607B69" w:rsidRDefault="00F40392" w:rsidP="00754471">
            <w:pPr>
              <w:rPr>
                <w:ins w:id="945" w:author="Sony" w:date="2014-07-21T14:50:00Z"/>
                <w:rStyle w:val="Heading2Char"/>
                <w:rFonts w:ascii="Times New Roman" w:hAnsi="Times New Roman" w:cs="Times New Roman"/>
                <w:b w:val="0"/>
                <w:color w:val="auto"/>
                <w:sz w:val="24"/>
                <w:szCs w:val="24"/>
              </w:rPr>
            </w:pPr>
            <w:bookmarkStart w:id="946" w:name="_Toc393745039"/>
            <w:bookmarkStart w:id="947" w:name="_Toc393747423"/>
            <w:proofErr w:type="spellStart"/>
            <w:ins w:id="948" w:author="Sony" w:date="2014-07-21T14:50:00Z">
              <w:r w:rsidRPr="00607B69">
                <w:rPr>
                  <w:rStyle w:val="Heading2Char"/>
                  <w:rFonts w:ascii="Times New Roman" w:hAnsi="Times New Roman" w:cs="Times New Roman"/>
                  <w:b w:val="0"/>
                  <w:color w:val="auto"/>
                  <w:sz w:val="24"/>
                  <w:szCs w:val="24"/>
                </w:rPr>
                <w:t>get_p_data</w:t>
              </w:r>
              <w:bookmarkEnd w:id="946"/>
              <w:bookmarkEnd w:id="947"/>
              <w:proofErr w:type="spellEnd"/>
            </w:ins>
          </w:p>
        </w:tc>
        <w:tc>
          <w:tcPr>
            <w:tcW w:w="2551" w:type="dxa"/>
          </w:tcPr>
          <w:p w14:paraId="285C53D7" w14:textId="77777777" w:rsidR="00F40392" w:rsidRPr="00607B69" w:rsidRDefault="00F40392" w:rsidP="00754471">
            <w:pPr>
              <w:rPr>
                <w:ins w:id="949" w:author="Sony" w:date="2014-07-21T14:50:00Z"/>
                <w:rStyle w:val="Heading2Char"/>
                <w:rFonts w:ascii="Times New Roman" w:hAnsi="Times New Roman" w:cs="Times New Roman"/>
                <w:b w:val="0"/>
                <w:color w:val="auto"/>
                <w:sz w:val="24"/>
                <w:szCs w:val="24"/>
              </w:rPr>
            </w:pPr>
            <w:bookmarkStart w:id="950" w:name="_Toc393745040"/>
            <w:bookmarkStart w:id="951" w:name="_Toc393747424"/>
            <w:ins w:id="952" w:author="Sony" w:date="2014-07-21T14:50:00Z">
              <w:r w:rsidRPr="00607B69">
                <w:rPr>
                  <w:rStyle w:val="Heading2Char"/>
                  <w:rFonts w:ascii="Times New Roman" w:hAnsi="Times New Roman" w:cs="Times New Roman"/>
                  <w:b w:val="0"/>
                  <w:color w:val="auto"/>
                  <w:sz w:val="24"/>
                  <w:szCs w:val="24"/>
                </w:rPr>
                <w:t>Method uses to get all patients’ data from database</w:t>
              </w:r>
              <w:bookmarkEnd w:id="950"/>
              <w:bookmarkEnd w:id="951"/>
            </w:ins>
          </w:p>
        </w:tc>
        <w:tc>
          <w:tcPr>
            <w:tcW w:w="2268" w:type="dxa"/>
          </w:tcPr>
          <w:p w14:paraId="790915CD" w14:textId="77777777" w:rsidR="00F40392" w:rsidRPr="00607B69" w:rsidRDefault="00F40392" w:rsidP="00754471">
            <w:pPr>
              <w:rPr>
                <w:ins w:id="953" w:author="Sony" w:date="2014-07-21T14:50:00Z"/>
                <w:rStyle w:val="Heading2Char"/>
                <w:rFonts w:ascii="Times New Roman" w:hAnsi="Times New Roman" w:cs="Times New Roman"/>
                <w:b w:val="0"/>
                <w:color w:val="auto"/>
                <w:sz w:val="24"/>
                <w:szCs w:val="24"/>
              </w:rPr>
            </w:pPr>
            <w:bookmarkStart w:id="954" w:name="_Toc393745041"/>
            <w:bookmarkStart w:id="955" w:name="_Toc393747425"/>
            <w:ins w:id="956" w:author="Sony" w:date="2014-07-21T14:50:00Z">
              <w:r w:rsidRPr="00607B69">
                <w:rPr>
                  <w:rStyle w:val="Heading2Char"/>
                  <w:rFonts w:ascii="Times New Roman" w:hAnsi="Times New Roman" w:cs="Times New Roman"/>
                  <w:b w:val="0"/>
                  <w:color w:val="auto"/>
                  <w:sz w:val="24"/>
                  <w:szCs w:val="24"/>
                </w:rPr>
                <w:t>-</w:t>
              </w:r>
              <w:bookmarkEnd w:id="954"/>
              <w:bookmarkEnd w:id="955"/>
            </w:ins>
          </w:p>
        </w:tc>
        <w:tc>
          <w:tcPr>
            <w:tcW w:w="1196" w:type="dxa"/>
          </w:tcPr>
          <w:p w14:paraId="6C964A3D" w14:textId="77777777" w:rsidR="00F40392" w:rsidRPr="00607B69" w:rsidRDefault="00F40392" w:rsidP="00754471">
            <w:pPr>
              <w:rPr>
                <w:ins w:id="957" w:author="Sony" w:date="2014-07-21T14:50:00Z"/>
                <w:rStyle w:val="Heading2Char"/>
                <w:rFonts w:ascii="Times New Roman" w:hAnsi="Times New Roman" w:cs="Times New Roman"/>
                <w:b w:val="0"/>
                <w:color w:val="auto"/>
                <w:sz w:val="24"/>
                <w:szCs w:val="24"/>
              </w:rPr>
            </w:pPr>
            <w:bookmarkStart w:id="958" w:name="_Toc393745042"/>
            <w:bookmarkStart w:id="959" w:name="_Toc393747426"/>
            <w:ins w:id="960" w:author="Sony" w:date="2014-07-21T14:50:00Z">
              <w:r w:rsidRPr="00607B69">
                <w:rPr>
                  <w:rStyle w:val="Heading2Char"/>
                  <w:rFonts w:ascii="Times New Roman" w:hAnsi="Times New Roman" w:cs="Times New Roman"/>
                  <w:b w:val="0"/>
                  <w:color w:val="auto"/>
                  <w:sz w:val="24"/>
                  <w:szCs w:val="24"/>
                </w:rPr>
                <w:t>void</w:t>
              </w:r>
              <w:bookmarkEnd w:id="958"/>
              <w:bookmarkEnd w:id="959"/>
            </w:ins>
          </w:p>
        </w:tc>
      </w:tr>
      <w:tr w:rsidR="00607B69" w:rsidRPr="00607B69" w14:paraId="104FC894" w14:textId="77777777" w:rsidTr="003C5CAA">
        <w:tblPrEx>
          <w:tblLook w:val="0000" w:firstRow="0" w:lastRow="0" w:firstColumn="0" w:lastColumn="0" w:noHBand="0" w:noVBand="0"/>
        </w:tblPrEx>
        <w:trPr>
          <w:trHeight w:val="120"/>
          <w:ins w:id="961" w:author="Sony" w:date="2014-07-21T14:50:00Z"/>
        </w:trPr>
        <w:tc>
          <w:tcPr>
            <w:tcW w:w="740" w:type="dxa"/>
            <w:vAlign w:val="center"/>
          </w:tcPr>
          <w:p w14:paraId="2482592D" w14:textId="77777777" w:rsidR="00F40392" w:rsidRPr="00607B69" w:rsidRDefault="00F40392" w:rsidP="00754471">
            <w:pPr>
              <w:rPr>
                <w:ins w:id="962" w:author="Sony" w:date="2014-07-21T14:50:00Z"/>
                <w:rStyle w:val="Heading2Char"/>
                <w:rFonts w:ascii="Times New Roman" w:hAnsi="Times New Roman" w:cs="Times New Roman"/>
                <w:b w:val="0"/>
                <w:color w:val="auto"/>
                <w:sz w:val="24"/>
                <w:szCs w:val="24"/>
              </w:rPr>
            </w:pPr>
            <w:bookmarkStart w:id="963" w:name="_Toc393745043"/>
            <w:bookmarkStart w:id="964" w:name="_Toc393747427"/>
            <w:ins w:id="965" w:author="Sony" w:date="2014-07-21T14:50:00Z">
              <w:r w:rsidRPr="00607B69">
                <w:rPr>
                  <w:rStyle w:val="Heading2Char"/>
                  <w:rFonts w:ascii="Times New Roman" w:hAnsi="Times New Roman" w:cs="Times New Roman"/>
                  <w:b w:val="0"/>
                  <w:color w:val="auto"/>
                  <w:sz w:val="24"/>
                  <w:szCs w:val="24"/>
                </w:rPr>
                <w:t>4</w:t>
              </w:r>
              <w:bookmarkEnd w:id="963"/>
              <w:bookmarkEnd w:id="964"/>
            </w:ins>
          </w:p>
        </w:tc>
        <w:tc>
          <w:tcPr>
            <w:tcW w:w="2487" w:type="dxa"/>
          </w:tcPr>
          <w:p w14:paraId="37A3E3F9" w14:textId="77777777" w:rsidR="00F40392" w:rsidRPr="00607B69" w:rsidRDefault="00F40392" w:rsidP="00754471">
            <w:pPr>
              <w:rPr>
                <w:ins w:id="966" w:author="Sony" w:date="2014-07-21T14:50:00Z"/>
                <w:rStyle w:val="Heading2Char"/>
                <w:rFonts w:ascii="Times New Roman" w:hAnsi="Times New Roman" w:cs="Times New Roman"/>
                <w:b w:val="0"/>
                <w:color w:val="auto"/>
                <w:sz w:val="24"/>
                <w:szCs w:val="24"/>
              </w:rPr>
            </w:pPr>
            <w:bookmarkStart w:id="967" w:name="_Toc393745044"/>
            <w:bookmarkStart w:id="968" w:name="_Toc393747428"/>
            <w:proofErr w:type="spellStart"/>
            <w:ins w:id="969" w:author="Sony" w:date="2014-07-21T14:50:00Z">
              <w:r w:rsidRPr="00607B69">
                <w:rPr>
                  <w:rStyle w:val="Heading2Char"/>
                  <w:rFonts w:ascii="Times New Roman" w:hAnsi="Times New Roman" w:cs="Times New Roman"/>
                  <w:b w:val="0"/>
                  <w:color w:val="auto"/>
                  <w:sz w:val="24"/>
                  <w:szCs w:val="24"/>
                </w:rPr>
                <w:t>p_register</w:t>
              </w:r>
              <w:bookmarkEnd w:id="967"/>
              <w:bookmarkEnd w:id="968"/>
              <w:proofErr w:type="spellEnd"/>
            </w:ins>
          </w:p>
        </w:tc>
        <w:tc>
          <w:tcPr>
            <w:tcW w:w="2551" w:type="dxa"/>
          </w:tcPr>
          <w:p w14:paraId="256D8C05" w14:textId="77777777" w:rsidR="00F40392" w:rsidRPr="00607B69" w:rsidRDefault="00F40392" w:rsidP="00754471">
            <w:pPr>
              <w:rPr>
                <w:ins w:id="970" w:author="Sony" w:date="2014-07-21T14:50:00Z"/>
                <w:rStyle w:val="Heading2Char"/>
                <w:rFonts w:ascii="Times New Roman" w:hAnsi="Times New Roman" w:cs="Times New Roman"/>
                <w:b w:val="0"/>
                <w:color w:val="auto"/>
                <w:sz w:val="24"/>
                <w:szCs w:val="24"/>
              </w:rPr>
            </w:pPr>
            <w:bookmarkStart w:id="971" w:name="_Toc393745045"/>
            <w:bookmarkStart w:id="972" w:name="_Toc393747429"/>
            <w:ins w:id="973" w:author="Sony" w:date="2014-07-21T14:50:00Z">
              <w:r w:rsidRPr="00607B69">
                <w:rPr>
                  <w:rStyle w:val="Heading2Char"/>
                  <w:rFonts w:ascii="Times New Roman" w:hAnsi="Times New Roman" w:cs="Times New Roman"/>
                  <w:b w:val="0"/>
                  <w:color w:val="auto"/>
                  <w:sz w:val="24"/>
                  <w:szCs w:val="24"/>
                </w:rPr>
                <w:t>Method uses to register new patient to the database</w:t>
              </w:r>
              <w:bookmarkEnd w:id="971"/>
              <w:bookmarkEnd w:id="972"/>
            </w:ins>
          </w:p>
        </w:tc>
        <w:tc>
          <w:tcPr>
            <w:tcW w:w="2268" w:type="dxa"/>
          </w:tcPr>
          <w:p w14:paraId="76A15702" w14:textId="77777777" w:rsidR="00F40392" w:rsidRPr="00607B69" w:rsidRDefault="00F40392" w:rsidP="00754471">
            <w:pPr>
              <w:rPr>
                <w:ins w:id="974" w:author="Sony" w:date="2014-07-21T14:50:00Z"/>
                <w:rStyle w:val="Heading2Char"/>
                <w:rFonts w:ascii="Times New Roman" w:hAnsi="Times New Roman" w:cs="Times New Roman"/>
                <w:b w:val="0"/>
                <w:color w:val="auto"/>
                <w:sz w:val="24"/>
                <w:szCs w:val="24"/>
              </w:rPr>
            </w:pPr>
            <w:bookmarkStart w:id="975" w:name="_Toc393745046"/>
            <w:bookmarkStart w:id="976" w:name="_Toc393747430"/>
            <w:ins w:id="977" w:author="Sony" w:date="2014-07-21T14:50:00Z">
              <w:r w:rsidRPr="00607B69">
                <w:rPr>
                  <w:rStyle w:val="Heading2Char"/>
                  <w:rFonts w:ascii="Times New Roman" w:hAnsi="Times New Roman" w:cs="Times New Roman"/>
                  <w:b w:val="0"/>
                  <w:color w:val="auto"/>
                  <w:sz w:val="24"/>
                  <w:szCs w:val="24"/>
                </w:rPr>
                <w:t>-</w:t>
              </w:r>
              <w:bookmarkEnd w:id="975"/>
              <w:bookmarkEnd w:id="976"/>
            </w:ins>
          </w:p>
        </w:tc>
        <w:tc>
          <w:tcPr>
            <w:tcW w:w="1196" w:type="dxa"/>
          </w:tcPr>
          <w:p w14:paraId="2693D499" w14:textId="77777777" w:rsidR="00F40392" w:rsidRPr="00607B69" w:rsidRDefault="00F40392" w:rsidP="00754471">
            <w:pPr>
              <w:rPr>
                <w:ins w:id="978" w:author="Sony" w:date="2014-07-21T14:50:00Z"/>
                <w:rStyle w:val="Heading2Char"/>
                <w:rFonts w:ascii="Times New Roman" w:hAnsi="Times New Roman" w:cs="Times New Roman"/>
                <w:b w:val="0"/>
                <w:color w:val="auto"/>
                <w:sz w:val="24"/>
                <w:szCs w:val="24"/>
              </w:rPr>
            </w:pPr>
            <w:bookmarkStart w:id="979" w:name="_Toc393745047"/>
            <w:bookmarkStart w:id="980" w:name="_Toc393747431"/>
            <w:proofErr w:type="spellStart"/>
            <w:ins w:id="981" w:author="Sony" w:date="2014-07-21T14:50:00Z">
              <w:r w:rsidRPr="00607B69">
                <w:rPr>
                  <w:rStyle w:val="Heading2Char"/>
                  <w:rFonts w:ascii="Times New Roman" w:hAnsi="Times New Roman" w:cs="Times New Roman"/>
                  <w:b w:val="0"/>
                  <w:color w:val="auto"/>
                  <w:sz w:val="24"/>
                  <w:szCs w:val="24"/>
                </w:rPr>
                <w:t>boolean</w:t>
              </w:r>
              <w:bookmarkEnd w:id="979"/>
              <w:bookmarkEnd w:id="980"/>
              <w:proofErr w:type="spellEnd"/>
            </w:ins>
          </w:p>
        </w:tc>
      </w:tr>
      <w:tr w:rsidR="00607B69" w:rsidRPr="00607B69" w14:paraId="12ED1FED" w14:textId="77777777" w:rsidTr="003C5CAA">
        <w:tblPrEx>
          <w:tblLook w:val="0000" w:firstRow="0" w:lastRow="0" w:firstColumn="0" w:lastColumn="0" w:noHBand="0" w:noVBand="0"/>
        </w:tblPrEx>
        <w:trPr>
          <w:trHeight w:val="160"/>
          <w:ins w:id="982" w:author="Sony" w:date="2014-07-21T14:50:00Z"/>
        </w:trPr>
        <w:tc>
          <w:tcPr>
            <w:tcW w:w="740" w:type="dxa"/>
            <w:vAlign w:val="center"/>
          </w:tcPr>
          <w:p w14:paraId="5FCE84D2" w14:textId="77777777" w:rsidR="00F40392" w:rsidRPr="00607B69" w:rsidRDefault="00F40392" w:rsidP="00754471">
            <w:pPr>
              <w:rPr>
                <w:ins w:id="983" w:author="Sony" w:date="2014-07-21T14:50:00Z"/>
                <w:rStyle w:val="Heading2Char"/>
                <w:rFonts w:ascii="Times New Roman" w:hAnsi="Times New Roman" w:cs="Times New Roman"/>
                <w:b w:val="0"/>
                <w:color w:val="auto"/>
                <w:sz w:val="24"/>
                <w:szCs w:val="24"/>
              </w:rPr>
            </w:pPr>
            <w:bookmarkStart w:id="984" w:name="_Toc393745048"/>
            <w:bookmarkStart w:id="985" w:name="_Toc393747432"/>
            <w:ins w:id="986" w:author="Sony" w:date="2014-07-21T14:50:00Z">
              <w:r w:rsidRPr="00607B69">
                <w:rPr>
                  <w:rStyle w:val="Heading2Char"/>
                  <w:rFonts w:ascii="Times New Roman" w:hAnsi="Times New Roman" w:cs="Times New Roman"/>
                  <w:b w:val="0"/>
                  <w:color w:val="auto"/>
                  <w:sz w:val="24"/>
                  <w:szCs w:val="24"/>
                </w:rPr>
                <w:t>5</w:t>
              </w:r>
              <w:bookmarkEnd w:id="984"/>
              <w:bookmarkEnd w:id="985"/>
            </w:ins>
          </w:p>
        </w:tc>
        <w:tc>
          <w:tcPr>
            <w:tcW w:w="2487" w:type="dxa"/>
          </w:tcPr>
          <w:p w14:paraId="10CA48D4" w14:textId="77777777" w:rsidR="00F40392" w:rsidRPr="00607B69" w:rsidRDefault="00F40392" w:rsidP="00754471">
            <w:pPr>
              <w:rPr>
                <w:ins w:id="987" w:author="Sony" w:date="2014-07-21T14:50:00Z"/>
                <w:rStyle w:val="Heading2Char"/>
                <w:rFonts w:ascii="Times New Roman" w:hAnsi="Times New Roman" w:cs="Times New Roman"/>
                <w:b w:val="0"/>
                <w:color w:val="auto"/>
                <w:sz w:val="24"/>
                <w:szCs w:val="24"/>
              </w:rPr>
            </w:pPr>
            <w:bookmarkStart w:id="988" w:name="_Toc393745049"/>
            <w:bookmarkStart w:id="989" w:name="_Toc393747433"/>
            <w:proofErr w:type="spellStart"/>
            <w:ins w:id="990" w:author="Sony" w:date="2014-07-21T14:50:00Z">
              <w:r w:rsidRPr="00607B69">
                <w:rPr>
                  <w:rStyle w:val="Heading2Char"/>
                  <w:rFonts w:ascii="Times New Roman" w:hAnsi="Times New Roman" w:cs="Times New Roman"/>
                  <w:b w:val="0"/>
                  <w:color w:val="auto"/>
                  <w:sz w:val="24"/>
                  <w:szCs w:val="24"/>
                </w:rPr>
                <w:t>p_edit</w:t>
              </w:r>
              <w:bookmarkEnd w:id="988"/>
              <w:bookmarkEnd w:id="989"/>
              <w:proofErr w:type="spellEnd"/>
            </w:ins>
          </w:p>
        </w:tc>
        <w:tc>
          <w:tcPr>
            <w:tcW w:w="2551" w:type="dxa"/>
          </w:tcPr>
          <w:p w14:paraId="3B58AD01" w14:textId="77777777" w:rsidR="00F40392" w:rsidRPr="00607B69" w:rsidRDefault="00F40392" w:rsidP="00754471">
            <w:pPr>
              <w:rPr>
                <w:ins w:id="991" w:author="Sony" w:date="2014-07-21T14:50:00Z"/>
                <w:rStyle w:val="Heading2Char"/>
                <w:rFonts w:ascii="Times New Roman" w:hAnsi="Times New Roman" w:cs="Times New Roman"/>
                <w:b w:val="0"/>
                <w:color w:val="auto"/>
                <w:sz w:val="24"/>
                <w:szCs w:val="24"/>
              </w:rPr>
            </w:pPr>
            <w:bookmarkStart w:id="992" w:name="_Toc393745050"/>
            <w:bookmarkStart w:id="993" w:name="_Toc393747434"/>
            <w:ins w:id="994" w:author="Sony" w:date="2014-07-21T14:50:00Z">
              <w:r w:rsidRPr="00607B69">
                <w:rPr>
                  <w:rStyle w:val="Heading2Char"/>
                  <w:rFonts w:ascii="Times New Roman" w:hAnsi="Times New Roman" w:cs="Times New Roman"/>
                  <w:b w:val="0"/>
                  <w:color w:val="auto"/>
                  <w:sz w:val="24"/>
                  <w:szCs w:val="24"/>
                </w:rPr>
                <w:t>Method uses to get patient’s data for edit</w:t>
              </w:r>
              <w:bookmarkEnd w:id="992"/>
              <w:bookmarkEnd w:id="993"/>
            </w:ins>
          </w:p>
        </w:tc>
        <w:tc>
          <w:tcPr>
            <w:tcW w:w="2268" w:type="dxa"/>
          </w:tcPr>
          <w:p w14:paraId="53F1DDD9" w14:textId="77777777" w:rsidR="00F40392" w:rsidRPr="00607B69" w:rsidRDefault="00F40392" w:rsidP="00754471">
            <w:pPr>
              <w:rPr>
                <w:ins w:id="995" w:author="Sony" w:date="2014-07-21T14:50:00Z"/>
                <w:rStyle w:val="Heading2Char"/>
                <w:rFonts w:ascii="Times New Roman" w:hAnsi="Times New Roman" w:cs="Times New Roman"/>
                <w:b w:val="0"/>
                <w:color w:val="auto"/>
                <w:sz w:val="24"/>
                <w:szCs w:val="24"/>
              </w:rPr>
            </w:pPr>
            <w:bookmarkStart w:id="996" w:name="_Toc393745051"/>
            <w:bookmarkStart w:id="997" w:name="_Toc393747435"/>
            <w:ins w:id="998"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996"/>
              <w:bookmarkEnd w:id="997"/>
              <w:proofErr w:type="spellEnd"/>
            </w:ins>
          </w:p>
        </w:tc>
        <w:tc>
          <w:tcPr>
            <w:tcW w:w="1196" w:type="dxa"/>
          </w:tcPr>
          <w:p w14:paraId="00D8A98C" w14:textId="77777777" w:rsidR="00F40392" w:rsidRPr="00607B69" w:rsidRDefault="00F40392" w:rsidP="00754471">
            <w:pPr>
              <w:rPr>
                <w:ins w:id="999" w:author="Sony" w:date="2014-07-21T14:50:00Z"/>
                <w:rStyle w:val="Heading2Char"/>
                <w:rFonts w:ascii="Times New Roman" w:hAnsi="Times New Roman" w:cs="Times New Roman"/>
                <w:b w:val="0"/>
                <w:color w:val="auto"/>
                <w:sz w:val="24"/>
                <w:szCs w:val="24"/>
              </w:rPr>
            </w:pPr>
            <w:bookmarkStart w:id="1000" w:name="_Toc393745052"/>
            <w:bookmarkStart w:id="1001" w:name="_Toc393747436"/>
            <w:ins w:id="1002" w:author="Sony" w:date="2014-07-21T14:50:00Z">
              <w:r w:rsidRPr="00607B69">
                <w:rPr>
                  <w:rStyle w:val="Heading2Char"/>
                  <w:rFonts w:ascii="Times New Roman" w:hAnsi="Times New Roman" w:cs="Times New Roman"/>
                  <w:b w:val="0"/>
                  <w:color w:val="auto"/>
                  <w:sz w:val="24"/>
                  <w:szCs w:val="24"/>
                </w:rPr>
                <w:t>Array[]</w:t>
              </w:r>
              <w:bookmarkEnd w:id="1000"/>
              <w:bookmarkEnd w:id="1001"/>
            </w:ins>
          </w:p>
        </w:tc>
      </w:tr>
      <w:tr w:rsidR="00607B69" w:rsidRPr="00607B69" w14:paraId="776D08BB" w14:textId="77777777" w:rsidTr="003C5CAA">
        <w:tblPrEx>
          <w:tblLook w:val="0000" w:firstRow="0" w:lastRow="0" w:firstColumn="0" w:lastColumn="0" w:noHBand="0" w:noVBand="0"/>
        </w:tblPrEx>
        <w:trPr>
          <w:trHeight w:val="160"/>
          <w:ins w:id="1003" w:author="Sony" w:date="2014-07-21T14:50:00Z"/>
        </w:trPr>
        <w:tc>
          <w:tcPr>
            <w:tcW w:w="740" w:type="dxa"/>
            <w:vAlign w:val="center"/>
          </w:tcPr>
          <w:p w14:paraId="2DEE8631" w14:textId="77777777" w:rsidR="00F40392" w:rsidRPr="00607B69" w:rsidRDefault="00F40392" w:rsidP="00754471">
            <w:pPr>
              <w:rPr>
                <w:ins w:id="1004" w:author="Sony" w:date="2014-07-21T14:50:00Z"/>
                <w:rStyle w:val="Heading2Char"/>
                <w:rFonts w:ascii="Times New Roman" w:hAnsi="Times New Roman" w:cs="Times New Roman"/>
                <w:b w:val="0"/>
                <w:color w:val="auto"/>
                <w:sz w:val="24"/>
                <w:szCs w:val="24"/>
              </w:rPr>
            </w:pPr>
            <w:bookmarkStart w:id="1005" w:name="_Toc393745053"/>
            <w:bookmarkStart w:id="1006" w:name="_Toc393747437"/>
            <w:ins w:id="1007" w:author="Sony" w:date="2014-07-21T14:50:00Z">
              <w:r w:rsidRPr="00607B69">
                <w:rPr>
                  <w:rStyle w:val="Heading2Char"/>
                  <w:rFonts w:ascii="Times New Roman" w:hAnsi="Times New Roman" w:cs="Times New Roman"/>
                  <w:b w:val="0"/>
                  <w:color w:val="auto"/>
                  <w:sz w:val="24"/>
                  <w:szCs w:val="24"/>
                </w:rPr>
                <w:t>6</w:t>
              </w:r>
              <w:bookmarkEnd w:id="1005"/>
              <w:bookmarkEnd w:id="1006"/>
            </w:ins>
          </w:p>
        </w:tc>
        <w:tc>
          <w:tcPr>
            <w:tcW w:w="2487" w:type="dxa"/>
          </w:tcPr>
          <w:p w14:paraId="329EC288" w14:textId="77777777" w:rsidR="00F40392" w:rsidRPr="00607B69" w:rsidRDefault="00F40392" w:rsidP="00754471">
            <w:pPr>
              <w:rPr>
                <w:ins w:id="1008" w:author="Sony" w:date="2014-07-21T14:50:00Z"/>
                <w:rStyle w:val="Heading2Char"/>
                <w:rFonts w:ascii="Times New Roman" w:hAnsi="Times New Roman" w:cs="Times New Roman"/>
                <w:b w:val="0"/>
                <w:color w:val="auto"/>
                <w:sz w:val="24"/>
                <w:szCs w:val="24"/>
              </w:rPr>
            </w:pPr>
            <w:bookmarkStart w:id="1009" w:name="_Toc393745054"/>
            <w:bookmarkStart w:id="1010" w:name="_Toc393747438"/>
            <w:proofErr w:type="spellStart"/>
            <w:ins w:id="1011" w:author="Sony" w:date="2014-07-21T14:50:00Z">
              <w:r w:rsidRPr="00607B69">
                <w:rPr>
                  <w:rStyle w:val="Heading2Char"/>
                  <w:rFonts w:ascii="Times New Roman" w:hAnsi="Times New Roman" w:cs="Times New Roman"/>
                  <w:b w:val="0"/>
                  <w:color w:val="auto"/>
                  <w:sz w:val="24"/>
                  <w:szCs w:val="24"/>
                </w:rPr>
                <w:t>edit_data</w:t>
              </w:r>
              <w:bookmarkEnd w:id="1009"/>
              <w:bookmarkEnd w:id="1010"/>
              <w:proofErr w:type="spellEnd"/>
            </w:ins>
          </w:p>
        </w:tc>
        <w:tc>
          <w:tcPr>
            <w:tcW w:w="2551" w:type="dxa"/>
          </w:tcPr>
          <w:p w14:paraId="0F99AA7F" w14:textId="77777777" w:rsidR="00F40392" w:rsidRPr="00607B69" w:rsidRDefault="00F40392" w:rsidP="00754471">
            <w:pPr>
              <w:rPr>
                <w:ins w:id="1012" w:author="Sony" w:date="2014-07-21T14:50:00Z"/>
                <w:rStyle w:val="Heading2Char"/>
                <w:rFonts w:ascii="Times New Roman" w:hAnsi="Times New Roman" w:cs="Times New Roman"/>
                <w:b w:val="0"/>
                <w:color w:val="auto"/>
                <w:sz w:val="24"/>
                <w:szCs w:val="24"/>
              </w:rPr>
            </w:pPr>
            <w:bookmarkStart w:id="1013" w:name="_Toc393745055"/>
            <w:bookmarkStart w:id="1014" w:name="_Toc393747439"/>
            <w:ins w:id="1015" w:author="Sony" w:date="2014-07-21T14:50:00Z">
              <w:r w:rsidRPr="00607B69">
                <w:rPr>
                  <w:rStyle w:val="Heading2Char"/>
                  <w:rFonts w:ascii="Times New Roman" w:hAnsi="Times New Roman" w:cs="Times New Roman"/>
                  <w:b w:val="0"/>
                  <w:color w:val="auto"/>
                  <w:sz w:val="24"/>
                  <w:szCs w:val="24"/>
                </w:rPr>
                <w:t>Method uses to collect new data of patient for edit</w:t>
              </w:r>
              <w:bookmarkEnd w:id="1013"/>
              <w:bookmarkEnd w:id="1014"/>
            </w:ins>
          </w:p>
        </w:tc>
        <w:tc>
          <w:tcPr>
            <w:tcW w:w="2268" w:type="dxa"/>
          </w:tcPr>
          <w:p w14:paraId="152E861F" w14:textId="77777777" w:rsidR="00F40392" w:rsidRPr="00607B69" w:rsidRDefault="00F40392" w:rsidP="00754471">
            <w:pPr>
              <w:rPr>
                <w:ins w:id="1016" w:author="Sony" w:date="2014-07-21T14:50:00Z"/>
                <w:rStyle w:val="Heading2Char"/>
                <w:rFonts w:ascii="Times New Roman" w:hAnsi="Times New Roman" w:cs="Times New Roman"/>
                <w:b w:val="0"/>
                <w:color w:val="auto"/>
                <w:sz w:val="24"/>
                <w:szCs w:val="24"/>
              </w:rPr>
            </w:pPr>
            <w:bookmarkStart w:id="1017" w:name="_Toc393745056"/>
            <w:bookmarkStart w:id="1018" w:name="_Toc393747440"/>
            <w:ins w:id="1019" w:author="Sony" w:date="2014-07-21T14:50:00Z">
              <w:r w:rsidRPr="00607B69">
                <w:rPr>
                  <w:rStyle w:val="Heading2Char"/>
                  <w:rFonts w:ascii="Times New Roman" w:hAnsi="Times New Roman" w:cs="Times New Roman"/>
                  <w:b w:val="0"/>
                  <w:color w:val="auto"/>
                  <w:sz w:val="24"/>
                  <w:szCs w:val="24"/>
                </w:rPr>
                <w:t>-</w:t>
              </w:r>
              <w:bookmarkEnd w:id="1017"/>
              <w:bookmarkEnd w:id="1018"/>
            </w:ins>
          </w:p>
        </w:tc>
        <w:tc>
          <w:tcPr>
            <w:tcW w:w="1196" w:type="dxa"/>
          </w:tcPr>
          <w:p w14:paraId="34DC0308" w14:textId="77777777" w:rsidR="00F40392" w:rsidRPr="00607B69" w:rsidRDefault="00F40392" w:rsidP="00754471">
            <w:pPr>
              <w:rPr>
                <w:ins w:id="1020" w:author="Sony" w:date="2014-07-21T14:50:00Z"/>
                <w:rStyle w:val="Heading2Char"/>
                <w:rFonts w:ascii="Times New Roman" w:hAnsi="Times New Roman" w:cs="Times New Roman"/>
                <w:b w:val="0"/>
                <w:color w:val="auto"/>
                <w:sz w:val="24"/>
                <w:szCs w:val="24"/>
              </w:rPr>
            </w:pPr>
            <w:bookmarkStart w:id="1021" w:name="_Toc393745057"/>
            <w:bookmarkStart w:id="1022" w:name="_Toc393747441"/>
            <w:ins w:id="1023" w:author="Sony" w:date="2014-07-21T14:50:00Z">
              <w:r w:rsidRPr="00607B69">
                <w:rPr>
                  <w:rStyle w:val="Heading2Char"/>
                  <w:rFonts w:ascii="Times New Roman" w:hAnsi="Times New Roman" w:cs="Times New Roman"/>
                  <w:b w:val="0"/>
                  <w:color w:val="auto"/>
                  <w:sz w:val="24"/>
                  <w:szCs w:val="24"/>
                </w:rPr>
                <w:t>void</w:t>
              </w:r>
              <w:bookmarkEnd w:id="1021"/>
              <w:bookmarkEnd w:id="1022"/>
            </w:ins>
          </w:p>
        </w:tc>
      </w:tr>
      <w:tr w:rsidR="00607B69" w:rsidRPr="00607B69" w14:paraId="795C69C5" w14:textId="77777777" w:rsidTr="003C5CAA">
        <w:tblPrEx>
          <w:tblLook w:val="0000" w:firstRow="0" w:lastRow="0" w:firstColumn="0" w:lastColumn="0" w:noHBand="0" w:noVBand="0"/>
        </w:tblPrEx>
        <w:trPr>
          <w:trHeight w:val="211"/>
          <w:ins w:id="1024" w:author="Sony" w:date="2014-07-21T14:50:00Z"/>
        </w:trPr>
        <w:tc>
          <w:tcPr>
            <w:tcW w:w="740" w:type="dxa"/>
            <w:vAlign w:val="center"/>
          </w:tcPr>
          <w:p w14:paraId="2CF4E6AF" w14:textId="77777777" w:rsidR="00F40392" w:rsidRPr="00607B69" w:rsidRDefault="00F40392" w:rsidP="00754471">
            <w:pPr>
              <w:rPr>
                <w:ins w:id="1025" w:author="Sony" w:date="2014-07-21T14:50:00Z"/>
                <w:rStyle w:val="Heading2Char"/>
                <w:rFonts w:ascii="Times New Roman" w:hAnsi="Times New Roman" w:cs="Times New Roman"/>
                <w:b w:val="0"/>
                <w:color w:val="auto"/>
                <w:sz w:val="24"/>
                <w:szCs w:val="24"/>
              </w:rPr>
            </w:pPr>
            <w:bookmarkStart w:id="1026" w:name="_Toc393745058"/>
            <w:bookmarkStart w:id="1027" w:name="_Toc393747442"/>
            <w:ins w:id="1028" w:author="Sony" w:date="2014-07-21T14:50:00Z">
              <w:r w:rsidRPr="00607B69">
                <w:rPr>
                  <w:rStyle w:val="Heading2Char"/>
                  <w:rFonts w:ascii="Times New Roman" w:hAnsi="Times New Roman" w:cs="Times New Roman"/>
                  <w:b w:val="0"/>
                  <w:color w:val="auto"/>
                  <w:sz w:val="24"/>
                  <w:szCs w:val="24"/>
                </w:rPr>
                <w:t>7</w:t>
              </w:r>
              <w:bookmarkEnd w:id="1026"/>
              <w:bookmarkEnd w:id="1027"/>
            </w:ins>
          </w:p>
        </w:tc>
        <w:tc>
          <w:tcPr>
            <w:tcW w:w="2487" w:type="dxa"/>
          </w:tcPr>
          <w:p w14:paraId="4A42834B" w14:textId="77777777" w:rsidR="00F40392" w:rsidRPr="00607B69" w:rsidRDefault="00F40392" w:rsidP="00754471">
            <w:pPr>
              <w:rPr>
                <w:ins w:id="1029" w:author="Sony" w:date="2014-07-21T14:50:00Z"/>
                <w:rStyle w:val="Heading2Char"/>
                <w:rFonts w:ascii="Times New Roman" w:hAnsi="Times New Roman" w:cs="Times New Roman"/>
                <w:b w:val="0"/>
                <w:color w:val="auto"/>
                <w:sz w:val="24"/>
                <w:szCs w:val="24"/>
              </w:rPr>
            </w:pPr>
            <w:bookmarkStart w:id="1030" w:name="_Toc393745059"/>
            <w:bookmarkStart w:id="1031" w:name="_Toc393747443"/>
            <w:proofErr w:type="spellStart"/>
            <w:ins w:id="1032" w:author="Sony" w:date="2014-07-21T14:50:00Z">
              <w:r w:rsidRPr="00607B69">
                <w:rPr>
                  <w:rStyle w:val="Heading2Char"/>
                  <w:rFonts w:ascii="Times New Roman" w:hAnsi="Times New Roman" w:cs="Times New Roman"/>
                  <w:b w:val="0"/>
                  <w:color w:val="auto"/>
                  <w:sz w:val="24"/>
                  <w:szCs w:val="24"/>
                </w:rPr>
                <w:t>p_delete</w:t>
              </w:r>
              <w:bookmarkEnd w:id="1030"/>
              <w:bookmarkEnd w:id="1031"/>
              <w:proofErr w:type="spellEnd"/>
            </w:ins>
          </w:p>
        </w:tc>
        <w:tc>
          <w:tcPr>
            <w:tcW w:w="2551" w:type="dxa"/>
          </w:tcPr>
          <w:p w14:paraId="74B3A52A" w14:textId="77777777" w:rsidR="00F40392" w:rsidRPr="00607B69" w:rsidRDefault="00F40392" w:rsidP="00754471">
            <w:pPr>
              <w:rPr>
                <w:ins w:id="1033" w:author="Sony" w:date="2014-07-21T14:50:00Z"/>
                <w:rStyle w:val="Heading2Char"/>
                <w:rFonts w:ascii="Times New Roman" w:hAnsi="Times New Roman" w:cs="Times New Roman"/>
                <w:b w:val="0"/>
                <w:color w:val="auto"/>
                <w:sz w:val="24"/>
                <w:szCs w:val="24"/>
              </w:rPr>
            </w:pPr>
            <w:bookmarkStart w:id="1034" w:name="_Toc393745060"/>
            <w:bookmarkStart w:id="1035" w:name="_Toc393747444"/>
            <w:ins w:id="1036" w:author="Sony" w:date="2014-07-21T14:50:00Z">
              <w:r w:rsidRPr="00607B69">
                <w:rPr>
                  <w:rStyle w:val="Heading2Char"/>
                  <w:rFonts w:ascii="Times New Roman" w:hAnsi="Times New Roman" w:cs="Times New Roman"/>
                  <w:b w:val="0"/>
                  <w:color w:val="auto"/>
                  <w:sz w:val="24"/>
                  <w:szCs w:val="24"/>
                </w:rPr>
                <w:t xml:space="preserve">Method uses to delete patient from database by using of </w:t>
              </w:r>
              <w:proofErr w:type="spellStart"/>
              <w:r w:rsidRPr="00607B69">
                <w:rPr>
                  <w:rStyle w:val="Heading2Char"/>
                  <w:rFonts w:ascii="Times New Roman" w:hAnsi="Times New Roman" w:cs="Times New Roman"/>
                  <w:b w:val="0"/>
                  <w:color w:val="auto"/>
                  <w:sz w:val="24"/>
                  <w:szCs w:val="24"/>
                </w:rPr>
                <w:t>patientID</w:t>
              </w:r>
              <w:bookmarkEnd w:id="1034"/>
              <w:bookmarkEnd w:id="1035"/>
              <w:proofErr w:type="spellEnd"/>
            </w:ins>
          </w:p>
        </w:tc>
        <w:tc>
          <w:tcPr>
            <w:tcW w:w="2268" w:type="dxa"/>
          </w:tcPr>
          <w:p w14:paraId="2AD4430E" w14:textId="77777777" w:rsidR="00F40392" w:rsidRPr="00607B69" w:rsidRDefault="00F40392" w:rsidP="00754471">
            <w:pPr>
              <w:rPr>
                <w:ins w:id="1037" w:author="Sony" w:date="2014-07-21T14:50:00Z"/>
                <w:rStyle w:val="Heading2Char"/>
                <w:rFonts w:ascii="Times New Roman" w:hAnsi="Times New Roman" w:cs="Times New Roman"/>
                <w:b w:val="0"/>
                <w:color w:val="auto"/>
                <w:sz w:val="24"/>
                <w:szCs w:val="24"/>
              </w:rPr>
            </w:pPr>
            <w:bookmarkStart w:id="1038" w:name="_Toc393745061"/>
            <w:bookmarkStart w:id="1039" w:name="_Toc393747445"/>
            <w:ins w:id="1040"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1038"/>
              <w:bookmarkEnd w:id="1039"/>
              <w:proofErr w:type="spellEnd"/>
            </w:ins>
          </w:p>
        </w:tc>
        <w:tc>
          <w:tcPr>
            <w:tcW w:w="1196" w:type="dxa"/>
          </w:tcPr>
          <w:p w14:paraId="2C1D413C" w14:textId="77777777" w:rsidR="00F40392" w:rsidRPr="00607B69" w:rsidRDefault="00F40392" w:rsidP="00754471">
            <w:pPr>
              <w:rPr>
                <w:ins w:id="1041" w:author="Sony" w:date="2014-07-21T14:50:00Z"/>
                <w:rStyle w:val="Heading2Char"/>
                <w:rFonts w:ascii="Times New Roman" w:hAnsi="Times New Roman" w:cs="Times New Roman"/>
                <w:b w:val="0"/>
                <w:color w:val="auto"/>
                <w:sz w:val="24"/>
                <w:szCs w:val="24"/>
              </w:rPr>
            </w:pPr>
            <w:bookmarkStart w:id="1042" w:name="_Toc393745062"/>
            <w:bookmarkStart w:id="1043" w:name="_Toc393747446"/>
            <w:proofErr w:type="spellStart"/>
            <w:ins w:id="1044" w:author="Sony" w:date="2014-07-21T14:50:00Z">
              <w:r w:rsidRPr="00607B69">
                <w:rPr>
                  <w:rStyle w:val="Heading2Char"/>
                  <w:rFonts w:ascii="Times New Roman" w:hAnsi="Times New Roman" w:cs="Times New Roman"/>
                  <w:b w:val="0"/>
                  <w:color w:val="auto"/>
                  <w:sz w:val="24"/>
                  <w:szCs w:val="24"/>
                </w:rPr>
                <w:t>boolean</w:t>
              </w:r>
              <w:bookmarkEnd w:id="1042"/>
              <w:bookmarkEnd w:id="1043"/>
              <w:proofErr w:type="spellEnd"/>
            </w:ins>
          </w:p>
        </w:tc>
      </w:tr>
      <w:tr w:rsidR="00607B69" w:rsidRPr="00607B69" w14:paraId="712DDD22" w14:textId="77777777" w:rsidTr="003C5CAA">
        <w:tblPrEx>
          <w:tblLook w:val="0000" w:firstRow="0" w:lastRow="0" w:firstColumn="0" w:lastColumn="0" w:noHBand="0" w:noVBand="0"/>
        </w:tblPrEx>
        <w:trPr>
          <w:trHeight w:val="400"/>
          <w:ins w:id="1045" w:author="Sony" w:date="2014-07-21T14:50:00Z"/>
        </w:trPr>
        <w:tc>
          <w:tcPr>
            <w:tcW w:w="740" w:type="dxa"/>
            <w:vAlign w:val="center"/>
          </w:tcPr>
          <w:p w14:paraId="695295A3" w14:textId="77777777" w:rsidR="00F40392" w:rsidRPr="00607B69" w:rsidRDefault="00F40392" w:rsidP="00754471">
            <w:pPr>
              <w:rPr>
                <w:ins w:id="1046" w:author="Sony" w:date="2014-07-21T14:50:00Z"/>
                <w:rStyle w:val="Heading2Char"/>
                <w:rFonts w:ascii="Times New Roman" w:hAnsi="Times New Roman" w:cs="Times New Roman"/>
                <w:b w:val="0"/>
                <w:color w:val="auto"/>
                <w:sz w:val="24"/>
                <w:szCs w:val="24"/>
              </w:rPr>
            </w:pPr>
            <w:bookmarkStart w:id="1047" w:name="_Toc393745063"/>
            <w:bookmarkStart w:id="1048" w:name="_Toc393747447"/>
            <w:ins w:id="1049" w:author="Sony" w:date="2014-07-21T14:50:00Z">
              <w:r w:rsidRPr="00607B69">
                <w:rPr>
                  <w:rStyle w:val="Heading2Char"/>
                  <w:rFonts w:ascii="Times New Roman" w:hAnsi="Times New Roman" w:cs="Times New Roman"/>
                  <w:b w:val="0"/>
                  <w:color w:val="auto"/>
                  <w:sz w:val="24"/>
                  <w:szCs w:val="24"/>
                </w:rPr>
                <w:t>8</w:t>
              </w:r>
              <w:bookmarkEnd w:id="1047"/>
              <w:bookmarkEnd w:id="1048"/>
            </w:ins>
          </w:p>
        </w:tc>
        <w:tc>
          <w:tcPr>
            <w:tcW w:w="2487" w:type="dxa"/>
          </w:tcPr>
          <w:p w14:paraId="20437DC9" w14:textId="77777777" w:rsidR="00F40392" w:rsidRPr="00607B69" w:rsidRDefault="00F40392" w:rsidP="00754471">
            <w:pPr>
              <w:rPr>
                <w:ins w:id="1050" w:author="Sony" w:date="2014-07-21T14:50:00Z"/>
                <w:rStyle w:val="Heading2Char"/>
                <w:rFonts w:ascii="Times New Roman" w:hAnsi="Times New Roman" w:cs="Times New Roman"/>
                <w:b w:val="0"/>
                <w:color w:val="auto"/>
                <w:sz w:val="24"/>
                <w:szCs w:val="24"/>
              </w:rPr>
            </w:pPr>
            <w:bookmarkStart w:id="1051" w:name="_Toc393745064"/>
            <w:bookmarkStart w:id="1052" w:name="_Toc393747448"/>
            <w:proofErr w:type="spellStart"/>
            <w:ins w:id="1053" w:author="Sony" w:date="2014-07-21T14:50:00Z">
              <w:r w:rsidRPr="00607B69">
                <w:rPr>
                  <w:rStyle w:val="Heading2Char"/>
                  <w:rFonts w:ascii="Times New Roman" w:hAnsi="Times New Roman" w:cs="Times New Roman"/>
                  <w:b w:val="0"/>
                  <w:color w:val="auto"/>
                  <w:sz w:val="24"/>
                  <w:szCs w:val="24"/>
                </w:rPr>
                <w:t>d_register</w:t>
              </w:r>
              <w:bookmarkEnd w:id="1051"/>
              <w:bookmarkEnd w:id="1052"/>
              <w:proofErr w:type="spellEnd"/>
            </w:ins>
          </w:p>
        </w:tc>
        <w:tc>
          <w:tcPr>
            <w:tcW w:w="2551" w:type="dxa"/>
          </w:tcPr>
          <w:p w14:paraId="583D4D41" w14:textId="77777777" w:rsidR="00F40392" w:rsidRPr="00607B69" w:rsidRDefault="00F40392" w:rsidP="00754471">
            <w:pPr>
              <w:rPr>
                <w:ins w:id="1054" w:author="Sony" w:date="2014-07-21T14:50:00Z"/>
                <w:rStyle w:val="Heading2Char"/>
                <w:rFonts w:ascii="Times New Roman" w:hAnsi="Times New Roman" w:cs="Times New Roman"/>
                <w:b w:val="0"/>
                <w:color w:val="auto"/>
                <w:sz w:val="24"/>
                <w:szCs w:val="24"/>
              </w:rPr>
            </w:pPr>
            <w:bookmarkStart w:id="1055" w:name="_Toc393745065"/>
            <w:bookmarkStart w:id="1056" w:name="_Toc393747449"/>
            <w:ins w:id="1057" w:author="Sony" w:date="2014-07-21T14:50:00Z">
              <w:r w:rsidRPr="00607B69">
                <w:rPr>
                  <w:rStyle w:val="Heading2Char"/>
                  <w:rFonts w:ascii="Times New Roman" w:hAnsi="Times New Roman" w:cs="Times New Roman"/>
                  <w:b w:val="0"/>
                  <w:color w:val="auto"/>
                  <w:sz w:val="24"/>
                  <w:szCs w:val="24"/>
                </w:rPr>
                <w:t>Method uses to add new dentist to the database</w:t>
              </w:r>
              <w:bookmarkEnd w:id="1055"/>
              <w:bookmarkEnd w:id="1056"/>
            </w:ins>
          </w:p>
        </w:tc>
        <w:tc>
          <w:tcPr>
            <w:tcW w:w="2268" w:type="dxa"/>
          </w:tcPr>
          <w:p w14:paraId="42C98A29" w14:textId="77777777" w:rsidR="00F40392" w:rsidRPr="00607B69" w:rsidRDefault="00F40392" w:rsidP="00754471">
            <w:pPr>
              <w:rPr>
                <w:ins w:id="1058" w:author="Sony" w:date="2014-07-21T14:50:00Z"/>
                <w:rStyle w:val="Heading2Char"/>
                <w:rFonts w:ascii="Times New Roman" w:hAnsi="Times New Roman" w:cs="Times New Roman"/>
                <w:b w:val="0"/>
                <w:color w:val="auto"/>
                <w:sz w:val="24"/>
                <w:szCs w:val="24"/>
              </w:rPr>
            </w:pPr>
            <w:bookmarkStart w:id="1059" w:name="_Toc393745066"/>
            <w:bookmarkStart w:id="1060" w:name="_Toc393747450"/>
            <w:ins w:id="1061" w:author="Sony" w:date="2014-07-21T14:50:00Z">
              <w:r w:rsidRPr="00607B69">
                <w:rPr>
                  <w:rStyle w:val="Heading2Char"/>
                  <w:rFonts w:ascii="Times New Roman" w:hAnsi="Times New Roman" w:cs="Times New Roman"/>
                  <w:b w:val="0"/>
                  <w:color w:val="auto"/>
                  <w:sz w:val="24"/>
                  <w:szCs w:val="24"/>
                </w:rPr>
                <w:t>-</w:t>
              </w:r>
              <w:bookmarkEnd w:id="1059"/>
              <w:bookmarkEnd w:id="1060"/>
            </w:ins>
          </w:p>
        </w:tc>
        <w:tc>
          <w:tcPr>
            <w:tcW w:w="1196" w:type="dxa"/>
          </w:tcPr>
          <w:p w14:paraId="48C60EAD" w14:textId="77777777" w:rsidR="00F40392" w:rsidRPr="00607B69" w:rsidRDefault="00F40392" w:rsidP="00754471">
            <w:pPr>
              <w:rPr>
                <w:ins w:id="1062" w:author="Sony" w:date="2014-07-21T14:50:00Z"/>
                <w:rStyle w:val="Heading2Char"/>
                <w:rFonts w:ascii="Times New Roman" w:hAnsi="Times New Roman" w:cs="Times New Roman"/>
                <w:b w:val="0"/>
                <w:color w:val="auto"/>
                <w:sz w:val="24"/>
                <w:szCs w:val="24"/>
              </w:rPr>
            </w:pPr>
            <w:bookmarkStart w:id="1063" w:name="_Toc393745067"/>
            <w:bookmarkStart w:id="1064" w:name="_Toc393747451"/>
            <w:proofErr w:type="spellStart"/>
            <w:ins w:id="1065" w:author="Sony" w:date="2014-07-21T14:50:00Z">
              <w:r w:rsidRPr="00607B69">
                <w:rPr>
                  <w:rStyle w:val="Heading2Char"/>
                  <w:rFonts w:ascii="Times New Roman" w:hAnsi="Times New Roman" w:cs="Times New Roman"/>
                  <w:b w:val="0"/>
                  <w:color w:val="auto"/>
                  <w:sz w:val="24"/>
                  <w:szCs w:val="24"/>
                </w:rPr>
                <w:t>boolean</w:t>
              </w:r>
              <w:bookmarkEnd w:id="1063"/>
              <w:bookmarkEnd w:id="1064"/>
              <w:proofErr w:type="spellEnd"/>
            </w:ins>
          </w:p>
        </w:tc>
      </w:tr>
      <w:tr w:rsidR="00607B69" w:rsidRPr="00607B69" w14:paraId="4689165C" w14:textId="77777777" w:rsidTr="003C5CAA">
        <w:tblPrEx>
          <w:tblLook w:val="0000" w:firstRow="0" w:lastRow="0" w:firstColumn="0" w:lastColumn="0" w:noHBand="0" w:noVBand="0"/>
        </w:tblPrEx>
        <w:trPr>
          <w:trHeight w:val="554"/>
          <w:ins w:id="1066" w:author="Sony" w:date="2014-07-21T14:50:00Z"/>
        </w:trPr>
        <w:tc>
          <w:tcPr>
            <w:tcW w:w="740" w:type="dxa"/>
            <w:vAlign w:val="center"/>
          </w:tcPr>
          <w:p w14:paraId="07895CD6" w14:textId="77777777" w:rsidR="00F40392" w:rsidRPr="00607B69" w:rsidRDefault="00F40392" w:rsidP="00754471">
            <w:pPr>
              <w:rPr>
                <w:ins w:id="1067" w:author="Sony" w:date="2014-07-21T14:50:00Z"/>
                <w:rStyle w:val="Heading2Char"/>
                <w:rFonts w:ascii="Times New Roman" w:hAnsi="Times New Roman" w:cs="Times New Roman"/>
                <w:b w:val="0"/>
                <w:color w:val="auto"/>
                <w:sz w:val="24"/>
                <w:szCs w:val="24"/>
              </w:rPr>
            </w:pPr>
            <w:bookmarkStart w:id="1068" w:name="_Toc393745068"/>
            <w:bookmarkStart w:id="1069" w:name="_Toc393747452"/>
            <w:ins w:id="1070" w:author="Sony" w:date="2014-07-21T14:50:00Z">
              <w:r w:rsidRPr="00607B69">
                <w:rPr>
                  <w:rStyle w:val="Heading2Char"/>
                  <w:rFonts w:ascii="Times New Roman" w:hAnsi="Times New Roman" w:cs="Times New Roman"/>
                  <w:b w:val="0"/>
                  <w:color w:val="auto"/>
                  <w:sz w:val="24"/>
                  <w:szCs w:val="24"/>
                </w:rPr>
                <w:t>9</w:t>
              </w:r>
              <w:bookmarkEnd w:id="1068"/>
              <w:bookmarkEnd w:id="1069"/>
            </w:ins>
          </w:p>
        </w:tc>
        <w:tc>
          <w:tcPr>
            <w:tcW w:w="2487" w:type="dxa"/>
          </w:tcPr>
          <w:p w14:paraId="3BBB3E68" w14:textId="77777777" w:rsidR="00F40392" w:rsidRPr="00607B69" w:rsidRDefault="00F40392" w:rsidP="00754471">
            <w:pPr>
              <w:rPr>
                <w:ins w:id="1071" w:author="Sony" w:date="2014-07-21T14:50:00Z"/>
                <w:rStyle w:val="Heading2Char"/>
                <w:rFonts w:ascii="Times New Roman" w:hAnsi="Times New Roman" w:cs="Times New Roman"/>
                <w:b w:val="0"/>
                <w:color w:val="auto"/>
                <w:sz w:val="24"/>
                <w:szCs w:val="24"/>
              </w:rPr>
            </w:pPr>
            <w:bookmarkStart w:id="1072" w:name="_Toc393745069"/>
            <w:bookmarkStart w:id="1073" w:name="_Toc393747453"/>
            <w:proofErr w:type="spellStart"/>
            <w:ins w:id="1074" w:author="Sony" w:date="2014-07-21T14:50:00Z">
              <w:r w:rsidRPr="00607B69">
                <w:rPr>
                  <w:rStyle w:val="Heading2Char"/>
                  <w:rFonts w:ascii="Times New Roman" w:hAnsi="Times New Roman" w:cs="Times New Roman"/>
                  <w:b w:val="0"/>
                  <w:color w:val="auto"/>
                  <w:sz w:val="24"/>
                  <w:szCs w:val="24"/>
                </w:rPr>
                <w:t>d_edit</w:t>
              </w:r>
              <w:bookmarkEnd w:id="1072"/>
              <w:bookmarkEnd w:id="1073"/>
              <w:proofErr w:type="spellEnd"/>
            </w:ins>
          </w:p>
        </w:tc>
        <w:tc>
          <w:tcPr>
            <w:tcW w:w="2551" w:type="dxa"/>
          </w:tcPr>
          <w:p w14:paraId="1955EC42" w14:textId="77777777" w:rsidR="00F40392" w:rsidRPr="00607B69" w:rsidRDefault="00F40392" w:rsidP="00754471">
            <w:pPr>
              <w:rPr>
                <w:ins w:id="1075" w:author="Sony" w:date="2014-07-21T14:50:00Z"/>
                <w:rStyle w:val="Heading2Char"/>
                <w:rFonts w:ascii="Times New Roman" w:hAnsi="Times New Roman" w:cs="Times New Roman"/>
                <w:b w:val="0"/>
                <w:color w:val="auto"/>
                <w:sz w:val="24"/>
                <w:szCs w:val="24"/>
              </w:rPr>
            </w:pPr>
            <w:bookmarkStart w:id="1076" w:name="_Toc393745070"/>
            <w:bookmarkStart w:id="1077" w:name="_Toc393747454"/>
            <w:ins w:id="1078" w:author="Sony" w:date="2014-07-21T14:50:00Z">
              <w:r w:rsidRPr="00607B69">
                <w:rPr>
                  <w:rStyle w:val="Heading2Char"/>
                  <w:rFonts w:ascii="Times New Roman" w:hAnsi="Times New Roman" w:cs="Times New Roman"/>
                  <w:b w:val="0"/>
                  <w:color w:val="auto"/>
                  <w:sz w:val="24"/>
                  <w:szCs w:val="24"/>
                </w:rPr>
                <w:t>Method uses to get dentist’s data for edit</w:t>
              </w:r>
              <w:bookmarkEnd w:id="1076"/>
              <w:bookmarkEnd w:id="1077"/>
            </w:ins>
          </w:p>
        </w:tc>
        <w:tc>
          <w:tcPr>
            <w:tcW w:w="2268" w:type="dxa"/>
          </w:tcPr>
          <w:p w14:paraId="1055569A" w14:textId="77777777" w:rsidR="00F40392" w:rsidRPr="00607B69" w:rsidRDefault="00F40392" w:rsidP="00754471">
            <w:pPr>
              <w:rPr>
                <w:ins w:id="1079" w:author="Sony" w:date="2014-07-21T14:50:00Z"/>
                <w:rStyle w:val="Heading2Char"/>
                <w:rFonts w:ascii="Times New Roman" w:hAnsi="Times New Roman" w:cs="Times New Roman"/>
                <w:b w:val="0"/>
                <w:color w:val="auto"/>
                <w:sz w:val="24"/>
                <w:szCs w:val="24"/>
              </w:rPr>
            </w:pPr>
            <w:bookmarkStart w:id="1080" w:name="_Toc393745071"/>
            <w:bookmarkStart w:id="1081" w:name="_Toc393747455"/>
            <w:ins w:id="1082"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daentistID:varchar</w:t>
              </w:r>
              <w:bookmarkEnd w:id="1080"/>
              <w:bookmarkEnd w:id="1081"/>
              <w:proofErr w:type="spellEnd"/>
            </w:ins>
          </w:p>
        </w:tc>
        <w:tc>
          <w:tcPr>
            <w:tcW w:w="1196" w:type="dxa"/>
          </w:tcPr>
          <w:p w14:paraId="34E81562" w14:textId="77777777" w:rsidR="00F40392" w:rsidRPr="00607B69" w:rsidRDefault="00F40392" w:rsidP="00754471">
            <w:pPr>
              <w:rPr>
                <w:ins w:id="1083" w:author="Sony" w:date="2014-07-21T14:50:00Z"/>
                <w:rStyle w:val="Heading2Char"/>
                <w:rFonts w:ascii="Times New Roman" w:hAnsi="Times New Roman" w:cs="Times New Roman"/>
                <w:b w:val="0"/>
                <w:color w:val="auto"/>
                <w:sz w:val="24"/>
                <w:szCs w:val="24"/>
              </w:rPr>
            </w:pPr>
            <w:bookmarkStart w:id="1084" w:name="_Toc393745072"/>
            <w:bookmarkStart w:id="1085" w:name="_Toc393747456"/>
            <w:ins w:id="1086" w:author="Sony" w:date="2014-07-21T14:50:00Z">
              <w:r w:rsidRPr="00607B69">
                <w:rPr>
                  <w:rStyle w:val="Heading2Char"/>
                  <w:rFonts w:ascii="Times New Roman" w:hAnsi="Times New Roman" w:cs="Times New Roman"/>
                  <w:b w:val="0"/>
                  <w:color w:val="auto"/>
                  <w:sz w:val="24"/>
                  <w:szCs w:val="24"/>
                </w:rPr>
                <w:t>Array[]</w:t>
              </w:r>
              <w:bookmarkEnd w:id="1084"/>
              <w:bookmarkEnd w:id="1085"/>
            </w:ins>
          </w:p>
        </w:tc>
      </w:tr>
      <w:tr w:rsidR="00607B69" w:rsidRPr="00607B69" w14:paraId="40AFD3E3" w14:textId="77777777" w:rsidTr="003C5CAA">
        <w:tblPrEx>
          <w:tblLook w:val="0000" w:firstRow="0" w:lastRow="0" w:firstColumn="0" w:lastColumn="0" w:noHBand="0" w:noVBand="0"/>
        </w:tblPrEx>
        <w:trPr>
          <w:trHeight w:val="554"/>
          <w:ins w:id="1087" w:author="Sony" w:date="2014-07-21T14:50:00Z"/>
        </w:trPr>
        <w:tc>
          <w:tcPr>
            <w:tcW w:w="740" w:type="dxa"/>
            <w:vAlign w:val="center"/>
          </w:tcPr>
          <w:p w14:paraId="142BA563" w14:textId="77777777" w:rsidR="00F40392" w:rsidRPr="00607B69" w:rsidRDefault="00F40392" w:rsidP="00754471">
            <w:pPr>
              <w:rPr>
                <w:ins w:id="1088" w:author="Sony" w:date="2014-07-21T14:50:00Z"/>
                <w:rStyle w:val="Heading2Char"/>
                <w:rFonts w:ascii="Times New Roman" w:hAnsi="Times New Roman" w:cs="Times New Roman"/>
                <w:b w:val="0"/>
                <w:color w:val="auto"/>
                <w:sz w:val="24"/>
                <w:szCs w:val="24"/>
              </w:rPr>
            </w:pPr>
            <w:bookmarkStart w:id="1089" w:name="_Toc393745073"/>
            <w:bookmarkStart w:id="1090" w:name="_Toc393747457"/>
            <w:ins w:id="1091" w:author="Sony" w:date="2014-07-21T14:50:00Z">
              <w:r w:rsidRPr="00607B69">
                <w:rPr>
                  <w:rStyle w:val="Heading2Char"/>
                  <w:rFonts w:ascii="Times New Roman" w:hAnsi="Times New Roman" w:cs="Times New Roman"/>
                  <w:b w:val="0"/>
                  <w:color w:val="auto"/>
                  <w:sz w:val="24"/>
                  <w:szCs w:val="24"/>
                </w:rPr>
                <w:t>10</w:t>
              </w:r>
              <w:bookmarkEnd w:id="1089"/>
              <w:bookmarkEnd w:id="1090"/>
            </w:ins>
          </w:p>
        </w:tc>
        <w:tc>
          <w:tcPr>
            <w:tcW w:w="2487" w:type="dxa"/>
          </w:tcPr>
          <w:p w14:paraId="697471E6" w14:textId="77777777" w:rsidR="00F40392" w:rsidRPr="00607B69" w:rsidRDefault="00F40392" w:rsidP="00754471">
            <w:pPr>
              <w:rPr>
                <w:ins w:id="1092" w:author="Sony" w:date="2014-07-21T14:50:00Z"/>
                <w:rStyle w:val="Heading2Char"/>
                <w:rFonts w:ascii="Times New Roman" w:hAnsi="Times New Roman" w:cs="Times New Roman"/>
                <w:b w:val="0"/>
                <w:color w:val="auto"/>
                <w:sz w:val="24"/>
                <w:szCs w:val="24"/>
              </w:rPr>
            </w:pPr>
            <w:bookmarkStart w:id="1093" w:name="_Toc393745074"/>
            <w:bookmarkStart w:id="1094" w:name="_Toc393747458"/>
            <w:proofErr w:type="spellStart"/>
            <w:ins w:id="1095" w:author="Sony" w:date="2014-07-21T14:50:00Z">
              <w:r w:rsidRPr="00607B69">
                <w:rPr>
                  <w:rStyle w:val="Heading2Char"/>
                  <w:rFonts w:ascii="Times New Roman" w:hAnsi="Times New Roman" w:cs="Times New Roman"/>
                  <w:b w:val="0"/>
                  <w:color w:val="auto"/>
                  <w:sz w:val="24"/>
                  <w:szCs w:val="24"/>
                </w:rPr>
                <w:t>d_edit_data</w:t>
              </w:r>
              <w:bookmarkEnd w:id="1093"/>
              <w:bookmarkEnd w:id="1094"/>
              <w:proofErr w:type="spellEnd"/>
            </w:ins>
          </w:p>
        </w:tc>
        <w:tc>
          <w:tcPr>
            <w:tcW w:w="2551" w:type="dxa"/>
          </w:tcPr>
          <w:p w14:paraId="33426178" w14:textId="77777777" w:rsidR="00F40392" w:rsidRPr="00607B69" w:rsidRDefault="00F40392" w:rsidP="00754471">
            <w:pPr>
              <w:rPr>
                <w:ins w:id="1096" w:author="Sony" w:date="2014-07-21T14:50:00Z"/>
                <w:rStyle w:val="Heading2Char"/>
                <w:rFonts w:ascii="Times New Roman" w:hAnsi="Times New Roman" w:cs="Times New Roman"/>
                <w:b w:val="0"/>
                <w:color w:val="auto"/>
                <w:sz w:val="24"/>
                <w:szCs w:val="24"/>
              </w:rPr>
            </w:pPr>
            <w:bookmarkStart w:id="1097" w:name="_Toc393745075"/>
            <w:bookmarkStart w:id="1098" w:name="_Toc393747459"/>
            <w:ins w:id="1099" w:author="Sony" w:date="2014-07-21T14:50:00Z">
              <w:r w:rsidRPr="00607B69">
                <w:rPr>
                  <w:rStyle w:val="Heading2Char"/>
                  <w:rFonts w:ascii="Times New Roman" w:hAnsi="Times New Roman" w:cs="Times New Roman"/>
                  <w:b w:val="0"/>
                  <w:color w:val="auto"/>
                  <w:sz w:val="24"/>
                  <w:szCs w:val="24"/>
                </w:rPr>
                <w:t>Method uses to collect new data of dentist for edit</w:t>
              </w:r>
              <w:bookmarkEnd w:id="1097"/>
              <w:bookmarkEnd w:id="1098"/>
            </w:ins>
          </w:p>
        </w:tc>
        <w:tc>
          <w:tcPr>
            <w:tcW w:w="2268" w:type="dxa"/>
          </w:tcPr>
          <w:p w14:paraId="14A1F510" w14:textId="77777777" w:rsidR="00F40392" w:rsidRPr="00607B69" w:rsidRDefault="00F40392" w:rsidP="00754471">
            <w:pPr>
              <w:rPr>
                <w:ins w:id="1100" w:author="Sony" w:date="2014-07-21T14:50:00Z"/>
                <w:rStyle w:val="Heading2Char"/>
                <w:rFonts w:ascii="Times New Roman" w:hAnsi="Times New Roman" w:cs="Times New Roman"/>
                <w:b w:val="0"/>
                <w:color w:val="auto"/>
                <w:sz w:val="24"/>
                <w:szCs w:val="24"/>
              </w:rPr>
            </w:pPr>
            <w:bookmarkStart w:id="1101" w:name="_Toc393745076"/>
            <w:bookmarkStart w:id="1102" w:name="_Toc393747460"/>
            <w:ins w:id="1103" w:author="Sony" w:date="2014-07-21T14:50:00Z">
              <w:r w:rsidRPr="00607B69">
                <w:rPr>
                  <w:rStyle w:val="Heading2Char"/>
                  <w:rFonts w:ascii="Times New Roman" w:hAnsi="Times New Roman" w:cs="Times New Roman"/>
                  <w:b w:val="0"/>
                  <w:color w:val="auto"/>
                  <w:sz w:val="24"/>
                  <w:szCs w:val="24"/>
                </w:rPr>
                <w:t>-</w:t>
              </w:r>
              <w:bookmarkEnd w:id="1101"/>
              <w:bookmarkEnd w:id="1102"/>
            </w:ins>
          </w:p>
        </w:tc>
        <w:tc>
          <w:tcPr>
            <w:tcW w:w="1196" w:type="dxa"/>
          </w:tcPr>
          <w:p w14:paraId="244330B2" w14:textId="77777777" w:rsidR="00F40392" w:rsidRPr="00607B69" w:rsidRDefault="00F40392" w:rsidP="00754471">
            <w:pPr>
              <w:rPr>
                <w:ins w:id="1104" w:author="Sony" w:date="2014-07-21T14:50:00Z"/>
                <w:rStyle w:val="Heading2Char"/>
                <w:rFonts w:ascii="Times New Roman" w:hAnsi="Times New Roman" w:cs="Times New Roman"/>
                <w:b w:val="0"/>
                <w:color w:val="auto"/>
                <w:sz w:val="24"/>
                <w:szCs w:val="24"/>
              </w:rPr>
            </w:pPr>
            <w:bookmarkStart w:id="1105" w:name="_Toc393745077"/>
            <w:bookmarkStart w:id="1106" w:name="_Toc393747461"/>
            <w:ins w:id="1107" w:author="Sony" w:date="2014-07-21T14:50:00Z">
              <w:r w:rsidRPr="00607B69">
                <w:rPr>
                  <w:rStyle w:val="Heading2Char"/>
                  <w:rFonts w:ascii="Times New Roman" w:hAnsi="Times New Roman" w:cs="Times New Roman"/>
                  <w:b w:val="0"/>
                  <w:color w:val="auto"/>
                  <w:sz w:val="24"/>
                  <w:szCs w:val="24"/>
                </w:rPr>
                <w:t>void</w:t>
              </w:r>
              <w:bookmarkEnd w:id="1105"/>
              <w:bookmarkEnd w:id="1106"/>
            </w:ins>
          </w:p>
        </w:tc>
      </w:tr>
      <w:tr w:rsidR="00607B69" w:rsidRPr="00607B69" w14:paraId="0F69F76B" w14:textId="77777777" w:rsidTr="003C5CAA">
        <w:tblPrEx>
          <w:tblLook w:val="0000" w:firstRow="0" w:lastRow="0" w:firstColumn="0" w:lastColumn="0" w:noHBand="0" w:noVBand="0"/>
        </w:tblPrEx>
        <w:trPr>
          <w:trHeight w:val="554"/>
          <w:ins w:id="1108" w:author="Sony" w:date="2014-07-21T14:50:00Z"/>
        </w:trPr>
        <w:tc>
          <w:tcPr>
            <w:tcW w:w="740" w:type="dxa"/>
            <w:vAlign w:val="center"/>
          </w:tcPr>
          <w:p w14:paraId="34608049" w14:textId="77777777" w:rsidR="00F40392" w:rsidRPr="00607B69" w:rsidRDefault="00F40392" w:rsidP="00754471">
            <w:pPr>
              <w:rPr>
                <w:ins w:id="1109" w:author="Sony" w:date="2014-07-21T14:50:00Z"/>
                <w:rStyle w:val="Heading2Char"/>
                <w:rFonts w:ascii="Times New Roman" w:hAnsi="Times New Roman" w:cs="Times New Roman"/>
                <w:b w:val="0"/>
                <w:color w:val="auto"/>
                <w:sz w:val="24"/>
                <w:szCs w:val="24"/>
              </w:rPr>
            </w:pPr>
            <w:bookmarkStart w:id="1110" w:name="_Toc393745078"/>
            <w:bookmarkStart w:id="1111" w:name="_Toc393747462"/>
            <w:ins w:id="1112" w:author="Sony" w:date="2014-07-21T14:50:00Z">
              <w:r w:rsidRPr="00607B69">
                <w:rPr>
                  <w:rStyle w:val="Heading2Char"/>
                  <w:rFonts w:ascii="Times New Roman" w:hAnsi="Times New Roman" w:cs="Times New Roman"/>
                  <w:b w:val="0"/>
                  <w:color w:val="auto"/>
                  <w:sz w:val="24"/>
                  <w:szCs w:val="24"/>
                </w:rPr>
                <w:t>11</w:t>
              </w:r>
              <w:bookmarkEnd w:id="1110"/>
              <w:bookmarkEnd w:id="1111"/>
            </w:ins>
          </w:p>
        </w:tc>
        <w:tc>
          <w:tcPr>
            <w:tcW w:w="2487" w:type="dxa"/>
          </w:tcPr>
          <w:p w14:paraId="75263BAB" w14:textId="77777777" w:rsidR="00F40392" w:rsidRPr="00607B69" w:rsidRDefault="00F40392" w:rsidP="00754471">
            <w:pPr>
              <w:rPr>
                <w:ins w:id="1113" w:author="Sony" w:date="2014-07-21T14:50:00Z"/>
                <w:rStyle w:val="Heading2Char"/>
                <w:rFonts w:ascii="Times New Roman" w:hAnsi="Times New Roman" w:cs="Times New Roman"/>
                <w:b w:val="0"/>
                <w:color w:val="auto"/>
                <w:sz w:val="24"/>
                <w:szCs w:val="24"/>
              </w:rPr>
            </w:pPr>
            <w:bookmarkStart w:id="1114" w:name="_Toc393745079"/>
            <w:bookmarkStart w:id="1115" w:name="_Toc393747463"/>
            <w:proofErr w:type="spellStart"/>
            <w:ins w:id="1116" w:author="Sony" w:date="2014-07-21T14:50:00Z">
              <w:r w:rsidRPr="00607B69">
                <w:rPr>
                  <w:rStyle w:val="Heading2Char"/>
                  <w:rFonts w:ascii="Times New Roman" w:hAnsi="Times New Roman" w:cs="Times New Roman"/>
                  <w:b w:val="0"/>
                  <w:color w:val="auto"/>
                  <w:sz w:val="24"/>
                  <w:szCs w:val="24"/>
                </w:rPr>
                <w:t>d_delete</w:t>
              </w:r>
              <w:bookmarkEnd w:id="1114"/>
              <w:bookmarkEnd w:id="1115"/>
              <w:proofErr w:type="spellEnd"/>
            </w:ins>
          </w:p>
        </w:tc>
        <w:tc>
          <w:tcPr>
            <w:tcW w:w="2551" w:type="dxa"/>
          </w:tcPr>
          <w:p w14:paraId="56CC1671" w14:textId="77777777" w:rsidR="00F40392" w:rsidRPr="00607B69" w:rsidRDefault="00F40392" w:rsidP="00754471">
            <w:pPr>
              <w:rPr>
                <w:ins w:id="1117" w:author="Sony" w:date="2014-07-21T14:50:00Z"/>
                <w:rStyle w:val="Heading2Char"/>
                <w:rFonts w:ascii="Times New Roman" w:hAnsi="Times New Roman" w:cs="Times New Roman"/>
                <w:b w:val="0"/>
                <w:color w:val="auto"/>
                <w:sz w:val="24"/>
                <w:szCs w:val="24"/>
              </w:rPr>
            </w:pPr>
            <w:bookmarkStart w:id="1118" w:name="_Toc393745080"/>
            <w:bookmarkStart w:id="1119" w:name="_Toc393747464"/>
            <w:ins w:id="1120" w:author="Sony" w:date="2014-07-21T14:50:00Z">
              <w:r w:rsidRPr="00607B69">
                <w:rPr>
                  <w:rStyle w:val="Heading2Char"/>
                  <w:rFonts w:ascii="Times New Roman" w:hAnsi="Times New Roman" w:cs="Times New Roman"/>
                  <w:b w:val="0"/>
                  <w:color w:val="auto"/>
                  <w:sz w:val="24"/>
                  <w:szCs w:val="24"/>
                </w:rPr>
                <w:t xml:space="preserve">Method uses to delete dentist from database by using of </w:t>
              </w:r>
              <w:proofErr w:type="spellStart"/>
              <w:r w:rsidRPr="00607B69">
                <w:rPr>
                  <w:rStyle w:val="Heading2Char"/>
                  <w:rFonts w:ascii="Times New Roman" w:hAnsi="Times New Roman" w:cs="Times New Roman"/>
                  <w:b w:val="0"/>
                  <w:color w:val="auto"/>
                  <w:sz w:val="24"/>
                  <w:szCs w:val="24"/>
                </w:rPr>
                <w:t>dentistID</w:t>
              </w:r>
              <w:bookmarkEnd w:id="1118"/>
              <w:bookmarkEnd w:id="1119"/>
              <w:proofErr w:type="spellEnd"/>
            </w:ins>
          </w:p>
        </w:tc>
        <w:tc>
          <w:tcPr>
            <w:tcW w:w="2268" w:type="dxa"/>
          </w:tcPr>
          <w:p w14:paraId="6E85C8B0" w14:textId="77777777" w:rsidR="00F40392" w:rsidRPr="00607B69" w:rsidRDefault="00F40392" w:rsidP="00754471">
            <w:pPr>
              <w:rPr>
                <w:ins w:id="1121" w:author="Sony" w:date="2014-07-21T14:50:00Z"/>
                <w:rStyle w:val="Heading2Char"/>
                <w:rFonts w:ascii="Times New Roman" w:hAnsi="Times New Roman" w:cs="Times New Roman"/>
                <w:b w:val="0"/>
                <w:color w:val="auto"/>
                <w:sz w:val="24"/>
                <w:szCs w:val="24"/>
              </w:rPr>
            </w:pPr>
            <w:bookmarkStart w:id="1122" w:name="_Toc393745081"/>
            <w:bookmarkStart w:id="1123" w:name="_Toc393747465"/>
            <w:ins w:id="1124"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bookmarkEnd w:id="1122"/>
              <w:bookmarkEnd w:id="1123"/>
              <w:proofErr w:type="spellEnd"/>
            </w:ins>
          </w:p>
        </w:tc>
        <w:tc>
          <w:tcPr>
            <w:tcW w:w="1196" w:type="dxa"/>
          </w:tcPr>
          <w:p w14:paraId="1D70E766" w14:textId="77777777" w:rsidR="00F40392" w:rsidRPr="00607B69" w:rsidRDefault="00F40392" w:rsidP="00754471">
            <w:pPr>
              <w:rPr>
                <w:ins w:id="1125" w:author="Sony" w:date="2014-07-21T14:50:00Z"/>
                <w:rStyle w:val="Heading2Char"/>
                <w:rFonts w:ascii="Times New Roman" w:hAnsi="Times New Roman" w:cs="Times New Roman"/>
                <w:b w:val="0"/>
                <w:color w:val="auto"/>
                <w:sz w:val="24"/>
                <w:szCs w:val="24"/>
              </w:rPr>
            </w:pPr>
            <w:bookmarkStart w:id="1126" w:name="_Toc393745082"/>
            <w:bookmarkStart w:id="1127" w:name="_Toc393747466"/>
            <w:ins w:id="1128" w:author="Sony" w:date="2014-07-21T14:50:00Z">
              <w:r w:rsidRPr="00607B69">
                <w:rPr>
                  <w:rStyle w:val="Heading2Char"/>
                  <w:rFonts w:ascii="Times New Roman" w:hAnsi="Times New Roman" w:cs="Times New Roman"/>
                  <w:b w:val="0"/>
                  <w:color w:val="auto"/>
                  <w:sz w:val="24"/>
                  <w:szCs w:val="24"/>
                </w:rPr>
                <w:t>Array[]</w:t>
              </w:r>
              <w:bookmarkEnd w:id="1126"/>
              <w:bookmarkEnd w:id="1127"/>
            </w:ins>
          </w:p>
        </w:tc>
      </w:tr>
      <w:tr w:rsidR="00607B69" w:rsidRPr="00607B69" w14:paraId="536C9579" w14:textId="77777777" w:rsidTr="003C5CAA">
        <w:tblPrEx>
          <w:tblLook w:val="0000" w:firstRow="0" w:lastRow="0" w:firstColumn="0" w:lastColumn="0" w:noHBand="0" w:noVBand="0"/>
        </w:tblPrEx>
        <w:trPr>
          <w:trHeight w:val="554"/>
          <w:ins w:id="1129" w:author="Sony" w:date="2014-07-21T14:50:00Z"/>
        </w:trPr>
        <w:tc>
          <w:tcPr>
            <w:tcW w:w="740" w:type="dxa"/>
            <w:vAlign w:val="center"/>
          </w:tcPr>
          <w:p w14:paraId="6F4582A9" w14:textId="77777777" w:rsidR="00F40392" w:rsidRPr="00607B69" w:rsidRDefault="00F40392" w:rsidP="00754471">
            <w:pPr>
              <w:rPr>
                <w:ins w:id="1130" w:author="Sony" w:date="2014-07-21T14:50:00Z"/>
                <w:rStyle w:val="Heading2Char"/>
                <w:rFonts w:ascii="Times New Roman" w:hAnsi="Times New Roman" w:cs="Times New Roman"/>
                <w:b w:val="0"/>
                <w:color w:val="auto"/>
                <w:sz w:val="24"/>
                <w:szCs w:val="24"/>
              </w:rPr>
            </w:pPr>
            <w:bookmarkStart w:id="1131" w:name="_Toc393745083"/>
            <w:bookmarkStart w:id="1132" w:name="_Toc393747467"/>
            <w:ins w:id="1133" w:author="Sony" w:date="2014-07-21T14:50:00Z">
              <w:r w:rsidRPr="00607B69">
                <w:rPr>
                  <w:rStyle w:val="Heading2Char"/>
                  <w:rFonts w:ascii="Times New Roman" w:hAnsi="Times New Roman" w:cs="Times New Roman"/>
                  <w:b w:val="0"/>
                  <w:color w:val="auto"/>
                  <w:sz w:val="24"/>
                  <w:szCs w:val="24"/>
                </w:rPr>
                <w:t>12</w:t>
              </w:r>
              <w:bookmarkEnd w:id="1131"/>
              <w:bookmarkEnd w:id="1132"/>
            </w:ins>
          </w:p>
        </w:tc>
        <w:tc>
          <w:tcPr>
            <w:tcW w:w="2487" w:type="dxa"/>
          </w:tcPr>
          <w:p w14:paraId="58B26F79" w14:textId="77777777" w:rsidR="00F40392" w:rsidRPr="00607B69" w:rsidRDefault="00F40392" w:rsidP="00754471">
            <w:pPr>
              <w:rPr>
                <w:ins w:id="1134" w:author="Sony" w:date="2014-07-21T14:50:00Z"/>
                <w:rStyle w:val="Heading2Char"/>
                <w:rFonts w:ascii="Times New Roman" w:hAnsi="Times New Roman" w:cs="Times New Roman"/>
                <w:b w:val="0"/>
                <w:color w:val="auto"/>
                <w:sz w:val="24"/>
                <w:szCs w:val="24"/>
              </w:rPr>
            </w:pPr>
            <w:bookmarkStart w:id="1135" w:name="_Toc393745084"/>
            <w:bookmarkStart w:id="1136" w:name="_Toc393747468"/>
            <w:proofErr w:type="spellStart"/>
            <w:ins w:id="1137" w:author="Sony" w:date="2014-07-21T14:50:00Z">
              <w:r w:rsidRPr="00607B69">
                <w:rPr>
                  <w:rStyle w:val="Heading2Char"/>
                  <w:rFonts w:ascii="Times New Roman" w:hAnsi="Times New Roman" w:cs="Times New Roman"/>
                  <w:b w:val="0"/>
                  <w:color w:val="auto"/>
                  <w:sz w:val="24"/>
                  <w:szCs w:val="24"/>
                </w:rPr>
                <w:t>view_appointment</w:t>
              </w:r>
              <w:bookmarkEnd w:id="1135"/>
              <w:bookmarkEnd w:id="1136"/>
              <w:proofErr w:type="spellEnd"/>
            </w:ins>
          </w:p>
        </w:tc>
        <w:tc>
          <w:tcPr>
            <w:tcW w:w="2551" w:type="dxa"/>
          </w:tcPr>
          <w:p w14:paraId="506B6C51" w14:textId="77777777" w:rsidR="00F40392" w:rsidRPr="00607B69" w:rsidRDefault="00F40392" w:rsidP="00754471">
            <w:pPr>
              <w:rPr>
                <w:ins w:id="1138" w:author="Sony" w:date="2014-07-21T14:50:00Z"/>
                <w:rStyle w:val="Heading2Char"/>
                <w:rFonts w:ascii="Times New Roman" w:hAnsi="Times New Roman" w:cs="Times New Roman"/>
                <w:b w:val="0"/>
                <w:color w:val="auto"/>
                <w:sz w:val="24"/>
                <w:szCs w:val="24"/>
              </w:rPr>
            </w:pPr>
            <w:bookmarkStart w:id="1139" w:name="_Toc393745085"/>
            <w:bookmarkStart w:id="1140" w:name="_Toc393747469"/>
            <w:ins w:id="1141" w:author="Sony" w:date="2014-07-21T14:50:00Z">
              <w:r w:rsidRPr="00607B69">
                <w:rPr>
                  <w:rStyle w:val="Heading2Char"/>
                  <w:rFonts w:ascii="Times New Roman" w:hAnsi="Times New Roman" w:cs="Times New Roman"/>
                  <w:b w:val="0"/>
                  <w:color w:val="auto"/>
                  <w:sz w:val="24"/>
                  <w:szCs w:val="24"/>
                </w:rPr>
                <w:t>Method uses to get data of appointments from database</w:t>
              </w:r>
              <w:bookmarkEnd w:id="1139"/>
              <w:bookmarkEnd w:id="1140"/>
            </w:ins>
          </w:p>
        </w:tc>
        <w:tc>
          <w:tcPr>
            <w:tcW w:w="2268" w:type="dxa"/>
          </w:tcPr>
          <w:p w14:paraId="442746D4" w14:textId="77777777" w:rsidR="00F40392" w:rsidRPr="00607B69" w:rsidRDefault="00F40392" w:rsidP="00754471">
            <w:pPr>
              <w:rPr>
                <w:ins w:id="1142" w:author="Sony" w:date="2014-07-21T14:50:00Z"/>
                <w:rStyle w:val="Heading2Char"/>
                <w:rFonts w:ascii="Times New Roman" w:hAnsi="Times New Roman" w:cs="Times New Roman"/>
                <w:b w:val="0"/>
                <w:color w:val="auto"/>
                <w:sz w:val="24"/>
                <w:szCs w:val="24"/>
              </w:rPr>
            </w:pPr>
            <w:bookmarkStart w:id="1143" w:name="_Toc393745086"/>
            <w:bookmarkStart w:id="1144" w:name="_Toc393747470"/>
            <w:ins w:id="1145" w:author="Sony" w:date="2014-07-21T14:50:00Z">
              <w:r w:rsidRPr="00607B69">
                <w:rPr>
                  <w:rStyle w:val="Heading2Char"/>
                  <w:rFonts w:ascii="Times New Roman" w:hAnsi="Times New Roman" w:cs="Times New Roman"/>
                  <w:b w:val="0"/>
                  <w:color w:val="auto"/>
                  <w:sz w:val="24"/>
                  <w:szCs w:val="24"/>
                </w:rPr>
                <w:t>-</w:t>
              </w:r>
              <w:bookmarkEnd w:id="1143"/>
              <w:bookmarkEnd w:id="1144"/>
            </w:ins>
          </w:p>
        </w:tc>
        <w:tc>
          <w:tcPr>
            <w:tcW w:w="1196" w:type="dxa"/>
          </w:tcPr>
          <w:p w14:paraId="31D4FFF8" w14:textId="77777777" w:rsidR="00F40392" w:rsidRPr="00607B69" w:rsidRDefault="00F40392" w:rsidP="00754471">
            <w:pPr>
              <w:rPr>
                <w:ins w:id="1146" w:author="Sony" w:date="2014-07-21T14:50:00Z"/>
                <w:rStyle w:val="Heading2Char"/>
                <w:rFonts w:ascii="Times New Roman" w:hAnsi="Times New Roman" w:cs="Times New Roman"/>
                <w:b w:val="0"/>
                <w:color w:val="auto"/>
                <w:sz w:val="24"/>
                <w:szCs w:val="24"/>
              </w:rPr>
            </w:pPr>
            <w:bookmarkStart w:id="1147" w:name="_Toc393745087"/>
            <w:bookmarkStart w:id="1148" w:name="_Toc393747471"/>
            <w:ins w:id="1149" w:author="Sony" w:date="2014-07-21T14:50:00Z">
              <w:r w:rsidRPr="00607B69">
                <w:rPr>
                  <w:rStyle w:val="Heading2Char"/>
                  <w:rFonts w:ascii="Times New Roman" w:hAnsi="Times New Roman" w:cs="Times New Roman"/>
                  <w:b w:val="0"/>
                  <w:color w:val="auto"/>
                  <w:sz w:val="24"/>
                  <w:szCs w:val="24"/>
                </w:rPr>
                <w:t>void</w:t>
              </w:r>
              <w:bookmarkEnd w:id="1147"/>
              <w:bookmarkEnd w:id="1148"/>
            </w:ins>
          </w:p>
        </w:tc>
      </w:tr>
      <w:tr w:rsidR="00607B69" w:rsidRPr="00607B69" w14:paraId="4159A199" w14:textId="77777777" w:rsidTr="003C5CAA">
        <w:tblPrEx>
          <w:tblLook w:val="0000" w:firstRow="0" w:lastRow="0" w:firstColumn="0" w:lastColumn="0" w:noHBand="0" w:noVBand="0"/>
        </w:tblPrEx>
        <w:trPr>
          <w:trHeight w:val="554"/>
          <w:ins w:id="1150" w:author="Sony" w:date="2014-07-21T14:50:00Z"/>
        </w:trPr>
        <w:tc>
          <w:tcPr>
            <w:tcW w:w="740" w:type="dxa"/>
            <w:vAlign w:val="center"/>
          </w:tcPr>
          <w:p w14:paraId="07AF2EA2" w14:textId="77777777" w:rsidR="00F40392" w:rsidRPr="00607B69" w:rsidRDefault="00F40392" w:rsidP="00754471">
            <w:pPr>
              <w:rPr>
                <w:ins w:id="1151" w:author="Sony" w:date="2014-07-21T14:50:00Z"/>
                <w:rStyle w:val="Heading2Char"/>
                <w:rFonts w:ascii="Times New Roman" w:hAnsi="Times New Roman" w:cs="Times New Roman"/>
                <w:b w:val="0"/>
                <w:color w:val="auto"/>
                <w:sz w:val="24"/>
                <w:szCs w:val="24"/>
              </w:rPr>
            </w:pPr>
            <w:bookmarkStart w:id="1152" w:name="_Toc393745088"/>
            <w:bookmarkStart w:id="1153" w:name="_Toc393747472"/>
            <w:ins w:id="1154" w:author="Sony" w:date="2014-07-21T14:50:00Z">
              <w:r w:rsidRPr="00607B69">
                <w:rPr>
                  <w:rStyle w:val="Heading2Char"/>
                  <w:rFonts w:ascii="Times New Roman" w:hAnsi="Times New Roman" w:cs="Times New Roman"/>
                  <w:b w:val="0"/>
                  <w:color w:val="auto"/>
                  <w:sz w:val="24"/>
                  <w:szCs w:val="24"/>
                </w:rPr>
                <w:t>13</w:t>
              </w:r>
              <w:bookmarkEnd w:id="1152"/>
              <w:bookmarkEnd w:id="1153"/>
            </w:ins>
          </w:p>
        </w:tc>
        <w:tc>
          <w:tcPr>
            <w:tcW w:w="2487" w:type="dxa"/>
          </w:tcPr>
          <w:p w14:paraId="669CB100" w14:textId="77777777" w:rsidR="00F40392" w:rsidRPr="00607B69" w:rsidRDefault="00F40392" w:rsidP="00754471">
            <w:pPr>
              <w:rPr>
                <w:ins w:id="1155" w:author="Sony" w:date="2014-07-21T14:50:00Z"/>
                <w:rStyle w:val="Heading2Char"/>
                <w:rFonts w:ascii="Times New Roman" w:hAnsi="Times New Roman" w:cs="Times New Roman"/>
                <w:b w:val="0"/>
                <w:color w:val="auto"/>
                <w:sz w:val="24"/>
                <w:szCs w:val="24"/>
              </w:rPr>
            </w:pPr>
            <w:bookmarkStart w:id="1156" w:name="_Toc393745089"/>
            <w:bookmarkStart w:id="1157" w:name="_Toc393747473"/>
            <w:proofErr w:type="spellStart"/>
            <w:ins w:id="1158" w:author="Sony" w:date="2014-07-21T14:50:00Z">
              <w:r w:rsidRPr="00607B69">
                <w:rPr>
                  <w:rStyle w:val="Heading2Char"/>
                  <w:rFonts w:ascii="Times New Roman" w:hAnsi="Times New Roman" w:cs="Times New Roman"/>
                  <w:b w:val="0"/>
                  <w:color w:val="auto"/>
                  <w:sz w:val="24"/>
                  <w:szCs w:val="24"/>
                </w:rPr>
                <w:t>make_appointment</w:t>
              </w:r>
              <w:bookmarkEnd w:id="1156"/>
              <w:bookmarkEnd w:id="1157"/>
              <w:proofErr w:type="spellEnd"/>
            </w:ins>
          </w:p>
        </w:tc>
        <w:tc>
          <w:tcPr>
            <w:tcW w:w="2551" w:type="dxa"/>
          </w:tcPr>
          <w:p w14:paraId="243F3707" w14:textId="77777777" w:rsidR="00F40392" w:rsidRPr="00607B69" w:rsidRDefault="00F40392" w:rsidP="00754471">
            <w:pPr>
              <w:rPr>
                <w:ins w:id="1159" w:author="Sony" w:date="2014-07-21T14:50:00Z"/>
                <w:rStyle w:val="Heading2Char"/>
                <w:rFonts w:ascii="Times New Roman" w:hAnsi="Times New Roman" w:cs="Times New Roman"/>
                <w:b w:val="0"/>
                <w:color w:val="auto"/>
                <w:sz w:val="24"/>
                <w:szCs w:val="24"/>
              </w:rPr>
            </w:pPr>
            <w:bookmarkStart w:id="1160" w:name="_Toc393745090"/>
            <w:bookmarkStart w:id="1161" w:name="_Toc393747474"/>
            <w:ins w:id="1162" w:author="Sony" w:date="2014-07-21T14:50:00Z">
              <w:r w:rsidRPr="00607B69">
                <w:rPr>
                  <w:rStyle w:val="Heading2Char"/>
                  <w:rFonts w:ascii="Times New Roman" w:hAnsi="Times New Roman" w:cs="Times New Roman"/>
                  <w:b w:val="0"/>
                  <w:color w:val="auto"/>
                  <w:sz w:val="24"/>
                  <w:szCs w:val="24"/>
                </w:rPr>
                <w:t>Method uses to add new appointment to database</w:t>
              </w:r>
              <w:bookmarkEnd w:id="1160"/>
              <w:bookmarkEnd w:id="1161"/>
            </w:ins>
          </w:p>
        </w:tc>
        <w:tc>
          <w:tcPr>
            <w:tcW w:w="2268" w:type="dxa"/>
          </w:tcPr>
          <w:p w14:paraId="282EBBD8" w14:textId="77777777" w:rsidR="00F40392" w:rsidRPr="00607B69" w:rsidRDefault="00F40392" w:rsidP="00754471">
            <w:pPr>
              <w:rPr>
                <w:ins w:id="1163" w:author="Sony" w:date="2014-07-21T14:50:00Z"/>
                <w:rStyle w:val="Heading2Char"/>
                <w:rFonts w:ascii="Times New Roman" w:hAnsi="Times New Roman" w:cs="Times New Roman"/>
                <w:b w:val="0"/>
                <w:color w:val="auto"/>
                <w:sz w:val="24"/>
                <w:szCs w:val="24"/>
              </w:rPr>
            </w:pPr>
            <w:bookmarkStart w:id="1164" w:name="_Toc393745091"/>
            <w:bookmarkStart w:id="1165" w:name="_Toc393747475"/>
            <w:ins w:id="1166" w:author="Sony" w:date="2014-07-21T14:50:00Z">
              <w:r w:rsidRPr="00607B69">
                <w:rPr>
                  <w:rStyle w:val="Heading2Char"/>
                  <w:rFonts w:ascii="Times New Roman" w:hAnsi="Times New Roman" w:cs="Times New Roman"/>
                  <w:b w:val="0"/>
                  <w:color w:val="auto"/>
                  <w:sz w:val="24"/>
                  <w:szCs w:val="24"/>
                </w:rPr>
                <w:t>-</w:t>
              </w:r>
              <w:bookmarkEnd w:id="1164"/>
              <w:bookmarkEnd w:id="1165"/>
            </w:ins>
          </w:p>
        </w:tc>
        <w:tc>
          <w:tcPr>
            <w:tcW w:w="1196" w:type="dxa"/>
          </w:tcPr>
          <w:p w14:paraId="23E91F11" w14:textId="77777777" w:rsidR="00F40392" w:rsidRPr="00607B69" w:rsidRDefault="00F40392" w:rsidP="00754471">
            <w:pPr>
              <w:rPr>
                <w:ins w:id="1167" w:author="Sony" w:date="2014-07-21T14:50:00Z"/>
                <w:rStyle w:val="Heading2Char"/>
                <w:rFonts w:ascii="Times New Roman" w:hAnsi="Times New Roman" w:cs="Times New Roman"/>
                <w:b w:val="0"/>
                <w:color w:val="auto"/>
                <w:sz w:val="24"/>
                <w:szCs w:val="24"/>
              </w:rPr>
            </w:pPr>
            <w:bookmarkStart w:id="1168" w:name="_Toc393745092"/>
            <w:bookmarkStart w:id="1169" w:name="_Toc393747476"/>
            <w:proofErr w:type="spellStart"/>
            <w:ins w:id="1170" w:author="Sony" w:date="2014-07-21T14:50:00Z">
              <w:r w:rsidRPr="00607B69">
                <w:rPr>
                  <w:rStyle w:val="Heading2Char"/>
                  <w:rFonts w:ascii="Times New Roman" w:hAnsi="Times New Roman" w:cs="Times New Roman"/>
                  <w:b w:val="0"/>
                  <w:color w:val="auto"/>
                  <w:sz w:val="24"/>
                  <w:szCs w:val="24"/>
                </w:rPr>
                <w:t>boolean</w:t>
              </w:r>
              <w:bookmarkEnd w:id="1168"/>
              <w:bookmarkEnd w:id="1169"/>
              <w:proofErr w:type="spellEnd"/>
            </w:ins>
          </w:p>
        </w:tc>
      </w:tr>
      <w:tr w:rsidR="00607B69" w:rsidRPr="00607B69" w14:paraId="4CF57A6B" w14:textId="77777777" w:rsidTr="003C5CAA">
        <w:tblPrEx>
          <w:tblLook w:val="0000" w:firstRow="0" w:lastRow="0" w:firstColumn="0" w:lastColumn="0" w:noHBand="0" w:noVBand="0"/>
        </w:tblPrEx>
        <w:trPr>
          <w:trHeight w:val="554"/>
          <w:ins w:id="1171" w:author="Sony" w:date="2014-07-21T14:50:00Z"/>
        </w:trPr>
        <w:tc>
          <w:tcPr>
            <w:tcW w:w="740" w:type="dxa"/>
            <w:vAlign w:val="center"/>
          </w:tcPr>
          <w:p w14:paraId="26993CEE" w14:textId="77777777" w:rsidR="00F40392" w:rsidRPr="00607B69" w:rsidRDefault="00F40392" w:rsidP="00754471">
            <w:pPr>
              <w:rPr>
                <w:ins w:id="1172" w:author="Sony" w:date="2014-07-21T14:50:00Z"/>
                <w:rStyle w:val="Heading2Char"/>
                <w:rFonts w:ascii="Times New Roman" w:hAnsi="Times New Roman" w:cs="Times New Roman"/>
                <w:b w:val="0"/>
                <w:color w:val="auto"/>
                <w:sz w:val="24"/>
                <w:szCs w:val="24"/>
              </w:rPr>
            </w:pPr>
            <w:bookmarkStart w:id="1173" w:name="_Toc393745093"/>
            <w:bookmarkStart w:id="1174" w:name="_Toc393747477"/>
            <w:ins w:id="1175" w:author="Sony" w:date="2014-07-21T14:50:00Z">
              <w:r w:rsidRPr="00607B69">
                <w:rPr>
                  <w:rStyle w:val="Heading2Char"/>
                  <w:rFonts w:ascii="Times New Roman" w:hAnsi="Times New Roman" w:cs="Times New Roman"/>
                  <w:b w:val="0"/>
                  <w:color w:val="auto"/>
                  <w:sz w:val="24"/>
                  <w:szCs w:val="24"/>
                </w:rPr>
                <w:t>14</w:t>
              </w:r>
              <w:bookmarkEnd w:id="1173"/>
              <w:bookmarkEnd w:id="1174"/>
            </w:ins>
          </w:p>
        </w:tc>
        <w:tc>
          <w:tcPr>
            <w:tcW w:w="2487" w:type="dxa"/>
          </w:tcPr>
          <w:p w14:paraId="5FC341D6" w14:textId="77777777" w:rsidR="00F40392" w:rsidRPr="00607B69" w:rsidRDefault="00F40392" w:rsidP="00754471">
            <w:pPr>
              <w:rPr>
                <w:ins w:id="1176" w:author="Sony" w:date="2014-07-21T14:50:00Z"/>
                <w:rStyle w:val="Heading2Char"/>
                <w:rFonts w:ascii="Times New Roman" w:hAnsi="Times New Roman" w:cs="Times New Roman"/>
                <w:b w:val="0"/>
                <w:color w:val="auto"/>
                <w:sz w:val="24"/>
                <w:szCs w:val="24"/>
              </w:rPr>
            </w:pPr>
            <w:bookmarkStart w:id="1177" w:name="_Toc393745094"/>
            <w:bookmarkStart w:id="1178" w:name="_Toc393747478"/>
            <w:proofErr w:type="spellStart"/>
            <w:ins w:id="1179" w:author="Sony" w:date="2014-07-21T14:50:00Z">
              <w:r w:rsidRPr="00607B69">
                <w:rPr>
                  <w:rStyle w:val="Heading2Char"/>
                  <w:rFonts w:ascii="Times New Roman" w:hAnsi="Times New Roman" w:cs="Times New Roman"/>
                  <w:b w:val="0"/>
                  <w:color w:val="auto"/>
                  <w:sz w:val="24"/>
                  <w:szCs w:val="24"/>
                </w:rPr>
                <w:t>app_edit</w:t>
              </w:r>
              <w:bookmarkEnd w:id="1177"/>
              <w:bookmarkEnd w:id="1178"/>
              <w:proofErr w:type="spellEnd"/>
            </w:ins>
          </w:p>
        </w:tc>
        <w:tc>
          <w:tcPr>
            <w:tcW w:w="2551" w:type="dxa"/>
          </w:tcPr>
          <w:p w14:paraId="60C1A49A" w14:textId="77777777" w:rsidR="00F40392" w:rsidRPr="00607B69" w:rsidRDefault="00F40392" w:rsidP="00754471">
            <w:pPr>
              <w:rPr>
                <w:ins w:id="1180" w:author="Sony" w:date="2014-07-21T14:50:00Z"/>
                <w:rStyle w:val="Heading2Char"/>
                <w:rFonts w:ascii="Times New Roman" w:hAnsi="Times New Roman" w:cs="Times New Roman"/>
                <w:b w:val="0"/>
                <w:color w:val="auto"/>
                <w:sz w:val="24"/>
                <w:szCs w:val="24"/>
              </w:rPr>
            </w:pPr>
            <w:bookmarkStart w:id="1181" w:name="_Toc393745095"/>
            <w:bookmarkStart w:id="1182" w:name="_Toc393747479"/>
            <w:ins w:id="1183" w:author="Sony" w:date="2014-07-21T14:50:00Z">
              <w:r w:rsidRPr="00607B69">
                <w:rPr>
                  <w:rStyle w:val="Heading2Char"/>
                  <w:rFonts w:ascii="Times New Roman" w:hAnsi="Times New Roman" w:cs="Times New Roman"/>
                  <w:b w:val="0"/>
                  <w:color w:val="auto"/>
                  <w:sz w:val="24"/>
                  <w:szCs w:val="24"/>
                </w:rPr>
                <w:t>Method uses to get appointment’s data for edit</w:t>
              </w:r>
              <w:bookmarkEnd w:id="1181"/>
              <w:bookmarkEnd w:id="1182"/>
            </w:ins>
          </w:p>
        </w:tc>
        <w:tc>
          <w:tcPr>
            <w:tcW w:w="2268" w:type="dxa"/>
          </w:tcPr>
          <w:p w14:paraId="7FD49D6E" w14:textId="77777777" w:rsidR="00F40392" w:rsidRPr="00607B69" w:rsidRDefault="00F40392" w:rsidP="00754471">
            <w:pPr>
              <w:rPr>
                <w:ins w:id="1184" w:author="Sony" w:date="2014-07-21T14:50:00Z"/>
                <w:rStyle w:val="Heading2Char"/>
                <w:rFonts w:ascii="Times New Roman" w:hAnsi="Times New Roman" w:cs="Times New Roman"/>
                <w:b w:val="0"/>
                <w:color w:val="auto"/>
                <w:sz w:val="24"/>
                <w:szCs w:val="24"/>
              </w:rPr>
            </w:pPr>
            <w:bookmarkStart w:id="1185" w:name="_Toc393745096"/>
            <w:bookmarkStart w:id="1186" w:name="_Toc393747480"/>
            <w:ins w:id="1187"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appointmentID:int</w:t>
              </w:r>
              <w:bookmarkEnd w:id="1185"/>
              <w:bookmarkEnd w:id="1186"/>
              <w:proofErr w:type="spellEnd"/>
            </w:ins>
          </w:p>
        </w:tc>
        <w:tc>
          <w:tcPr>
            <w:tcW w:w="1196" w:type="dxa"/>
          </w:tcPr>
          <w:p w14:paraId="1AA87DF9" w14:textId="77777777" w:rsidR="00F40392" w:rsidRPr="00607B69" w:rsidRDefault="00F40392" w:rsidP="00754471">
            <w:pPr>
              <w:rPr>
                <w:ins w:id="1188" w:author="Sony" w:date="2014-07-21T14:50:00Z"/>
                <w:rStyle w:val="Heading2Char"/>
                <w:rFonts w:ascii="Times New Roman" w:hAnsi="Times New Roman" w:cs="Times New Roman"/>
                <w:b w:val="0"/>
                <w:color w:val="auto"/>
                <w:sz w:val="24"/>
                <w:szCs w:val="24"/>
              </w:rPr>
            </w:pPr>
            <w:bookmarkStart w:id="1189" w:name="_Toc393745097"/>
            <w:bookmarkStart w:id="1190" w:name="_Toc393747481"/>
            <w:proofErr w:type="spellStart"/>
            <w:ins w:id="1191" w:author="Sony" w:date="2014-07-21T14:50:00Z">
              <w:r w:rsidRPr="00607B69">
                <w:rPr>
                  <w:rStyle w:val="Heading2Char"/>
                  <w:rFonts w:ascii="Times New Roman" w:hAnsi="Times New Roman" w:cs="Times New Roman"/>
                  <w:b w:val="0"/>
                  <w:color w:val="auto"/>
                  <w:sz w:val="24"/>
                  <w:szCs w:val="24"/>
                </w:rPr>
                <w:t>boolean</w:t>
              </w:r>
              <w:bookmarkEnd w:id="1189"/>
              <w:bookmarkEnd w:id="1190"/>
              <w:proofErr w:type="spellEnd"/>
            </w:ins>
          </w:p>
        </w:tc>
      </w:tr>
      <w:tr w:rsidR="00607B69" w:rsidRPr="00607B69" w14:paraId="63DE6265" w14:textId="77777777" w:rsidTr="003C5CAA">
        <w:tblPrEx>
          <w:tblLook w:val="0000" w:firstRow="0" w:lastRow="0" w:firstColumn="0" w:lastColumn="0" w:noHBand="0" w:noVBand="0"/>
        </w:tblPrEx>
        <w:trPr>
          <w:trHeight w:val="554"/>
          <w:ins w:id="1192" w:author="Sony" w:date="2014-07-21T14:50:00Z"/>
        </w:trPr>
        <w:tc>
          <w:tcPr>
            <w:tcW w:w="740" w:type="dxa"/>
            <w:vAlign w:val="center"/>
          </w:tcPr>
          <w:p w14:paraId="00664739" w14:textId="77777777" w:rsidR="00F40392" w:rsidRPr="00607B69" w:rsidRDefault="00F40392" w:rsidP="00754471">
            <w:pPr>
              <w:rPr>
                <w:ins w:id="1193" w:author="Sony" w:date="2014-07-21T14:50:00Z"/>
                <w:rStyle w:val="Heading2Char"/>
                <w:rFonts w:ascii="Times New Roman" w:hAnsi="Times New Roman" w:cs="Times New Roman"/>
                <w:b w:val="0"/>
                <w:color w:val="auto"/>
                <w:sz w:val="24"/>
                <w:szCs w:val="24"/>
              </w:rPr>
            </w:pPr>
            <w:bookmarkStart w:id="1194" w:name="_Toc393745098"/>
            <w:bookmarkStart w:id="1195" w:name="_Toc393747482"/>
            <w:ins w:id="1196" w:author="Sony" w:date="2014-07-21T14:50:00Z">
              <w:r w:rsidRPr="00607B69">
                <w:rPr>
                  <w:rStyle w:val="Heading2Char"/>
                  <w:rFonts w:ascii="Times New Roman" w:hAnsi="Times New Roman" w:cs="Times New Roman"/>
                  <w:b w:val="0"/>
                  <w:color w:val="auto"/>
                  <w:sz w:val="24"/>
                  <w:szCs w:val="24"/>
                </w:rPr>
                <w:t>15</w:t>
              </w:r>
              <w:bookmarkEnd w:id="1194"/>
              <w:bookmarkEnd w:id="1195"/>
            </w:ins>
          </w:p>
        </w:tc>
        <w:tc>
          <w:tcPr>
            <w:tcW w:w="2487" w:type="dxa"/>
          </w:tcPr>
          <w:p w14:paraId="6EC6FBD8" w14:textId="77777777" w:rsidR="00F40392" w:rsidRPr="00607B69" w:rsidRDefault="00F40392" w:rsidP="00754471">
            <w:pPr>
              <w:rPr>
                <w:ins w:id="1197" w:author="Sony" w:date="2014-07-21T14:50:00Z"/>
                <w:rStyle w:val="Heading2Char"/>
                <w:rFonts w:ascii="Times New Roman" w:hAnsi="Times New Roman" w:cs="Times New Roman"/>
                <w:b w:val="0"/>
                <w:color w:val="auto"/>
                <w:sz w:val="24"/>
                <w:szCs w:val="24"/>
              </w:rPr>
            </w:pPr>
            <w:bookmarkStart w:id="1198" w:name="_Toc393745099"/>
            <w:bookmarkStart w:id="1199" w:name="_Toc393747483"/>
            <w:proofErr w:type="spellStart"/>
            <w:ins w:id="1200" w:author="Sony" w:date="2014-07-21T14:50:00Z">
              <w:r w:rsidRPr="00607B69">
                <w:rPr>
                  <w:rStyle w:val="Heading2Char"/>
                  <w:rFonts w:ascii="Times New Roman" w:hAnsi="Times New Roman" w:cs="Times New Roman"/>
                  <w:b w:val="0"/>
                  <w:color w:val="auto"/>
                  <w:sz w:val="24"/>
                  <w:szCs w:val="24"/>
                </w:rPr>
                <w:t>app_edit_data</w:t>
              </w:r>
              <w:bookmarkEnd w:id="1198"/>
              <w:bookmarkEnd w:id="1199"/>
              <w:proofErr w:type="spellEnd"/>
            </w:ins>
          </w:p>
        </w:tc>
        <w:tc>
          <w:tcPr>
            <w:tcW w:w="2551" w:type="dxa"/>
          </w:tcPr>
          <w:p w14:paraId="62B878C4" w14:textId="77777777" w:rsidR="00F40392" w:rsidRPr="00607B69" w:rsidRDefault="00F40392" w:rsidP="00754471">
            <w:pPr>
              <w:rPr>
                <w:ins w:id="1201" w:author="Sony" w:date="2014-07-21T14:50:00Z"/>
                <w:rStyle w:val="Heading2Char"/>
                <w:rFonts w:ascii="Times New Roman" w:hAnsi="Times New Roman" w:cs="Times New Roman"/>
                <w:b w:val="0"/>
                <w:color w:val="auto"/>
                <w:sz w:val="24"/>
                <w:szCs w:val="24"/>
              </w:rPr>
            </w:pPr>
            <w:bookmarkStart w:id="1202" w:name="_Toc393745100"/>
            <w:bookmarkStart w:id="1203" w:name="_Toc393747484"/>
            <w:ins w:id="1204" w:author="Sony" w:date="2014-07-21T14:50:00Z">
              <w:r w:rsidRPr="00607B69">
                <w:rPr>
                  <w:rStyle w:val="Heading2Char"/>
                  <w:rFonts w:ascii="Times New Roman" w:hAnsi="Times New Roman" w:cs="Times New Roman"/>
                  <w:b w:val="0"/>
                  <w:color w:val="auto"/>
                  <w:sz w:val="24"/>
                  <w:szCs w:val="24"/>
                </w:rPr>
                <w:t>Method uses to collect new data of appointment for edit</w:t>
              </w:r>
              <w:bookmarkEnd w:id="1202"/>
              <w:bookmarkEnd w:id="1203"/>
            </w:ins>
          </w:p>
        </w:tc>
        <w:tc>
          <w:tcPr>
            <w:tcW w:w="2268" w:type="dxa"/>
          </w:tcPr>
          <w:p w14:paraId="59FDE3A0" w14:textId="77777777" w:rsidR="00F40392" w:rsidRPr="00607B69" w:rsidRDefault="00F40392" w:rsidP="00754471">
            <w:pPr>
              <w:rPr>
                <w:ins w:id="1205" w:author="Sony" w:date="2014-07-21T14:50:00Z"/>
                <w:rStyle w:val="Heading2Char"/>
                <w:rFonts w:ascii="Times New Roman" w:hAnsi="Times New Roman" w:cs="Times New Roman"/>
                <w:b w:val="0"/>
                <w:color w:val="auto"/>
                <w:sz w:val="24"/>
                <w:szCs w:val="24"/>
              </w:rPr>
            </w:pPr>
            <w:bookmarkStart w:id="1206" w:name="_Toc393745101"/>
            <w:bookmarkStart w:id="1207" w:name="_Toc393747485"/>
            <w:ins w:id="1208" w:author="Sony" w:date="2014-07-21T14:50:00Z">
              <w:r w:rsidRPr="00607B69">
                <w:rPr>
                  <w:rStyle w:val="Heading2Char"/>
                  <w:rFonts w:ascii="Times New Roman" w:hAnsi="Times New Roman" w:cs="Times New Roman"/>
                  <w:b w:val="0"/>
                  <w:color w:val="auto"/>
                  <w:sz w:val="24"/>
                  <w:szCs w:val="24"/>
                </w:rPr>
                <w:t>-</w:t>
              </w:r>
              <w:bookmarkEnd w:id="1206"/>
              <w:bookmarkEnd w:id="1207"/>
            </w:ins>
          </w:p>
        </w:tc>
        <w:tc>
          <w:tcPr>
            <w:tcW w:w="1196" w:type="dxa"/>
          </w:tcPr>
          <w:p w14:paraId="7C124497" w14:textId="77777777" w:rsidR="00F40392" w:rsidRPr="00607B69" w:rsidRDefault="00F40392" w:rsidP="00754471">
            <w:pPr>
              <w:rPr>
                <w:ins w:id="1209" w:author="Sony" w:date="2014-07-21T14:50:00Z"/>
                <w:rStyle w:val="Heading2Char"/>
                <w:rFonts w:ascii="Times New Roman" w:hAnsi="Times New Roman" w:cs="Times New Roman"/>
                <w:b w:val="0"/>
                <w:color w:val="auto"/>
                <w:sz w:val="24"/>
                <w:szCs w:val="24"/>
              </w:rPr>
            </w:pPr>
            <w:bookmarkStart w:id="1210" w:name="_Toc393745102"/>
            <w:bookmarkStart w:id="1211" w:name="_Toc393747486"/>
            <w:ins w:id="1212" w:author="Sony" w:date="2014-07-21T14:50:00Z">
              <w:r w:rsidRPr="00607B69">
                <w:rPr>
                  <w:rStyle w:val="Heading2Char"/>
                  <w:rFonts w:ascii="Times New Roman" w:hAnsi="Times New Roman" w:cs="Times New Roman"/>
                  <w:b w:val="0"/>
                  <w:color w:val="auto"/>
                  <w:sz w:val="24"/>
                  <w:szCs w:val="24"/>
                </w:rPr>
                <w:t>Array[]</w:t>
              </w:r>
              <w:bookmarkEnd w:id="1210"/>
              <w:bookmarkEnd w:id="1211"/>
            </w:ins>
          </w:p>
        </w:tc>
      </w:tr>
      <w:tr w:rsidR="00607B69" w:rsidRPr="00607B69" w14:paraId="1344651D" w14:textId="77777777" w:rsidTr="003C5CAA">
        <w:tblPrEx>
          <w:tblLook w:val="0000" w:firstRow="0" w:lastRow="0" w:firstColumn="0" w:lastColumn="0" w:noHBand="0" w:noVBand="0"/>
        </w:tblPrEx>
        <w:trPr>
          <w:trHeight w:val="554"/>
          <w:ins w:id="1213" w:author="Sony" w:date="2014-07-21T14:50:00Z"/>
        </w:trPr>
        <w:tc>
          <w:tcPr>
            <w:tcW w:w="740" w:type="dxa"/>
            <w:vAlign w:val="center"/>
          </w:tcPr>
          <w:p w14:paraId="65719B2D" w14:textId="77777777" w:rsidR="00F40392" w:rsidRPr="00607B69" w:rsidRDefault="00F40392" w:rsidP="00754471">
            <w:pPr>
              <w:rPr>
                <w:ins w:id="1214" w:author="Sony" w:date="2014-07-21T14:50:00Z"/>
                <w:rStyle w:val="Heading2Char"/>
                <w:rFonts w:ascii="Times New Roman" w:hAnsi="Times New Roman" w:cs="Times New Roman"/>
                <w:b w:val="0"/>
                <w:color w:val="auto"/>
                <w:sz w:val="24"/>
                <w:szCs w:val="24"/>
              </w:rPr>
            </w:pPr>
            <w:bookmarkStart w:id="1215" w:name="_Toc393745103"/>
            <w:bookmarkStart w:id="1216" w:name="_Toc393747487"/>
            <w:ins w:id="1217" w:author="Sony" w:date="2014-07-21T14:50:00Z">
              <w:r w:rsidRPr="00607B69">
                <w:rPr>
                  <w:rStyle w:val="Heading2Char"/>
                  <w:rFonts w:ascii="Times New Roman" w:hAnsi="Times New Roman" w:cs="Times New Roman"/>
                  <w:b w:val="0"/>
                  <w:color w:val="auto"/>
                  <w:sz w:val="24"/>
                  <w:szCs w:val="24"/>
                </w:rPr>
                <w:t>16</w:t>
              </w:r>
              <w:bookmarkEnd w:id="1215"/>
              <w:bookmarkEnd w:id="1216"/>
            </w:ins>
          </w:p>
        </w:tc>
        <w:tc>
          <w:tcPr>
            <w:tcW w:w="2487" w:type="dxa"/>
          </w:tcPr>
          <w:p w14:paraId="525AE90F" w14:textId="77777777" w:rsidR="00F40392" w:rsidRPr="00607B69" w:rsidRDefault="00F40392" w:rsidP="00754471">
            <w:pPr>
              <w:rPr>
                <w:ins w:id="1218" w:author="Sony" w:date="2014-07-21T14:50:00Z"/>
                <w:rStyle w:val="Heading2Char"/>
                <w:rFonts w:ascii="Times New Roman" w:hAnsi="Times New Roman" w:cs="Times New Roman"/>
                <w:b w:val="0"/>
                <w:color w:val="auto"/>
                <w:sz w:val="24"/>
                <w:szCs w:val="24"/>
              </w:rPr>
            </w:pPr>
            <w:bookmarkStart w:id="1219" w:name="_Toc393745104"/>
            <w:bookmarkStart w:id="1220" w:name="_Toc393747488"/>
            <w:proofErr w:type="spellStart"/>
            <w:ins w:id="1221" w:author="Sony" w:date="2014-07-21T14:50:00Z">
              <w:r w:rsidRPr="00607B69">
                <w:rPr>
                  <w:rStyle w:val="Heading2Char"/>
                  <w:rFonts w:ascii="Times New Roman" w:hAnsi="Times New Roman" w:cs="Times New Roman"/>
                  <w:b w:val="0"/>
                  <w:color w:val="auto"/>
                  <w:sz w:val="24"/>
                  <w:szCs w:val="24"/>
                </w:rPr>
                <w:t>app_delete</w:t>
              </w:r>
              <w:bookmarkEnd w:id="1219"/>
              <w:bookmarkEnd w:id="1220"/>
              <w:proofErr w:type="spellEnd"/>
            </w:ins>
          </w:p>
        </w:tc>
        <w:tc>
          <w:tcPr>
            <w:tcW w:w="2551" w:type="dxa"/>
          </w:tcPr>
          <w:p w14:paraId="04ABCAE1" w14:textId="77777777" w:rsidR="00F40392" w:rsidRPr="00607B69" w:rsidRDefault="00F40392" w:rsidP="00754471">
            <w:pPr>
              <w:rPr>
                <w:ins w:id="1222" w:author="Sony" w:date="2014-07-21T14:50:00Z"/>
                <w:rStyle w:val="Heading2Char"/>
                <w:rFonts w:ascii="Times New Roman" w:hAnsi="Times New Roman" w:cs="Times New Roman"/>
                <w:b w:val="0"/>
                <w:color w:val="auto"/>
                <w:sz w:val="24"/>
                <w:szCs w:val="24"/>
              </w:rPr>
            </w:pPr>
            <w:bookmarkStart w:id="1223" w:name="_Toc393745105"/>
            <w:bookmarkStart w:id="1224" w:name="_Toc393747489"/>
            <w:ins w:id="1225" w:author="Sony" w:date="2014-07-21T14:50:00Z">
              <w:r w:rsidRPr="00607B69">
                <w:rPr>
                  <w:rStyle w:val="Heading2Char"/>
                  <w:rFonts w:ascii="Times New Roman" w:hAnsi="Times New Roman" w:cs="Times New Roman"/>
                  <w:b w:val="0"/>
                  <w:color w:val="auto"/>
                  <w:sz w:val="24"/>
                  <w:szCs w:val="24"/>
                </w:rPr>
                <w:t>Method uses to delete appointments’ data from database</w:t>
              </w:r>
              <w:bookmarkEnd w:id="1223"/>
              <w:bookmarkEnd w:id="1224"/>
            </w:ins>
          </w:p>
        </w:tc>
        <w:tc>
          <w:tcPr>
            <w:tcW w:w="2268" w:type="dxa"/>
          </w:tcPr>
          <w:p w14:paraId="4D92D8D4" w14:textId="77777777" w:rsidR="00F40392" w:rsidRPr="00607B69" w:rsidRDefault="00F40392" w:rsidP="00754471">
            <w:pPr>
              <w:rPr>
                <w:ins w:id="1226" w:author="Sony" w:date="2014-07-21T14:50:00Z"/>
                <w:rStyle w:val="Heading2Char"/>
                <w:rFonts w:ascii="Times New Roman" w:hAnsi="Times New Roman" w:cs="Times New Roman"/>
                <w:b w:val="0"/>
                <w:color w:val="auto"/>
                <w:sz w:val="24"/>
                <w:szCs w:val="24"/>
              </w:rPr>
            </w:pPr>
            <w:bookmarkStart w:id="1227" w:name="_Toc393745106"/>
            <w:bookmarkStart w:id="1228" w:name="_Toc393747490"/>
            <w:ins w:id="1229"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appointmentID:int</w:t>
              </w:r>
              <w:bookmarkEnd w:id="1227"/>
              <w:bookmarkEnd w:id="1228"/>
              <w:proofErr w:type="spellEnd"/>
            </w:ins>
          </w:p>
        </w:tc>
        <w:tc>
          <w:tcPr>
            <w:tcW w:w="1196" w:type="dxa"/>
          </w:tcPr>
          <w:p w14:paraId="1595149C" w14:textId="77777777" w:rsidR="00F40392" w:rsidRPr="00607B69" w:rsidRDefault="00F40392" w:rsidP="00754471">
            <w:pPr>
              <w:rPr>
                <w:ins w:id="1230" w:author="Sony" w:date="2014-07-21T14:50:00Z"/>
                <w:rStyle w:val="Heading2Char"/>
                <w:rFonts w:ascii="Times New Roman" w:hAnsi="Times New Roman" w:cs="Times New Roman"/>
                <w:b w:val="0"/>
                <w:color w:val="auto"/>
                <w:sz w:val="24"/>
                <w:szCs w:val="24"/>
              </w:rPr>
            </w:pPr>
            <w:bookmarkStart w:id="1231" w:name="_Toc393745107"/>
            <w:bookmarkStart w:id="1232" w:name="_Toc393747491"/>
            <w:proofErr w:type="spellStart"/>
            <w:ins w:id="1233" w:author="Sony" w:date="2014-07-21T14:50:00Z">
              <w:r w:rsidRPr="00607B69">
                <w:rPr>
                  <w:rStyle w:val="Heading2Char"/>
                  <w:rFonts w:ascii="Times New Roman" w:hAnsi="Times New Roman" w:cs="Times New Roman"/>
                  <w:b w:val="0"/>
                  <w:color w:val="auto"/>
                  <w:sz w:val="24"/>
                  <w:szCs w:val="24"/>
                </w:rPr>
                <w:t>boolean</w:t>
              </w:r>
              <w:bookmarkEnd w:id="1231"/>
              <w:bookmarkEnd w:id="1232"/>
              <w:proofErr w:type="spellEnd"/>
            </w:ins>
          </w:p>
        </w:tc>
      </w:tr>
      <w:tr w:rsidR="00607B69" w:rsidRPr="00607B69" w14:paraId="4428C891" w14:textId="77777777" w:rsidTr="003C5CAA">
        <w:tblPrEx>
          <w:tblLook w:val="0000" w:firstRow="0" w:lastRow="0" w:firstColumn="0" w:lastColumn="0" w:noHBand="0" w:noVBand="0"/>
        </w:tblPrEx>
        <w:trPr>
          <w:trHeight w:val="557"/>
          <w:ins w:id="1234" w:author="Sony" w:date="2014-07-21T14:50:00Z"/>
        </w:trPr>
        <w:tc>
          <w:tcPr>
            <w:tcW w:w="740" w:type="dxa"/>
            <w:vAlign w:val="center"/>
          </w:tcPr>
          <w:p w14:paraId="41E7C51A" w14:textId="77777777" w:rsidR="00F40392" w:rsidRPr="00607B69" w:rsidRDefault="00F40392" w:rsidP="00754471">
            <w:pPr>
              <w:rPr>
                <w:ins w:id="1235" w:author="Sony" w:date="2014-07-21T14:50:00Z"/>
                <w:rStyle w:val="Heading2Char"/>
                <w:rFonts w:ascii="Times New Roman" w:hAnsi="Times New Roman" w:cs="Times New Roman"/>
                <w:b w:val="0"/>
                <w:color w:val="auto"/>
                <w:sz w:val="24"/>
                <w:szCs w:val="24"/>
              </w:rPr>
            </w:pPr>
            <w:bookmarkStart w:id="1236" w:name="_Toc393745108"/>
            <w:bookmarkStart w:id="1237" w:name="_Toc393747492"/>
            <w:ins w:id="1238" w:author="Sony" w:date="2014-07-21T14:50:00Z">
              <w:r w:rsidRPr="00607B69">
                <w:rPr>
                  <w:rStyle w:val="Heading2Char"/>
                  <w:rFonts w:ascii="Times New Roman" w:hAnsi="Times New Roman" w:cs="Times New Roman"/>
                  <w:b w:val="0"/>
                  <w:color w:val="auto"/>
                  <w:sz w:val="24"/>
                  <w:szCs w:val="24"/>
                </w:rPr>
                <w:t>17</w:t>
              </w:r>
              <w:bookmarkEnd w:id="1236"/>
              <w:bookmarkEnd w:id="1237"/>
            </w:ins>
          </w:p>
        </w:tc>
        <w:tc>
          <w:tcPr>
            <w:tcW w:w="2487" w:type="dxa"/>
          </w:tcPr>
          <w:p w14:paraId="73815FCB" w14:textId="77777777" w:rsidR="00F40392" w:rsidRPr="00607B69" w:rsidRDefault="00F40392" w:rsidP="00754471">
            <w:pPr>
              <w:rPr>
                <w:ins w:id="1239" w:author="Sony" w:date="2014-07-21T14:50:00Z"/>
                <w:rStyle w:val="Heading2Char"/>
                <w:rFonts w:ascii="Times New Roman" w:hAnsi="Times New Roman" w:cs="Times New Roman"/>
                <w:b w:val="0"/>
                <w:color w:val="auto"/>
                <w:sz w:val="24"/>
                <w:szCs w:val="24"/>
              </w:rPr>
            </w:pPr>
            <w:bookmarkStart w:id="1240" w:name="_Toc393745109"/>
            <w:bookmarkStart w:id="1241" w:name="_Toc393747493"/>
            <w:proofErr w:type="spellStart"/>
            <w:ins w:id="1242" w:author="Sony" w:date="2014-07-21T14:50:00Z">
              <w:r w:rsidRPr="00607B69">
                <w:rPr>
                  <w:rStyle w:val="Heading2Char"/>
                  <w:rFonts w:ascii="Times New Roman" w:hAnsi="Times New Roman" w:cs="Times New Roman"/>
                  <w:b w:val="0"/>
                  <w:color w:val="auto"/>
                  <w:sz w:val="24"/>
                  <w:szCs w:val="24"/>
                </w:rPr>
                <w:t>save_appointment</w:t>
              </w:r>
              <w:bookmarkEnd w:id="1240"/>
              <w:bookmarkEnd w:id="1241"/>
              <w:proofErr w:type="spellEnd"/>
            </w:ins>
          </w:p>
        </w:tc>
        <w:tc>
          <w:tcPr>
            <w:tcW w:w="2551" w:type="dxa"/>
          </w:tcPr>
          <w:p w14:paraId="4544D76C" w14:textId="77777777" w:rsidR="00F40392" w:rsidRPr="00607B69" w:rsidRDefault="00F40392" w:rsidP="00754471">
            <w:pPr>
              <w:rPr>
                <w:ins w:id="1243" w:author="Sony" w:date="2014-07-21T14:50:00Z"/>
                <w:rStyle w:val="Heading2Char"/>
                <w:rFonts w:ascii="Times New Roman" w:hAnsi="Times New Roman" w:cs="Times New Roman"/>
                <w:b w:val="0"/>
                <w:color w:val="auto"/>
                <w:sz w:val="24"/>
                <w:szCs w:val="24"/>
              </w:rPr>
            </w:pPr>
            <w:bookmarkStart w:id="1244" w:name="_Toc393745110"/>
            <w:bookmarkStart w:id="1245" w:name="_Toc393747494"/>
            <w:ins w:id="1246" w:author="Sony" w:date="2014-07-21T14:50:00Z">
              <w:r w:rsidRPr="00607B69">
                <w:rPr>
                  <w:rStyle w:val="Heading2Char"/>
                  <w:rFonts w:ascii="Times New Roman" w:hAnsi="Times New Roman" w:cs="Times New Roman"/>
                  <w:b w:val="0"/>
                  <w:color w:val="auto"/>
                  <w:sz w:val="24"/>
                  <w:szCs w:val="24"/>
                </w:rPr>
                <w:t>Method uses to call appointments’ data from database to save to Google calendar</w:t>
              </w:r>
              <w:bookmarkEnd w:id="1244"/>
              <w:bookmarkEnd w:id="1245"/>
            </w:ins>
          </w:p>
        </w:tc>
        <w:tc>
          <w:tcPr>
            <w:tcW w:w="2268" w:type="dxa"/>
          </w:tcPr>
          <w:p w14:paraId="7D091AA1" w14:textId="77777777" w:rsidR="00F40392" w:rsidRPr="00607B69" w:rsidRDefault="00F40392" w:rsidP="00754471">
            <w:pPr>
              <w:rPr>
                <w:ins w:id="1247" w:author="Sony" w:date="2014-07-21T14:50:00Z"/>
                <w:rStyle w:val="Heading2Char"/>
                <w:rFonts w:ascii="Times New Roman" w:hAnsi="Times New Roman" w:cs="Times New Roman"/>
                <w:b w:val="0"/>
                <w:color w:val="auto"/>
                <w:sz w:val="24"/>
                <w:szCs w:val="24"/>
              </w:rPr>
            </w:pPr>
            <w:bookmarkStart w:id="1248" w:name="_Toc393745111"/>
            <w:bookmarkStart w:id="1249" w:name="_Toc393747495"/>
            <w:ins w:id="1250"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appointmentID:int</w:t>
              </w:r>
              <w:bookmarkEnd w:id="1248"/>
              <w:bookmarkEnd w:id="1249"/>
              <w:proofErr w:type="spellEnd"/>
            </w:ins>
          </w:p>
        </w:tc>
        <w:tc>
          <w:tcPr>
            <w:tcW w:w="1196" w:type="dxa"/>
          </w:tcPr>
          <w:p w14:paraId="614F8EDE" w14:textId="77777777" w:rsidR="00F40392" w:rsidRPr="00607B69" w:rsidRDefault="00F40392" w:rsidP="00754471">
            <w:pPr>
              <w:rPr>
                <w:ins w:id="1251" w:author="Sony" w:date="2014-07-21T14:50:00Z"/>
                <w:rStyle w:val="Heading2Char"/>
                <w:rFonts w:ascii="Times New Roman" w:hAnsi="Times New Roman" w:cs="Times New Roman"/>
                <w:b w:val="0"/>
                <w:color w:val="auto"/>
                <w:sz w:val="24"/>
                <w:szCs w:val="24"/>
              </w:rPr>
            </w:pPr>
            <w:bookmarkStart w:id="1252" w:name="_Toc393745112"/>
            <w:bookmarkStart w:id="1253" w:name="_Toc393747496"/>
            <w:ins w:id="1254" w:author="Sony" w:date="2014-07-21T14:50:00Z">
              <w:r w:rsidRPr="00607B69">
                <w:rPr>
                  <w:rStyle w:val="Heading2Char"/>
                  <w:rFonts w:ascii="Times New Roman" w:hAnsi="Times New Roman" w:cs="Times New Roman"/>
                  <w:b w:val="0"/>
                  <w:color w:val="auto"/>
                  <w:sz w:val="24"/>
                  <w:szCs w:val="24"/>
                </w:rPr>
                <w:t>Array[]</w:t>
              </w:r>
              <w:bookmarkEnd w:id="1252"/>
              <w:bookmarkEnd w:id="1253"/>
            </w:ins>
          </w:p>
        </w:tc>
      </w:tr>
      <w:tr w:rsidR="00607B69" w:rsidRPr="00607B69" w14:paraId="12AF1BF2" w14:textId="77777777" w:rsidTr="003C5CAA">
        <w:tblPrEx>
          <w:tblLook w:val="0000" w:firstRow="0" w:lastRow="0" w:firstColumn="0" w:lastColumn="0" w:noHBand="0" w:noVBand="0"/>
        </w:tblPrEx>
        <w:trPr>
          <w:trHeight w:val="554"/>
          <w:ins w:id="1255" w:author="Sony" w:date="2014-07-21T14:50:00Z"/>
        </w:trPr>
        <w:tc>
          <w:tcPr>
            <w:tcW w:w="740" w:type="dxa"/>
            <w:vAlign w:val="center"/>
          </w:tcPr>
          <w:p w14:paraId="6BA34E6C" w14:textId="77777777" w:rsidR="00F40392" w:rsidRPr="00607B69" w:rsidRDefault="00F40392" w:rsidP="00754471">
            <w:pPr>
              <w:rPr>
                <w:ins w:id="1256" w:author="Sony" w:date="2014-07-21T14:50:00Z"/>
                <w:rStyle w:val="Heading2Char"/>
                <w:rFonts w:ascii="Times New Roman" w:hAnsi="Times New Roman" w:cs="Times New Roman"/>
                <w:b w:val="0"/>
                <w:color w:val="auto"/>
                <w:sz w:val="24"/>
                <w:szCs w:val="24"/>
              </w:rPr>
            </w:pPr>
            <w:bookmarkStart w:id="1257" w:name="_Toc393745113"/>
            <w:bookmarkStart w:id="1258" w:name="_Toc393747497"/>
            <w:ins w:id="1259" w:author="Sony" w:date="2014-07-21T14:50:00Z">
              <w:r w:rsidRPr="00607B69">
                <w:rPr>
                  <w:rStyle w:val="Heading2Char"/>
                  <w:rFonts w:ascii="Times New Roman" w:hAnsi="Times New Roman" w:cs="Times New Roman"/>
                  <w:b w:val="0"/>
                  <w:color w:val="auto"/>
                  <w:sz w:val="24"/>
                  <w:szCs w:val="24"/>
                </w:rPr>
                <w:lastRenderedPageBreak/>
                <w:t>18</w:t>
              </w:r>
              <w:bookmarkEnd w:id="1257"/>
              <w:bookmarkEnd w:id="1258"/>
            </w:ins>
          </w:p>
        </w:tc>
        <w:tc>
          <w:tcPr>
            <w:tcW w:w="2487" w:type="dxa"/>
          </w:tcPr>
          <w:p w14:paraId="730466B7" w14:textId="77777777" w:rsidR="00F40392" w:rsidRPr="00607B69" w:rsidRDefault="00F40392" w:rsidP="00754471">
            <w:pPr>
              <w:rPr>
                <w:ins w:id="1260" w:author="Sony" w:date="2014-07-21T14:50:00Z"/>
                <w:rStyle w:val="Heading2Char"/>
                <w:rFonts w:ascii="Times New Roman" w:hAnsi="Times New Roman" w:cs="Times New Roman"/>
                <w:b w:val="0"/>
                <w:color w:val="auto"/>
                <w:sz w:val="24"/>
                <w:szCs w:val="24"/>
              </w:rPr>
            </w:pPr>
            <w:bookmarkStart w:id="1261" w:name="_Toc393745114"/>
            <w:bookmarkStart w:id="1262" w:name="_Toc393747498"/>
            <w:proofErr w:type="spellStart"/>
            <w:ins w:id="1263" w:author="Sony" w:date="2014-07-21T14:50:00Z">
              <w:r w:rsidRPr="00607B69">
                <w:rPr>
                  <w:rStyle w:val="Heading2Char"/>
                  <w:rFonts w:ascii="Times New Roman" w:hAnsi="Times New Roman" w:cs="Times New Roman"/>
                  <w:b w:val="0"/>
                  <w:color w:val="auto"/>
                  <w:sz w:val="24"/>
                  <w:szCs w:val="24"/>
                </w:rPr>
                <w:t>patientCalendar</w:t>
              </w:r>
              <w:bookmarkEnd w:id="1261"/>
              <w:bookmarkEnd w:id="1262"/>
              <w:proofErr w:type="spellEnd"/>
            </w:ins>
          </w:p>
        </w:tc>
        <w:tc>
          <w:tcPr>
            <w:tcW w:w="2551" w:type="dxa"/>
          </w:tcPr>
          <w:p w14:paraId="0AE56076" w14:textId="77777777" w:rsidR="00F40392" w:rsidRPr="00607B69" w:rsidRDefault="00F40392" w:rsidP="00754471">
            <w:pPr>
              <w:rPr>
                <w:ins w:id="1264" w:author="Sony" w:date="2014-07-21T14:50:00Z"/>
                <w:rStyle w:val="Heading2Char"/>
                <w:rFonts w:ascii="Times New Roman" w:hAnsi="Times New Roman" w:cs="Times New Roman"/>
                <w:b w:val="0"/>
                <w:color w:val="auto"/>
                <w:sz w:val="24"/>
                <w:szCs w:val="24"/>
              </w:rPr>
            </w:pPr>
            <w:bookmarkStart w:id="1265" w:name="_Toc393745115"/>
            <w:bookmarkStart w:id="1266" w:name="_Toc393747499"/>
            <w:ins w:id="1267" w:author="Sony" w:date="2014-07-21T14:50:00Z">
              <w:r w:rsidRPr="00607B69">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607B69">
                <w:rPr>
                  <w:rStyle w:val="Heading2Char"/>
                  <w:rFonts w:ascii="Times New Roman" w:hAnsi="Times New Roman" w:cs="Times New Roman"/>
                  <w:b w:val="0"/>
                  <w:color w:val="auto"/>
                  <w:sz w:val="24"/>
                  <w:szCs w:val="24"/>
                </w:rPr>
                <w:t>patientID</w:t>
              </w:r>
              <w:bookmarkEnd w:id="1265"/>
              <w:bookmarkEnd w:id="1266"/>
              <w:proofErr w:type="spellEnd"/>
            </w:ins>
          </w:p>
        </w:tc>
        <w:tc>
          <w:tcPr>
            <w:tcW w:w="2268" w:type="dxa"/>
          </w:tcPr>
          <w:p w14:paraId="1CB24A96" w14:textId="77777777" w:rsidR="00F40392" w:rsidRPr="00607B69" w:rsidRDefault="00F40392" w:rsidP="00754471">
            <w:pPr>
              <w:rPr>
                <w:ins w:id="1268" w:author="Sony" w:date="2014-07-21T14:50:00Z"/>
                <w:rStyle w:val="Heading2Char"/>
                <w:rFonts w:ascii="Times New Roman" w:hAnsi="Times New Roman" w:cs="Times New Roman"/>
                <w:b w:val="0"/>
                <w:color w:val="auto"/>
                <w:sz w:val="24"/>
                <w:szCs w:val="24"/>
              </w:rPr>
            </w:pPr>
            <w:bookmarkStart w:id="1269" w:name="_Toc393745116"/>
            <w:bookmarkStart w:id="1270" w:name="_Toc393747500"/>
            <w:ins w:id="1271"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1269"/>
              <w:bookmarkEnd w:id="1270"/>
              <w:proofErr w:type="spellEnd"/>
            </w:ins>
          </w:p>
        </w:tc>
        <w:tc>
          <w:tcPr>
            <w:tcW w:w="1196" w:type="dxa"/>
          </w:tcPr>
          <w:p w14:paraId="7EE42D69" w14:textId="77777777" w:rsidR="00F40392" w:rsidRPr="00607B69" w:rsidRDefault="00F40392" w:rsidP="00754471">
            <w:pPr>
              <w:rPr>
                <w:ins w:id="1272" w:author="Sony" w:date="2014-07-21T14:50:00Z"/>
                <w:rStyle w:val="Heading2Char"/>
                <w:rFonts w:ascii="Times New Roman" w:hAnsi="Times New Roman" w:cs="Times New Roman"/>
                <w:b w:val="0"/>
                <w:color w:val="auto"/>
                <w:sz w:val="24"/>
                <w:szCs w:val="24"/>
              </w:rPr>
            </w:pPr>
            <w:bookmarkStart w:id="1273" w:name="_Toc393745117"/>
            <w:bookmarkStart w:id="1274" w:name="_Toc393747501"/>
            <w:ins w:id="1275" w:author="Sony" w:date="2014-07-21T14:50:00Z">
              <w:r w:rsidRPr="00607B69">
                <w:rPr>
                  <w:rStyle w:val="Heading2Char"/>
                  <w:rFonts w:ascii="Times New Roman" w:hAnsi="Times New Roman" w:cs="Times New Roman"/>
                  <w:b w:val="0"/>
                  <w:color w:val="auto"/>
                  <w:sz w:val="24"/>
                  <w:szCs w:val="24"/>
                </w:rPr>
                <w:t>Array[]</w:t>
              </w:r>
              <w:bookmarkEnd w:id="1273"/>
              <w:bookmarkEnd w:id="1274"/>
            </w:ins>
          </w:p>
        </w:tc>
      </w:tr>
      <w:tr w:rsidR="00F40392" w:rsidRPr="00607B69" w14:paraId="5B09BE6F" w14:textId="77777777" w:rsidTr="003C5CAA">
        <w:tblPrEx>
          <w:tblLook w:val="0000" w:firstRow="0" w:lastRow="0" w:firstColumn="0" w:lastColumn="0" w:noHBand="0" w:noVBand="0"/>
        </w:tblPrEx>
        <w:trPr>
          <w:trHeight w:val="554"/>
          <w:ins w:id="1276" w:author="Sony" w:date="2014-07-21T14:50:00Z"/>
        </w:trPr>
        <w:tc>
          <w:tcPr>
            <w:tcW w:w="740" w:type="dxa"/>
            <w:vAlign w:val="center"/>
          </w:tcPr>
          <w:p w14:paraId="62CFBDB2" w14:textId="77777777" w:rsidR="00F40392" w:rsidRPr="00607B69" w:rsidRDefault="00F40392" w:rsidP="00754471">
            <w:pPr>
              <w:rPr>
                <w:ins w:id="1277" w:author="Sony" w:date="2014-07-21T14:50:00Z"/>
                <w:rStyle w:val="Heading2Char"/>
                <w:rFonts w:ascii="Times New Roman" w:hAnsi="Times New Roman" w:cs="Times New Roman"/>
                <w:b w:val="0"/>
                <w:color w:val="auto"/>
                <w:sz w:val="24"/>
                <w:szCs w:val="24"/>
              </w:rPr>
            </w:pPr>
            <w:bookmarkStart w:id="1278" w:name="_Toc393745118"/>
            <w:bookmarkStart w:id="1279" w:name="_Toc393747502"/>
            <w:ins w:id="1280" w:author="Sony" w:date="2014-07-21T14:50:00Z">
              <w:r w:rsidRPr="00607B69">
                <w:rPr>
                  <w:rStyle w:val="Heading2Char"/>
                  <w:rFonts w:ascii="Times New Roman" w:hAnsi="Times New Roman" w:cs="Times New Roman"/>
                  <w:b w:val="0"/>
                  <w:color w:val="auto"/>
                  <w:sz w:val="24"/>
                  <w:szCs w:val="24"/>
                </w:rPr>
                <w:t>19</w:t>
              </w:r>
              <w:bookmarkEnd w:id="1278"/>
              <w:bookmarkEnd w:id="1279"/>
            </w:ins>
          </w:p>
        </w:tc>
        <w:tc>
          <w:tcPr>
            <w:tcW w:w="2487" w:type="dxa"/>
          </w:tcPr>
          <w:p w14:paraId="56AD4B00" w14:textId="77777777" w:rsidR="00F40392" w:rsidRPr="00607B69" w:rsidRDefault="00F40392" w:rsidP="00754471">
            <w:pPr>
              <w:rPr>
                <w:ins w:id="1281" w:author="Sony" w:date="2014-07-21T14:50:00Z"/>
                <w:rStyle w:val="Heading2Char"/>
                <w:rFonts w:ascii="Times New Roman" w:hAnsi="Times New Roman" w:cs="Times New Roman"/>
                <w:b w:val="0"/>
                <w:color w:val="auto"/>
                <w:sz w:val="24"/>
                <w:szCs w:val="24"/>
              </w:rPr>
            </w:pPr>
            <w:bookmarkStart w:id="1282" w:name="_Toc393745119"/>
            <w:bookmarkStart w:id="1283" w:name="_Toc393747503"/>
            <w:proofErr w:type="spellStart"/>
            <w:ins w:id="1284" w:author="Sony" w:date="2014-07-21T14:50:00Z">
              <w:r w:rsidRPr="00607B69">
                <w:rPr>
                  <w:rStyle w:val="Heading2Char"/>
                  <w:rFonts w:ascii="Times New Roman" w:hAnsi="Times New Roman" w:cs="Times New Roman"/>
                  <w:b w:val="0"/>
                  <w:color w:val="auto"/>
                  <w:sz w:val="24"/>
                  <w:szCs w:val="24"/>
                </w:rPr>
                <w:t>dentistCalendar</w:t>
              </w:r>
              <w:bookmarkEnd w:id="1282"/>
              <w:bookmarkEnd w:id="1283"/>
              <w:proofErr w:type="spellEnd"/>
            </w:ins>
          </w:p>
        </w:tc>
        <w:tc>
          <w:tcPr>
            <w:tcW w:w="2551" w:type="dxa"/>
          </w:tcPr>
          <w:p w14:paraId="51232A12" w14:textId="77777777" w:rsidR="00F40392" w:rsidRPr="00607B69" w:rsidRDefault="00F40392" w:rsidP="00754471">
            <w:pPr>
              <w:rPr>
                <w:ins w:id="1285" w:author="Sony" w:date="2014-07-21T14:50:00Z"/>
                <w:rStyle w:val="Heading2Char"/>
                <w:rFonts w:ascii="Times New Roman" w:hAnsi="Times New Roman" w:cs="Times New Roman"/>
                <w:b w:val="0"/>
                <w:color w:val="auto"/>
                <w:sz w:val="24"/>
                <w:szCs w:val="24"/>
              </w:rPr>
            </w:pPr>
            <w:bookmarkStart w:id="1286" w:name="_Toc393745120"/>
            <w:bookmarkStart w:id="1287" w:name="_Toc393747504"/>
            <w:ins w:id="1288" w:author="Sony" w:date="2014-07-21T14:50:00Z">
              <w:r w:rsidRPr="00607B69">
                <w:rPr>
                  <w:rStyle w:val="Heading2Char"/>
                  <w:rFonts w:ascii="Times New Roman" w:hAnsi="Times New Roman" w:cs="Times New Roman"/>
                  <w:b w:val="0"/>
                  <w:color w:val="auto"/>
                  <w:sz w:val="24"/>
                  <w:szCs w:val="24"/>
                </w:rPr>
                <w:t xml:space="preserve">Method uses to get all appointments’ data from database by using </w:t>
              </w:r>
              <w:proofErr w:type="spellStart"/>
              <w:r w:rsidRPr="00607B69">
                <w:rPr>
                  <w:rStyle w:val="Heading2Char"/>
                  <w:rFonts w:ascii="Times New Roman" w:hAnsi="Times New Roman" w:cs="Times New Roman"/>
                  <w:b w:val="0"/>
                  <w:color w:val="auto"/>
                  <w:sz w:val="24"/>
                  <w:szCs w:val="24"/>
                </w:rPr>
                <w:t>dentistID</w:t>
              </w:r>
              <w:bookmarkEnd w:id="1286"/>
              <w:bookmarkEnd w:id="1287"/>
              <w:proofErr w:type="spellEnd"/>
            </w:ins>
          </w:p>
        </w:tc>
        <w:tc>
          <w:tcPr>
            <w:tcW w:w="2268" w:type="dxa"/>
          </w:tcPr>
          <w:p w14:paraId="4D11E408" w14:textId="77777777" w:rsidR="00F40392" w:rsidRPr="00607B69" w:rsidRDefault="00F40392" w:rsidP="00754471">
            <w:pPr>
              <w:rPr>
                <w:ins w:id="1289" w:author="Sony" w:date="2014-07-21T14:50:00Z"/>
                <w:rStyle w:val="Heading2Char"/>
                <w:rFonts w:ascii="Times New Roman" w:hAnsi="Times New Roman" w:cs="Times New Roman"/>
                <w:b w:val="0"/>
                <w:color w:val="auto"/>
                <w:sz w:val="24"/>
                <w:szCs w:val="24"/>
              </w:rPr>
            </w:pPr>
            <w:bookmarkStart w:id="1290" w:name="_Toc393745121"/>
            <w:bookmarkStart w:id="1291" w:name="_Toc393747505"/>
            <w:ins w:id="1292" w:author="Sony" w:date="2014-07-21T14:50: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bookmarkEnd w:id="1290"/>
              <w:bookmarkEnd w:id="1291"/>
              <w:proofErr w:type="spellEnd"/>
            </w:ins>
          </w:p>
        </w:tc>
        <w:tc>
          <w:tcPr>
            <w:tcW w:w="1196" w:type="dxa"/>
          </w:tcPr>
          <w:p w14:paraId="4265EB89" w14:textId="77777777" w:rsidR="00F40392" w:rsidRPr="00607B69" w:rsidRDefault="00F40392" w:rsidP="00754471">
            <w:pPr>
              <w:rPr>
                <w:ins w:id="1293" w:author="Sony" w:date="2014-07-21T14:50:00Z"/>
                <w:rStyle w:val="Heading2Char"/>
                <w:rFonts w:ascii="Times New Roman" w:hAnsi="Times New Roman" w:cs="Times New Roman"/>
                <w:b w:val="0"/>
                <w:color w:val="auto"/>
                <w:sz w:val="24"/>
                <w:szCs w:val="24"/>
              </w:rPr>
            </w:pPr>
            <w:bookmarkStart w:id="1294" w:name="_Toc393745122"/>
            <w:bookmarkStart w:id="1295" w:name="_Toc393747506"/>
            <w:ins w:id="1296" w:author="Sony" w:date="2014-07-21T14:50:00Z">
              <w:r w:rsidRPr="00607B69">
                <w:rPr>
                  <w:rStyle w:val="Heading2Char"/>
                  <w:rFonts w:ascii="Times New Roman" w:hAnsi="Times New Roman" w:cs="Times New Roman"/>
                  <w:b w:val="0"/>
                  <w:color w:val="auto"/>
                  <w:sz w:val="24"/>
                  <w:szCs w:val="24"/>
                </w:rPr>
                <w:t>Array[]</w:t>
              </w:r>
              <w:bookmarkEnd w:id="1294"/>
              <w:bookmarkEnd w:id="1295"/>
            </w:ins>
          </w:p>
        </w:tc>
      </w:tr>
    </w:tbl>
    <w:p w14:paraId="02613EBA" w14:textId="77777777" w:rsidR="00ED0827" w:rsidRPr="00607B69" w:rsidRDefault="00ED0827" w:rsidP="00754471">
      <w:pPr>
        <w:rPr>
          <w:rFonts w:ascii="Times New Roman" w:eastAsiaTheme="majorEastAsia" w:hAnsi="Times New Roman" w:cs="Times New Roman"/>
          <w:color w:val="auto"/>
          <w:sz w:val="24"/>
          <w:szCs w:val="24"/>
        </w:rPr>
      </w:pPr>
    </w:p>
    <w:p w14:paraId="67B014FF" w14:textId="77777777" w:rsidR="00ED0827" w:rsidRPr="00607B69" w:rsidRDefault="00ED0827" w:rsidP="00754471">
      <w:pPr>
        <w:rPr>
          <w:rStyle w:val="Heading2Char"/>
          <w:rFonts w:ascii="Times New Roman" w:hAnsi="Times New Roman" w:cs="Times New Roman"/>
          <w:color w:val="auto"/>
          <w:sz w:val="24"/>
          <w:szCs w:val="24"/>
        </w:rPr>
      </w:pPr>
    </w:p>
    <w:p w14:paraId="38F923D8" w14:textId="77777777" w:rsidR="00ED0827" w:rsidRPr="00607B69" w:rsidRDefault="00ED0827" w:rsidP="00754471">
      <w:pPr>
        <w:rPr>
          <w:rStyle w:val="Heading2Char"/>
          <w:rFonts w:ascii="Times New Roman" w:hAnsi="Times New Roman" w:cs="Times New Roman"/>
          <w:color w:val="auto"/>
          <w:sz w:val="24"/>
          <w:szCs w:val="24"/>
        </w:rPr>
      </w:pPr>
    </w:p>
    <w:p w14:paraId="48E0F501" w14:textId="77777777" w:rsidR="00771E58" w:rsidRPr="00607B69" w:rsidRDefault="00ED0827" w:rsidP="00754471">
      <w:pPr>
        <w:rPr>
          <w:rStyle w:val="Heading2Char"/>
          <w:rFonts w:ascii="Times New Roman" w:hAnsi="Times New Roman" w:cs="Times New Roman"/>
          <w:color w:val="auto"/>
          <w:sz w:val="24"/>
          <w:szCs w:val="24"/>
        </w:rPr>
      </w:pPr>
      <w:bookmarkStart w:id="1297" w:name="_Toc393745123"/>
      <w:bookmarkStart w:id="1298" w:name="_Toc393747507"/>
      <w:r w:rsidRPr="00607B69">
        <w:rPr>
          <w:rStyle w:val="Heading2Char"/>
          <w:rFonts w:ascii="Times New Roman" w:hAnsi="Times New Roman" w:cs="Times New Roman"/>
          <w:color w:val="auto"/>
          <w:sz w:val="24"/>
          <w:szCs w:val="24"/>
        </w:rPr>
        <w:t>CD-09</w:t>
      </w:r>
      <w:r w:rsidR="00023C94" w:rsidRPr="00607B69">
        <w:rPr>
          <w:rStyle w:val="Heading2Char"/>
          <w:rFonts w:ascii="Times New Roman" w:hAnsi="Times New Roman" w:cs="Times New Roman"/>
          <w:color w:val="auto"/>
          <w:sz w:val="24"/>
          <w:szCs w:val="24"/>
        </w:rPr>
        <w:t xml:space="preserve">, </w:t>
      </w:r>
      <w:r w:rsidR="00771E58" w:rsidRPr="00607B69">
        <w:rPr>
          <w:rStyle w:val="Heading2Char"/>
          <w:rFonts w:ascii="Times New Roman" w:hAnsi="Times New Roman" w:cs="Times New Roman"/>
          <w:color w:val="auto"/>
          <w:sz w:val="24"/>
          <w:szCs w:val="24"/>
        </w:rPr>
        <w:t xml:space="preserve">Class name: </w:t>
      </w:r>
      <w:proofErr w:type="spellStart"/>
      <w:r w:rsidR="00771E58" w:rsidRPr="00607B69">
        <w:rPr>
          <w:rStyle w:val="Heading2Char"/>
          <w:rFonts w:ascii="Times New Roman" w:hAnsi="Times New Roman" w:cs="Times New Roman"/>
          <w:color w:val="auto"/>
          <w:sz w:val="24"/>
          <w:szCs w:val="24"/>
        </w:rPr>
        <w:t>Officer_Controller</w:t>
      </w:r>
      <w:bookmarkEnd w:id="1297"/>
      <w:bookmarkEnd w:id="1298"/>
      <w:proofErr w:type="spellEnd"/>
    </w:p>
    <w:p w14:paraId="7923F18A" w14:textId="77777777" w:rsidR="00421597" w:rsidRPr="00607B69" w:rsidRDefault="00421597" w:rsidP="00754471">
      <w:pPr>
        <w:rPr>
          <w:rStyle w:val="Heading2Char"/>
          <w:rFonts w:ascii="Times New Roman" w:hAnsi="Times New Roman" w:cs="Times New Roman"/>
          <w:color w:val="auto"/>
          <w:sz w:val="24"/>
          <w:szCs w:val="24"/>
        </w:rPr>
      </w:pPr>
    </w:p>
    <w:p w14:paraId="72F63497" w14:textId="0834A13C" w:rsidR="00F803D1" w:rsidRPr="00607B69" w:rsidRDefault="00F40392" w:rsidP="00754471">
      <w:pPr>
        <w:jc w:val="center"/>
        <w:rPr>
          <w:rFonts w:ascii="Times New Roman" w:eastAsiaTheme="majorEastAsia" w:hAnsi="Times New Roman" w:cs="Times New Roman"/>
          <w:b/>
          <w:bCs/>
          <w:color w:val="auto"/>
          <w:sz w:val="24"/>
          <w:szCs w:val="24"/>
        </w:rPr>
      </w:pPr>
      <w:ins w:id="1299" w:author="Sony" w:date="2014-07-21T14:58:00Z">
        <w:r w:rsidRPr="00607B69">
          <w:rPr>
            <w:rFonts w:ascii="Times New Roman" w:eastAsiaTheme="majorEastAsia" w:hAnsi="Times New Roman" w:cs="Times New Roman"/>
            <w:b/>
            <w:bCs/>
            <w:noProof/>
            <w:color w:val="auto"/>
            <w:sz w:val="24"/>
            <w:szCs w:val="24"/>
            <w:rPrChange w:id="1300">
              <w:rPr>
                <w:noProof/>
              </w:rPr>
            </w:rPrChange>
          </w:rPr>
          <w:drawing>
            <wp:inline distT="0" distB="0" distL="0" distR="0" wp14:anchorId="6BFD92BD" wp14:editId="49A6B75B">
              <wp:extent cx="3135086" cy="4415640"/>
              <wp:effectExtent l="0" t="0" r="8255" b="4445"/>
              <wp:docPr id="67" name="Picture 67" descr="D:\from 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from desktop\senior project\progress1\usecase\cd.jpg\officer_controll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1281" cy="4410280"/>
                      </a:xfrm>
                      <a:prstGeom prst="rect">
                        <a:avLst/>
                      </a:prstGeom>
                      <a:noFill/>
                      <a:ln>
                        <a:noFill/>
                      </a:ln>
                    </pic:spPr>
                  </pic:pic>
                </a:graphicData>
              </a:graphic>
            </wp:inline>
          </w:drawing>
        </w:r>
      </w:ins>
    </w:p>
    <w:p w14:paraId="6A4C6FA0" w14:textId="77777777" w:rsidR="00023C94" w:rsidRPr="00607B69" w:rsidRDefault="00023C94" w:rsidP="00754471">
      <w:pPr>
        <w:rPr>
          <w:rFonts w:ascii="Times New Roman" w:eastAsiaTheme="majorEastAsia" w:hAnsi="Times New Roman" w:cs="Times New Roman"/>
          <w:b/>
          <w:bCs/>
          <w:color w:val="auto"/>
          <w:sz w:val="24"/>
          <w:szCs w:val="24"/>
        </w:rPr>
      </w:pPr>
    </w:p>
    <w:p w14:paraId="11634730" w14:textId="77777777" w:rsidR="002056BC" w:rsidRPr="00607B69" w:rsidRDefault="002056BC" w:rsidP="00754471">
      <w:pPr>
        <w:rPr>
          <w:rStyle w:val="Heading2Char"/>
          <w:rFonts w:ascii="Times New Roman" w:hAnsi="Times New Roman" w:cs="Times New Roman"/>
          <w:color w:val="auto"/>
          <w:sz w:val="24"/>
          <w:szCs w:val="24"/>
        </w:rPr>
      </w:pPr>
      <w:bookmarkStart w:id="1301" w:name="_Toc393745124"/>
      <w:bookmarkStart w:id="1302" w:name="_Toc393747508"/>
      <w:r w:rsidRPr="00607B69">
        <w:rPr>
          <w:rStyle w:val="Heading2Char"/>
          <w:rFonts w:ascii="Times New Roman" w:hAnsi="Times New Roman" w:cs="Times New Roman"/>
          <w:color w:val="auto"/>
          <w:sz w:val="24"/>
          <w:szCs w:val="24"/>
        </w:rPr>
        <w:t>Property</w:t>
      </w:r>
      <w:bookmarkEnd w:id="1301"/>
      <w:bookmarkEnd w:id="1302"/>
    </w:p>
    <w:p w14:paraId="28AEABCB" w14:textId="77777777" w:rsidR="002056BC" w:rsidRPr="00607B69" w:rsidRDefault="002056BC" w:rsidP="00754471">
      <w:pP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607B69" w:rsidRPr="00607B69" w14:paraId="3D5848C9" w14:textId="77777777" w:rsidTr="002056BC">
        <w:trPr>
          <w:trHeight w:val="191"/>
        </w:trPr>
        <w:tc>
          <w:tcPr>
            <w:tcW w:w="959" w:type="dxa"/>
            <w:shd w:val="clear" w:color="auto" w:fill="D9D9D9"/>
          </w:tcPr>
          <w:p w14:paraId="50015CCB" w14:textId="77777777" w:rsidR="002056BC" w:rsidRPr="00607B69" w:rsidRDefault="002056BC" w:rsidP="00754471">
            <w:pPr>
              <w:rPr>
                <w:rStyle w:val="Heading2Char"/>
                <w:rFonts w:ascii="Times New Roman" w:hAnsi="Times New Roman" w:cs="Times New Roman"/>
                <w:color w:val="auto"/>
                <w:sz w:val="24"/>
                <w:szCs w:val="24"/>
              </w:rPr>
            </w:pPr>
            <w:bookmarkStart w:id="1303" w:name="_Toc393745125"/>
            <w:bookmarkStart w:id="1304" w:name="_Toc393747509"/>
            <w:r w:rsidRPr="00607B69">
              <w:rPr>
                <w:rStyle w:val="Heading2Char"/>
                <w:rFonts w:ascii="Times New Roman" w:hAnsi="Times New Roman" w:cs="Times New Roman"/>
                <w:color w:val="auto"/>
                <w:sz w:val="24"/>
                <w:szCs w:val="24"/>
              </w:rPr>
              <w:t>ID</w:t>
            </w:r>
            <w:bookmarkEnd w:id="1303"/>
            <w:bookmarkEnd w:id="1304"/>
          </w:p>
        </w:tc>
        <w:tc>
          <w:tcPr>
            <w:tcW w:w="1843" w:type="dxa"/>
            <w:shd w:val="clear" w:color="auto" w:fill="D9D9D9"/>
          </w:tcPr>
          <w:p w14:paraId="5F51AD9D" w14:textId="77777777" w:rsidR="002056BC" w:rsidRPr="00607B69" w:rsidRDefault="002056BC" w:rsidP="00754471">
            <w:pPr>
              <w:rPr>
                <w:rStyle w:val="Heading2Char"/>
                <w:rFonts w:ascii="Times New Roman" w:hAnsi="Times New Roman" w:cs="Times New Roman"/>
                <w:color w:val="auto"/>
                <w:sz w:val="24"/>
                <w:szCs w:val="24"/>
              </w:rPr>
            </w:pPr>
            <w:bookmarkStart w:id="1305" w:name="_Toc393745126"/>
            <w:bookmarkStart w:id="1306" w:name="_Toc393747510"/>
            <w:r w:rsidRPr="00607B69">
              <w:rPr>
                <w:rStyle w:val="Heading2Char"/>
                <w:rFonts w:ascii="Times New Roman" w:hAnsi="Times New Roman" w:cs="Times New Roman"/>
                <w:color w:val="auto"/>
                <w:sz w:val="24"/>
                <w:szCs w:val="24"/>
              </w:rPr>
              <w:t>Name</w:t>
            </w:r>
            <w:bookmarkEnd w:id="1305"/>
            <w:bookmarkEnd w:id="1306"/>
          </w:p>
        </w:tc>
        <w:tc>
          <w:tcPr>
            <w:tcW w:w="3358" w:type="dxa"/>
            <w:shd w:val="clear" w:color="auto" w:fill="D9D9D9"/>
          </w:tcPr>
          <w:p w14:paraId="5B7E4004" w14:textId="77777777" w:rsidR="002056BC" w:rsidRPr="00607B69" w:rsidRDefault="002056BC" w:rsidP="00754471">
            <w:pPr>
              <w:rPr>
                <w:rStyle w:val="Heading2Char"/>
                <w:rFonts w:ascii="Times New Roman" w:hAnsi="Times New Roman" w:cs="Times New Roman"/>
                <w:color w:val="auto"/>
                <w:sz w:val="24"/>
                <w:szCs w:val="24"/>
              </w:rPr>
            </w:pPr>
            <w:bookmarkStart w:id="1307" w:name="_Toc393745127"/>
            <w:bookmarkStart w:id="1308" w:name="_Toc393747511"/>
            <w:r w:rsidRPr="00607B69">
              <w:rPr>
                <w:rStyle w:val="Heading2Char"/>
                <w:rFonts w:ascii="Times New Roman" w:hAnsi="Times New Roman" w:cs="Times New Roman"/>
                <w:color w:val="auto"/>
                <w:sz w:val="24"/>
                <w:szCs w:val="24"/>
              </w:rPr>
              <w:t>Description</w:t>
            </w:r>
            <w:bookmarkEnd w:id="1307"/>
            <w:bookmarkEnd w:id="1308"/>
          </w:p>
        </w:tc>
        <w:tc>
          <w:tcPr>
            <w:tcW w:w="3082" w:type="dxa"/>
            <w:shd w:val="clear" w:color="auto" w:fill="D9D9D9"/>
          </w:tcPr>
          <w:p w14:paraId="156ACD72" w14:textId="77777777" w:rsidR="002056BC" w:rsidRPr="00607B69" w:rsidRDefault="002056BC" w:rsidP="00754471">
            <w:pPr>
              <w:rPr>
                <w:rStyle w:val="Heading2Char"/>
                <w:rFonts w:ascii="Times New Roman" w:hAnsi="Times New Roman" w:cs="Times New Roman"/>
                <w:color w:val="auto"/>
                <w:sz w:val="24"/>
                <w:szCs w:val="24"/>
              </w:rPr>
            </w:pPr>
            <w:bookmarkStart w:id="1309" w:name="_Toc393745128"/>
            <w:bookmarkStart w:id="1310" w:name="_Toc393747512"/>
            <w:r w:rsidRPr="00607B69">
              <w:rPr>
                <w:rStyle w:val="Heading2Char"/>
                <w:rFonts w:ascii="Times New Roman" w:hAnsi="Times New Roman" w:cs="Times New Roman"/>
                <w:color w:val="auto"/>
                <w:sz w:val="24"/>
                <w:szCs w:val="24"/>
              </w:rPr>
              <w:t>Remark</w:t>
            </w:r>
            <w:bookmarkEnd w:id="1309"/>
            <w:bookmarkEnd w:id="1310"/>
          </w:p>
        </w:tc>
      </w:tr>
      <w:tr w:rsidR="00607B69" w:rsidRPr="00607B69" w14:paraId="1872DA5E" w14:textId="77777777" w:rsidTr="002056BC">
        <w:tc>
          <w:tcPr>
            <w:tcW w:w="959" w:type="dxa"/>
          </w:tcPr>
          <w:p w14:paraId="7EED0D99" w14:textId="77777777" w:rsidR="002056BC" w:rsidRPr="00607B69" w:rsidRDefault="002056BC" w:rsidP="00754471">
            <w:pPr>
              <w:rPr>
                <w:rStyle w:val="Heading2Char"/>
                <w:rFonts w:ascii="Times New Roman" w:hAnsi="Times New Roman" w:cs="Times New Roman"/>
                <w:b w:val="0"/>
                <w:color w:val="auto"/>
                <w:sz w:val="24"/>
                <w:szCs w:val="24"/>
              </w:rPr>
            </w:pPr>
            <w:bookmarkStart w:id="1311" w:name="_Toc393745129"/>
            <w:bookmarkStart w:id="1312" w:name="_Toc393747513"/>
            <w:r w:rsidRPr="00607B69">
              <w:rPr>
                <w:rStyle w:val="Heading2Char"/>
                <w:rFonts w:ascii="Times New Roman" w:hAnsi="Times New Roman" w:cs="Times New Roman"/>
                <w:b w:val="0"/>
                <w:color w:val="auto"/>
                <w:sz w:val="24"/>
                <w:szCs w:val="24"/>
              </w:rPr>
              <w:t>-</w:t>
            </w:r>
            <w:bookmarkEnd w:id="1311"/>
            <w:bookmarkEnd w:id="1312"/>
          </w:p>
        </w:tc>
        <w:tc>
          <w:tcPr>
            <w:tcW w:w="1843" w:type="dxa"/>
          </w:tcPr>
          <w:p w14:paraId="672FAAD4" w14:textId="77777777" w:rsidR="002056BC" w:rsidRPr="00607B69" w:rsidRDefault="002056BC" w:rsidP="00754471">
            <w:pPr>
              <w:rPr>
                <w:rStyle w:val="Heading2Char"/>
                <w:rFonts w:ascii="Times New Roman" w:hAnsi="Times New Roman" w:cs="Times New Roman"/>
                <w:b w:val="0"/>
                <w:color w:val="auto"/>
                <w:sz w:val="24"/>
                <w:szCs w:val="24"/>
              </w:rPr>
            </w:pPr>
            <w:bookmarkStart w:id="1313" w:name="_Toc393745130"/>
            <w:bookmarkStart w:id="1314" w:name="_Toc393747514"/>
            <w:r w:rsidRPr="00607B69">
              <w:rPr>
                <w:rStyle w:val="Heading2Char"/>
                <w:rFonts w:ascii="Times New Roman" w:hAnsi="Times New Roman" w:cs="Times New Roman"/>
                <w:b w:val="0"/>
                <w:color w:val="auto"/>
                <w:sz w:val="24"/>
                <w:szCs w:val="24"/>
              </w:rPr>
              <w:t>-</w:t>
            </w:r>
            <w:bookmarkEnd w:id="1313"/>
            <w:bookmarkEnd w:id="1314"/>
          </w:p>
        </w:tc>
        <w:tc>
          <w:tcPr>
            <w:tcW w:w="3358" w:type="dxa"/>
          </w:tcPr>
          <w:p w14:paraId="2AB977C9" w14:textId="77777777" w:rsidR="002056BC" w:rsidRPr="00607B69" w:rsidRDefault="002056BC" w:rsidP="00754471">
            <w:pPr>
              <w:rPr>
                <w:rStyle w:val="Heading2Char"/>
                <w:rFonts w:ascii="Times New Roman" w:eastAsiaTheme="minorHAnsi" w:hAnsi="Times New Roman" w:cs="Times New Roman"/>
                <w:b w:val="0"/>
                <w:bCs w:val="0"/>
                <w:color w:val="auto"/>
                <w:sz w:val="24"/>
                <w:szCs w:val="24"/>
                <w:lang w:bidi="ar-SA"/>
              </w:rPr>
            </w:pPr>
            <w:bookmarkStart w:id="1315" w:name="_Toc393745131"/>
            <w:bookmarkStart w:id="1316" w:name="_Toc393747515"/>
            <w:r w:rsidRPr="00607B69">
              <w:rPr>
                <w:rStyle w:val="Heading2Char"/>
                <w:rFonts w:ascii="Times New Roman" w:eastAsiaTheme="minorHAnsi" w:hAnsi="Times New Roman" w:cs="Times New Roman"/>
                <w:b w:val="0"/>
                <w:bCs w:val="0"/>
                <w:color w:val="auto"/>
                <w:sz w:val="24"/>
                <w:szCs w:val="24"/>
                <w:lang w:bidi="ar-SA"/>
              </w:rPr>
              <w:t>-</w:t>
            </w:r>
            <w:bookmarkEnd w:id="1315"/>
            <w:bookmarkEnd w:id="1316"/>
          </w:p>
        </w:tc>
        <w:tc>
          <w:tcPr>
            <w:tcW w:w="3082" w:type="dxa"/>
          </w:tcPr>
          <w:p w14:paraId="28351BA9" w14:textId="77777777" w:rsidR="002056BC" w:rsidRPr="00607B69" w:rsidRDefault="002056BC" w:rsidP="00754471">
            <w:pPr>
              <w:rPr>
                <w:rStyle w:val="Heading2Char"/>
                <w:rFonts w:ascii="Times New Roman" w:hAnsi="Times New Roman" w:cs="Times New Roman"/>
                <w:b w:val="0"/>
                <w:color w:val="auto"/>
                <w:sz w:val="24"/>
                <w:szCs w:val="24"/>
              </w:rPr>
            </w:pPr>
            <w:bookmarkStart w:id="1317" w:name="_Toc393745132"/>
            <w:bookmarkStart w:id="1318" w:name="_Toc393747516"/>
            <w:r w:rsidRPr="00607B69">
              <w:rPr>
                <w:rStyle w:val="Heading2Char"/>
                <w:rFonts w:ascii="Times New Roman" w:hAnsi="Times New Roman" w:cs="Times New Roman"/>
                <w:b w:val="0"/>
                <w:color w:val="auto"/>
                <w:sz w:val="24"/>
                <w:szCs w:val="24"/>
              </w:rPr>
              <w:t>-</w:t>
            </w:r>
            <w:bookmarkEnd w:id="1317"/>
            <w:bookmarkEnd w:id="1318"/>
          </w:p>
        </w:tc>
      </w:tr>
    </w:tbl>
    <w:p w14:paraId="14C5ED68" w14:textId="77777777" w:rsidR="002056BC" w:rsidRPr="00607B69" w:rsidRDefault="00964C32" w:rsidP="00754471">
      <w:pPr>
        <w:rPr>
          <w:rStyle w:val="Heading2Char"/>
          <w:rFonts w:ascii="Times New Roman" w:hAnsi="Times New Roman" w:cs="Times New Roman"/>
          <w:color w:val="auto"/>
          <w:sz w:val="24"/>
          <w:szCs w:val="24"/>
        </w:rPr>
      </w:pPr>
      <w:bookmarkStart w:id="1319" w:name="_Toc393745133"/>
      <w:bookmarkStart w:id="1320" w:name="_Toc393747517"/>
      <w:r w:rsidRPr="00607B69">
        <w:rPr>
          <w:rStyle w:val="Heading2Char"/>
          <w:rFonts w:ascii="Times New Roman" w:hAnsi="Times New Roman" w:cs="Times New Roman"/>
          <w:color w:val="auto"/>
          <w:sz w:val="24"/>
          <w:szCs w:val="24"/>
        </w:rPr>
        <w:t>Method</w:t>
      </w:r>
      <w:bookmarkEnd w:id="1319"/>
      <w:bookmarkEnd w:id="1320"/>
    </w:p>
    <w:tbl>
      <w:tblPr>
        <w:tblStyle w:val="TableGrid"/>
        <w:tblW w:w="0" w:type="auto"/>
        <w:tblLayout w:type="fixed"/>
        <w:tblLook w:val="04A0" w:firstRow="1" w:lastRow="0" w:firstColumn="1" w:lastColumn="0" w:noHBand="0" w:noVBand="1"/>
      </w:tblPr>
      <w:tblGrid>
        <w:gridCol w:w="677"/>
        <w:gridCol w:w="2125"/>
        <w:gridCol w:w="2551"/>
        <w:gridCol w:w="2693"/>
        <w:gridCol w:w="1196"/>
      </w:tblGrid>
      <w:tr w:rsidR="00607B69" w:rsidRPr="00607B69" w14:paraId="144B1061" w14:textId="77777777" w:rsidTr="003C5CAA">
        <w:trPr>
          <w:trHeight w:val="191"/>
          <w:ins w:id="1321" w:author="Sony" w:date="2014-07-21T15:08:00Z"/>
        </w:trPr>
        <w:tc>
          <w:tcPr>
            <w:tcW w:w="677" w:type="dxa"/>
            <w:shd w:val="clear" w:color="auto" w:fill="D9D9D9"/>
            <w:vAlign w:val="center"/>
          </w:tcPr>
          <w:p w14:paraId="2A113299" w14:textId="77777777" w:rsidR="0095052F" w:rsidRPr="00607B69" w:rsidRDefault="0095052F" w:rsidP="00754471">
            <w:pPr>
              <w:rPr>
                <w:ins w:id="1322" w:author="Sony" w:date="2014-07-21T15:08:00Z"/>
                <w:rStyle w:val="Heading2Char"/>
                <w:rFonts w:ascii="Times New Roman" w:hAnsi="Times New Roman" w:cs="Times New Roman"/>
                <w:color w:val="auto"/>
                <w:sz w:val="24"/>
                <w:szCs w:val="24"/>
              </w:rPr>
            </w:pPr>
            <w:bookmarkStart w:id="1323" w:name="_Toc393745134"/>
            <w:bookmarkStart w:id="1324" w:name="_Toc393747518"/>
            <w:ins w:id="1325" w:author="Sony" w:date="2014-07-21T15:08:00Z">
              <w:r w:rsidRPr="00607B69">
                <w:rPr>
                  <w:rStyle w:val="Heading2Char"/>
                  <w:rFonts w:ascii="Times New Roman" w:hAnsi="Times New Roman" w:cs="Times New Roman"/>
                  <w:color w:val="auto"/>
                  <w:sz w:val="24"/>
                  <w:szCs w:val="24"/>
                </w:rPr>
                <w:t>ID</w:t>
              </w:r>
              <w:bookmarkEnd w:id="1323"/>
              <w:bookmarkEnd w:id="1324"/>
            </w:ins>
          </w:p>
        </w:tc>
        <w:tc>
          <w:tcPr>
            <w:tcW w:w="2125" w:type="dxa"/>
            <w:shd w:val="clear" w:color="auto" w:fill="D9D9D9"/>
            <w:vAlign w:val="center"/>
          </w:tcPr>
          <w:p w14:paraId="70CEE222" w14:textId="77777777" w:rsidR="0095052F" w:rsidRPr="00607B69" w:rsidRDefault="0095052F" w:rsidP="00754471">
            <w:pPr>
              <w:rPr>
                <w:ins w:id="1326" w:author="Sony" w:date="2014-07-21T15:08:00Z"/>
                <w:rStyle w:val="Heading2Char"/>
                <w:rFonts w:ascii="Times New Roman" w:hAnsi="Times New Roman" w:cs="Times New Roman"/>
                <w:color w:val="auto"/>
                <w:sz w:val="24"/>
                <w:szCs w:val="24"/>
              </w:rPr>
            </w:pPr>
            <w:bookmarkStart w:id="1327" w:name="_Toc393745135"/>
            <w:bookmarkStart w:id="1328" w:name="_Toc393747519"/>
            <w:ins w:id="1329" w:author="Sony" w:date="2014-07-21T15:08:00Z">
              <w:r w:rsidRPr="00607B69">
                <w:rPr>
                  <w:rStyle w:val="Heading2Char"/>
                  <w:rFonts w:ascii="Times New Roman" w:hAnsi="Times New Roman" w:cs="Times New Roman"/>
                  <w:color w:val="auto"/>
                  <w:sz w:val="24"/>
                  <w:szCs w:val="24"/>
                </w:rPr>
                <w:t>Name</w:t>
              </w:r>
              <w:bookmarkEnd w:id="1327"/>
              <w:bookmarkEnd w:id="1328"/>
            </w:ins>
          </w:p>
        </w:tc>
        <w:tc>
          <w:tcPr>
            <w:tcW w:w="2551" w:type="dxa"/>
            <w:shd w:val="clear" w:color="auto" w:fill="D9D9D9"/>
            <w:vAlign w:val="center"/>
          </w:tcPr>
          <w:p w14:paraId="4BC6284A" w14:textId="77777777" w:rsidR="0095052F" w:rsidRPr="00607B69" w:rsidRDefault="0095052F" w:rsidP="00754471">
            <w:pPr>
              <w:rPr>
                <w:ins w:id="1330" w:author="Sony" w:date="2014-07-21T15:08:00Z"/>
                <w:rStyle w:val="Heading2Char"/>
                <w:rFonts w:ascii="Times New Roman" w:hAnsi="Times New Roman" w:cs="Times New Roman"/>
                <w:color w:val="auto"/>
                <w:sz w:val="24"/>
                <w:szCs w:val="24"/>
              </w:rPr>
            </w:pPr>
            <w:bookmarkStart w:id="1331" w:name="_Toc393745136"/>
            <w:bookmarkStart w:id="1332" w:name="_Toc393747520"/>
            <w:ins w:id="1333" w:author="Sony" w:date="2014-07-21T15:08:00Z">
              <w:r w:rsidRPr="00607B69">
                <w:rPr>
                  <w:rStyle w:val="Heading2Char"/>
                  <w:rFonts w:ascii="Times New Roman" w:hAnsi="Times New Roman" w:cs="Times New Roman"/>
                  <w:color w:val="auto"/>
                  <w:sz w:val="24"/>
                  <w:szCs w:val="24"/>
                </w:rPr>
                <w:t>Description</w:t>
              </w:r>
              <w:bookmarkEnd w:id="1331"/>
              <w:bookmarkEnd w:id="1332"/>
            </w:ins>
          </w:p>
        </w:tc>
        <w:tc>
          <w:tcPr>
            <w:tcW w:w="2693" w:type="dxa"/>
            <w:shd w:val="clear" w:color="auto" w:fill="D9D9D9"/>
            <w:vAlign w:val="center"/>
          </w:tcPr>
          <w:p w14:paraId="0C047521" w14:textId="77777777" w:rsidR="0095052F" w:rsidRPr="00607B69" w:rsidRDefault="0095052F" w:rsidP="00754471">
            <w:pPr>
              <w:rPr>
                <w:ins w:id="1334" w:author="Sony" w:date="2014-07-21T15:08:00Z"/>
                <w:rStyle w:val="Heading2Char"/>
                <w:rFonts w:ascii="Times New Roman" w:hAnsi="Times New Roman" w:cs="Times New Roman"/>
                <w:color w:val="auto"/>
                <w:sz w:val="24"/>
                <w:szCs w:val="24"/>
              </w:rPr>
            </w:pPr>
            <w:bookmarkStart w:id="1335" w:name="_Toc393745137"/>
            <w:bookmarkStart w:id="1336" w:name="_Toc393747521"/>
            <w:ins w:id="1337" w:author="Sony" w:date="2014-07-21T15:08:00Z">
              <w:r w:rsidRPr="00607B69">
                <w:rPr>
                  <w:rStyle w:val="Heading2Char"/>
                  <w:rFonts w:ascii="Times New Roman" w:hAnsi="Times New Roman" w:cs="Times New Roman"/>
                  <w:color w:val="auto"/>
                  <w:sz w:val="24"/>
                  <w:szCs w:val="24"/>
                </w:rPr>
                <w:t>Parameters</w:t>
              </w:r>
              <w:bookmarkEnd w:id="1335"/>
              <w:bookmarkEnd w:id="1336"/>
            </w:ins>
          </w:p>
        </w:tc>
        <w:tc>
          <w:tcPr>
            <w:tcW w:w="1196" w:type="dxa"/>
            <w:shd w:val="clear" w:color="auto" w:fill="D9D9D9"/>
            <w:vAlign w:val="center"/>
          </w:tcPr>
          <w:p w14:paraId="220E2917" w14:textId="77777777" w:rsidR="0095052F" w:rsidRPr="00607B69" w:rsidRDefault="0095052F" w:rsidP="00754471">
            <w:pPr>
              <w:rPr>
                <w:ins w:id="1338" w:author="Sony" w:date="2014-07-21T15:08:00Z"/>
                <w:rStyle w:val="Heading2Char"/>
                <w:rFonts w:ascii="Times New Roman" w:hAnsi="Times New Roman" w:cs="Times New Roman"/>
                <w:color w:val="auto"/>
                <w:sz w:val="24"/>
                <w:szCs w:val="24"/>
              </w:rPr>
            </w:pPr>
            <w:bookmarkStart w:id="1339" w:name="_Toc393745138"/>
            <w:bookmarkStart w:id="1340" w:name="_Toc393747522"/>
            <w:ins w:id="1341" w:author="Sony" w:date="2014-07-21T15:08:00Z">
              <w:r w:rsidRPr="00607B69">
                <w:rPr>
                  <w:rStyle w:val="Heading2Char"/>
                  <w:rFonts w:ascii="Times New Roman" w:hAnsi="Times New Roman" w:cs="Times New Roman"/>
                  <w:color w:val="auto"/>
                  <w:sz w:val="24"/>
                  <w:szCs w:val="24"/>
                </w:rPr>
                <w:t>Return</w:t>
              </w:r>
              <w:bookmarkEnd w:id="1339"/>
              <w:bookmarkEnd w:id="1340"/>
            </w:ins>
          </w:p>
        </w:tc>
      </w:tr>
      <w:tr w:rsidR="00607B69" w:rsidRPr="00607B69" w14:paraId="109CB27B" w14:textId="77777777" w:rsidTr="003C5CAA">
        <w:trPr>
          <w:trHeight w:val="703"/>
          <w:ins w:id="1342" w:author="Sony" w:date="2014-07-21T15:08:00Z"/>
        </w:trPr>
        <w:tc>
          <w:tcPr>
            <w:tcW w:w="677" w:type="dxa"/>
            <w:vAlign w:val="center"/>
          </w:tcPr>
          <w:p w14:paraId="1EC0157C" w14:textId="77777777" w:rsidR="0095052F" w:rsidRPr="00607B69" w:rsidRDefault="0095052F" w:rsidP="00754471">
            <w:pPr>
              <w:rPr>
                <w:ins w:id="1343" w:author="Sony" w:date="2014-07-21T15:08:00Z"/>
                <w:rStyle w:val="Heading2Char"/>
                <w:rFonts w:ascii="Times New Roman" w:hAnsi="Times New Roman" w:cs="Times New Roman"/>
                <w:b w:val="0"/>
                <w:color w:val="auto"/>
                <w:sz w:val="24"/>
                <w:szCs w:val="24"/>
              </w:rPr>
            </w:pPr>
            <w:bookmarkStart w:id="1344" w:name="_Toc393745139"/>
            <w:bookmarkStart w:id="1345" w:name="_Toc393747523"/>
            <w:ins w:id="1346" w:author="Sony" w:date="2014-07-21T15:08:00Z">
              <w:r w:rsidRPr="00607B69">
                <w:rPr>
                  <w:rStyle w:val="Heading2Char"/>
                  <w:rFonts w:ascii="Times New Roman" w:hAnsi="Times New Roman" w:cs="Times New Roman"/>
                  <w:b w:val="0"/>
                  <w:color w:val="auto"/>
                  <w:sz w:val="24"/>
                  <w:szCs w:val="24"/>
                </w:rPr>
                <w:t>1</w:t>
              </w:r>
              <w:bookmarkEnd w:id="1344"/>
              <w:bookmarkEnd w:id="1345"/>
            </w:ins>
          </w:p>
        </w:tc>
        <w:tc>
          <w:tcPr>
            <w:tcW w:w="2125" w:type="dxa"/>
            <w:vAlign w:val="center"/>
          </w:tcPr>
          <w:p w14:paraId="4A04EB05" w14:textId="77777777" w:rsidR="0095052F" w:rsidRPr="00607B69" w:rsidRDefault="0095052F" w:rsidP="00754471">
            <w:pPr>
              <w:rPr>
                <w:ins w:id="1347" w:author="Sony" w:date="2014-07-21T15:08:00Z"/>
                <w:rStyle w:val="Heading2Char"/>
                <w:rFonts w:ascii="Times New Roman" w:hAnsi="Times New Roman" w:cs="Times New Roman"/>
                <w:b w:val="0"/>
                <w:color w:val="auto"/>
                <w:sz w:val="24"/>
                <w:szCs w:val="24"/>
              </w:rPr>
            </w:pPr>
            <w:bookmarkStart w:id="1348" w:name="_Toc393745140"/>
            <w:bookmarkStart w:id="1349" w:name="_Toc393747524"/>
            <w:ins w:id="1350" w:author="Sony" w:date="2014-07-21T15:08:00Z">
              <w:r w:rsidRPr="00607B69">
                <w:rPr>
                  <w:rStyle w:val="Heading2Char"/>
                  <w:rFonts w:ascii="Times New Roman" w:hAnsi="Times New Roman" w:cs="Times New Roman"/>
                  <w:b w:val="0"/>
                  <w:color w:val="auto"/>
                  <w:sz w:val="24"/>
                  <w:szCs w:val="24"/>
                </w:rPr>
                <w:t>login</w:t>
              </w:r>
              <w:bookmarkEnd w:id="1348"/>
              <w:bookmarkEnd w:id="1349"/>
            </w:ins>
          </w:p>
        </w:tc>
        <w:tc>
          <w:tcPr>
            <w:tcW w:w="2551" w:type="dxa"/>
            <w:vAlign w:val="center"/>
          </w:tcPr>
          <w:p w14:paraId="39B908C4" w14:textId="77777777" w:rsidR="0095052F" w:rsidRPr="00607B69" w:rsidRDefault="0095052F" w:rsidP="00754471">
            <w:pPr>
              <w:rPr>
                <w:ins w:id="1351" w:author="Sony" w:date="2014-07-21T15:08:00Z"/>
                <w:rStyle w:val="Heading2Char"/>
                <w:rFonts w:ascii="Times New Roman" w:eastAsia="Arial" w:hAnsi="Times New Roman" w:cs="Times New Roman"/>
                <w:b w:val="0"/>
                <w:bCs w:val="0"/>
                <w:color w:val="auto"/>
                <w:sz w:val="24"/>
                <w:szCs w:val="24"/>
              </w:rPr>
            </w:pPr>
            <w:ins w:id="1352" w:author="Sony" w:date="2014-07-21T15:08:00Z">
              <w:r w:rsidRPr="00607B69">
                <w:rPr>
                  <w:rFonts w:ascii="Times New Roman" w:hAnsi="Times New Roman" w:cs="Times New Roman"/>
                  <w:color w:val="auto"/>
                  <w:sz w:val="24"/>
                  <w:szCs w:val="24"/>
                </w:rPr>
                <w:t>Method uses to login for patient.</w:t>
              </w:r>
            </w:ins>
          </w:p>
        </w:tc>
        <w:tc>
          <w:tcPr>
            <w:tcW w:w="2693" w:type="dxa"/>
            <w:vAlign w:val="center"/>
          </w:tcPr>
          <w:p w14:paraId="0A921AE7" w14:textId="77777777" w:rsidR="0095052F" w:rsidRPr="00607B69" w:rsidRDefault="0095052F" w:rsidP="00754471">
            <w:pPr>
              <w:rPr>
                <w:ins w:id="1353" w:author="Sony" w:date="2014-07-21T15:08:00Z"/>
                <w:rStyle w:val="Heading2Char"/>
                <w:rFonts w:ascii="Times New Roman" w:hAnsi="Times New Roman" w:cs="Times New Roman"/>
                <w:b w:val="0"/>
                <w:color w:val="auto"/>
                <w:sz w:val="24"/>
                <w:szCs w:val="24"/>
              </w:rPr>
            </w:pPr>
            <w:bookmarkStart w:id="1354" w:name="_Toc393745141"/>
            <w:bookmarkStart w:id="1355" w:name="_Toc393747525"/>
            <w:ins w:id="1356" w:author="Sony" w:date="2014-07-21T15:08:00Z">
              <w:r w:rsidRPr="00607B69">
                <w:rPr>
                  <w:rStyle w:val="Heading2Char"/>
                  <w:rFonts w:ascii="Times New Roman" w:hAnsi="Times New Roman" w:cs="Times New Roman"/>
                  <w:b w:val="0"/>
                  <w:color w:val="auto"/>
                  <w:sz w:val="24"/>
                  <w:szCs w:val="24"/>
                </w:rPr>
                <w:t>-</w:t>
              </w:r>
              <w:bookmarkEnd w:id="1354"/>
              <w:bookmarkEnd w:id="1355"/>
            </w:ins>
          </w:p>
        </w:tc>
        <w:tc>
          <w:tcPr>
            <w:tcW w:w="1196" w:type="dxa"/>
            <w:vAlign w:val="center"/>
          </w:tcPr>
          <w:p w14:paraId="221EBF46" w14:textId="77777777" w:rsidR="0095052F" w:rsidRPr="00607B69" w:rsidRDefault="0095052F" w:rsidP="00754471">
            <w:pPr>
              <w:rPr>
                <w:ins w:id="1357" w:author="Sony" w:date="2014-07-21T15:08:00Z"/>
                <w:rStyle w:val="Heading2Char"/>
                <w:rFonts w:ascii="Times New Roman" w:hAnsi="Times New Roman" w:cs="Times New Roman"/>
                <w:b w:val="0"/>
                <w:color w:val="auto"/>
                <w:sz w:val="24"/>
                <w:szCs w:val="24"/>
              </w:rPr>
            </w:pPr>
            <w:bookmarkStart w:id="1358" w:name="_Toc393745142"/>
            <w:bookmarkStart w:id="1359" w:name="_Toc393747526"/>
            <w:ins w:id="1360" w:author="Sony" w:date="2014-07-21T15:08:00Z">
              <w:r w:rsidRPr="00607B69">
                <w:rPr>
                  <w:rStyle w:val="Heading2Char"/>
                  <w:rFonts w:ascii="Times New Roman" w:hAnsi="Times New Roman" w:cs="Times New Roman"/>
                  <w:b w:val="0"/>
                  <w:color w:val="auto"/>
                  <w:sz w:val="24"/>
                  <w:szCs w:val="24"/>
                </w:rPr>
                <w:t>void</w:t>
              </w:r>
              <w:bookmarkEnd w:id="1358"/>
              <w:bookmarkEnd w:id="1359"/>
            </w:ins>
          </w:p>
        </w:tc>
      </w:tr>
      <w:tr w:rsidR="00607B69" w:rsidRPr="00607B69" w14:paraId="63E43911" w14:textId="77777777" w:rsidTr="003C5CAA">
        <w:trPr>
          <w:trHeight w:val="521"/>
          <w:ins w:id="1361" w:author="Sony" w:date="2014-07-21T15:08:00Z"/>
        </w:trPr>
        <w:tc>
          <w:tcPr>
            <w:tcW w:w="677" w:type="dxa"/>
            <w:vAlign w:val="center"/>
          </w:tcPr>
          <w:p w14:paraId="6677C830" w14:textId="77777777" w:rsidR="0095052F" w:rsidRPr="00607B69" w:rsidRDefault="0095052F" w:rsidP="00754471">
            <w:pPr>
              <w:rPr>
                <w:ins w:id="1362" w:author="Sony" w:date="2014-07-21T15:08:00Z"/>
                <w:rStyle w:val="Heading2Char"/>
                <w:rFonts w:ascii="Times New Roman" w:hAnsi="Times New Roman" w:cs="Times New Roman"/>
                <w:b w:val="0"/>
                <w:color w:val="auto"/>
                <w:sz w:val="24"/>
                <w:szCs w:val="24"/>
              </w:rPr>
            </w:pPr>
            <w:bookmarkStart w:id="1363" w:name="_Toc393745143"/>
            <w:bookmarkStart w:id="1364" w:name="_Toc393747527"/>
            <w:ins w:id="1365" w:author="Sony" w:date="2014-07-21T15:08:00Z">
              <w:r w:rsidRPr="00607B69">
                <w:rPr>
                  <w:rStyle w:val="Heading2Char"/>
                  <w:rFonts w:ascii="Times New Roman" w:hAnsi="Times New Roman" w:cs="Times New Roman"/>
                  <w:b w:val="0"/>
                  <w:color w:val="auto"/>
                  <w:sz w:val="24"/>
                  <w:szCs w:val="24"/>
                </w:rPr>
                <w:lastRenderedPageBreak/>
                <w:t>2</w:t>
              </w:r>
              <w:bookmarkEnd w:id="1363"/>
              <w:bookmarkEnd w:id="1364"/>
            </w:ins>
          </w:p>
        </w:tc>
        <w:tc>
          <w:tcPr>
            <w:tcW w:w="2125" w:type="dxa"/>
            <w:vAlign w:val="center"/>
          </w:tcPr>
          <w:p w14:paraId="1C47B96C" w14:textId="77777777" w:rsidR="0095052F" w:rsidRPr="00607B69" w:rsidRDefault="0095052F" w:rsidP="00754471">
            <w:pPr>
              <w:rPr>
                <w:ins w:id="1366" w:author="Sony" w:date="2014-07-21T15:08:00Z"/>
                <w:rStyle w:val="Heading2Char"/>
                <w:rFonts w:ascii="Times New Roman" w:hAnsi="Times New Roman" w:cs="Times New Roman"/>
                <w:b w:val="0"/>
                <w:color w:val="auto"/>
                <w:sz w:val="24"/>
                <w:szCs w:val="24"/>
              </w:rPr>
            </w:pPr>
            <w:bookmarkStart w:id="1367" w:name="_Toc393745144"/>
            <w:bookmarkStart w:id="1368" w:name="_Toc393747528"/>
            <w:ins w:id="1369" w:author="Sony" w:date="2014-07-21T15:08:00Z">
              <w:r w:rsidRPr="00607B69">
                <w:rPr>
                  <w:rStyle w:val="Heading2Char"/>
                  <w:rFonts w:ascii="Times New Roman" w:hAnsi="Times New Roman" w:cs="Times New Roman"/>
                  <w:b w:val="0"/>
                  <w:color w:val="auto"/>
                  <w:sz w:val="24"/>
                  <w:szCs w:val="24"/>
                </w:rPr>
                <w:t>logout</w:t>
              </w:r>
              <w:bookmarkEnd w:id="1367"/>
              <w:bookmarkEnd w:id="1368"/>
            </w:ins>
          </w:p>
        </w:tc>
        <w:tc>
          <w:tcPr>
            <w:tcW w:w="2551" w:type="dxa"/>
            <w:vAlign w:val="center"/>
          </w:tcPr>
          <w:p w14:paraId="06A131DD" w14:textId="77777777" w:rsidR="0095052F" w:rsidRPr="00607B69" w:rsidRDefault="0095052F" w:rsidP="00754471">
            <w:pPr>
              <w:rPr>
                <w:ins w:id="1370" w:author="Sony" w:date="2014-07-21T15:08:00Z"/>
                <w:rFonts w:ascii="Times New Roman" w:hAnsi="Times New Roman" w:cs="Times New Roman"/>
                <w:color w:val="auto"/>
                <w:sz w:val="24"/>
                <w:szCs w:val="24"/>
              </w:rPr>
            </w:pPr>
            <w:ins w:id="1371" w:author="Sony" w:date="2014-07-21T15:08:00Z">
              <w:r w:rsidRPr="00607B69">
                <w:rPr>
                  <w:rFonts w:ascii="Times New Roman" w:hAnsi="Times New Roman" w:cs="Times New Roman"/>
                  <w:color w:val="auto"/>
                  <w:sz w:val="24"/>
                  <w:szCs w:val="24"/>
                </w:rPr>
                <w:t>Method uses to logout for patient.</w:t>
              </w:r>
            </w:ins>
          </w:p>
        </w:tc>
        <w:tc>
          <w:tcPr>
            <w:tcW w:w="2693" w:type="dxa"/>
            <w:vAlign w:val="center"/>
          </w:tcPr>
          <w:p w14:paraId="7102A5A7" w14:textId="77777777" w:rsidR="0095052F" w:rsidRPr="00607B69" w:rsidRDefault="0095052F" w:rsidP="00754471">
            <w:pPr>
              <w:rPr>
                <w:ins w:id="1372" w:author="Sony" w:date="2014-07-21T15:08:00Z"/>
                <w:rStyle w:val="Heading2Char"/>
                <w:rFonts w:ascii="Times New Roman" w:hAnsi="Times New Roman" w:cs="Times New Roman"/>
                <w:b w:val="0"/>
                <w:color w:val="auto"/>
                <w:sz w:val="24"/>
                <w:szCs w:val="24"/>
              </w:rPr>
            </w:pPr>
            <w:bookmarkStart w:id="1373" w:name="_Toc393745145"/>
            <w:bookmarkStart w:id="1374" w:name="_Toc393747529"/>
            <w:ins w:id="1375" w:author="Sony" w:date="2014-07-21T15:08:00Z">
              <w:r w:rsidRPr="00607B69">
                <w:rPr>
                  <w:rStyle w:val="Heading2Char"/>
                  <w:rFonts w:ascii="Times New Roman" w:hAnsi="Times New Roman" w:cs="Times New Roman"/>
                  <w:b w:val="0"/>
                  <w:color w:val="auto"/>
                  <w:sz w:val="24"/>
                  <w:szCs w:val="24"/>
                </w:rPr>
                <w:t>-</w:t>
              </w:r>
              <w:bookmarkEnd w:id="1373"/>
              <w:bookmarkEnd w:id="1374"/>
            </w:ins>
          </w:p>
        </w:tc>
        <w:tc>
          <w:tcPr>
            <w:tcW w:w="1196" w:type="dxa"/>
            <w:vAlign w:val="center"/>
          </w:tcPr>
          <w:p w14:paraId="0D99E49E" w14:textId="77777777" w:rsidR="0095052F" w:rsidRPr="00607B69" w:rsidRDefault="0095052F" w:rsidP="00754471">
            <w:pPr>
              <w:rPr>
                <w:ins w:id="1376" w:author="Sony" w:date="2014-07-21T15:08:00Z"/>
                <w:rStyle w:val="Heading2Char"/>
                <w:rFonts w:ascii="Times New Roman" w:hAnsi="Times New Roman" w:cs="Times New Roman"/>
                <w:b w:val="0"/>
                <w:color w:val="auto"/>
                <w:sz w:val="24"/>
                <w:szCs w:val="24"/>
              </w:rPr>
            </w:pPr>
            <w:bookmarkStart w:id="1377" w:name="_Toc393745146"/>
            <w:bookmarkStart w:id="1378" w:name="_Toc393747530"/>
            <w:ins w:id="1379" w:author="Sony" w:date="2014-07-21T15:08:00Z">
              <w:r w:rsidRPr="00607B69">
                <w:rPr>
                  <w:rStyle w:val="Heading2Char"/>
                  <w:rFonts w:ascii="Times New Roman" w:hAnsi="Times New Roman" w:cs="Times New Roman"/>
                  <w:b w:val="0"/>
                  <w:color w:val="auto"/>
                  <w:sz w:val="24"/>
                  <w:szCs w:val="24"/>
                </w:rPr>
                <w:t>void</w:t>
              </w:r>
              <w:bookmarkEnd w:id="1377"/>
              <w:bookmarkEnd w:id="1378"/>
            </w:ins>
          </w:p>
        </w:tc>
      </w:tr>
      <w:tr w:rsidR="00607B69" w:rsidRPr="00607B69" w14:paraId="3CFC3AEC" w14:textId="77777777" w:rsidTr="003C5CAA">
        <w:trPr>
          <w:ins w:id="1380" w:author="Sony" w:date="2014-07-21T15:08:00Z"/>
        </w:trPr>
        <w:tc>
          <w:tcPr>
            <w:tcW w:w="677" w:type="dxa"/>
            <w:vAlign w:val="center"/>
          </w:tcPr>
          <w:p w14:paraId="456E3FCE" w14:textId="77777777" w:rsidR="0095052F" w:rsidRPr="00607B69" w:rsidRDefault="0095052F" w:rsidP="00754471">
            <w:pPr>
              <w:rPr>
                <w:ins w:id="1381" w:author="Sony" w:date="2014-07-21T15:08:00Z"/>
                <w:rStyle w:val="Heading2Char"/>
                <w:rFonts w:ascii="Times New Roman" w:hAnsi="Times New Roman" w:cs="Times New Roman"/>
                <w:b w:val="0"/>
                <w:color w:val="auto"/>
                <w:sz w:val="24"/>
                <w:szCs w:val="24"/>
              </w:rPr>
            </w:pPr>
            <w:bookmarkStart w:id="1382" w:name="_Toc393745147"/>
            <w:bookmarkStart w:id="1383" w:name="_Toc393747531"/>
            <w:ins w:id="1384" w:author="Sony" w:date="2014-07-21T15:08:00Z">
              <w:r w:rsidRPr="00607B69">
                <w:rPr>
                  <w:rStyle w:val="Heading2Char"/>
                  <w:rFonts w:ascii="Times New Roman" w:hAnsi="Times New Roman" w:cs="Times New Roman"/>
                  <w:b w:val="0"/>
                  <w:color w:val="auto"/>
                  <w:sz w:val="24"/>
                  <w:szCs w:val="24"/>
                </w:rPr>
                <w:t>3</w:t>
              </w:r>
              <w:bookmarkEnd w:id="1382"/>
              <w:bookmarkEnd w:id="1383"/>
            </w:ins>
          </w:p>
        </w:tc>
        <w:tc>
          <w:tcPr>
            <w:tcW w:w="2125" w:type="dxa"/>
            <w:vAlign w:val="center"/>
          </w:tcPr>
          <w:p w14:paraId="31929AA1" w14:textId="77777777" w:rsidR="0095052F" w:rsidRPr="00607B69" w:rsidRDefault="0095052F" w:rsidP="00754471">
            <w:pPr>
              <w:rPr>
                <w:ins w:id="1385" w:author="Sony" w:date="2014-07-21T15:08:00Z"/>
                <w:rStyle w:val="Heading2Char"/>
                <w:rFonts w:ascii="Times New Roman" w:hAnsi="Times New Roman" w:cs="Times New Roman"/>
                <w:b w:val="0"/>
                <w:color w:val="auto"/>
                <w:sz w:val="24"/>
                <w:szCs w:val="24"/>
              </w:rPr>
            </w:pPr>
            <w:bookmarkStart w:id="1386" w:name="_Toc393745148"/>
            <w:bookmarkStart w:id="1387" w:name="_Toc393747532"/>
            <w:proofErr w:type="spellStart"/>
            <w:ins w:id="1388" w:author="Sony" w:date="2014-07-21T15:08:00Z">
              <w:r w:rsidRPr="00607B69">
                <w:rPr>
                  <w:rStyle w:val="Heading2Char"/>
                  <w:rFonts w:ascii="Times New Roman" w:hAnsi="Times New Roman" w:cs="Times New Roman"/>
                  <w:b w:val="0"/>
                  <w:color w:val="auto"/>
                  <w:sz w:val="24"/>
                  <w:szCs w:val="24"/>
                </w:rPr>
                <w:t>get_db</w:t>
              </w:r>
              <w:bookmarkEnd w:id="1386"/>
              <w:bookmarkEnd w:id="1387"/>
              <w:proofErr w:type="spellEnd"/>
            </w:ins>
          </w:p>
        </w:tc>
        <w:tc>
          <w:tcPr>
            <w:tcW w:w="2551" w:type="dxa"/>
            <w:vAlign w:val="center"/>
          </w:tcPr>
          <w:p w14:paraId="6042CF54" w14:textId="77777777" w:rsidR="0095052F" w:rsidRPr="00607B69" w:rsidRDefault="0095052F" w:rsidP="00754471">
            <w:pPr>
              <w:rPr>
                <w:ins w:id="1389" w:author="Sony" w:date="2014-07-21T15:08:00Z"/>
                <w:rStyle w:val="Heading2Char"/>
                <w:rFonts w:ascii="Times New Roman" w:hAnsi="Times New Roman" w:cs="Times New Roman"/>
                <w:b w:val="0"/>
                <w:color w:val="auto"/>
                <w:sz w:val="24"/>
                <w:szCs w:val="24"/>
              </w:rPr>
            </w:pPr>
            <w:ins w:id="1390" w:author="Sony" w:date="2014-07-21T15:08:00Z">
              <w:r w:rsidRPr="00607B69">
                <w:rPr>
                  <w:rFonts w:ascii="Times New Roman" w:hAnsi="Times New Roman" w:cs="Times New Roman"/>
                  <w:color w:val="auto"/>
                  <w:sz w:val="24"/>
                  <w:szCs w:val="24"/>
                </w:rPr>
                <w:t>Method uses to get all dentists’ data and officers’ data from database</w:t>
              </w:r>
            </w:ins>
          </w:p>
        </w:tc>
        <w:tc>
          <w:tcPr>
            <w:tcW w:w="2693" w:type="dxa"/>
            <w:vAlign w:val="center"/>
          </w:tcPr>
          <w:p w14:paraId="7E18B63C" w14:textId="77777777" w:rsidR="0095052F" w:rsidRPr="00607B69" w:rsidRDefault="0095052F" w:rsidP="00754471">
            <w:pPr>
              <w:rPr>
                <w:ins w:id="1391" w:author="Sony" w:date="2014-07-21T15:08:00Z"/>
                <w:rStyle w:val="Heading2Char"/>
                <w:rFonts w:ascii="Times New Roman" w:hAnsi="Times New Roman" w:cs="Times New Roman"/>
                <w:b w:val="0"/>
                <w:color w:val="auto"/>
                <w:sz w:val="24"/>
                <w:szCs w:val="24"/>
              </w:rPr>
            </w:pPr>
            <w:bookmarkStart w:id="1392" w:name="_Toc393745149"/>
            <w:bookmarkStart w:id="1393" w:name="_Toc393747533"/>
            <w:ins w:id="1394" w:author="Sony" w:date="2014-07-21T15:08:00Z">
              <w:r w:rsidRPr="00607B69">
                <w:rPr>
                  <w:rStyle w:val="Heading2Char"/>
                  <w:rFonts w:ascii="Times New Roman" w:hAnsi="Times New Roman" w:cs="Times New Roman"/>
                  <w:b w:val="0"/>
                  <w:color w:val="auto"/>
                  <w:sz w:val="24"/>
                  <w:szCs w:val="24"/>
                </w:rPr>
                <w:t>-</w:t>
              </w:r>
              <w:bookmarkEnd w:id="1392"/>
              <w:bookmarkEnd w:id="1393"/>
            </w:ins>
          </w:p>
        </w:tc>
        <w:tc>
          <w:tcPr>
            <w:tcW w:w="1196" w:type="dxa"/>
            <w:vAlign w:val="center"/>
          </w:tcPr>
          <w:p w14:paraId="15140B25" w14:textId="77777777" w:rsidR="0095052F" w:rsidRPr="00607B69" w:rsidRDefault="0095052F" w:rsidP="00754471">
            <w:pPr>
              <w:rPr>
                <w:ins w:id="1395" w:author="Sony" w:date="2014-07-21T15:08:00Z"/>
                <w:rStyle w:val="Heading2Char"/>
                <w:rFonts w:ascii="Times New Roman" w:hAnsi="Times New Roman" w:cs="Times New Roman"/>
                <w:b w:val="0"/>
                <w:color w:val="auto"/>
                <w:sz w:val="24"/>
                <w:szCs w:val="24"/>
              </w:rPr>
            </w:pPr>
            <w:bookmarkStart w:id="1396" w:name="_Toc393745150"/>
            <w:bookmarkStart w:id="1397" w:name="_Toc393747534"/>
            <w:ins w:id="1398" w:author="Sony" w:date="2014-07-21T15:08:00Z">
              <w:r w:rsidRPr="00607B69">
                <w:rPr>
                  <w:rStyle w:val="Heading2Char"/>
                  <w:rFonts w:ascii="Times New Roman" w:hAnsi="Times New Roman" w:cs="Times New Roman"/>
                  <w:b w:val="0"/>
                  <w:color w:val="auto"/>
                  <w:sz w:val="24"/>
                  <w:szCs w:val="24"/>
                </w:rPr>
                <w:t>void</w:t>
              </w:r>
              <w:bookmarkEnd w:id="1396"/>
              <w:bookmarkEnd w:id="1397"/>
            </w:ins>
          </w:p>
        </w:tc>
      </w:tr>
      <w:tr w:rsidR="00607B69" w:rsidRPr="00607B69" w14:paraId="469CFE04" w14:textId="77777777" w:rsidTr="003C5CAA">
        <w:tblPrEx>
          <w:tblLook w:val="0000" w:firstRow="0" w:lastRow="0" w:firstColumn="0" w:lastColumn="0" w:noHBand="0" w:noVBand="0"/>
        </w:tblPrEx>
        <w:trPr>
          <w:trHeight w:val="620"/>
          <w:ins w:id="1399" w:author="Sony" w:date="2014-07-21T15:08:00Z"/>
        </w:trPr>
        <w:tc>
          <w:tcPr>
            <w:tcW w:w="677" w:type="dxa"/>
            <w:vAlign w:val="center"/>
          </w:tcPr>
          <w:p w14:paraId="336D3738" w14:textId="77777777" w:rsidR="0095052F" w:rsidRPr="00607B69" w:rsidRDefault="0095052F" w:rsidP="00754471">
            <w:pPr>
              <w:rPr>
                <w:ins w:id="1400" w:author="Sony" w:date="2014-07-21T15:08:00Z"/>
                <w:rStyle w:val="Heading2Char"/>
                <w:rFonts w:ascii="Times New Roman" w:hAnsi="Times New Roman" w:cs="Times New Roman"/>
                <w:b w:val="0"/>
                <w:color w:val="auto"/>
                <w:sz w:val="24"/>
                <w:szCs w:val="24"/>
              </w:rPr>
            </w:pPr>
            <w:bookmarkStart w:id="1401" w:name="_Toc393745151"/>
            <w:bookmarkStart w:id="1402" w:name="_Toc393747535"/>
            <w:ins w:id="1403" w:author="Sony" w:date="2014-07-21T15:08:00Z">
              <w:r w:rsidRPr="00607B69">
                <w:rPr>
                  <w:rStyle w:val="Heading2Char"/>
                  <w:rFonts w:ascii="Times New Roman" w:hAnsi="Times New Roman" w:cs="Times New Roman"/>
                  <w:b w:val="0"/>
                  <w:color w:val="auto"/>
                  <w:sz w:val="24"/>
                  <w:szCs w:val="24"/>
                </w:rPr>
                <w:t>4</w:t>
              </w:r>
              <w:bookmarkEnd w:id="1401"/>
              <w:bookmarkEnd w:id="1402"/>
            </w:ins>
          </w:p>
        </w:tc>
        <w:tc>
          <w:tcPr>
            <w:tcW w:w="2125" w:type="dxa"/>
            <w:vAlign w:val="center"/>
          </w:tcPr>
          <w:p w14:paraId="7FEC1DC1" w14:textId="77777777" w:rsidR="0095052F" w:rsidRPr="00607B69" w:rsidRDefault="0095052F" w:rsidP="00754471">
            <w:pPr>
              <w:rPr>
                <w:ins w:id="1404" w:author="Sony" w:date="2014-07-21T15:08:00Z"/>
                <w:rStyle w:val="Heading2Char"/>
                <w:rFonts w:ascii="Times New Roman" w:hAnsi="Times New Roman" w:cs="Times New Roman"/>
                <w:b w:val="0"/>
                <w:color w:val="auto"/>
                <w:sz w:val="24"/>
                <w:szCs w:val="24"/>
              </w:rPr>
            </w:pPr>
            <w:bookmarkStart w:id="1405" w:name="_Toc393745152"/>
            <w:bookmarkStart w:id="1406" w:name="_Toc393747536"/>
            <w:proofErr w:type="spellStart"/>
            <w:ins w:id="1407" w:author="Sony" w:date="2014-07-21T15:08:00Z">
              <w:r w:rsidRPr="00607B69">
                <w:rPr>
                  <w:rStyle w:val="Heading2Char"/>
                  <w:rFonts w:ascii="Times New Roman" w:hAnsi="Times New Roman" w:cs="Times New Roman"/>
                  <w:b w:val="0"/>
                  <w:color w:val="auto"/>
                  <w:sz w:val="24"/>
                  <w:szCs w:val="24"/>
                </w:rPr>
                <w:t>get_p_db</w:t>
              </w:r>
              <w:bookmarkEnd w:id="1405"/>
              <w:bookmarkEnd w:id="1406"/>
              <w:proofErr w:type="spellEnd"/>
            </w:ins>
          </w:p>
        </w:tc>
        <w:tc>
          <w:tcPr>
            <w:tcW w:w="2551" w:type="dxa"/>
            <w:vAlign w:val="center"/>
          </w:tcPr>
          <w:p w14:paraId="203E8115" w14:textId="77777777" w:rsidR="0095052F" w:rsidRPr="00607B69" w:rsidRDefault="0095052F" w:rsidP="00754471">
            <w:pPr>
              <w:rPr>
                <w:ins w:id="1408" w:author="Sony" w:date="2014-07-21T15:08:00Z"/>
                <w:rStyle w:val="Heading2Char"/>
                <w:rFonts w:ascii="Times New Roman" w:hAnsi="Times New Roman" w:cs="Times New Roman"/>
                <w:b w:val="0"/>
                <w:color w:val="auto"/>
                <w:sz w:val="24"/>
                <w:szCs w:val="24"/>
              </w:rPr>
            </w:pPr>
            <w:bookmarkStart w:id="1409" w:name="_Toc393745153"/>
            <w:bookmarkStart w:id="1410" w:name="_Toc393747537"/>
            <w:ins w:id="1411" w:author="Sony" w:date="2014-07-21T15:08:00Z">
              <w:r w:rsidRPr="00607B69">
                <w:rPr>
                  <w:rStyle w:val="Heading2Char"/>
                  <w:rFonts w:ascii="Times New Roman" w:hAnsi="Times New Roman" w:cs="Times New Roman"/>
                  <w:b w:val="0"/>
                  <w:color w:val="auto"/>
                  <w:sz w:val="24"/>
                  <w:szCs w:val="24"/>
                </w:rPr>
                <w:t>Method uses to get all patients’ data from database.</w:t>
              </w:r>
              <w:bookmarkEnd w:id="1409"/>
              <w:bookmarkEnd w:id="1410"/>
            </w:ins>
          </w:p>
        </w:tc>
        <w:tc>
          <w:tcPr>
            <w:tcW w:w="2693" w:type="dxa"/>
            <w:vAlign w:val="center"/>
          </w:tcPr>
          <w:p w14:paraId="18EAC1CC" w14:textId="77777777" w:rsidR="0095052F" w:rsidRPr="00607B69" w:rsidRDefault="0095052F" w:rsidP="00754471">
            <w:pPr>
              <w:rPr>
                <w:ins w:id="1412" w:author="Sony" w:date="2014-07-21T15:08:00Z"/>
                <w:rStyle w:val="Heading2Char"/>
                <w:rFonts w:ascii="Times New Roman" w:hAnsi="Times New Roman" w:cs="Times New Roman"/>
                <w:b w:val="0"/>
                <w:color w:val="auto"/>
                <w:sz w:val="24"/>
                <w:szCs w:val="24"/>
              </w:rPr>
            </w:pPr>
            <w:bookmarkStart w:id="1413" w:name="_Toc393745154"/>
            <w:bookmarkStart w:id="1414" w:name="_Toc393747538"/>
            <w:ins w:id="1415" w:author="Sony" w:date="2014-07-21T15:08:00Z">
              <w:r w:rsidRPr="00607B69">
                <w:rPr>
                  <w:rStyle w:val="Heading2Char"/>
                  <w:rFonts w:ascii="Times New Roman" w:hAnsi="Times New Roman" w:cs="Times New Roman"/>
                  <w:b w:val="0"/>
                  <w:color w:val="auto"/>
                  <w:sz w:val="24"/>
                  <w:szCs w:val="24"/>
                </w:rPr>
                <w:t>-</w:t>
              </w:r>
              <w:bookmarkEnd w:id="1413"/>
              <w:bookmarkEnd w:id="1414"/>
            </w:ins>
          </w:p>
        </w:tc>
        <w:tc>
          <w:tcPr>
            <w:tcW w:w="1196" w:type="dxa"/>
            <w:vAlign w:val="center"/>
          </w:tcPr>
          <w:p w14:paraId="0119674F" w14:textId="77777777" w:rsidR="0095052F" w:rsidRPr="00607B69" w:rsidRDefault="0095052F" w:rsidP="00754471">
            <w:pPr>
              <w:rPr>
                <w:ins w:id="1416" w:author="Sony" w:date="2014-07-21T15:08:00Z"/>
                <w:rStyle w:val="Heading2Char"/>
                <w:rFonts w:ascii="Times New Roman" w:hAnsi="Times New Roman" w:cs="Times New Roman"/>
                <w:b w:val="0"/>
                <w:color w:val="auto"/>
                <w:sz w:val="24"/>
                <w:szCs w:val="24"/>
              </w:rPr>
            </w:pPr>
            <w:bookmarkStart w:id="1417" w:name="_Toc393745155"/>
            <w:bookmarkStart w:id="1418" w:name="_Toc393747539"/>
            <w:ins w:id="1419" w:author="Sony" w:date="2014-07-21T15:08:00Z">
              <w:r w:rsidRPr="00607B69">
                <w:rPr>
                  <w:rStyle w:val="Heading2Char"/>
                  <w:rFonts w:ascii="Times New Roman" w:hAnsi="Times New Roman" w:cs="Times New Roman"/>
                  <w:b w:val="0"/>
                  <w:color w:val="auto"/>
                  <w:sz w:val="24"/>
                  <w:szCs w:val="24"/>
                </w:rPr>
                <w:t>void</w:t>
              </w:r>
              <w:bookmarkEnd w:id="1417"/>
              <w:bookmarkEnd w:id="1418"/>
            </w:ins>
          </w:p>
        </w:tc>
      </w:tr>
      <w:tr w:rsidR="00607B69" w:rsidRPr="00607B69" w14:paraId="066DD354" w14:textId="77777777" w:rsidTr="003C5CAA">
        <w:tblPrEx>
          <w:tblLook w:val="0000" w:firstRow="0" w:lastRow="0" w:firstColumn="0" w:lastColumn="0" w:noHBand="0" w:noVBand="0"/>
        </w:tblPrEx>
        <w:trPr>
          <w:trHeight w:val="120"/>
          <w:ins w:id="1420" w:author="Sony" w:date="2014-07-21T15:08:00Z"/>
        </w:trPr>
        <w:tc>
          <w:tcPr>
            <w:tcW w:w="677" w:type="dxa"/>
            <w:vAlign w:val="center"/>
          </w:tcPr>
          <w:p w14:paraId="0FC9C1C3" w14:textId="77777777" w:rsidR="0095052F" w:rsidRPr="00607B69" w:rsidRDefault="0095052F" w:rsidP="00754471">
            <w:pPr>
              <w:rPr>
                <w:ins w:id="1421" w:author="Sony" w:date="2014-07-21T15:08:00Z"/>
                <w:rStyle w:val="Heading2Char"/>
                <w:rFonts w:ascii="Times New Roman" w:hAnsi="Times New Roman" w:cs="Times New Roman"/>
                <w:b w:val="0"/>
                <w:color w:val="auto"/>
                <w:sz w:val="24"/>
                <w:szCs w:val="24"/>
              </w:rPr>
            </w:pPr>
            <w:bookmarkStart w:id="1422" w:name="_Toc393745156"/>
            <w:bookmarkStart w:id="1423" w:name="_Toc393747540"/>
            <w:ins w:id="1424" w:author="Sony" w:date="2014-07-21T15:08:00Z">
              <w:r w:rsidRPr="00607B69">
                <w:rPr>
                  <w:rStyle w:val="Heading2Char"/>
                  <w:rFonts w:ascii="Times New Roman" w:hAnsi="Times New Roman" w:cs="Times New Roman"/>
                  <w:b w:val="0"/>
                  <w:color w:val="auto"/>
                  <w:sz w:val="24"/>
                  <w:szCs w:val="24"/>
                </w:rPr>
                <w:t>5</w:t>
              </w:r>
              <w:bookmarkEnd w:id="1422"/>
              <w:bookmarkEnd w:id="1423"/>
            </w:ins>
          </w:p>
        </w:tc>
        <w:tc>
          <w:tcPr>
            <w:tcW w:w="2125" w:type="dxa"/>
            <w:vAlign w:val="center"/>
          </w:tcPr>
          <w:p w14:paraId="4A1B20C5" w14:textId="77777777" w:rsidR="0095052F" w:rsidRPr="00607B69" w:rsidRDefault="0095052F" w:rsidP="00754471">
            <w:pPr>
              <w:rPr>
                <w:ins w:id="1425" w:author="Sony" w:date="2014-07-21T15:08:00Z"/>
                <w:rStyle w:val="Heading2Char"/>
                <w:rFonts w:ascii="Times New Roman" w:hAnsi="Times New Roman" w:cs="Times New Roman"/>
                <w:b w:val="0"/>
                <w:color w:val="auto"/>
                <w:sz w:val="24"/>
                <w:szCs w:val="24"/>
              </w:rPr>
            </w:pPr>
            <w:bookmarkStart w:id="1426" w:name="_Toc393745157"/>
            <w:bookmarkStart w:id="1427" w:name="_Toc393747541"/>
            <w:proofErr w:type="spellStart"/>
            <w:ins w:id="1428" w:author="Sony" w:date="2014-07-21T15:08:00Z">
              <w:r w:rsidRPr="00607B69">
                <w:rPr>
                  <w:rStyle w:val="Heading2Char"/>
                  <w:rFonts w:ascii="Times New Roman" w:hAnsi="Times New Roman" w:cs="Times New Roman"/>
                  <w:b w:val="0"/>
                  <w:color w:val="auto"/>
                  <w:sz w:val="24"/>
                  <w:szCs w:val="24"/>
                </w:rPr>
                <w:t>p_register</w:t>
              </w:r>
              <w:bookmarkEnd w:id="1426"/>
              <w:bookmarkEnd w:id="1427"/>
              <w:proofErr w:type="spellEnd"/>
            </w:ins>
          </w:p>
        </w:tc>
        <w:tc>
          <w:tcPr>
            <w:tcW w:w="2551" w:type="dxa"/>
            <w:vAlign w:val="center"/>
          </w:tcPr>
          <w:p w14:paraId="0DC4F19F" w14:textId="77777777" w:rsidR="0095052F" w:rsidRPr="00607B69" w:rsidRDefault="0095052F" w:rsidP="00754471">
            <w:pPr>
              <w:rPr>
                <w:ins w:id="1429" w:author="Sony" w:date="2014-07-21T15:08:00Z"/>
                <w:rStyle w:val="Heading2Char"/>
                <w:rFonts w:ascii="Times New Roman" w:hAnsi="Times New Roman" w:cs="Times New Roman"/>
                <w:b w:val="0"/>
                <w:color w:val="auto"/>
                <w:sz w:val="24"/>
                <w:szCs w:val="24"/>
              </w:rPr>
            </w:pPr>
            <w:bookmarkStart w:id="1430" w:name="_Toc393745158"/>
            <w:bookmarkStart w:id="1431" w:name="_Toc393747542"/>
            <w:ins w:id="1432" w:author="Sony" w:date="2014-07-21T15:08:00Z">
              <w:r w:rsidRPr="00607B69">
                <w:rPr>
                  <w:rStyle w:val="Heading2Char"/>
                  <w:rFonts w:ascii="Times New Roman" w:hAnsi="Times New Roman" w:cs="Times New Roman"/>
                  <w:b w:val="0"/>
                  <w:color w:val="auto"/>
                  <w:sz w:val="24"/>
                  <w:szCs w:val="24"/>
                </w:rPr>
                <w:t>Method uses to register new patient to the system</w:t>
              </w:r>
              <w:bookmarkEnd w:id="1430"/>
              <w:bookmarkEnd w:id="1431"/>
            </w:ins>
          </w:p>
        </w:tc>
        <w:tc>
          <w:tcPr>
            <w:tcW w:w="2693" w:type="dxa"/>
            <w:vAlign w:val="center"/>
          </w:tcPr>
          <w:p w14:paraId="5776223F" w14:textId="77777777" w:rsidR="0095052F" w:rsidRPr="00607B69" w:rsidRDefault="0095052F" w:rsidP="00754471">
            <w:pPr>
              <w:rPr>
                <w:ins w:id="1433" w:author="Sony" w:date="2014-07-21T15:08:00Z"/>
                <w:rStyle w:val="Heading2Char"/>
                <w:rFonts w:ascii="Times New Roman" w:hAnsi="Times New Roman" w:cs="Times New Roman"/>
                <w:b w:val="0"/>
                <w:color w:val="auto"/>
                <w:sz w:val="24"/>
                <w:szCs w:val="24"/>
              </w:rPr>
            </w:pPr>
            <w:bookmarkStart w:id="1434" w:name="_Toc393745159"/>
            <w:bookmarkStart w:id="1435" w:name="_Toc393747543"/>
            <w:ins w:id="1436" w:author="Sony" w:date="2014-07-21T15:08:00Z">
              <w:r w:rsidRPr="00607B69">
                <w:rPr>
                  <w:rStyle w:val="Heading2Char"/>
                  <w:rFonts w:ascii="Times New Roman" w:hAnsi="Times New Roman" w:cs="Times New Roman"/>
                  <w:b w:val="0"/>
                  <w:color w:val="auto"/>
                  <w:sz w:val="24"/>
                  <w:szCs w:val="24"/>
                </w:rPr>
                <w:t>-</w:t>
              </w:r>
              <w:bookmarkEnd w:id="1434"/>
              <w:bookmarkEnd w:id="1435"/>
            </w:ins>
          </w:p>
        </w:tc>
        <w:tc>
          <w:tcPr>
            <w:tcW w:w="1196" w:type="dxa"/>
            <w:vAlign w:val="center"/>
          </w:tcPr>
          <w:p w14:paraId="6A0CC1A5" w14:textId="77777777" w:rsidR="0095052F" w:rsidRPr="00607B69" w:rsidRDefault="0095052F" w:rsidP="00754471">
            <w:pPr>
              <w:rPr>
                <w:ins w:id="1437" w:author="Sony" w:date="2014-07-21T15:08:00Z"/>
                <w:rStyle w:val="Heading2Char"/>
                <w:rFonts w:ascii="Times New Roman" w:hAnsi="Times New Roman" w:cs="Times New Roman"/>
                <w:b w:val="0"/>
                <w:color w:val="auto"/>
                <w:sz w:val="24"/>
                <w:szCs w:val="24"/>
              </w:rPr>
            </w:pPr>
            <w:bookmarkStart w:id="1438" w:name="_Toc393745160"/>
            <w:bookmarkStart w:id="1439" w:name="_Toc393747544"/>
            <w:ins w:id="1440" w:author="Sony" w:date="2014-07-21T15:08:00Z">
              <w:r w:rsidRPr="00607B69">
                <w:rPr>
                  <w:rStyle w:val="Heading2Char"/>
                  <w:rFonts w:ascii="Times New Roman" w:hAnsi="Times New Roman" w:cs="Times New Roman"/>
                  <w:b w:val="0"/>
                  <w:color w:val="auto"/>
                  <w:sz w:val="24"/>
                  <w:szCs w:val="24"/>
                </w:rPr>
                <w:t>void</w:t>
              </w:r>
              <w:bookmarkEnd w:id="1438"/>
              <w:bookmarkEnd w:id="1439"/>
            </w:ins>
          </w:p>
        </w:tc>
      </w:tr>
      <w:tr w:rsidR="00607B69" w:rsidRPr="00607B69" w14:paraId="4871D2FB" w14:textId="77777777" w:rsidTr="003C5CAA">
        <w:tblPrEx>
          <w:tblLook w:val="0000" w:firstRow="0" w:lastRow="0" w:firstColumn="0" w:lastColumn="0" w:noHBand="0" w:noVBand="0"/>
        </w:tblPrEx>
        <w:trPr>
          <w:trHeight w:val="160"/>
          <w:ins w:id="1441" w:author="Sony" w:date="2014-07-21T15:08:00Z"/>
        </w:trPr>
        <w:tc>
          <w:tcPr>
            <w:tcW w:w="677" w:type="dxa"/>
            <w:vAlign w:val="center"/>
          </w:tcPr>
          <w:p w14:paraId="3E50DEB6" w14:textId="77777777" w:rsidR="0095052F" w:rsidRPr="00607B69" w:rsidRDefault="0095052F" w:rsidP="00754471">
            <w:pPr>
              <w:rPr>
                <w:ins w:id="1442" w:author="Sony" w:date="2014-07-21T15:08:00Z"/>
                <w:rStyle w:val="Heading2Char"/>
                <w:rFonts w:ascii="Times New Roman" w:hAnsi="Times New Roman" w:cs="Times New Roman"/>
                <w:b w:val="0"/>
                <w:color w:val="auto"/>
                <w:sz w:val="24"/>
                <w:szCs w:val="24"/>
              </w:rPr>
            </w:pPr>
            <w:bookmarkStart w:id="1443" w:name="_Toc393745161"/>
            <w:bookmarkStart w:id="1444" w:name="_Toc393747545"/>
            <w:ins w:id="1445" w:author="Sony" w:date="2014-07-21T15:08:00Z">
              <w:r w:rsidRPr="00607B69">
                <w:rPr>
                  <w:rStyle w:val="Heading2Char"/>
                  <w:rFonts w:ascii="Times New Roman" w:hAnsi="Times New Roman" w:cs="Times New Roman"/>
                  <w:b w:val="0"/>
                  <w:color w:val="auto"/>
                  <w:sz w:val="24"/>
                  <w:szCs w:val="24"/>
                </w:rPr>
                <w:t>6</w:t>
              </w:r>
              <w:bookmarkEnd w:id="1443"/>
              <w:bookmarkEnd w:id="1444"/>
            </w:ins>
          </w:p>
        </w:tc>
        <w:tc>
          <w:tcPr>
            <w:tcW w:w="2125" w:type="dxa"/>
            <w:vAlign w:val="center"/>
          </w:tcPr>
          <w:p w14:paraId="3F7CB180" w14:textId="77777777" w:rsidR="0095052F" w:rsidRPr="00607B69" w:rsidRDefault="0095052F" w:rsidP="00754471">
            <w:pPr>
              <w:rPr>
                <w:ins w:id="1446" w:author="Sony" w:date="2014-07-21T15:08:00Z"/>
                <w:rStyle w:val="Heading2Char"/>
                <w:rFonts w:ascii="Times New Roman" w:hAnsi="Times New Roman" w:cs="Times New Roman"/>
                <w:b w:val="0"/>
                <w:color w:val="auto"/>
                <w:sz w:val="24"/>
                <w:szCs w:val="24"/>
              </w:rPr>
            </w:pPr>
            <w:bookmarkStart w:id="1447" w:name="_Toc393745162"/>
            <w:bookmarkStart w:id="1448" w:name="_Toc393747546"/>
            <w:proofErr w:type="spellStart"/>
            <w:ins w:id="1449" w:author="Sony" w:date="2014-07-21T15:08:00Z">
              <w:r w:rsidRPr="00607B69">
                <w:rPr>
                  <w:rStyle w:val="Heading2Char"/>
                  <w:rFonts w:ascii="Times New Roman" w:hAnsi="Times New Roman" w:cs="Times New Roman"/>
                  <w:b w:val="0"/>
                  <w:color w:val="auto"/>
                  <w:sz w:val="24"/>
                  <w:szCs w:val="24"/>
                </w:rPr>
                <w:t>p_edit</w:t>
              </w:r>
              <w:bookmarkEnd w:id="1447"/>
              <w:bookmarkEnd w:id="1448"/>
              <w:proofErr w:type="spellEnd"/>
            </w:ins>
          </w:p>
        </w:tc>
        <w:tc>
          <w:tcPr>
            <w:tcW w:w="2551" w:type="dxa"/>
            <w:vAlign w:val="center"/>
          </w:tcPr>
          <w:p w14:paraId="2DB25CFC" w14:textId="77777777" w:rsidR="0095052F" w:rsidRPr="00607B69" w:rsidRDefault="0095052F" w:rsidP="00754471">
            <w:pPr>
              <w:rPr>
                <w:ins w:id="1450" w:author="Sony" w:date="2014-07-21T15:08:00Z"/>
                <w:rStyle w:val="Heading2Char"/>
                <w:rFonts w:ascii="Times New Roman" w:hAnsi="Times New Roman" w:cs="Times New Roman"/>
                <w:b w:val="0"/>
                <w:color w:val="auto"/>
                <w:sz w:val="24"/>
                <w:szCs w:val="24"/>
              </w:rPr>
            </w:pPr>
            <w:bookmarkStart w:id="1451" w:name="_Toc393745163"/>
            <w:bookmarkStart w:id="1452" w:name="_Toc393747547"/>
            <w:ins w:id="1453" w:author="Sony" w:date="2014-07-21T15:08:00Z">
              <w:r w:rsidRPr="00607B69">
                <w:rPr>
                  <w:rStyle w:val="Heading2Char"/>
                  <w:rFonts w:ascii="Times New Roman" w:hAnsi="Times New Roman" w:cs="Times New Roman"/>
                  <w:b w:val="0"/>
                  <w:color w:val="auto"/>
                  <w:sz w:val="24"/>
                  <w:szCs w:val="24"/>
                </w:rPr>
                <w:t>Method uses to call patient edit page with appointment data</w:t>
              </w:r>
              <w:bookmarkEnd w:id="1451"/>
              <w:bookmarkEnd w:id="1452"/>
            </w:ins>
          </w:p>
        </w:tc>
        <w:tc>
          <w:tcPr>
            <w:tcW w:w="2693" w:type="dxa"/>
            <w:vAlign w:val="center"/>
          </w:tcPr>
          <w:p w14:paraId="2EA5EF16" w14:textId="77777777" w:rsidR="0095052F" w:rsidRPr="00607B69" w:rsidRDefault="0095052F" w:rsidP="00754471">
            <w:pPr>
              <w:rPr>
                <w:ins w:id="1454" w:author="Sony" w:date="2014-07-21T15:08:00Z"/>
                <w:rStyle w:val="Heading2Char"/>
                <w:rFonts w:ascii="Times New Roman" w:hAnsi="Times New Roman" w:cs="Times New Roman"/>
                <w:b w:val="0"/>
                <w:color w:val="auto"/>
                <w:sz w:val="24"/>
                <w:szCs w:val="24"/>
              </w:rPr>
            </w:pPr>
            <w:bookmarkStart w:id="1455" w:name="_Toc393745164"/>
            <w:bookmarkStart w:id="1456" w:name="_Toc393747548"/>
            <w:ins w:id="1457"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1455"/>
              <w:bookmarkEnd w:id="1456"/>
              <w:proofErr w:type="spellEnd"/>
            </w:ins>
          </w:p>
        </w:tc>
        <w:tc>
          <w:tcPr>
            <w:tcW w:w="1196" w:type="dxa"/>
            <w:vAlign w:val="center"/>
          </w:tcPr>
          <w:p w14:paraId="2ED1FA08" w14:textId="77777777" w:rsidR="0095052F" w:rsidRPr="00607B69" w:rsidRDefault="0095052F" w:rsidP="00754471">
            <w:pPr>
              <w:rPr>
                <w:ins w:id="1458" w:author="Sony" w:date="2014-07-21T15:08:00Z"/>
                <w:rStyle w:val="Heading2Char"/>
                <w:rFonts w:ascii="Times New Roman" w:hAnsi="Times New Roman" w:cs="Times New Roman"/>
                <w:b w:val="0"/>
                <w:color w:val="auto"/>
                <w:sz w:val="24"/>
                <w:szCs w:val="24"/>
              </w:rPr>
            </w:pPr>
            <w:bookmarkStart w:id="1459" w:name="_Toc393745165"/>
            <w:bookmarkStart w:id="1460" w:name="_Toc393747549"/>
            <w:ins w:id="1461" w:author="Sony" w:date="2014-07-21T15:08:00Z">
              <w:r w:rsidRPr="00607B69">
                <w:rPr>
                  <w:rStyle w:val="Heading2Char"/>
                  <w:rFonts w:ascii="Times New Roman" w:hAnsi="Times New Roman" w:cs="Times New Roman"/>
                  <w:b w:val="0"/>
                  <w:color w:val="auto"/>
                  <w:sz w:val="24"/>
                  <w:szCs w:val="24"/>
                </w:rPr>
                <w:t>void</w:t>
              </w:r>
              <w:bookmarkEnd w:id="1459"/>
              <w:bookmarkEnd w:id="1460"/>
            </w:ins>
          </w:p>
        </w:tc>
      </w:tr>
      <w:tr w:rsidR="00607B69" w:rsidRPr="00607B69" w14:paraId="356E20A6" w14:textId="77777777" w:rsidTr="003C5CAA">
        <w:tblPrEx>
          <w:tblLook w:val="0000" w:firstRow="0" w:lastRow="0" w:firstColumn="0" w:lastColumn="0" w:noHBand="0" w:noVBand="0"/>
        </w:tblPrEx>
        <w:trPr>
          <w:trHeight w:val="211"/>
          <w:ins w:id="1462" w:author="Sony" w:date="2014-07-21T15:08:00Z"/>
        </w:trPr>
        <w:tc>
          <w:tcPr>
            <w:tcW w:w="677" w:type="dxa"/>
            <w:vAlign w:val="center"/>
          </w:tcPr>
          <w:p w14:paraId="51B7CB5D" w14:textId="77777777" w:rsidR="0095052F" w:rsidRPr="00607B69" w:rsidRDefault="0095052F" w:rsidP="00754471">
            <w:pPr>
              <w:rPr>
                <w:ins w:id="1463" w:author="Sony" w:date="2014-07-21T15:08:00Z"/>
                <w:rStyle w:val="Heading2Char"/>
                <w:rFonts w:ascii="Times New Roman" w:hAnsi="Times New Roman" w:cs="Times New Roman"/>
                <w:b w:val="0"/>
                <w:color w:val="auto"/>
                <w:sz w:val="24"/>
                <w:szCs w:val="24"/>
              </w:rPr>
            </w:pPr>
            <w:bookmarkStart w:id="1464" w:name="_Toc393745166"/>
            <w:bookmarkStart w:id="1465" w:name="_Toc393747550"/>
            <w:ins w:id="1466" w:author="Sony" w:date="2014-07-21T15:08:00Z">
              <w:r w:rsidRPr="00607B69">
                <w:rPr>
                  <w:rStyle w:val="Heading2Char"/>
                  <w:rFonts w:ascii="Times New Roman" w:hAnsi="Times New Roman" w:cs="Times New Roman"/>
                  <w:b w:val="0"/>
                  <w:color w:val="auto"/>
                  <w:sz w:val="24"/>
                  <w:szCs w:val="24"/>
                </w:rPr>
                <w:t>7</w:t>
              </w:r>
              <w:bookmarkEnd w:id="1464"/>
              <w:bookmarkEnd w:id="1465"/>
            </w:ins>
          </w:p>
        </w:tc>
        <w:tc>
          <w:tcPr>
            <w:tcW w:w="2125" w:type="dxa"/>
            <w:vAlign w:val="center"/>
          </w:tcPr>
          <w:p w14:paraId="13018302" w14:textId="77777777" w:rsidR="0095052F" w:rsidRPr="00607B69" w:rsidRDefault="0095052F" w:rsidP="00754471">
            <w:pPr>
              <w:rPr>
                <w:ins w:id="1467" w:author="Sony" w:date="2014-07-21T15:08:00Z"/>
                <w:rStyle w:val="Heading2Char"/>
                <w:rFonts w:ascii="Times New Roman" w:hAnsi="Times New Roman" w:cs="Times New Roman"/>
                <w:b w:val="0"/>
                <w:color w:val="auto"/>
                <w:sz w:val="24"/>
                <w:szCs w:val="24"/>
              </w:rPr>
            </w:pPr>
            <w:bookmarkStart w:id="1468" w:name="_Toc393745167"/>
            <w:bookmarkStart w:id="1469" w:name="_Toc393747551"/>
            <w:proofErr w:type="spellStart"/>
            <w:ins w:id="1470" w:author="Sony" w:date="2014-07-21T15:08:00Z">
              <w:r w:rsidRPr="00607B69">
                <w:rPr>
                  <w:rStyle w:val="Heading2Char"/>
                  <w:rFonts w:ascii="Times New Roman" w:hAnsi="Times New Roman" w:cs="Times New Roman"/>
                  <w:b w:val="0"/>
                  <w:color w:val="auto"/>
                  <w:sz w:val="24"/>
                  <w:szCs w:val="24"/>
                </w:rPr>
                <w:t>edit_data</w:t>
              </w:r>
              <w:bookmarkEnd w:id="1468"/>
              <w:bookmarkEnd w:id="1469"/>
              <w:proofErr w:type="spellEnd"/>
            </w:ins>
          </w:p>
        </w:tc>
        <w:tc>
          <w:tcPr>
            <w:tcW w:w="2551" w:type="dxa"/>
            <w:vAlign w:val="center"/>
          </w:tcPr>
          <w:p w14:paraId="3C0B9D7F" w14:textId="77777777" w:rsidR="0095052F" w:rsidRPr="00607B69" w:rsidRDefault="0095052F" w:rsidP="00754471">
            <w:pPr>
              <w:rPr>
                <w:ins w:id="1471" w:author="Sony" w:date="2014-07-21T15:08:00Z"/>
                <w:rStyle w:val="Heading2Char"/>
                <w:rFonts w:ascii="Times New Roman" w:hAnsi="Times New Roman" w:cs="Times New Roman"/>
                <w:b w:val="0"/>
                <w:color w:val="auto"/>
                <w:sz w:val="24"/>
                <w:szCs w:val="24"/>
              </w:rPr>
            </w:pPr>
            <w:bookmarkStart w:id="1472" w:name="_Toc393745168"/>
            <w:bookmarkStart w:id="1473" w:name="_Toc393747552"/>
            <w:ins w:id="1474" w:author="Sony" w:date="2014-07-21T15:08:00Z">
              <w:r w:rsidRPr="00607B69">
                <w:rPr>
                  <w:rStyle w:val="Heading2Char"/>
                  <w:rFonts w:ascii="Times New Roman" w:hAnsi="Times New Roman" w:cs="Times New Roman"/>
                  <w:b w:val="0"/>
                  <w:color w:val="auto"/>
                  <w:sz w:val="24"/>
                  <w:szCs w:val="24"/>
                </w:rPr>
                <w:t>Method uses to save the edit data of patient to the database</w:t>
              </w:r>
              <w:bookmarkEnd w:id="1472"/>
              <w:bookmarkEnd w:id="1473"/>
            </w:ins>
          </w:p>
        </w:tc>
        <w:tc>
          <w:tcPr>
            <w:tcW w:w="2693" w:type="dxa"/>
            <w:vAlign w:val="center"/>
          </w:tcPr>
          <w:p w14:paraId="24A5ECB3" w14:textId="77777777" w:rsidR="0095052F" w:rsidRPr="00607B69" w:rsidRDefault="0095052F" w:rsidP="00754471">
            <w:pPr>
              <w:rPr>
                <w:ins w:id="1475" w:author="Sony" w:date="2014-07-21T15:08:00Z"/>
                <w:rStyle w:val="Heading2Char"/>
                <w:rFonts w:ascii="Times New Roman" w:hAnsi="Times New Roman" w:cs="Times New Roman"/>
                <w:b w:val="0"/>
                <w:color w:val="auto"/>
                <w:sz w:val="24"/>
                <w:szCs w:val="24"/>
              </w:rPr>
            </w:pPr>
            <w:bookmarkStart w:id="1476" w:name="_Toc393745169"/>
            <w:bookmarkStart w:id="1477" w:name="_Toc393747553"/>
            <w:ins w:id="1478" w:author="Sony" w:date="2014-07-21T15:08:00Z">
              <w:r w:rsidRPr="00607B69">
                <w:rPr>
                  <w:rStyle w:val="Heading2Char"/>
                  <w:rFonts w:ascii="Times New Roman" w:hAnsi="Times New Roman" w:cs="Times New Roman"/>
                  <w:b w:val="0"/>
                  <w:color w:val="auto"/>
                  <w:sz w:val="24"/>
                  <w:szCs w:val="24"/>
                </w:rPr>
                <w:t>-</w:t>
              </w:r>
              <w:bookmarkEnd w:id="1476"/>
              <w:bookmarkEnd w:id="1477"/>
            </w:ins>
          </w:p>
        </w:tc>
        <w:tc>
          <w:tcPr>
            <w:tcW w:w="1196" w:type="dxa"/>
            <w:vAlign w:val="center"/>
          </w:tcPr>
          <w:p w14:paraId="0C766785" w14:textId="77777777" w:rsidR="0095052F" w:rsidRPr="00607B69" w:rsidRDefault="0095052F" w:rsidP="00754471">
            <w:pPr>
              <w:rPr>
                <w:ins w:id="1479" w:author="Sony" w:date="2014-07-21T15:08:00Z"/>
                <w:rStyle w:val="Heading2Char"/>
                <w:rFonts w:ascii="Times New Roman" w:hAnsi="Times New Roman" w:cs="Times New Roman"/>
                <w:b w:val="0"/>
                <w:color w:val="auto"/>
                <w:sz w:val="24"/>
                <w:szCs w:val="24"/>
              </w:rPr>
            </w:pPr>
            <w:bookmarkStart w:id="1480" w:name="_Toc393745170"/>
            <w:bookmarkStart w:id="1481" w:name="_Toc393747554"/>
            <w:ins w:id="1482" w:author="Sony" w:date="2014-07-21T15:08:00Z">
              <w:r w:rsidRPr="00607B69">
                <w:rPr>
                  <w:rStyle w:val="Heading2Char"/>
                  <w:rFonts w:ascii="Times New Roman" w:hAnsi="Times New Roman" w:cs="Times New Roman"/>
                  <w:b w:val="0"/>
                  <w:color w:val="auto"/>
                  <w:sz w:val="24"/>
                  <w:szCs w:val="24"/>
                </w:rPr>
                <w:t>void</w:t>
              </w:r>
              <w:bookmarkEnd w:id="1480"/>
              <w:bookmarkEnd w:id="1481"/>
            </w:ins>
          </w:p>
        </w:tc>
      </w:tr>
      <w:tr w:rsidR="00607B69" w:rsidRPr="00607B69" w14:paraId="1FE92101" w14:textId="77777777" w:rsidTr="003C5CAA">
        <w:tblPrEx>
          <w:tblLook w:val="0000" w:firstRow="0" w:lastRow="0" w:firstColumn="0" w:lastColumn="0" w:noHBand="0" w:noVBand="0"/>
        </w:tblPrEx>
        <w:trPr>
          <w:trHeight w:val="400"/>
          <w:ins w:id="1483" w:author="Sony" w:date="2014-07-21T15:08:00Z"/>
        </w:trPr>
        <w:tc>
          <w:tcPr>
            <w:tcW w:w="677" w:type="dxa"/>
            <w:vAlign w:val="center"/>
          </w:tcPr>
          <w:p w14:paraId="5CE75725" w14:textId="77777777" w:rsidR="0095052F" w:rsidRPr="00607B69" w:rsidRDefault="0095052F" w:rsidP="00754471">
            <w:pPr>
              <w:rPr>
                <w:ins w:id="1484" w:author="Sony" w:date="2014-07-21T15:08:00Z"/>
                <w:rStyle w:val="Heading2Char"/>
                <w:rFonts w:ascii="Times New Roman" w:hAnsi="Times New Roman" w:cs="Times New Roman"/>
                <w:b w:val="0"/>
                <w:color w:val="auto"/>
                <w:sz w:val="24"/>
                <w:szCs w:val="24"/>
              </w:rPr>
            </w:pPr>
            <w:bookmarkStart w:id="1485" w:name="_Toc393745171"/>
            <w:bookmarkStart w:id="1486" w:name="_Toc393747555"/>
            <w:ins w:id="1487" w:author="Sony" w:date="2014-07-21T15:08:00Z">
              <w:r w:rsidRPr="00607B69">
                <w:rPr>
                  <w:rStyle w:val="Heading2Char"/>
                  <w:rFonts w:ascii="Times New Roman" w:hAnsi="Times New Roman" w:cs="Times New Roman"/>
                  <w:b w:val="0"/>
                  <w:color w:val="auto"/>
                  <w:sz w:val="24"/>
                  <w:szCs w:val="24"/>
                </w:rPr>
                <w:t>8</w:t>
              </w:r>
              <w:bookmarkEnd w:id="1485"/>
              <w:bookmarkEnd w:id="1486"/>
            </w:ins>
          </w:p>
        </w:tc>
        <w:tc>
          <w:tcPr>
            <w:tcW w:w="2125" w:type="dxa"/>
            <w:vAlign w:val="center"/>
          </w:tcPr>
          <w:p w14:paraId="3207144A" w14:textId="77777777" w:rsidR="0095052F" w:rsidRPr="00607B69" w:rsidRDefault="0095052F" w:rsidP="00754471">
            <w:pPr>
              <w:rPr>
                <w:ins w:id="1488" w:author="Sony" w:date="2014-07-21T15:08:00Z"/>
                <w:rStyle w:val="Heading2Char"/>
                <w:rFonts w:ascii="Times New Roman" w:hAnsi="Times New Roman" w:cs="Times New Roman"/>
                <w:b w:val="0"/>
                <w:color w:val="auto"/>
                <w:sz w:val="24"/>
                <w:szCs w:val="24"/>
              </w:rPr>
            </w:pPr>
            <w:bookmarkStart w:id="1489" w:name="_Toc393745172"/>
            <w:bookmarkStart w:id="1490" w:name="_Toc393747556"/>
            <w:proofErr w:type="spellStart"/>
            <w:ins w:id="1491" w:author="Sony" w:date="2014-07-21T15:08:00Z">
              <w:r w:rsidRPr="00607B69">
                <w:rPr>
                  <w:rStyle w:val="Heading2Char"/>
                  <w:rFonts w:ascii="Times New Roman" w:hAnsi="Times New Roman" w:cs="Times New Roman"/>
                  <w:b w:val="0"/>
                  <w:color w:val="auto"/>
                  <w:sz w:val="24"/>
                  <w:szCs w:val="24"/>
                </w:rPr>
                <w:t>p_delete</w:t>
              </w:r>
              <w:bookmarkEnd w:id="1489"/>
              <w:bookmarkEnd w:id="1490"/>
              <w:proofErr w:type="spellEnd"/>
            </w:ins>
          </w:p>
        </w:tc>
        <w:tc>
          <w:tcPr>
            <w:tcW w:w="2551" w:type="dxa"/>
            <w:vAlign w:val="center"/>
          </w:tcPr>
          <w:p w14:paraId="54A2194C" w14:textId="77777777" w:rsidR="0095052F" w:rsidRPr="00607B69" w:rsidRDefault="0095052F" w:rsidP="00754471">
            <w:pPr>
              <w:rPr>
                <w:ins w:id="1492" w:author="Sony" w:date="2014-07-21T15:08:00Z"/>
                <w:rStyle w:val="Heading2Char"/>
                <w:rFonts w:ascii="Times New Roman" w:hAnsi="Times New Roman" w:cs="Times New Roman"/>
                <w:b w:val="0"/>
                <w:color w:val="auto"/>
                <w:sz w:val="24"/>
                <w:szCs w:val="24"/>
              </w:rPr>
            </w:pPr>
            <w:bookmarkStart w:id="1493" w:name="_Toc393745173"/>
            <w:bookmarkStart w:id="1494" w:name="_Toc393747557"/>
            <w:ins w:id="1495" w:author="Sony" w:date="2014-07-21T15:08:00Z">
              <w:r w:rsidRPr="00607B69">
                <w:rPr>
                  <w:rStyle w:val="Heading2Char"/>
                  <w:rFonts w:ascii="Times New Roman" w:hAnsi="Times New Roman" w:cs="Times New Roman"/>
                  <w:b w:val="0"/>
                  <w:color w:val="auto"/>
                  <w:sz w:val="24"/>
                  <w:szCs w:val="24"/>
                </w:rPr>
                <w:t>Method uses to delete any patient from the system and database</w:t>
              </w:r>
              <w:bookmarkEnd w:id="1493"/>
              <w:bookmarkEnd w:id="1494"/>
            </w:ins>
          </w:p>
        </w:tc>
        <w:tc>
          <w:tcPr>
            <w:tcW w:w="2693" w:type="dxa"/>
            <w:vAlign w:val="center"/>
          </w:tcPr>
          <w:p w14:paraId="69B15E36" w14:textId="77777777" w:rsidR="0095052F" w:rsidRPr="00607B69" w:rsidRDefault="0095052F" w:rsidP="00754471">
            <w:pPr>
              <w:rPr>
                <w:ins w:id="1496" w:author="Sony" w:date="2014-07-21T15:08:00Z"/>
                <w:rStyle w:val="Heading2Char"/>
                <w:rFonts w:ascii="Times New Roman" w:hAnsi="Times New Roman" w:cs="Times New Roman"/>
                <w:b w:val="0"/>
                <w:color w:val="auto"/>
                <w:sz w:val="24"/>
                <w:szCs w:val="24"/>
              </w:rPr>
            </w:pPr>
            <w:bookmarkStart w:id="1497" w:name="_Toc393745174"/>
            <w:bookmarkStart w:id="1498" w:name="_Toc393747558"/>
            <w:ins w:id="1499"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1497"/>
              <w:bookmarkEnd w:id="1498"/>
              <w:proofErr w:type="spellEnd"/>
            </w:ins>
          </w:p>
        </w:tc>
        <w:tc>
          <w:tcPr>
            <w:tcW w:w="1196" w:type="dxa"/>
            <w:vAlign w:val="center"/>
          </w:tcPr>
          <w:p w14:paraId="54782325" w14:textId="77777777" w:rsidR="0095052F" w:rsidRPr="00607B69" w:rsidRDefault="0095052F" w:rsidP="00754471">
            <w:pPr>
              <w:rPr>
                <w:ins w:id="1500" w:author="Sony" w:date="2014-07-21T15:08:00Z"/>
                <w:rStyle w:val="Heading2Char"/>
                <w:rFonts w:ascii="Times New Roman" w:hAnsi="Times New Roman" w:cs="Times New Roman"/>
                <w:b w:val="0"/>
                <w:color w:val="auto"/>
                <w:sz w:val="24"/>
                <w:szCs w:val="24"/>
              </w:rPr>
            </w:pPr>
            <w:bookmarkStart w:id="1501" w:name="_Toc393745175"/>
            <w:bookmarkStart w:id="1502" w:name="_Toc393747559"/>
            <w:ins w:id="1503" w:author="Sony" w:date="2014-07-21T15:08:00Z">
              <w:r w:rsidRPr="00607B69">
                <w:rPr>
                  <w:rStyle w:val="Heading2Char"/>
                  <w:rFonts w:ascii="Times New Roman" w:hAnsi="Times New Roman" w:cs="Times New Roman"/>
                  <w:b w:val="0"/>
                  <w:color w:val="auto"/>
                  <w:sz w:val="24"/>
                  <w:szCs w:val="24"/>
                </w:rPr>
                <w:t>void</w:t>
              </w:r>
              <w:bookmarkEnd w:id="1501"/>
              <w:bookmarkEnd w:id="1502"/>
            </w:ins>
          </w:p>
        </w:tc>
      </w:tr>
      <w:tr w:rsidR="00607B69" w:rsidRPr="00607B69" w14:paraId="0CA54579" w14:textId="77777777" w:rsidTr="003C5CAA">
        <w:tblPrEx>
          <w:tblLook w:val="0000" w:firstRow="0" w:lastRow="0" w:firstColumn="0" w:lastColumn="0" w:noHBand="0" w:noVBand="0"/>
        </w:tblPrEx>
        <w:trPr>
          <w:trHeight w:val="861"/>
          <w:ins w:id="1504" w:author="Sony" w:date="2014-07-21T15:08:00Z"/>
        </w:trPr>
        <w:tc>
          <w:tcPr>
            <w:tcW w:w="677" w:type="dxa"/>
            <w:vAlign w:val="center"/>
          </w:tcPr>
          <w:p w14:paraId="4DA3DFAE" w14:textId="77777777" w:rsidR="0095052F" w:rsidRPr="00607B69" w:rsidRDefault="0095052F" w:rsidP="00754471">
            <w:pPr>
              <w:rPr>
                <w:ins w:id="1505" w:author="Sony" w:date="2014-07-21T15:08:00Z"/>
                <w:rStyle w:val="Heading2Char"/>
                <w:rFonts w:ascii="Times New Roman" w:hAnsi="Times New Roman" w:cs="Times New Roman"/>
                <w:b w:val="0"/>
                <w:color w:val="auto"/>
                <w:sz w:val="24"/>
                <w:szCs w:val="24"/>
              </w:rPr>
            </w:pPr>
            <w:bookmarkStart w:id="1506" w:name="_Toc393745176"/>
            <w:bookmarkStart w:id="1507" w:name="_Toc393747560"/>
            <w:ins w:id="1508" w:author="Sony" w:date="2014-07-21T15:08:00Z">
              <w:r w:rsidRPr="00607B69">
                <w:rPr>
                  <w:rStyle w:val="Heading2Char"/>
                  <w:rFonts w:ascii="Times New Roman" w:hAnsi="Times New Roman" w:cs="Times New Roman"/>
                  <w:b w:val="0"/>
                  <w:color w:val="auto"/>
                  <w:sz w:val="24"/>
                  <w:szCs w:val="24"/>
                </w:rPr>
                <w:t>9</w:t>
              </w:r>
              <w:bookmarkEnd w:id="1506"/>
              <w:bookmarkEnd w:id="1507"/>
            </w:ins>
          </w:p>
        </w:tc>
        <w:tc>
          <w:tcPr>
            <w:tcW w:w="2125" w:type="dxa"/>
            <w:vAlign w:val="center"/>
          </w:tcPr>
          <w:p w14:paraId="22C8F885" w14:textId="77777777" w:rsidR="0095052F" w:rsidRPr="00607B69" w:rsidRDefault="0095052F" w:rsidP="00754471">
            <w:pPr>
              <w:rPr>
                <w:ins w:id="1509" w:author="Sony" w:date="2014-07-21T15:08:00Z"/>
                <w:rStyle w:val="Heading2Char"/>
                <w:rFonts w:ascii="Times New Roman" w:hAnsi="Times New Roman" w:cs="Times New Roman"/>
                <w:b w:val="0"/>
                <w:color w:val="auto"/>
                <w:sz w:val="24"/>
                <w:szCs w:val="24"/>
              </w:rPr>
            </w:pPr>
            <w:bookmarkStart w:id="1510" w:name="_Toc393745177"/>
            <w:bookmarkStart w:id="1511" w:name="_Toc393747561"/>
            <w:proofErr w:type="spellStart"/>
            <w:ins w:id="1512" w:author="Sony" w:date="2014-07-21T15:08:00Z">
              <w:r w:rsidRPr="00607B69">
                <w:rPr>
                  <w:rStyle w:val="Heading2Char"/>
                  <w:rFonts w:ascii="Times New Roman" w:hAnsi="Times New Roman" w:cs="Times New Roman"/>
                  <w:b w:val="0"/>
                  <w:color w:val="auto"/>
                  <w:sz w:val="24"/>
                  <w:szCs w:val="24"/>
                </w:rPr>
                <w:t>callCalendar</w:t>
              </w:r>
              <w:bookmarkEnd w:id="1510"/>
              <w:bookmarkEnd w:id="1511"/>
              <w:proofErr w:type="spellEnd"/>
            </w:ins>
          </w:p>
        </w:tc>
        <w:tc>
          <w:tcPr>
            <w:tcW w:w="2551" w:type="dxa"/>
            <w:vAlign w:val="center"/>
          </w:tcPr>
          <w:p w14:paraId="12F2C5C9" w14:textId="77777777" w:rsidR="0095052F" w:rsidRPr="00607B69" w:rsidRDefault="0095052F" w:rsidP="00754471">
            <w:pPr>
              <w:rPr>
                <w:ins w:id="1513" w:author="Sony" w:date="2014-07-21T15:08:00Z"/>
                <w:rStyle w:val="Heading2Char"/>
                <w:rFonts w:ascii="Times New Roman" w:hAnsi="Times New Roman" w:cs="Times New Roman"/>
                <w:b w:val="0"/>
                <w:color w:val="auto"/>
                <w:sz w:val="24"/>
                <w:szCs w:val="24"/>
              </w:rPr>
            </w:pPr>
            <w:bookmarkStart w:id="1514" w:name="_Toc393745178"/>
            <w:bookmarkStart w:id="1515" w:name="_Toc393747562"/>
            <w:ins w:id="1516" w:author="Sony" w:date="2014-07-21T15:08:00Z">
              <w:r w:rsidRPr="00607B69">
                <w:rPr>
                  <w:rStyle w:val="Heading2Char"/>
                  <w:rFonts w:ascii="Times New Roman" w:hAnsi="Times New Roman" w:cs="Times New Roman"/>
                  <w:b w:val="0"/>
                  <w:color w:val="auto"/>
                  <w:sz w:val="24"/>
                  <w:szCs w:val="24"/>
                </w:rPr>
                <w:t xml:space="preserve">Method uses to call calendar from </w:t>
              </w:r>
              <w:proofErr w:type="spellStart"/>
              <w:r w:rsidRPr="00607B69">
                <w:rPr>
                  <w:rStyle w:val="Heading2Char"/>
                  <w:rFonts w:ascii="Times New Roman" w:hAnsi="Times New Roman" w:cs="Times New Roman"/>
                  <w:b w:val="0"/>
                  <w:color w:val="auto"/>
                  <w:sz w:val="24"/>
                  <w:szCs w:val="24"/>
                </w:rPr>
                <w:t>google</w:t>
              </w:r>
              <w:proofErr w:type="spellEnd"/>
              <w:r w:rsidRPr="00607B69">
                <w:rPr>
                  <w:rStyle w:val="Heading2Char"/>
                  <w:rFonts w:ascii="Times New Roman" w:hAnsi="Times New Roman" w:cs="Times New Roman"/>
                  <w:b w:val="0"/>
                  <w:color w:val="auto"/>
                  <w:sz w:val="24"/>
                  <w:szCs w:val="24"/>
                </w:rPr>
                <w:t xml:space="preserve"> calendar</w:t>
              </w:r>
              <w:bookmarkEnd w:id="1514"/>
              <w:bookmarkEnd w:id="1515"/>
            </w:ins>
          </w:p>
        </w:tc>
        <w:tc>
          <w:tcPr>
            <w:tcW w:w="2693" w:type="dxa"/>
            <w:vAlign w:val="center"/>
          </w:tcPr>
          <w:p w14:paraId="069A5DBB" w14:textId="77777777" w:rsidR="0095052F" w:rsidRPr="00607B69" w:rsidRDefault="0095052F" w:rsidP="00754471">
            <w:pPr>
              <w:rPr>
                <w:ins w:id="1517" w:author="Sony" w:date="2014-07-21T15:08:00Z"/>
                <w:rStyle w:val="Heading2Char"/>
                <w:rFonts w:ascii="Times New Roman" w:hAnsi="Times New Roman" w:cs="Times New Roman"/>
                <w:b w:val="0"/>
                <w:color w:val="auto"/>
                <w:sz w:val="24"/>
                <w:szCs w:val="24"/>
              </w:rPr>
            </w:pPr>
          </w:p>
          <w:p w14:paraId="6B0A7AC4" w14:textId="77777777" w:rsidR="0095052F" w:rsidRPr="00607B69" w:rsidRDefault="0095052F" w:rsidP="00754471">
            <w:pPr>
              <w:rPr>
                <w:ins w:id="1518" w:author="Sony" w:date="2014-07-21T15:08:00Z"/>
                <w:rStyle w:val="Heading2Char"/>
                <w:rFonts w:ascii="Times New Roman" w:hAnsi="Times New Roman" w:cs="Times New Roman"/>
                <w:b w:val="0"/>
                <w:color w:val="auto"/>
                <w:sz w:val="24"/>
                <w:szCs w:val="24"/>
              </w:rPr>
            </w:pPr>
            <w:bookmarkStart w:id="1519" w:name="_Toc393745179"/>
            <w:bookmarkStart w:id="1520" w:name="_Toc393747563"/>
            <w:ins w:id="1521" w:author="Sony" w:date="2014-07-21T15:08:00Z">
              <w:r w:rsidRPr="00607B69">
                <w:rPr>
                  <w:rStyle w:val="Heading2Char"/>
                  <w:rFonts w:ascii="Times New Roman" w:hAnsi="Times New Roman" w:cs="Times New Roman"/>
                  <w:b w:val="0"/>
                  <w:color w:val="auto"/>
                  <w:sz w:val="24"/>
                  <w:szCs w:val="24"/>
                </w:rPr>
                <w:t>-</w:t>
              </w:r>
              <w:bookmarkEnd w:id="1519"/>
              <w:bookmarkEnd w:id="1520"/>
            </w:ins>
          </w:p>
        </w:tc>
        <w:tc>
          <w:tcPr>
            <w:tcW w:w="1196" w:type="dxa"/>
            <w:vAlign w:val="center"/>
          </w:tcPr>
          <w:p w14:paraId="0C149503" w14:textId="77777777" w:rsidR="0095052F" w:rsidRPr="00607B69" w:rsidRDefault="0095052F" w:rsidP="00754471">
            <w:pPr>
              <w:rPr>
                <w:ins w:id="1522" w:author="Sony" w:date="2014-07-21T15:08:00Z"/>
                <w:rStyle w:val="Heading2Char"/>
                <w:rFonts w:ascii="Times New Roman" w:hAnsi="Times New Roman" w:cs="Times New Roman"/>
                <w:b w:val="0"/>
                <w:color w:val="auto"/>
                <w:sz w:val="24"/>
                <w:szCs w:val="24"/>
              </w:rPr>
            </w:pPr>
            <w:bookmarkStart w:id="1523" w:name="_Toc393745180"/>
            <w:bookmarkStart w:id="1524" w:name="_Toc393747564"/>
            <w:ins w:id="1525" w:author="Sony" w:date="2014-07-21T15:08:00Z">
              <w:r w:rsidRPr="00607B69">
                <w:rPr>
                  <w:rStyle w:val="Heading2Char"/>
                  <w:rFonts w:ascii="Times New Roman" w:hAnsi="Times New Roman" w:cs="Times New Roman"/>
                  <w:b w:val="0"/>
                  <w:color w:val="auto"/>
                  <w:sz w:val="24"/>
                  <w:szCs w:val="24"/>
                </w:rPr>
                <w:t>void</w:t>
              </w:r>
              <w:bookmarkEnd w:id="1523"/>
              <w:bookmarkEnd w:id="1524"/>
            </w:ins>
          </w:p>
        </w:tc>
      </w:tr>
      <w:tr w:rsidR="00607B69" w:rsidRPr="00607B69" w14:paraId="762CD114" w14:textId="77777777" w:rsidTr="003C5CAA">
        <w:tblPrEx>
          <w:tblLook w:val="0000" w:firstRow="0" w:lastRow="0" w:firstColumn="0" w:lastColumn="0" w:noHBand="0" w:noVBand="0"/>
        </w:tblPrEx>
        <w:trPr>
          <w:trHeight w:val="861"/>
          <w:ins w:id="1526" w:author="Sony" w:date="2014-07-21T15:08:00Z"/>
        </w:trPr>
        <w:tc>
          <w:tcPr>
            <w:tcW w:w="677" w:type="dxa"/>
            <w:vAlign w:val="center"/>
          </w:tcPr>
          <w:p w14:paraId="3B66DAF8" w14:textId="77777777" w:rsidR="0095052F" w:rsidRPr="00607B69" w:rsidRDefault="0095052F" w:rsidP="00754471">
            <w:pPr>
              <w:rPr>
                <w:ins w:id="1527" w:author="Sony" w:date="2014-07-21T15:08:00Z"/>
                <w:rStyle w:val="Heading2Char"/>
                <w:rFonts w:ascii="Times New Roman" w:hAnsi="Times New Roman" w:cs="Times New Roman"/>
                <w:b w:val="0"/>
                <w:color w:val="auto"/>
                <w:sz w:val="24"/>
                <w:szCs w:val="24"/>
              </w:rPr>
            </w:pPr>
            <w:bookmarkStart w:id="1528" w:name="_Toc393745181"/>
            <w:bookmarkStart w:id="1529" w:name="_Toc393747565"/>
            <w:ins w:id="1530" w:author="Sony" w:date="2014-07-21T15:08:00Z">
              <w:r w:rsidRPr="00607B69">
                <w:rPr>
                  <w:rStyle w:val="Heading2Char"/>
                  <w:rFonts w:ascii="Times New Roman" w:hAnsi="Times New Roman" w:cs="Times New Roman"/>
                  <w:b w:val="0"/>
                  <w:color w:val="auto"/>
                  <w:sz w:val="24"/>
                  <w:szCs w:val="24"/>
                </w:rPr>
                <w:t>10</w:t>
              </w:r>
              <w:bookmarkEnd w:id="1528"/>
              <w:bookmarkEnd w:id="1529"/>
            </w:ins>
          </w:p>
        </w:tc>
        <w:tc>
          <w:tcPr>
            <w:tcW w:w="2125" w:type="dxa"/>
            <w:vAlign w:val="center"/>
          </w:tcPr>
          <w:p w14:paraId="73EB35C8" w14:textId="77777777" w:rsidR="0095052F" w:rsidRPr="00607B69" w:rsidRDefault="0095052F" w:rsidP="00754471">
            <w:pPr>
              <w:rPr>
                <w:ins w:id="1531" w:author="Sony" w:date="2014-07-21T15:08:00Z"/>
                <w:rStyle w:val="Heading2Char"/>
                <w:rFonts w:ascii="Times New Roman" w:hAnsi="Times New Roman" w:cs="Times New Roman"/>
                <w:b w:val="0"/>
                <w:color w:val="auto"/>
                <w:sz w:val="24"/>
                <w:szCs w:val="24"/>
              </w:rPr>
            </w:pPr>
            <w:bookmarkStart w:id="1532" w:name="_Toc393745182"/>
            <w:bookmarkStart w:id="1533" w:name="_Toc393747566"/>
            <w:proofErr w:type="spellStart"/>
            <w:ins w:id="1534" w:author="Sony" w:date="2014-07-21T15:08:00Z">
              <w:r w:rsidRPr="00607B69">
                <w:rPr>
                  <w:rStyle w:val="Heading2Char"/>
                  <w:rFonts w:ascii="Times New Roman" w:hAnsi="Times New Roman" w:cs="Times New Roman"/>
                  <w:b w:val="0"/>
                  <w:color w:val="auto"/>
                  <w:sz w:val="24"/>
                  <w:szCs w:val="24"/>
                </w:rPr>
                <w:t>d_register</w:t>
              </w:r>
              <w:bookmarkEnd w:id="1532"/>
              <w:bookmarkEnd w:id="1533"/>
              <w:proofErr w:type="spellEnd"/>
            </w:ins>
          </w:p>
        </w:tc>
        <w:tc>
          <w:tcPr>
            <w:tcW w:w="2551" w:type="dxa"/>
            <w:vAlign w:val="center"/>
          </w:tcPr>
          <w:p w14:paraId="217B23C2" w14:textId="77777777" w:rsidR="0095052F" w:rsidRPr="00607B69" w:rsidRDefault="0095052F" w:rsidP="00754471">
            <w:pPr>
              <w:rPr>
                <w:ins w:id="1535" w:author="Sony" w:date="2014-07-21T15:08:00Z"/>
                <w:rStyle w:val="Heading2Char"/>
                <w:rFonts w:ascii="Times New Roman" w:hAnsi="Times New Roman" w:cs="Times New Roman"/>
                <w:b w:val="0"/>
                <w:color w:val="auto"/>
                <w:sz w:val="24"/>
                <w:szCs w:val="24"/>
              </w:rPr>
            </w:pPr>
            <w:bookmarkStart w:id="1536" w:name="_Toc393745183"/>
            <w:bookmarkStart w:id="1537" w:name="_Toc393747567"/>
            <w:ins w:id="1538" w:author="Sony" w:date="2014-07-21T15:08:00Z">
              <w:r w:rsidRPr="00607B69">
                <w:rPr>
                  <w:rStyle w:val="Heading2Char"/>
                  <w:rFonts w:ascii="Times New Roman" w:hAnsi="Times New Roman" w:cs="Times New Roman"/>
                  <w:b w:val="0"/>
                  <w:color w:val="auto"/>
                  <w:sz w:val="24"/>
                  <w:szCs w:val="24"/>
                </w:rPr>
                <w:t>Method uses to register new dentist to the system</w:t>
              </w:r>
              <w:bookmarkEnd w:id="1536"/>
              <w:bookmarkEnd w:id="1537"/>
            </w:ins>
          </w:p>
        </w:tc>
        <w:tc>
          <w:tcPr>
            <w:tcW w:w="2693" w:type="dxa"/>
            <w:vAlign w:val="center"/>
          </w:tcPr>
          <w:p w14:paraId="0C1784C0" w14:textId="77777777" w:rsidR="0095052F" w:rsidRPr="00607B69" w:rsidRDefault="0095052F" w:rsidP="00754471">
            <w:pPr>
              <w:rPr>
                <w:ins w:id="1539" w:author="Sony" w:date="2014-07-21T15:08:00Z"/>
                <w:rStyle w:val="Heading2Char"/>
                <w:rFonts w:ascii="Times New Roman" w:hAnsi="Times New Roman" w:cs="Times New Roman"/>
                <w:b w:val="0"/>
                <w:color w:val="auto"/>
                <w:sz w:val="24"/>
                <w:szCs w:val="24"/>
              </w:rPr>
            </w:pPr>
            <w:bookmarkStart w:id="1540" w:name="_Toc393745184"/>
            <w:bookmarkStart w:id="1541" w:name="_Toc393747568"/>
            <w:ins w:id="1542" w:author="Sony" w:date="2014-07-21T15:08:00Z">
              <w:r w:rsidRPr="00607B69">
                <w:rPr>
                  <w:rStyle w:val="Heading2Char"/>
                  <w:rFonts w:ascii="Times New Roman" w:hAnsi="Times New Roman" w:cs="Times New Roman"/>
                  <w:b w:val="0"/>
                  <w:color w:val="auto"/>
                  <w:sz w:val="24"/>
                  <w:szCs w:val="24"/>
                </w:rPr>
                <w:t>-</w:t>
              </w:r>
              <w:bookmarkEnd w:id="1540"/>
              <w:bookmarkEnd w:id="1541"/>
            </w:ins>
          </w:p>
        </w:tc>
        <w:tc>
          <w:tcPr>
            <w:tcW w:w="1196" w:type="dxa"/>
            <w:vAlign w:val="center"/>
          </w:tcPr>
          <w:p w14:paraId="7D4C60DC" w14:textId="77777777" w:rsidR="0095052F" w:rsidRPr="00607B69" w:rsidRDefault="0095052F" w:rsidP="00754471">
            <w:pPr>
              <w:rPr>
                <w:ins w:id="1543" w:author="Sony" w:date="2014-07-21T15:08:00Z"/>
                <w:rStyle w:val="Heading2Char"/>
                <w:rFonts w:ascii="Times New Roman" w:hAnsi="Times New Roman" w:cs="Times New Roman"/>
                <w:b w:val="0"/>
                <w:color w:val="auto"/>
                <w:sz w:val="24"/>
                <w:szCs w:val="24"/>
              </w:rPr>
            </w:pPr>
            <w:bookmarkStart w:id="1544" w:name="_Toc393745185"/>
            <w:bookmarkStart w:id="1545" w:name="_Toc393747569"/>
            <w:ins w:id="1546" w:author="Sony" w:date="2014-07-21T15:08:00Z">
              <w:r w:rsidRPr="00607B69">
                <w:rPr>
                  <w:rStyle w:val="Heading2Char"/>
                  <w:rFonts w:ascii="Times New Roman" w:hAnsi="Times New Roman" w:cs="Times New Roman"/>
                  <w:b w:val="0"/>
                  <w:color w:val="auto"/>
                  <w:sz w:val="24"/>
                  <w:szCs w:val="24"/>
                </w:rPr>
                <w:t>void</w:t>
              </w:r>
              <w:bookmarkEnd w:id="1544"/>
              <w:bookmarkEnd w:id="1545"/>
            </w:ins>
          </w:p>
        </w:tc>
      </w:tr>
      <w:tr w:rsidR="00607B69" w:rsidRPr="00607B69" w14:paraId="0BD6AF21" w14:textId="77777777" w:rsidTr="003C5CAA">
        <w:tblPrEx>
          <w:tblLook w:val="0000" w:firstRow="0" w:lastRow="0" w:firstColumn="0" w:lastColumn="0" w:noHBand="0" w:noVBand="0"/>
        </w:tblPrEx>
        <w:trPr>
          <w:trHeight w:val="861"/>
          <w:ins w:id="1547" w:author="Sony" w:date="2014-07-21T15:08:00Z"/>
        </w:trPr>
        <w:tc>
          <w:tcPr>
            <w:tcW w:w="677" w:type="dxa"/>
            <w:vAlign w:val="center"/>
          </w:tcPr>
          <w:p w14:paraId="305DE188" w14:textId="77777777" w:rsidR="0095052F" w:rsidRPr="00607B69" w:rsidRDefault="0095052F" w:rsidP="00754471">
            <w:pPr>
              <w:rPr>
                <w:ins w:id="1548" w:author="Sony" w:date="2014-07-21T15:08:00Z"/>
                <w:rStyle w:val="Heading2Char"/>
                <w:rFonts w:ascii="Times New Roman" w:hAnsi="Times New Roman" w:cs="Times New Roman"/>
                <w:b w:val="0"/>
                <w:color w:val="auto"/>
                <w:sz w:val="24"/>
                <w:szCs w:val="24"/>
              </w:rPr>
            </w:pPr>
            <w:bookmarkStart w:id="1549" w:name="_Toc393745186"/>
            <w:bookmarkStart w:id="1550" w:name="_Toc393747570"/>
            <w:ins w:id="1551" w:author="Sony" w:date="2014-07-21T15:08:00Z">
              <w:r w:rsidRPr="00607B69">
                <w:rPr>
                  <w:rStyle w:val="Heading2Char"/>
                  <w:rFonts w:ascii="Times New Roman" w:hAnsi="Times New Roman" w:cs="Times New Roman"/>
                  <w:b w:val="0"/>
                  <w:color w:val="auto"/>
                  <w:sz w:val="24"/>
                  <w:szCs w:val="24"/>
                </w:rPr>
                <w:t>11</w:t>
              </w:r>
              <w:bookmarkEnd w:id="1549"/>
              <w:bookmarkEnd w:id="1550"/>
            </w:ins>
          </w:p>
        </w:tc>
        <w:tc>
          <w:tcPr>
            <w:tcW w:w="2125" w:type="dxa"/>
            <w:vAlign w:val="center"/>
          </w:tcPr>
          <w:p w14:paraId="1CA1DC39" w14:textId="77777777" w:rsidR="0095052F" w:rsidRPr="00607B69" w:rsidRDefault="0095052F" w:rsidP="00754471">
            <w:pPr>
              <w:rPr>
                <w:ins w:id="1552" w:author="Sony" w:date="2014-07-21T15:08:00Z"/>
                <w:rStyle w:val="Heading2Char"/>
                <w:rFonts w:ascii="Times New Roman" w:hAnsi="Times New Roman" w:cs="Times New Roman"/>
                <w:b w:val="0"/>
                <w:color w:val="auto"/>
                <w:sz w:val="24"/>
                <w:szCs w:val="24"/>
              </w:rPr>
            </w:pPr>
            <w:bookmarkStart w:id="1553" w:name="_Toc393745187"/>
            <w:bookmarkStart w:id="1554" w:name="_Toc393747571"/>
            <w:proofErr w:type="spellStart"/>
            <w:ins w:id="1555" w:author="Sony" w:date="2014-07-21T15:08:00Z">
              <w:r w:rsidRPr="00607B69">
                <w:rPr>
                  <w:rStyle w:val="Heading2Char"/>
                  <w:rFonts w:ascii="Times New Roman" w:hAnsi="Times New Roman" w:cs="Times New Roman"/>
                  <w:b w:val="0"/>
                  <w:color w:val="auto"/>
                  <w:sz w:val="24"/>
                  <w:szCs w:val="24"/>
                </w:rPr>
                <w:t>d_edit</w:t>
              </w:r>
              <w:bookmarkEnd w:id="1553"/>
              <w:bookmarkEnd w:id="1554"/>
              <w:proofErr w:type="spellEnd"/>
            </w:ins>
          </w:p>
        </w:tc>
        <w:tc>
          <w:tcPr>
            <w:tcW w:w="2551" w:type="dxa"/>
            <w:vAlign w:val="center"/>
          </w:tcPr>
          <w:p w14:paraId="088A4AEE" w14:textId="77777777" w:rsidR="0095052F" w:rsidRPr="00607B69" w:rsidRDefault="0095052F" w:rsidP="00754471">
            <w:pPr>
              <w:rPr>
                <w:ins w:id="1556" w:author="Sony" w:date="2014-07-21T15:08:00Z"/>
                <w:rStyle w:val="Heading2Char"/>
                <w:rFonts w:ascii="Times New Roman" w:hAnsi="Times New Roman" w:cs="Times New Roman"/>
                <w:b w:val="0"/>
                <w:color w:val="auto"/>
                <w:sz w:val="24"/>
                <w:szCs w:val="24"/>
              </w:rPr>
            </w:pPr>
            <w:bookmarkStart w:id="1557" w:name="_Toc393745188"/>
            <w:bookmarkStart w:id="1558" w:name="_Toc393747572"/>
            <w:ins w:id="1559" w:author="Sony" w:date="2014-07-21T15:08:00Z">
              <w:r w:rsidRPr="00607B69">
                <w:rPr>
                  <w:rStyle w:val="Heading2Char"/>
                  <w:rFonts w:ascii="Times New Roman" w:hAnsi="Times New Roman" w:cs="Times New Roman"/>
                  <w:b w:val="0"/>
                  <w:color w:val="auto"/>
                  <w:sz w:val="24"/>
                  <w:szCs w:val="24"/>
                </w:rPr>
                <w:t>Method uses to call dentist edit page with dentist data</w:t>
              </w:r>
              <w:bookmarkEnd w:id="1557"/>
              <w:bookmarkEnd w:id="1558"/>
            </w:ins>
          </w:p>
        </w:tc>
        <w:tc>
          <w:tcPr>
            <w:tcW w:w="2693" w:type="dxa"/>
            <w:vAlign w:val="center"/>
          </w:tcPr>
          <w:p w14:paraId="3C69463B" w14:textId="77777777" w:rsidR="0095052F" w:rsidRPr="00607B69" w:rsidRDefault="0095052F" w:rsidP="00754471">
            <w:pPr>
              <w:rPr>
                <w:ins w:id="1560" w:author="Sony" w:date="2014-07-21T15:08:00Z"/>
                <w:rStyle w:val="Heading2Char"/>
                <w:rFonts w:ascii="Times New Roman" w:hAnsi="Times New Roman" w:cs="Times New Roman"/>
                <w:b w:val="0"/>
                <w:color w:val="auto"/>
                <w:sz w:val="24"/>
                <w:szCs w:val="24"/>
              </w:rPr>
            </w:pPr>
            <w:bookmarkStart w:id="1561" w:name="_Toc393745189"/>
            <w:bookmarkStart w:id="1562" w:name="_Toc393747573"/>
            <w:ins w:id="1563"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bookmarkEnd w:id="1561"/>
              <w:bookmarkEnd w:id="1562"/>
              <w:proofErr w:type="spellEnd"/>
            </w:ins>
          </w:p>
        </w:tc>
        <w:tc>
          <w:tcPr>
            <w:tcW w:w="1196" w:type="dxa"/>
            <w:vAlign w:val="center"/>
          </w:tcPr>
          <w:p w14:paraId="2DB820FF" w14:textId="77777777" w:rsidR="0095052F" w:rsidRPr="00607B69" w:rsidRDefault="0095052F" w:rsidP="00754471">
            <w:pPr>
              <w:rPr>
                <w:ins w:id="1564" w:author="Sony" w:date="2014-07-21T15:08:00Z"/>
                <w:rStyle w:val="Heading2Char"/>
                <w:rFonts w:ascii="Times New Roman" w:hAnsi="Times New Roman" w:cs="Times New Roman"/>
                <w:b w:val="0"/>
                <w:color w:val="auto"/>
                <w:sz w:val="24"/>
                <w:szCs w:val="24"/>
              </w:rPr>
            </w:pPr>
            <w:bookmarkStart w:id="1565" w:name="_Toc393745190"/>
            <w:bookmarkStart w:id="1566" w:name="_Toc393747574"/>
            <w:ins w:id="1567" w:author="Sony" w:date="2014-07-21T15:08:00Z">
              <w:r w:rsidRPr="00607B69">
                <w:rPr>
                  <w:rStyle w:val="Heading2Char"/>
                  <w:rFonts w:ascii="Times New Roman" w:hAnsi="Times New Roman" w:cs="Times New Roman"/>
                  <w:b w:val="0"/>
                  <w:color w:val="auto"/>
                  <w:sz w:val="24"/>
                  <w:szCs w:val="24"/>
                </w:rPr>
                <w:t>void</w:t>
              </w:r>
              <w:bookmarkEnd w:id="1565"/>
              <w:bookmarkEnd w:id="1566"/>
            </w:ins>
          </w:p>
        </w:tc>
      </w:tr>
      <w:tr w:rsidR="00607B69" w:rsidRPr="00607B69" w14:paraId="5FA6B54F" w14:textId="77777777" w:rsidTr="003C5CAA">
        <w:tblPrEx>
          <w:tblLook w:val="0000" w:firstRow="0" w:lastRow="0" w:firstColumn="0" w:lastColumn="0" w:noHBand="0" w:noVBand="0"/>
        </w:tblPrEx>
        <w:trPr>
          <w:trHeight w:val="861"/>
          <w:ins w:id="1568" w:author="Sony" w:date="2014-07-21T15:08:00Z"/>
        </w:trPr>
        <w:tc>
          <w:tcPr>
            <w:tcW w:w="677" w:type="dxa"/>
            <w:vAlign w:val="center"/>
          </w:tcPr>
          <w:p w14:paraId="46094C52" w14:textId="77777777" w:rsidR="0095052F" w:rsidRPr="00607B69" w:rsidRDefault="0095052F" w:rsidP="00754471">
            <w:pPr>
              <w:rPr>
                <w:ins w:id="1569" w:author="Sony" w:date="2014-07-21T15:08:00Z"/>
                <w:rStyle w:val="Heading2Char"/>
                <w:rFonts w:ascii="Times New Roman" w:hAnsi="Times New Roman" w:cs="Times New Roman"/>
                <w:b w:val="0"/>
                <w:color w:val="auto"/>
                <w:sz w:val="24"/>
                <w:szCs w:val="24"/>
              </w:rPr>
            </w:pPr>
            <w:bookmarkStart w:id="1570" w:name="_Toc393745191"/>
            <w:bookmarkStart w:id="1571" w:name="_Toc393747575"/>
            <w:ins w:id="1572" w:author="Sony" w:date="2014-07-21T15:08:00Z">
              <w:r w:rsidRPr="00607B69">
                <w:rPr>
                  <w:rStyle w:val="Heading2Char"/>
                  <w:rFonts w:ascii="Times New Roman" w:hAnsi="Times New Roman" w:cs="Times New Roman"/>
                  <w:b w:val="0"/>
                  <w:color w:val="auto"/>
                  <w:sz w:val="24"/>
                  <w:szCs w:val="24"/>
                </w:rPr>
                <w:t>12</w:t>
              </w:r>
              <w:bookmarkEnd w:id="1570"/>
              <w:bookmarkEnd w:id="1571"/>
            </w:ins>
          </w:p>
        </w:tc>
        <w:tc>
          <w:tcPr>
            <w:tcW w:w="2125" w:type="dxa"/>
            <w:vAlign w:val="center"/>
          </w:tcPr>
          <w:p w14:paraId="6DC1BCA1" w14:textId="77777777" w:rsidR="0095052F" w:rsidRPr="00607B69" w:rsidRDefault="0095052F" w:rsidP="00754471">
            <w:pPr>
              <w:rPr>
                <w:ins w:id="1573" w:author="Sony" w:date="2014-07-21T15:08:00Z"/>
                <w:rStyle w:val="Heading2Char"/>
                <w:rFonts w:ascii="Times New Roman" w:hAnsi="Times New Roman" w:cs="Times New Roman"/>
                <w:b w:val="0"/>
                <w:color w:val="auto"/>
                <w:sz w:val="24"/>
                <w:szCs w:val="24"/>
              </w:rPr>
            </w:pPr>
            <w:bookmarkStart w:id="1574" w:name="_Toc393745192"/>
            <w:bookmarkStart w:id="1575" w:name="_Toc393747576"/>
            <w:proofErr w:type="spellStart"/>
            <w:ins w:id="1576" w:author="Sony" w:date="2014-07-21T15:08:00Z">
              <w:r w:rsidRPr="00607B69">
                <w:rPr>
                  <w:rStyle w:val="Heading2Char"/>
                  <w:rFonts w:ascii="Times New Roman" w:hAnsi="Times New Roman" w:cs="Times New Roman"/>
                  <w:b w:val="0"/>
                  <w:color w:val="auto"/>
                  <w:sz w:val="24"/>
                  <w:szCs w:val="24"/>
                </w:rPr>
                <w:t>d_edit_data</w:t>
              </w:r>
              <w:bookmarkEnd w:id="1574"/>
              <w:bookmarkEnd w:id="1575"/>
              <w:proofErr w:type="spellEnd"/>
            </w:ins>
          </w:p>
        </w:tc>
        <w:tc>
          <w:tcPr>
            <w:tcW w:w="2551" w:type="dxa"/>
            <w:vAlign w:val="center"/>
          </w:tcPr>
          <w:p w14:paraId="3C6E5A55" w14:textId="77777777" w:rsidR="0095052F" w:rsidRPr="00607B69" w:rsidRDefault="0095052F" w:rsidP="00754471">
            <w:pPr>
              <w:rPr>
                <w:ins w:id="1577" w:author="Sony" w:date="2014-07-21T15:08:00Z"/>
                <w:rStyle w:val="Heading2Char"/>
                <w:rFonts w:ascii="Times New Roman" w:hAnsi="Times New Roman" w:cs="Times New Roman"/>
                <w:b w:val="0"/>
                <w:color w:val="auto"/>
                <w:sz w:val="24"/>
                <w:szCs w:val="24"/>
              </w:rPr>
            </w:pPr>
            <w:bookmarkStart w:id="1578" w:name="_Toc393745193"/>
            <w:bookmarkStart w:id="1579" w:name="_Toc393747577"/>
            <w:ins w:id="1580" w:author="Sony" w:date="2014-07-21T15:08:00Z">
              <w:r w:rsidRPr="00607B69">
                <w:rPr>
                  <w:rStyle w:val="Heading2Char"/>
                  <w:rFonts w:ascii="Times New Roman" w:hAnsi="Times New Roman" w:cs="Times New Roman"/>
                  <w:b w:val="0"/>
                  <w:color w:val="auto"/>
                  <w:sz w:val="24"/>
                  <w:szCs w:val="24"/>
                </w:rPr>
                <w:t>Method uses to save the edit data of dentist to the database</w:t>
              </w:r>
              <w:bookmarkEnd w:id="1578"/>
              <w:bookmarkEnd w:id="1579"/>
            </w:ins>
          </w:p>
        </w:tc>
        <w:tc>
          <w:tcPr>
            <w:tcW w:w="2693" w:type="dxa"/>
            <w:vAlign w:val="center"/>
          </w:tcPr>
          <w:p w14:paraId="708C53CE" w14:textId="77777777" w:rsidR="0095052F" w:rsidRPr="00607B69" w:rsidRDefault="0095052F" w:rsidP="00754471">
            <w:pPr>
              <w:rPr>
                <w:ins w:id="1581" w:author="Sony" w:date="2014-07-21T15:08:00Z"/>
                <w:rStyle w:val="Heading2Char"/>
                <w:rFonts w:ascii="Times New Roman" w:hAnsi="Times New Roman" w:cs="Times New Roman"/>
                <w:b w:val="0"/>
                <w:color w:val="auto"/>
                <w:sz w:val="24"/>
                <w:szCs w:val="24"/>
              </w:rPr>
            </w:pPr>
            <w:bookmarkStart w:id="1582" w:name="_Toc393745194"/>
            <w:bookmarkStart w:id="1583" w:name="_Toc393747578"/>
            <w:ins w:id="1584" w:author="Sony" w:date="2014-07-21T15:08:00Z">
              <w:r w:rsidRPr="00607B69">
                <w:rPr>
                  <w:rStyle w:val="Heading2Char"/>
                  <w:rFonts w:ascii="Times New Roman" w:hAnsi="Times New Roman" w:cs="Times New Roman"/>
                  <w:b w:val="0"/>
                  <w:color w:val="auto"/>
                  <w:sz w:val="24"/>
                  <w:szCs w:val="24"/>
                </w:rPr>
                <w:t>-</w:t>
              </w:r>
              <w:bookmarkEnd w:id="1582"/>
              <w:bookmarkEnd w:id="1583"/>
            </w:ins>
          </w:p>
        </w:tc>
        <w:tc>
          <w:tcPr>
            <w:tcW w:w="1196" w:type="dxa"/>
            <w:vAlign w:val="center"/>
          </w:tcPr>
          <w:p w14:paraId="5277F960" w14:textId="77777777" w:rsidR="0095052F" w:rsidRPr="00607B69" w:rsidRDefault="0095052F" w:rsidP="00754471">
            <w:pPr>
              <w:rPr>
                <w:ins w:id="1585" w:author="Sony" w:date="2014-07-21T15:08:00Z"/>
                <w:rStyle w:val="Heading2Char"/>
                <w:rFonts w:ascii="Times New Roman" w:hAnsi="Times New Roman" w:cs="Times New Roman"/>
                <w:b w:val="0"/>
                <w:color w:val="auto"/>
                <w:sz w:val="24"/>
                <w:szCs w:val="24"/>
              </w:rPr>
            </w:pPr>
            <w:bookmarkStart w:id="1586" w:name="_Toc393745195"/>
            <w:bookmarkStart w:id="1587" w:name="_Toc393747579"/>
            <w:ins w:id="1588" w:author="Sony" w:date="2014-07-21T15:08:00Z">
              <w:r w:rsidRPr="00607B69">
                <w:rPr>
                  <w:rStyle w:val="Heading2Char"/>
                  <w:rFonts w:ascii="Times New Roman" w:hAnsi="Times New Roman" w:cs="Times New Roman"/>
                  <w:b w:val="0"/>
                  <w:color w:val="auto"/>
                  <w:sz w:val="24"/>
                  <w:szCs w:val="24"/>
                </w:rPr>
                <w:t>void</w:t>
              </w:r>
              <w:bookmarkEnd w:id="1586"/>
              <w:bookmarkEnd w:id="1587"/>
            </w:ins>
          </w:p>
        </w:tc>
      </w:tr>
      <w:tr w:rsidR="00607B69" w:rsidRPr="00607B69" w14:paraId="2F761A88" w14:textId="77777777" w:rsidTr="003C5CAA">
        <w:tblPrEx>
          <w:tblLook w:val="0000" w:firstRow="0" w:lastRow="0" w:firstColumn="0" w:lastColumn="0" w:noHBand="0" w:noVBand="0"/>
        </w:tblPrEx>
        <w:trPr>
          <w:trHeight w:val="861"/>
          <w:ins w:id="1589" w:author="Sony" w:date="2014-07-21T15:08:00Z"/>
        </w:trPr>
        <w:tc>
          <w:tcPr>
            <w:tcW w:w="677" w:type="dxa"/>
            <w:vAlign w:val="center"/>
          </w:tcPr>
          <w:p w14:paraId="198684F3" w14:textId="77777777" w:rsidR="0095052F" w:rsidRPr="00607B69" w:rsidRDefault="0095052F" w:rsidP="00754471">
            <w:pPr>
              <w:rPr>
                <w:ins w:id="1590" w:author="Sony" w:date="2014-07-21T15:08:00Z"/>
                <w:rStyle w:val="Heading2Char"/>
                <w:rFonts w:ascii="Times New Roman" w:hAnsi="Times New Roman" w:cs="Times New Roman"/>
                <w:b w:val="0"/>
                <w:color w:val="auto"/>
                <w:sz w:val="24"/>
                <w:szCs w:val="24"/>
              </w:rPr>
            </w:pPr>
            <w:bookmarkStart w:id="1591" w:name="_Toc393745196"/>
            <w:bookmarkStart w:id="1592" w:name="_Toc393747580"/>
            <w:ins w:id="1593" w:author="Sony" w:date="2014-07-21T15:08:00Z">
              <w:r w:rsidRPr="00607B69">
                <w:rPr>
                  <w:rStyle w:val="Heading2Char"/>
                  <w:rFonts w:ascii="Times New Roman" w:hAnsi="Times New Roman" w:cs="Times New Roman"/>
                  <w:b w:val="0"/>
                  <w:color w:val="auto"/>
                  <w:sz w:val="24"/>
                  <w:szCs w:val="24"/>
                </w:rPr>
                <w:t>13</w:t>
              </w:r>
              <w:bookmarkEnd w:id="1591"/>
              <w:bookmarkEnd w:id="1592"/>
            </w:ins>
          </w:p>
        </w:tc>
        <w:tc>
          <w:tcPr>
            <w:tcW w:w="2125" w:type="dxa"/>
            <w:vAlign w:val="center"/>
          </w:tcPr>
          <w:p w14:paraId="58A70B4F" w14:textId="77777777" w:rsidR="0095052F" w:rsidRPr="00607B69" w:rsidRDefault="0095052F" w:rsidP="00754471">
            <w:pPr>
              <w:rPr>
                <w:ins w:id="1594" w:author="Sony" w:date="2014-07-21T15:08:00Z"/>
                <w:rStyle w:val="Heading2Char"/>
                <w:rFonts w:ascii="Times New Roman" w:hAnsi="Times New Roman" w:cs="Times New Roman"/>
                <w:b w:val="0"/>
                <w:color w:val="auto"/>
                <w:sz w:val="24"/>
                <w:szCs w:val="24"/>
              </w:rPr>
            </w:pPr>
            <w:bookmarkStart w:id="1595" w:name="_Toc393745197"/>
            <w:bookmarkStart w:id="1596" w:name="_Toc393747581"/>
            <w:proofErr w:type="spellStart"/>
            <w:ins w:id="1597" w:author="Sony" w:date="2014-07-21T15:08:00Z">
              <w:r w:rsidRPr="00607B69">
                <w:rPr>
                  <w:rStyle w:val="Heading2Char"/>
                  <w:rFonts w:ascii="Times New Roman" w:hAnsi="Times New Roman" w:cs="Times New Roman"/>
                  <w:b w:val="0"/>
                  <w:color w:val="auto"/>
                  <w:sz w:val="24"/>
                  <w:szCs w:val="24"/>
                </w:rPr>
                <w:t>d_delete</w:t>
              </w:r>
              <w:bookmarkEnd w:id="1595"/>
              <w:bookmarkEnd w:id="1596"/>
              <w:proofErr w:type="spellEnd"/>
            </w:ins>
          </w:p>
        </w:tc>
        <w:tc>
          <w:tcPr>
            <w:tcW w:w="2551" w:type="dxa"/>
            <w:vAlign w:val="center"/>
          </w:tcPr>
          <w:p w14:paraId="1B69B5E9" w14:textId="77777777" w:rsidR="0095052F" w:rsidRPr="00607B69" w:rsidRDefault="0095052F" w:rsidP="00754471">
            <w:pPr>
              <w:rPr>
                <w:ins w:id="1598" w:author="Sony" w:date="2014-07-21T15:08:00Z"/>
                <w:rStyle w:val="Heading2Char"/>
                <w:rFonts w:ascii="Times New Roman" w:hAnsi="Times New Roman" w:cs="Times New Roman"/>
                <w:b w:val="0"/>
                <w:color w:val="auto"/>
                <w:sz w:val="24"/>
                <w:szCs w:val="24"/>
              </w:rPr>
            </w:pPr>
            <w:bookmarkStart w:id="1599" w:name="_Toc393745198"/>
            <w:bookmarkStart w:id="1600" w:name="_Toc393747582"/>
            <w:ins w:id="1601" w:author="Sony" w:date="2014-07-21T15:08:00Z">
              <w:r w:rsidRPr="00607B69">
                <w:rPr>
                  <w:rStyle w:val="Heading2Char"/>
                  <w:rFonts w:ascii="Times New Roman" w:hAnsi="Times New Roman" w:cs="Times New Roman"/>
                  <w:b w:val="0"/>
                  <w:color w:val="auto"/>
                  <w:sz w:val="24"/>
                  <w:szCs w:val="24"/>
                </w:rPr>
                <w:t>Method uses to delete any dentist from the system and database</w:t>
              </w:r>
              <w:bookmarkEnd w:id="1599"/>
              <w:bookmarkEnd w:id="1600"/>
            </w:ins>
          </w:p>
        </w:tc>
        <w:tc>
          <w:tcPr>
            <w:tcW w:w="2693" w:type="dxa"/>
            <w:vAlign w:val="center"/>
          </w:tcPr>
          <w:p w14:paraId="417467D0" w14:textId="77777777" w:rsidR="0095052F" w:rsidRPr="00607B69" w:rsidRDefault="0095052F" w:rsidP="00754471">
            <w:pPr>
              <w:rPr>
                <w:ins w:id="1602" w:author="Sony" w:date="2014-07-21T15:08:00Z"/>
                <w:rStyle w:val="Heading2Char"/>
                <w:rFonts w:ascii="Times New Roman" w:hAnsi="Times New Roman" w:cs="Times New Roman"/>
                <w:b w:val="0"/>
                <w:color w:val="auto"/>
                <w:sz w:val="24"/>
                <w:szCs w:val="24"/>
              </w:rPr>
            </w:pPr>
            <w:bookmarkStart w:id="1603" w:name="_Toc393745199"/>
            <w:bookmarkStart w:id="1604" w:name="_Toc393747583"/>
            <w:ins w:id="1605"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bookmarkEnd w:id="1603"/>
              <w:bookmarkEnd w:id="1604"/>
              <w:proofErr w:type="spellEnd"/>
            </w:ins>
          </w:p>
        </w:tc>
        <w:tc>
          <w:tcPr>
            <w:tcW w:w="1196" w:type="dxa"/>
            <w:vAlign w:val="center"/>
          </w:tcPr>
          <w:p w14:paraId="29BF6AEF" w14:textId="77777777" w:rsidR="0095052F" w:rsidRPr="00607B69" w:rsidRDefault="0095052F" w:rsidP="00754471">
            <w:pPr>
              <w:rPr>
                <w:ins w:id="1606" w:author="Sony" w:date="2014-07-21T15:08:00Z"/>
                <w:rStyle w:val="Heading2Char"/>
                <w:rFonts w:ascii="Times New Roman" w:hAnsi="Times New Roman" w:cs="Times New Roman"/>
                <w:b w:val="0"/>
                <w:color w:val="auto"/>
                <w:sz w:val="24"/>
                <w:szCs w:val="24"/>
              </w:rPr>
            </w:pPr>
            <w:bookmarkStart w:id="1607" w:name="_Toc393745200"/>
            <w:bookmarkStart w:id="1608" w:name="_Toc393747584"/>
            <w:ins w:id="1609" w:author="Sony" w:date="2014-07-21T15:08:00Z">
              <w:r w:rsidRPr="00607B69">
                <w:rPr>
                  <w:rStyle w:val="Heading2Char"/>
                  <w:rFonts w:ascii="Times New Roman" w:hAnsi="Times New Roman" w:cs="Times New Roman"/>
                  <w:b w:val="0"/>
                  <w:color w:val="auto"/>
                  <w:sz w:val="24"/>
                  <w:szCs w:val="24"/>
                </w:rPr>
                <w:t>void</w:t>
              </w:r>
              <w:bookmarkEnd w:id="1607"/>
              <w:bookmarkEnd w:id="1608"/>
            </w:ins>
          </w:p>
        </w:tc>
      </w:tr>
      <w:tr w:rsidR="00607B69" w:rsidRPr="00607B69" w14:paraId="255BDF79" w14:textId="77777777" w:rsidTr="003C5CAA">
        <w:tblPrEx>
          <w:tblLook w:val="0000" w:firstRow="0" w:lastRow="0" w:firstColumn="0" w:lastColumn="0" w:noHBand="0" w:noVBand="0"/>
        </w:tblPrEx>
        <w:trPr>
          <w:trHeight w:val="861"/>
          <w:ins w:id="1610" w:author="Sony" w:date="2014-07-21T15:08:00Z"/>
        </w:trPr>
        <w:tc>
          <w:tcPr>
            <w:tcW w:w="677" w:type="dxa"/>
            <w:vAlign w:val="center"/>
          </w:tcPr>
          <w:p w14:paraId="60E4A6BA" w14:textId="77777777" w:rsidR="0095052F" w:rsidRPr="00607B69" w:rsidRDefault="0095052F" w:rsidP="00754471">
            <w:pPr>
              <w:rPr>
                <w:ins w:id="1611" w:author="Sony" w:date="2014-07-21T15:08:00Z"/>
                <w:rStyle w:val="Heading2Char"/>
                <w:rFonts w:ascii="Times New Roman" w:hAnsi="Times New Roman" w:cs="Times New Roman"/>
                <w:b w:val="0"/>
                <w:color w:val="auto"/>
                <w:sz w:val="24"/>
                <w:szCs w:val="24"/>
              </w:rPr>
            </w:pPr>
            <w:bookmarkStart w:id="1612" w:name="_Toc393745201"/>
            <w:bookmarkStart w:id="1613" w:name="_Toc393747585"/>
            <w:ins w:id="1614" w:author="Sony" w:date="2014-07-21T15:08:00Z">
              <w:r w:rsidRPr="00607B69">
                <w:rPr>
                  <w:rStyle w:val="Heading2Char"/>
                  <w:rFonts w:ascii="Times New Roman" w:hAnsi="Times New Roman" w:cs="Times New Roman"/>
                  <w:b w:val="0"/>
                  <w:color w:val="auto"/>
                  <w:sz w:val="24"/>
                  <w:szCs w:val="24"/>
                </w:rPr>
                <w:t>14</w:t>
              </w:r>
              <w:bookmarkEnd w:id="1612"/>
              <w:bookmarkEnd w:id="1613"/>
            </w:ins>
          </w:p>
        </w:tc>
        <w:tc>
          <w:tcPr>
            <w:tcW w:w="2125" w:type="dxa"/>
            <w:vAlign w:val="center"/>
          </w:tcPr>
          <w:p w14:paraId="3EDD06CF" w14:textId="77777777" w:rsidR="0095052F" w:rsidRPr="00607B69" w:rsidRDefault="0095052F" w:rsidP="00754471">
            <w:pPr>
              <w:rPr>
                <w:ins w:id="1615" w:author="Sony" w:date="2014-07-21T15:08:00Z"/>
                <w:rStyle w:val="Heading2Char"/>
                <w:rFonts w:ascii="Times New Roman" w:hAnsi="Times New Roman" w:cs="Times New Roman"/>
                <w:b w:val="0"/>
                <w:color w:val="auto"/>
                <w:sz w:val="24"/>
                <w:szCs w:val="24"/>
              </w:rPr>
            </w:pPr>
            <w:bookmarkStart w:id="1616" w:name="_Toc393745202"/>
            <w:bookmarkStart w:id="1617" w:name="_Toc393747586"/>
            <w:proofErr w:type="spellStart"/>
            <w:ins w:id="1618" w:author="Sony" w:date="2014-07-21T15:08:00Z">
              <w:r w:rsidRPr="00607B69">
                <w:rPr>
                  <w:rStyle w:val="Heading2Char"/>
                  <w:rFonts w:ascii="Times New Roman" w:hAnsi="Times New Roman" w:cs="Times New Roman"/>
                  <w:b w:val="0"/>
                  <w:color w:val="auto"/>
                  <w:sz w:val="24"/>
                  <w:szCs w:val="24"/>
                </w:rPr>
                <w:t>view_appointment</w:t>
              </w:r>
              <w:bookmarkEnd w:id="1616"/>
              <w:bookmarkEnd w:id="1617"/>
              <w:proofErr w:type="spellEnd"/>
            </w:ins>
          </w:p>
        </w:tc>
        <w:tc>
          <w:tcPr>
            <w:tcW w:w="2551" w:type="dxa"/>
            <w:vAlign w:val="center"/>
          </w:tcPr>
          <w:p w14:paraId="405B19DA" w14:textId="77777777" w:rsidR="0095052F" w:rsidRPr="00607B69" w:rsidRDefault="0095052F" w:rsidP="00754471">
            <w:pPr>
              <w:rPr>
                <w:ins w:id="1619" w:author="Sony" w:date="2014-07-21T15:08:00Z"/>
                <w:rStyle w:val="Heading2Char"/>
                <w:rFonts w:ascii="Times New Roman" w:hAnsi="Times New Roman" w:cs="Times New Roman"/>
                <w:b w:val="0"/>
                <w:color w:val="auto"/>
                <w:sz w:val="24"/>
                <w:szCs w:val="24"/>
              </w:rPr>
            </w:pPr>
            <w:bookmarkStart w:id="1620" w:name="_Toc393745203"/>
            <w:bookmarkStart w:id="1621" w:name="_Toc393747587"/>
            <w:ins w:id="1622" w:author="Sony" w:date="2014-07-21T15:08:00Z">
              <w:r w:rsidRPr="00607B69">
                <w:rPr>
                  <w:rStyle w:val="Heading2Char"/>
                  <w:rFonts w:ascii="Times New Roman" w:hAnsi="Times New Roman" w:cs="Times New Roman"/>
                  <w:b w:val="0"/>
                  <w:color w:val="auto"/>
                  <w:sz w:val="24"/>
                  <w:szCs w:val="24"/>
                </w:rPr>
                <w:t>Method uses to get all appointment data to view</w:t>
              </w:r>
              <w:bookmarkEnd w:id="1620"/>
              <w:bookmarkEnd w:id="1621"/>
            </w:ins>
          </w:p>
        </w:tc>
        <w:tc>
          <w:tcPr>
            <w:tcW w:w="2693" w:type="dxa"/>
            <w:vAlign w:val="center"/>
          </w:tcPr>
          <w:p w14:paraId="01FB9432" w14:textId="77777777" w:rsidR="0095052F" w:rsidRPr="00607B69" w:rsidRDefault="0095052F" w:rsidP="00754471">
            <w:pPr>
              <w:rPr>
                <w:ins w:id="1623" w:author="Sony" w:date="2014-07-21T15:08:00Z"/>
                <w:rStyle w:val="Heading2Char"/>
                <w:rFonts w:ascii="Times New Roman" w:hAnsi="Times New Roman" w:cs="Times New Roman"/>
                <w:b w:val="0"/>
                <w:color w:val="auto"/>
                <w:sz w:val="24"/>
                <w:szCs w:val="24"/>
              </w:rPr>
            </w:pPr>
            <w:bookmarkStart w:id="1624" w:name="_Toc393745204"/>
            <w:bookmarkStart w:id="1625" w:name="_Toc393747588"/>
            <w:ins w:id="1626" w:author="Sony" w:date="2014-07-21T15:08:00Z">
              <w:r w:rsidRPr="00607B69">
                <w:rPr>
                  <w:rStyle w:val="Heading2Char"/>
                  <w:rFonts w:ascii="Times New Roman" w:hAnsi="Times New Roman" w:cs="Times New Roman"/>
                  <w:b w:val="0"/>
                  <w:color w:val="auto"/>
                  <w:sz w:val="24"/>
                  <w:szCs w:val="24"/>
                </w:rPr>
                <w:t>-</w:t>
              </w:r>
              <w:bookmarkEnd w:id="1624"/>
              <w:bookmarkEnd w:id="1625"/>
            </w:ins>
          </w:p>
        </w:tc>
        <w:tc>
          <w:tcPr>
            <w:tcW w:w="1196" w:type="dxa"/>
            <w:vAlign w:val="center"/>
          </w:tcPr>
          <w:p w14:paraId="2B70E708" w14:textId="77777777" w:rsidR="0095052F" w:rsidRPr="00607B69" w:rsidRDefault="0095052F" w:rsidP="00754471">
            <w:pPr>
              <w:rPr>
                <w:ins w:id="1627" w:author="Sony" w:date="2014-07-21T15:08:00Z"/>
                <w:rStyle w:val="Heading2Char"/>
                <w:rFonts w:ascii="Times New Roman" w:hAnsi="Times New Roman" w:cs="Times New Roman"/>
                <w:b w:val="0"/>
                <w:color w:val="auto"/>
                <w:sz w:val="24"/>
                <w:szCs w:val="24"/>
              </w:rPr>
            </w:pPr>
            <w:bookmarkStart w:id="1628" w:name="_Toc393745205"/>
            <w:bookmarkStart w:id="1629" w:name="_Toc393747589"/>
            <w:ins w:id="1630" w:author="Sony" w:date="2014-07-21T15:08:00Z">
              <w:r w:rsidRPr="00607B69">
                <w:rPr>
                  <w:rStyle w:val="Heading2Char"/>
                  <w:rFonts w:ascii="Times New Roman" w:hAnsi="Times New Roman" w:cs="Times New Roman"/>
                  <w:b w:val="0"/>
                  <w:color w:val="auto"/>
                  <w:sz w:val="24"/>
                  <w:szCs w:val="24"/>
                </w:rPr>
                <w:t>void</w:t>
              </w:r>
              <w:bookmarkEnd w:id="1628"/>
              <w:bookmarkEnd w:id="1629"/>
            </w:ins>
          </w:p>
        </w:tc>
      </w:tr>
      <w:tr w:rsidR="00607B69" w:rsidRPr="00607B69" w14:paraId="01B37436" w14:textId="77777777" w:rsidTr="003C5CAA">
        <w:tblPrEx>
          <w:tblLook w:val="0000" w:firstRow="0" w:lastRow="0" w:firstColumn="0" w:lastColumn="0" w:noHBand="0" w:noVBand="0"/>
        </w:tblPrEx>
        <w:trPr>
          <w:trHeight w:val="861"/>
          <w:ins w:id="1631" w:author="Sony" w:date="2014-07-21T15:08:00Z"/>
        </w:trPr>
        <w:tc>
          <w:tcPr>
            <w:tcW w:w="677" w:type="dxa"/>
            <w:vAlign w:val="center"/>
          </w:tcPr>
          <w:p w14:paraId="5098ECF6" w14:textId="77777777" w:rsidR="0095052F" w:rsidRPr="00607B69" w:rsidRDefault="0095052F" w:rsidP="00754471">
            <w:pPr>
              <w:rPr>
                <w:ins w:id="1632" w:author="Sony" w:date="2014-07-21T15:08:00Z"/>
                <w:rStyle w:val="Heading2Char"/>
                <w:rFonts w:ascii="Times New Roman" w:hAnsi="Times New Roman" w:cs="Times New Roman"/>
                <w:b w:val="0"/>
                <w:color w:val="auto"/>
                <w:sz w:val="24"/>
                <w:szCs w:val="24"/>
              </w:rPr>
            </w:pPr>
            <w:bookmarkStart w:id="1633" w:name="_Toc393745206"/>
            <w:bookmarkStart w:id="1634" w:name="_Toc393747590"/>
            <w:ins w:id="1635" w:author="Sony" w:date="2014-07-21T15:08:00Z">
              <w:r w:rsidRPr="00607B69">
                <w:rPr>
                  <w:rStyle w:val="Heading2Char"/>
                  <w:rFonts w:ascii="Times New Roman" w:hAnsi="Times New Roman" w:cs="Times New Roman"/>
                  <w:b w:val="0"/>
                  <w:color w:val="auto"/>
                  <w:sz w:val="24"/>
                  <w:szCs w:val="24"/>
                </w:rPr>
                <w:t>15</w:t>
              </w:r>
              <w:bookmarkEnd w:id="1633"/>
              <w:bookmarkEnd w:id="1634"/>
            </w:ins>
          </w:p>
        </w:tc>
        <w:tc>
          <w:tcPr>
            <w:tcW w:w="2125" w:type="dxa"/>
            <w:vAlign w:val="center"/>
          </w:tcPr>
          <w:p w14:paraId="15C78890" w14:textId="77777777" w:rsidR="0095052F" w:rsidRPr="00607B69" w:rsidRDefault="0095052F" w:rsidP="00754471">
            <w:pPr>
              <w:rPr>
                <w:ins w:id="1636" w:author="Sony" w:date="2014-07-21T15:08:00Z"/>
                <w:rStyle w:val="Heading2Char"/>
                <w:rFonts w:ascii="Times New Roman" w:hAnsi="Times New Roman" w:cs="Times New Roman"/>
                <w:b w:val="0"/>
                <w:color w:val="auto"/>
                <w:sz w:val="24"/>
                <w:szCs w:val="24"/>
              </w:rPr>
            </w:pPr>
            <w:bookmarkStart w:id="1637" w:name="_Toc393745207"/>
            <w:bookmarkStart w:id="1638" w:name="_Toc393747591"/>
            <w:proofErr w:type="spellStart"/>
            <w:ins w:id="1639" w:author="Sony" w:date="2014-07-21T15:08:00Z">
              <w:r w:rsidRPr="00607B69">
                <w:rPr>
                  <w:rStyle w:val="Heading2Char"/>
                  <w:rFonts w:ascii="Times New Roman" w:hAnsi="Times New Roman" w:cs="Times New Roman"/>
                  <w:b w:val="0"/>
                  <w:color w:val="auto"/>
                  <w:sz w:val="24"/>
                  <w:szCs w:val="24"/>
                </w:rPr>
                <w:t>make_appointment</w:t>
              </w:r>
              <w:bookmarkEnd w:id="1637"/>
              <w:bookmarkEnd w:id="1638"/>
              <w:proofErr w:type="spellEnd"/>
            </w:ins>
          </w:p>
        </w:tc>
        <w:tc>
          <w:tcPr>
            <w:tcW w:w="2551" w:type="dxa"/>
            <w:vAlign w:val="center"/>
          </w:tcPr>
          <w:p w14:paraId="22CEC512" w14:textId="77777777" w:rsidR="0095052F" w:rsidRPr="00607B69" w:rsidRDefault="0095052F" w:rsidP="00754471">
            <w:pPr>
              <w:rPr>
                <w:ins w:id="1640" w:author="Sony" w:date="2014-07-21T15:08:00Z"/>
                <w:rStyle w:val="Heading2Char"/>
                <w:rFonts w:ascii="Times New Roman" w:hAnsi="Times New Roman" w:cs="Times New Roman"/>
                <w:b w:val="0"/>
                <w:color w:val="auto"/>
                <w:sz w:val="24"/>
                <w:szCs w:val="24"/>
              </w:rPr>
            </w:pPr>
            <w:bookmarkStart w:id="1641" w:name="_Toc393745208"/>
            <w:bookmarkStart w:id="1642" w:name="_Toc393747592"/>
            <w:ins w:id="1643" w:author="Sony" w:date="2014-07-21T15:08:00Z">
              <w:r w:rsidRPr="00607B69">
                <w:rPr>
                  <w:rStyle w:val="Heading2Char"/>
                  <w:rFonts w:ascii="Times New Roman" w:hAnsi="Times New Roman" w:cs="Times New Roman"/>
                  <w:b w:val="0"/>
                  <w:color w:val="auto"/>
                  <w:sz w:val="24"/>
                  <w:szCs w:val="24"/>
                </w:rPr>
                <w:t>Method uses to make new appointment</w:t>
              </w:r>
              <w:bookmarkEnd w:id="1641"/>
              <w:bookmarkEnd w:id="1642"/>
            </w:ins>
          </w:p>
        </w:tc>
        <w:tc>
          <w:tcPr>
            <w:tcW w:w="2693" w:type="dxa"/>
            <w:vAlign w:val="center"/>
          </w:tcPr>
          <w:p w14:paraId="716B0553" w14:textId="77777777" w:rsidR="0095052F" w:rsidRPr="00607B69" w:rsidRDefault="0095052F" w:rsidP="00754471">
            <w:pPr>
              <w:rPr>
                <w:ins w:id="1644" w:author="Sony" w:date="2014-07-21T15:08:00Z"/>
                <w:rStyle w:val="Heading2Char"/>
                <w:rFonts w:ascii="Times New Roman" w:hAnsi="Times New Roman" w:cs="Times New Roman"/>
                <w:b w:val="0"/>
                <w:color w:val="auto"/>
                <w:sz w:val="24"/>
                <w:szCs w:val="24"/>
              </w:rPr>
            </w:pPr>
            <w:bookmarkStart w:id="1645" w:name="_Toc393745209"/>
            <w:bookmarkStart w:id="1646" w:name="_Toc393747593"/>
            <w:ins w:id="1647" w:author="Sony" w:date="2014-07-21T15:08:00Z">
              <w:r w:rsidRPr="00607B69">
                <w:rPr>
                  <w:rStyle w:val="Heading2Char"/>
                  <w:rFonts w:ascii="Times New Roman" w:hAnsi="Times New Roman" w:cs="Times New Roman"/>
                  <w:b w:val="0"/>
                  <w:color w:val="auto"/>
                  <w:sz w:val="24"/>
                  <w:szCs w:val="24"/>
                </w:rPr>
                <w:t>-</w:t>
              </w:r>
              <w:bookmarkEnd w:id="1645"/>
              <w:bookmarkEnd w:id="1646"/>
            </w:ins>
          </w:p>
        </w:tc>
        <w:tc>
          <w:tcPr>
            <w:tcW w:w="1196" w:type="dxa"/>
            <w:vAlign w:val="center"/>
          </w:tcPr>
          <w:p w14:paraId="31B82D6D" w14:textId="77777777" w:rsidR="0095052F" w:rsidRPr="00607B69" w:rsidRDefault="0095052F" w:rsidP="00754471">
            <w:pPr>
              <w:rPr>
                <w:ins w:id="1648" w:author="Sony" w:date="2014-07-21T15:08:00Z"/>
                <w:rStyle w:val="Heading2Char"/>
                <w:rFonts w:ascii="Times New Roman" w:hAnsi="Times New Roman" w:cs="Times New Roman"/>
                <w:b w:val="0"/>
                <w:color w:val="auto"/>
                <w:sz w:val="24"/>
                <w:szCs w:val="24"/>
              </w:rPr>
            </w:pPr>
            <w:bookmarkStart w:id="1649" w:name="_Toc393745210"/>
            <w:bookmarkStart w:id="1650" w:name="_Toc393747594"/>
            <w:ins w:id="1651" w:author="Sony" w:date="2014-07-21T15:08:00Z">
              <w:r w:rsidRPr="00607B69">
                <w:rPr>
                  <w:rStyle w:val="Heading2Char"/>
                  <w:rFonts w:ascii="Times New Roman" w:hAnsi="Times New Roman" w:cs="Times New Roman"/>
                  <w:b w:val="0"/>
                  <w:color w:val="auto"/>
                  <w:sz w:val="24"/>
                  <w:szCs w:val="24"/>
                </w:rPr>
                <w:t>void</w:t>
              </w:r>
              <w:bookmarkEnd w:id="1649"/>
              <w:bookmarkEnd w:id="1650"/>
            </w:ins>
          </w:p>
        </w:tc>
      </w:tr>
      <w:tr w:rsidR="00607B69" w:rsidRPr="00607B69" w14:paraId="7C07DFBA" w14:textId="77777777" w:rsidTr="003C5CAA">
        <w:tblPrEx>
          <w:tblLook w:val="0000" w:firstRow="0" w:lastRow="0" w:firstColumn="0" w:lastColumn="0" w:noHBand="0" w:noVBand="0"/>
        </w:tblPrEx>
        <w:trPr>
          <w:trHeight w:val="861"/>
          <w:ins w:id="1652" w:author="Sony" w:date="2014-07-21T15:08:00Z"/>
        </w:trPr>
        <w:tc>
          <w:tcPr>
            <w:tcW w:w="677" w:type="dxa"/>
            <w:vAlign w:val="center"/>
          </w:tcPr>
          <w:p w14:paraId="5C7DE547" w14:textId="77777777" w:rsidR="0095052F" w:rsidRPr="00607B69" w:rsidRDefault="0095052F" w:rsidP="00754471">
            <w:pPr>
              <w:rPr>
                <w:ins w:id="1653" w:author="Sony" w:date="2014-07-21T15:08:00Z"/>
                <w:rStyle w:val="Heading2Char"/>
                <w:rFonts w:ascii="Times New Roman" w:hAnsi="Times New Roman" w:cs="Times New Roman"/>
                <w:b w:val="0"/>
                <w:color w:val="auto"/>
                <w:sz w:val="24"/>
                <w:szCs w:val="24"/>
              </w:rPr>
            </w:pPr>
            <w:bookmarkStart w:id="1654" w:name="_Toc393745211"/>
            <w:bookmarkStart w:id="1655" w:name="_Toc393747595"/>
            <w:ins w:id="1656" w:author="Sony" w:date="2014-07-21T15:08:00Z">
              <w:r w:rsidRPr="00607B69">
                <w:rPr>
                  <w:rStyle w:val="Heading2Char"/>
                  <w:rFonts w:ascii="Times New Roman" w:hAnsi="Times New Roman" w:cs="Times New Roman"/>
                  <w:b w:val="0"/>
                  <w:color w:val="auto"/>
                  <w:sz w:val="24"/>
                  <w:szCs w:val="24"/>
                </w:rPr>
                <w:t>16</w:t>
              </w:r>
              <w:bookmarkEnd w:id="1654"/>
              <w:bookmarkEnd w:id="1655"/>
            </w:ins>
          </w:p>
        </w:tc>
        <w:tc>
          <w:tcPr>
            <w:tcW w:w="2125" w:type="dxa"/>
            <w:vAlign w:val="center"/>
          </w:tcPr>
          <w:p w14:paraId="64D1AE55" w14:textId="77777777" w:rsidR="0095052F" w:rsidRPr="00607B69" w:rsidRDefault="0095052F" w:rsidP="00754471">
            <w:pPr>
              <w:rPr>
                <w:ins w:id="1657" w:author="Sony" w:date="2014-07-21T15:08:00Z"/>
                <w:rStyle w:val="Heading2Char"/>
                <w:rFonts w:ascii="Times New Roman" w:hAnsi="Times New Roman" w:cs="Times New Roman"/>
                <w:b w:val="0"/>
                <w:color w:val="auto"/>
                <w:sz w:val="24"/>
                <w:szCs w:val="24"/>
              </w:rPr>
            </w:pPr>
            <w:bookmarkStart w:id="1658" w:name="_Toc393745212"/>
            <w:bookmarkStart w:id="1659" w:name="_Toc393747596"/>
            <w:proofErr w:type="spellStart"/>
            <w:ins w:id="1660" w:author="Sony" w:date="2014-07-21T15:08:00Z">
              <w:r w:rsidRPr="00607B69">
                <w:rPr>
                  <w:rStyle w:val="Heading2Char"/>
                  <w:rFonts w:ascii="Times New Roman" w:hAnsi="Times New Roman" w:cs="Times New Roman"/>
                  <w:b w:val="0"/>
                  <w:color w:val="auto"/>
                  <w:sz w:val="24"/>
                  <w:szCs w:val="24"/>
                </w:rPr>
                <w:t>app_edit</w:t>
              </w:r>
              <w:bookmarkEnd w:id="1658"/>
              <w:bookmarkEnd w:id="1659"/>
              <w:proofErr w:type="spellEnd"/>
            </w:ins>
          </w:p>
        </w:tc>
        <w:tc>
          <w:tcPr>
            <w:tcW w:w="2551" w:type="dxa"/>
            <w:vAlign w:val="center"/>
          </w:tcPr>
          <w:p w14:paraId="5B19E60B" w14:textId="77777777" w:rsidR="0095052F" w:rsidRPr="00607B69" w:rsidRDefault="0095052F" w:rsidP="00754471">
            <w:pPr>
              <w:rPr>
                <w:ins w:id="1661" w:author="Sony" w:date="2014-07-21T15:08:00Z"/>
                <w:rStyle w:val="Heading2Char"/>
                <w:rFonts w:ascii="Times New Roman" w:hAnsi="Times New Roman" w:cs="Times New Roman"/>
                <w:b w:val="0"/>
                <w:color w:val="auto"/>
                <w:sz w:val="24"/>
                <w:szCs w:val="24"/>
              </w:rPr>
            </w:pPr>
            <w:bookmarkStart w:id="1662" w:name="_Toc393745213"/>
            <w:bookmarkStart w:id="1663" w:name="_Toc393747597"/>
            <w:ins w:id="1664" w:author="Sony" w:date="2014-07-21T15:08:00Z">
              <w:r w:rsidRPr="00607B69">
                <w:rPr>
                  <w:rStyle w:val="Heading2Char"/>
                  <w:rFonts w:ascii="Times New Roman" w:hAnsi="Times New Roman" w:cs="Times New Roman"/>
                  <w:b w:val="0"/>
                  <w:color w:val="auto"/>
                  <w:sz w:val="24"/>
                  <w:szCs w:val="24"/>
                </w:rPr>
                <w:t>Method uses to call appointment edit page with appointment data</w:t>
              </w:r>
              <w:bookmarkEnd w:id="1662"/>
              <w:bookmarkEnd w:id="1663"/>
            </w:ins>
          </w:p>
        </w:tc>
        <w:tc>
          <w:tcPr>
            <w:tcW w:w="2693" w:type="dxa"/>
            <w:vAlign w:val="center"/>
          </w:tcPr>
          <w:p w14:paraId="0B9B14CF" w14:textId="77777777" w:rsidR="0095052F" w:rsidRPr="00607B69" w:rsidRDefault="0095052F" w:rsidP="00754471">
            <w:pPr>
              <w:rPr>
                <w:ins w:id="1665" w:author="Sony" w:date="2014-07-21T15:08:00Z"/>
                <w:rStyle w:val="Heading2Char"/>
                <w:rFonts w:ascii="Times New Roman" w:hAnsi="Times New Roman" w:cs="Times New Roman"/>
                <w:b w:val="0"/>
                <w:color w:val="auto"/>
                <w:sz w:val="24"/>
                <w:szCs w:val="24"/>
              </w:rPr>
            </w:pPr>
            <w:bookmarkStart w:id="1666" w:name="_Toc393745214"/>
            <w:bookmarkStart w:id="1667" w:name="_Toc393747598"/>
            <w:ins w:id="1668"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appointmentID:varchar</w:t>
              </w:r>
              <w:bookmarkEnd w:id="1666"/>
              <w:bookmarkEnd w:id="1667"/>
              <w:proofErr w:type="spellEnd"/>
            </w:ins>
          </w:p>
        </w:tc>
        <w:tc>
          <w:tcPr>
            <w:tcW w:w="1196" w:type="dxa"/>
            <w:vAlign w:val="center"/>
          </w:tcPr>
          <w:p w14:paraId="5779F063" w14:textId="77777777" w:rsidR="0095052F" w:rsidRPr="00607B69" w:rsidRDefault="0095052F" w:rsidP="00754471">
            <w:pPr>
              <w:rPr>
                <w:ins w:id="1669" w:author="Sony" w:date="2014-07-21T15:08:00Z"/>
                <w:rStyle w:val="Heading2Char"/>
                <w:rFonts w:ascii="Times New Roman" w:hAnsi="Times New Roman" w:cs="Times New Roman"/>
                <w:b w:val="0"/>
                <w:color w:val="auto"/>
                <w:sz w:val="24"/>
                <w:szCs w:val="24"/>
              </w:rPr>
            </w:pPr>
            <w:bookmarkStart w:id="1670" w:name="_Toc393745215"/>
            <w:bookmarkStart w:id="1671" w:name="_Toc393747599"/>
            <w:ins w:id="1672" w:author="Sony" w:date="2014-07-21T15:08:00Z">
              <w:r w:rsidRPr="00607B69">
                <w:rPr>
                  <w:rStyle w:val="Heading2Char"/>
                  <w:rFonts w:ascii="Times New Roman" w:hAnsi="Times New Roman" w:cs="Times New Roman"/>
                  <w:b w:val="0"/>
                  <w:color w:val="auto"/>
                  <w:sz w:val="24"/>
                  <w:szCs w:val="24"/>
                </w:rPr>
                <w:t>void</w:t>
              </w:r>
              <w:bookmarkEnd w:id="1670"/>
              <w:bookmarkEnd w:id="1671"/>
            </w:ins>
          </w:p>
        </w:tc>
      </w:tr>
      <w:tr w:rsidR="00607B69" w:rsidRPr="00607B69" w14:paraId="28015A94" w14:textId="77777777" w:rsidTr="003C5CAA">
        <w:tblPrEx>
          <w:tblLook w:val="0000" w:firstRow="0" w:lastRow="0" w:firstColumn="0" w:lastColumn="0" w:noHBand="0" w:noVBand="0"/>
        </w:tblPrEx>
        <w:trPr>
          <w:trHeight w:val="861"/>
          <w:ins w:id="1673" w:author="Sony" w:date="2014-07-21T15:08:00Z"/>
        </w:trPr>
        <w:tc>
          <w:tcPr>
            <w:tcW w:w="677" w:type="dxa"/>
            <w:vAlign w:val="center"/>
          </w:tcPr>
          <w:p w14:paraId="551ED3A3" w14:textId="77777777" w:rsidR="0095052F" w:rsidRPr="00607B69" w:rsidRDefault="0095052F" w:rsidP="00754471">
            <w:pPr>
              <w:rPr>
                <w:ins w:id="1674" w:author="Sony" w:date="2014-07-21T15:08:00Z"/>
                <w:rStyle w:val="Heading2Char"/>
                <w:rFonts w:ascii="Times New Roman" w:hAnsi="Times New Roman" w:cs="Times New Roman"/>
                <w:b w:val="0"/>
                <w:color w:val="auto"/>
                <w:sz w:val="24"/>
                <w:szCs w:val="24"/>
              </w:rPr>
            </w:pPr>
            <w:bookmarkStart w:id="1675" w:name="_Toc393745216"/>
            <w:bookmarkStart w:id="1676" w:name="_Toc393747600"/>
            <w:ins w:id="1677" w:author="Sony" w:date="2014-07-21T15:08:00Z">
              <w:r w:rsidRPr="00607B69">
                <w:rPr>
                  <w:rStyle w:val="Heading2Char"/>
                  <w:rFonts w:ascii="Times New Roman" w:hAnsi="Times New Roman" w:cs="Times New Roman"/>
                  <w:b w:val="0"/>
                  <w:color w:val="auto"/>
                  <w:sz w:val="24"/>
                  <w:szCs w:val="24"/>
                </w:rPr>
                <w:t>17</w:t>
              </w:r>
              <w:bookmarkEnd w:id="1675"/>
              <w:bookmarkEnd w:id="1676"/>
            </w:ins>
          </w:p>
        </w:tc>
        <w:tc>
          <w:tcPr>
            <w:tcW w:w="2125" w:type="dxa"/>
            <w:vAlign w:val="center"/>
          </w:tcPr>
          <w:p w14:paraId="1AA9F1CE" w14:textId="77777777" w:rsidR="0095052F" w:rsidRPr="00607B69" w:rsidRDefault="0095052F" w:rsidP="00754471">
            <w:pPr>
              <w:rPr>
                <w:ins w:id="1678" w:author="Sony" w:date="2014-07-21T15:08:00Z"/>
                <w:rStyle w:val="Heading2Char"/>
                <w:rFonts w:ascii="Times New Roman" w:hAnsi="Times New Roman" w:cs="Times New Roman"/>
                <w:b w:val="0"/>
                <w:color w:val="auto"/>
                <w:sz w:val="24"/>
                <w:szCs w:val="24"/>
              </w:rPr>
            </w:pPr>
            <w:bookmarkStart w:id="1679" w:name="_Toc393745217"/>
            <w:bookmarkStart w:id="1680" w:name="_Toc393747601"/>
            <w:proofErr w:type="spellStart"/>
            <w:ins w:id="1681" w:author="Sony" w:date="2014-07-21T15:08:00Z">
              <w:r w:rsidRPr="00607B69">
                <w:rPr>
                  <w:rStyle w:val="Heading2Char"/>
                  <w:rFonts w:ascii="Times New Roman" w:hAnsi="Times New Roman" w:cs="Times New Roman"/>
                  <w:b w:val="0"/>
                  <w:color w:val="auto"/>
                  <w:sz w:val="24"/>
                  <w:szCs w:val="24"/>
                </w:rPr>
                <w:t>app_edit_data</w:t>
              </w:r>
              <w:bookmarkEnd w:id="1679"/>
              <w:bookmarkEnd w:id="1680"/>
              <w:proofErr w:type="spellEnd"/>
            </w:ins>
          </w:p>
        </w:tc>
        <w:tc>
          <w:tcPr>
            <w:tcW w:w="2551" w:type="dxa"/>
            <w:vAlign w:val="center"/>
          </w:tcPr>
          <w:p w14:paraId="04AE1A4C" w14:textId="77777777" w:rsidR="0095052F" w:rsidRPr="00607B69" w:rsidRDefault="0095052F" w:rsidP="00754471">
            <w:pPr>
              <w:rPr>
                <w:ins w:id="1682" w:author="Sony" w:date="2014-07-21T15:08:00Z"/>
                <w:rStyle w:val="Heading2Char"/>
                <w:rFonts w:ascii="Times New Roman" w:hAnsi="Times New Roman" w:cs="Times New Roman"/>
                <w:b w:val="0"/>
                <w:color w:val="auto"/>
                <w:sz w:val="24"/>
                <w:szCs w:val="24"/>
              </w:rPr>
            </w:pPr>
            <w:bookmarkStart w:id="1683" w:name="_Toc393745218"/>
            <w:bookmarkStart w:id="1684" w:name="_Toc393747602"/>
            <w:ins w:id="1685" w:author="Sony" w:date="2014-07-21T15:08:00Z">
              <w:r w:rsidRPr="00607B69">
                <w:rPr>
                  <w:rStyle w:val="Heading2Char"/>
                  <w:rFonts w:ascii="Times New Roman" w:hAnsi="Times New Roman" w:cs="Times New Roman"/>
                  <w:b w:val="0"/>
                  <w:color w:val="auto"/>
                  <w:sz w:val="24"/>
                  <w:szCs w:val="24"/>
                </w:rPr>
                <w:t>Method uses to save the edit data of appointment to the database</w:t>
              </w:r>
              <w:bookmarkEnd w:id="1683"/>
              <w:bookmarkEnd w:id="1684"/>
            </w:ins>
          </w:p>
        </w:tc>
        <w:tc>
          <w:tcPr>
            <w:tcW w:w="2693" w:type="dxa"/>
            <w:vAlign w:val="center"/>
          </w:tcPr>
          <w:p w14:paraId="26337A67" w14:textId="77777777" w:rsidR="0095052F" w:rsidRPr="00607B69" w:rsidRDefault="0095052F" w:rsidP="00754471">
            <w:pPr>
              <w:rPr>
                <w:ins w:id="1686" w:author="Sony" w:date="2014-07-21T15:08:00Z"/>
                <w:rStyle w:val="Heading2Char"/>
                <w:rFonts w:ascii="Times New Roman" w:hAnsi="Times New Roman" w:cs="Times New Roman"/>
                <w:b w:val="0"/>
                <w:color w:val="auto"/>
                <w:sz w:val="24"/>
                <w:szCs w:val="24"/>
              </w:rPr>
            </w:pPr>
            <w:bookmarkStart w:id="1687" w:name="_Toc393745219"/>
            <w:bookmarkStart w:id="1688" w:name="_Toc393747603"/>
            <w:ins w:id="1689" w:author="Sony" w:date="2014-07-21T15:08:00Z">
              <w:r w:rsidRPr="00607B69">
                <w:rPr>
                  <w:rStyle w:val="Heading2Char"/>
                  <w:rFonts w:ascii="Times New Roman" w:hAnsi="Times New Roman" w:cs="Times New Roman"/>
                  <w:b w:val="0"/>
                  <w:color w:val="auto"/>
                  <w:sz w:val="24"/>
                  <w:szCs w:val="24"/>
                </w:rPr>
                <w:t>-</w:t>
              </w:r>
              <w:bookmarkEnd w:id="1687"/>
              <w:bookmarkEnd w:id="1688"/>
            </w:ins>
          </w:p>
        </w:tc>
        <w:tc>
          <w:tcPr>
            <w:tcW w:w="1196" w:type="dxa"/>
            <w:vAlign w:val="center"/>
          </w:tcPr>
          <w:p w14:paraId="1FEB7C04" w14:textId="77777777" w:rsidR="0095052F" w:rsidRPr="00607B69" w:rsidRDefault="0095052F" w:rsidP="00754471">
            <w:pPr>
              <w:rPr>
                <w:ins w:id="1690" w:author="Sony" w:date="2014-07-21T15:08:00Z"/>
                <w:rStyle w:val="Heading2Char"/>
                <w:rFonts w:ascii="Times New Roman" w:hAnsi="Times New Roman" w:cs="Times New Roman"/>
                <w:b w:val="0"/>
                <w:color w:val="auto"/>
                <w:sz w:val="24"/>
                <w:szCs w:val="24"/>
              </w:rPr>
            </w:pPr>
            <w:bookmarkStart w:id="1691" w:name="_Toc393745220"/>
            <w:bookmarkStart w:id="1692" w:name="_Toc393747604"/>
            <w:ins w:id="1693" w:author="Sony" w:date="2014-07-21T15:08:00Z">
              <w:r w:rsidRPr="00607B69">
                <w:rPr>
                  <w:rStyle w:val="Heading2Char"/>
                  <w:rFonts w:ascii="Times New Roman" w:hAnsi="Times New Roman" w:cs="Times New Roman"/>
                  <w:b w:val="0"/>
                  <w:color w:val="auto"/>
                  <w:sz w:val="24"/>
                  <w:szCs w:val="24"/>
                </w:rPr>
                <w:t>void</w:t>
              </w:r>
              <w:bookmarkEnd w:id="1691"/>
              <w:bookmarkEnd w:id="1692"/>
            </w:ins>
          </w:p>
        </w:tc>
      </w:tr>
      <w:tr w:rsidR="00607B69" w:rsidRPr="00607B69" w14:paraId="1BA49AE3" w14:textId="77777777" w:rsidTr="003C5CAA">
        <w:tblPrEx>
          <w:tblLook w:val="0000" w:firstRow="0" w:lastRow="0" w:firstColumn="0" w:lastColumn="0" w:noHBand="0" w:noVBand="0"/>
        </w:tblPrEx>
        <w:trPr>
          <w:trHeight w:val="861"/>
          <w:ins w:id="1694" w:author="Sony" w:date="2014-07-21T15:08:00Z"/>
        </w:trPr>
        <w:tc>
          <w:tcPr>
            <w:tcW w:w="677" w:type="dxa"/>
            <w:vAlign w:val="center"/>
          </w:tcPr>
          <w:p w14:paraId="56FCB149" w14:textId="77777777" w:rsidR="0095052F" w:rsidRPr="00607B69" w:rsidRDefault="0095052F" w:rsidP="00754471">
            <w:pPr>
              <w:rPr>
                <w:ins w:id="1695" w:author="Sony" w:date="2014-07-21T15:08:00Z"/>
                <w:rStyle w:val="Heading2Char"/>
                <w:rFonts w:ascii="Times New Roman" w:hAnsi="Times New Roman" w:cs="Times New Roman"/>
                <w:b w:val="0"/>
                <w:color w:val="auto"/>
                <w:sz w:val="24"/>
                <w:szCs w:val="24"/>
              </w:rPr>
            </w:pPr>
            <w:bookmarkStart w:id="1696" w:name="_Toc393745221"/>
            <w:bookmarkStart w:id="1697" w:name="_Toc393747605"/>
            <w:ins w:id="1698" w:author="Sony" w:date="2014-07-21T15:08:00Z">
              <w:r w:rsidRPr="00607B69">
                <w:rPr>
                  <w:rStyle w:val="Heading2Char"/>
                  <w:rFonts w:ascii="Times New Roman" w:hAnsi="Times New Roman" w:cs="Times New Roman"/>
                  <w:b w:val="0"/>
                  <w:color w:val="auto"/>
                  <w:sz w:val="24"/>
                  <w:szCs w:val="24"/>
                </w:rPr>
                <w:lastRenderedPageBreak/>
                <w:t>18</w:t>
              </w:r>
              <w:bookmarkEnd w:id="1696"/>
              <w:bookmarkEnd w:id="1697"/>
            </w:ins>
          </w:p>
        </w:tc>
        <w:tc>
          <w:tcPr>
            <w:tcW w:w="2125" w:type="dxa"/>
            <w:vAlign w:val="center"/>
          </w:tcPr>
          <w:p w14:paraId="372A2F56" w14:textId="77777777" w:rsidR="0095052F" w:rsidRPr="00607B69" w:rsidRDefault="0095052F" w:rsidP="00754471">
            <w:pPr>
              <w:rPr>
                <w:ins w:id="1699" w:author="Sony" w:date="2014-07-21T15:08:00Z"/>
                <w:rStyle w:val="Heading2Char"/>
                <w:rFonts w:ascii="Times New Roman" w:hAnsi="Times New Roman" w:cs="Times New Roman"/>
                <w:b w:val="0"/>
                <w:color w:val="auto"/>
                <w:sz w:val="24"/>
                <w:szCs w:val="24"/>
              </w:rPr>
            </w:pPr>
            <w:bookmarkStart w:id="1700" w:name="_Toc393745222"/>
            <w:bookmarkStart w:id="1701" w:name="_Toc393747606"/>
            <w:proofErr w:type="spellStart"/>
            <w:ins w:id="1702" w:author="Sony" w:date="2014-07-21T15:08:00Z">
              <w:r w:rsidRPr="00607B69">
                <w:rPr>
                  <w:rStyle w:val="Heading2Char"/>
                  <w:rFonts w:ascii="Times New Roman" w:hAnsi="Times New Roman" w:cs="Times New Roman"/>
                  <w:b w:val="0"/>
                  <w:color w:val="auto"/>
                  <w:sz w:val="24"/>
                  <w:szCs w:val="24"/>
                </w:rPr>
                <w:t>app_delete</w:t>
              </w:r>
              <w:bookmarkEnd w:id="1700"/>
              <w:bookmarkEnd w:id="1701"/>
              <w:proofErr w:type="spellEnd"/>
            </w:ins>
          </w:p>
        </w:tc>
        <w:tc>
          <w:tcPr>
            <w:tcW w:w="2551" w:type="dxa"/>
            <w:vAlign w:val="center"/>
          </w:tcPr>
          <w:p w14:paraId="6866CCB5" w14:textId="77777777" w:rsidR="0095052F" w:rsidRPr="00607B69" w:rsidRDefault="0095052F" w:rsidP="00754471">
            <w:pPr>
              <w:rPr>
                <w:ins w:id="1703" w:author="Sony" w:date="2014-07-21T15:08:00Z"/>
                <w:rStyle w:val="Heading2Char"/>
                <w:rFonts w:ascii="Times New Roman" w:hAnsi="Times New Roman" w:cs="Times New Roman"/>
                <w:b w:val="0"/>
                <w:color w:val="auto"/>
                <w:sz w:val="24"/>
                <w:szCs w:val="24"/>
              </w:rPr>
            </w:pPr>
            <w:bookmarkStart w:id="1704" w:name="_Toc393745223"/>
            <w:bookmarkStart w:id="1705" w:name="_Toc393747607"/>
            <w:ins w:id="1706" w:author="Sony" w:date="2014-07-21T15:08:00Z">
              <w:r w:rsidRPr="00607B69">
                <w:rPr>
                  <w:rStyle w:val="Heading2Char"/>
                  <w:rFonts w:ascii="Times New Roman" w:hAnsi="Times New Roman" w:cs="Times New Roman"/>
                  <w:b w:val="0"/>
                  <w:color w:val="auto"/>
                  <w:sz w:val="24"/>
                  <w:szCs w:val="24"/>
                </w:rPr>
                <w:t>Method uses to delete any appointment from the system and database</w:t>
              </w:r>
              <w:bookmarkEnd w:id="1704"/>
              <w:bookmarkEnd w:id="1705"/>
            </w:ins>
          </w:p>
        </w:tc>
        <w:tc>
          <w:tcPr>
            <w:tcW w:w="2693" w:type="dxa"/>
            <w:vAlign w:val="center"/>
          </w:tcPr>
          <w:p w14:paraId="4AC82D1F" w14:textId="77777777" w:rsidR="0095052F" w:rsidRPr="00607B69" w:rsidRDefault="0095052F" w:rsidP="00754471">
            <w:pPr>
              <w:rPr>
                <w:ins w:id="1707" w:author="Sony" w:date="2014-07-21T15:08:00Z"/>
                <w:rStyle w:val="Heading2Char"/>
                <w:rFonts w:ascii="Times New Roman" w:hAnsi="Times New Roman" w:cs="Times New Roman"/>
                <w:b w:val="0"/>
                <w:color w:val="auto"/>
                <w:sz w:val="24"/>
                <w:szCs w:val="24"/>
              </w:rPr>
            </w:pPr>
            <w:bookmarkStart w:id="1708" w:name="_Toc393745224"/>
            <w:bookmarkStart w:id="1709" w:name="_Toc393747608"/>
            <w:ins w:id="1710"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appointmentID:varchar</w:t>
              </w:r>
              <w:bookmarkEnd w:id="1708"/>
              <w:bookmarkEnd w:id="1709"/>
              <w:proofErr w:type="spellEnd"/>
            </w:ins>
          </w:p>
        </w:tc>
        <w:tc>
          <w:tcPr>
            <w:tcW w:w="1196" w:type="dxa"/>
            <w:vAlign w:val="center"/>
          </w:tcPr>
          <w:p w14:paraId="7C77D147" w14:textId="77777777" w:rsidR="0095052F" w:rsidRPr="00607B69" w:rsidRDefault="0095052F" w:rsidP="00754471">
            <w:pPr>
              <w:rPr>
                <w:ins w:id="1711" w:author="Sony" w:date="2014-07-21T15:08:00Z"/>
                <w:rStyle w:val="Heading2Char"/>
                <w:rFonts w:ascii="Times New Roman" w:hAnsi="Times New Roman" w:cs="Times New Roman"/>
                <w:b w:val="0"/>
                <w:color w:val="auto"/>
                <w:sz w:val="24"/>
                <w:szCs w:val="24"/>
              </w:rPr>
            </w:pPr>
            <w:bookmarkStart w:id="1712" w:name="_Toc393745225"/>
            <w:bookmarkStart w:id="1713" w:name="_Toc393747609"/>
            <w:ins w:id="1714" w:author="Sony" w:date="2014-07-21T15:08:00Z">
              <w:r w:rsidRPr="00607B69">
                <w:rPr>
                  <w:rStyle w:val="Heading2Char"/>
                  <w:rFonts w:ascii="Times New Roman" w:hAnsi="Times New Roman" w:cs="Times New Roman"/>
                  <w:b w:val="0"/>
                  <w:color w:val="auto"/>
                  <w:sz w:val="24"/>
                  <w:szCs w:val="24"/>
                </w:rPr>
                <w:t>void</w:t>
              </w:r>
              <w:bookmarkEnd w:id="1712"/>
              <w:bookmarkEnd w:id="1713"/>
            </w:ins>
          </w:p>
        </w:tc>
      </w:tr>
      <w:tr w:rsidR="00607B69" w:rsidRPr="00607B69" w14:paraId="5C48B871" w14:textId="77777777" w:rsidTr="003C5CAA">
        <w:tblPrEx>
          <w:tblLook w:val="0000" w:firstRow="0" w:lastRow="0" w:firstColumn="0" w:lastColumn="0" w:noHBand="0" w:noVBand="0"/>
        </w:tblPrEx>
        <w:trPr>
          <w:trHeight w:val="861"/>
          <w:ins w:id="1715" w:author="Sony" w:date="2014-07-21T15:08:00Z"/>
        </w:trPr>
        <w:tc>
          <w:tcPr>
            <w:tcW w:w="677" w:type="dxa"/>
            <w:vAlign w:val="center"/>
          </w:tcPr>
          <w:p w14:paraId="14D6C751" w14:textId="77777777" w:rsidR="0095052F" w:rsidRPr="00607B69" w:rsidRDefault="0095052F" w:rsidP="00754471">
            <w:pPr>
              <w:rPr>
                <w:ins w:id="1716" w:author="Sony" w:date="2014-07-21T15:08:00Z"/>
                <w:rStyle w:val="Heading2Char"/>
                <w:rFonts w:ascii="Times New Roman" w:hAnsi="Times New Roman" w:cs="Times New Roman"/>
                <w:b w:val="0"/>
                <w:color w:val="auto"/>
                <w:sz w:val="24"/>
                <w:szCs w:val="24"/>
              </w:rPr>
            </w:pPr>
            <w:bookmarkStart w:id="1717" w:name="_Toc393745226"/>
            <w:bookmarkStart w:id="1718" w:name="_Toc393747610"/>
            <w:ins w:id="1719" w:author="Sony" w:date="2014-07-21T15:08:00Z">
              <w:r w:rsidRPr="00607B69">
                <w:rPr>
                  <w:rStyle w:val="Heading2Char"/>
                  <w:rFonts w:ascii="Times New Roman" w:hAnsi="Times New Roman" w:cs="Times New Roman"/>
                  <w:b w:val="0"/>
                  <w:color w:val="auto"/>
                  <w:sz w:val="24"/>
                  <w:szCs w:val="24"/>
                </w:rPr>
                <w:t>19</w:t>
              </w:r>
              <w:bookmarkEnd w:id="1717"/>
              <w:bookmarkEnd w:id="1718"/>
            </w:ins>
          </w:p>
        </w:tc>
        <w:tc>
          <w:tcPr>
            <w:tcW w:w="2125" w:type="dxa"/>
            <w:vAlign w:val="center"/>
          </w:tcPr>
          <w:p w14:paraId="0EA92188" w14:textId="77777777" w:rsidR="0095052F" w:rsidRPr="00607B69" w:rsidRDefault="0095052F" w:rsidP="00754471">
            <w:pPr>
              <w:rPr>
                <w:ins w:id="1720" w:author="Sony" w:date="2014-07-21T15:08:00Z"/>
                <w:rStyle w:val="Heading2Char"/>
                <w:rFonts w:ascii="Times New Roman" w:hAnsi="Times New Roman" w:cs="Times New Roman"/>
                <w:b w:val="0"/>
                <w:color w:val="auto"/>
                <w:sz w:val="24"/>
                <w:szCs w:val="24"/>
              </w:rPr>
            </w:pPr>
            <w:bookmarkStart w:id="1721" w:name="_Toc393745227"/>
            <w:bookmarkStart w:id="1722" w:name="_Toc393747611"/>
            <w:proofErr w:type="spellStart"/>
            <w:ins w:id="1723" w:author="Sony" w:date="2014-07-21T15:08:00Z">
              <w:r w:rsidRPr="00607B69">
                <w:rPr>
                  <w:rStyle w:val="Heading2Char"/>
                  <w:rFonts w:ascii="Times New Roman" w:hAnsi="Times New Roman" w:cs="Times New Roman"/>
                  <w:b w:val="0"/>
                  <w:color w:val="auto"/>
                  <w:sz w:val="24"/>
                  <w:szCs w:val="24"/>
                </w:rPr>
                <w:t>save_appointment</w:t>
              </w:r>
              <w:bookmarkEnd w:id="1721"/>
              <w:bookmarkEnd w:id="1722"/>
              <w:proofErr w:type="spellEnd"/>
            </w:ins>
          </w:p>
        </w:tc>
        <w:tc>
          <w:tcPr>
            <w:tcW w:w="2551" w:type="dxa"/>
            <w:vAlign w:val="center"/>
          </w:tcPr>
          <w:p w14:paraId="09780D3D" w14:textId="77777777" w:rsidR="0095052F" w:rsidRPr="00607B69" w:rsidRDefault="0095052F" w:rsidP="00754471">
            <w:pPr>
              <w:rPr>
                <w:ins w:id="1724" w:author="Sony" w:date="2014-07-21T15:08:00Z"/>
                <w:rStyle w:val="Heading2Char"/>
                <w:rFonts w:ascii="Times New Roman" w:hAnsi="Times New Roman" w:cs="Times New Roman"/>
                <w:b w:val="0"/>
                <w:color w:val="auto"/>
                <w:sz w:val="24"/>
                <w:szCs w:val="24"/>
              </w:rPr>
            </w:pPr>
            <w:bookmarkStart w:id="1725" w:name="_Toc393745228"/>
            <w:bookmarkStart w:id="1726" w:name="_Toc393747612"/>
            <w:ins w:id="1727" w:author="Sony" w:date="2014-07-21T15:08:00Z">
              <w:r w:rsidRPr="00607B69">
                <w:rPr>
                  <w:rStyle w:val="Heading2Char"/>
                  <w:rFonts w:ascii="Times New Roman" w:hAnsi="Times New Roman" w:cs="Times New Roman"/>
                  <w:b w:val="0"/>
                  <w:color w:val="auto"/>
                  <w:sz w:val="24"/>
                  <w:szCs w:val="24"/>
                </w:rPr>
                <w:t xml:space="preserve">Method uses to save appointment to </w:t>
              </w:r>
              <w:proofErr w:type="spellStart"/>
              <w:r w:rsidRPr="00607B69">
                <w:rPr>
                  <w:rStyle w:val="Heading2Char"/>
                  <w:rFonts w:ascii="Times New Roman" w:hAnsi="Times New Roman" w:cs="Times New Roman"/>
                  <w:b w:val="0"/>
                  <w:color w:val="auto"/>
                  <w:sz w:val="24"/>
                  <w:szCs w:val="24"/>
                </w:rPr>
                <w:t>google</w:t>
              </w:r>
              <w:proofErr w:type="spellEnd"/>
              <w:r w:rsidRPr="00607B69">
                <w:rPr>
                  <w:rStyle w:val="Heading2Char"/>
                  <w:rFonts w:ascii="Times New Roman" w:hAnsi="Times New Roman" w:cs="Times New Roman"/>
                  <w:b w:val="0"/>
                  <w:color w:val="auto"/>
                  <w:sz w:val="24"/>
                  <w:szCs w:val="24"/>
                </w:rPr>
                <w:t xml:space="preserve"> calendar</w:t>
              </w:r>
              <w:bookmarkEnd w:id="1725"/>
              <w:bookmarkEnd w:id="1726"/>
            </w:ins>
          </w:p>
        </w:tc>
        <w:tc>
          <w:tcPr>
            <w:tcW w:w="2693" w:type="dxa"/>
            <w:vAlign w:val="center"/>
          </w:tcPr>
          <w:p w14:paraId="5DA0A4CA" w14:textId="77777777" w:rsidR="0095052F" w:rsidRPr="00607B69" w:rsidRDefault="0095052F" w:rsidP="00754471">
            <w:pPr>
              <w:rPr>
                <w:ins w:id="1728" w:author="Sony" w:date="2014-07-21T15:08:00Z"/>
                <w:rStyle w:val="Heading2Char"/>
                <w:rFonts w:ascii="Times New Roman" w:hAnsi="Times New Roman" w:cs="Times New Roman"/>
                <w:b w:val="0"/>
                <w:color w:val="auto"/>
                <w:sz w:val="24"/>
                <w:szCs w:val="24"/>
              </w:rPr>
            </w:pPr>
            <w:bookmarkStart w:id="1729" w:name="_Toc393745229"/>
            <w:bookmarkStart w:id="1730" w:name="_Toc393747613"/>
            <w:ins w:id="1731"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appointmentID:varchar</w:t>
              </w:r>
              <w:bookmarkEnd w:id="1729"/>
              <w:bookmarkEnd w:id="1730"/>
              <w:proofErr w:type="spellEnd"/>
            </w:ins>
          </w:p>
        </w:tc>
        <w:tc>
          <w:tcPr>
            <w:tcW w:w="1196" w:type="dxa"/>
            <w:vAlign w:val="center"/>
          </w:tcPr>
          <w:p w14:paraId="76DECC18" w14:textId="77777777" w:rsidR="0095052F" w:rsidRPr="00607B69" w:rsidRDefault="0095052F" w:rsidP="00754471">
            <w:pPr>
              <w:rPr>
                <w:ins w:id="1732" w:author="Sony" w:date="2014-07-21T15:08:00Z"/>
                <w:rStyle w:val="Heading2Char"/>
                <w:rFonts w:ascii="Times New Roman" w:hAnsi="Times New Roman" w:cs="Times New Roman"/>
                <w:b w:val="0"/>
                <w:color w:val="auto"/>
                <w:sz w:val="24"/>
                <w:szCs w:val="24"/>
              </w:rPr>
            </w:pPr>
            <w:bookmarkStart w:id="1733" w:name="_Toc393745230"/>
            <w:bookmarkStart w:id="1734" w:name="_Toc393747614"/>
            <w:ins w:id="1735" w:author="Sony" w:date="2014-07-21T15:08:00Z">
              <w:r w:rsidRPr="00607B69">
                <w:rPr>
                  <w:rStyle w:val="Heading2Char"/>
                  <w:rFonts w:ascii="Times New Roman" w:hAnsi="Times New Roman" w:cs="Times New Roman"/>
                  <w:b w:val="0"/>
                  <w:color w:val="auto"/>
                  <w:sz w:val="24"/>
                  <w:szCs w:val="24"/>
                </w:rPr>
                <w:t>void</w:t>
              </w:r>
              <w:bookmarkEnd w:id="1733"/>
              <w:bookmarkEnd w:id="1734"/>
            </w:ins>
          </w:p>
        </w:tc>
      </w:tr>
      <w:tr w:rsidR="00607B69" w:rsidRPr="00607B69" w14:paraId="00BCE0C6" w14:textId="77777777" w:rsidTr="003C5CAA">
        <w:tblPrEx>
          <w:tblLook w:val="0000" w:firstRow="0" w:lastRow="0" w:firstColumn="0" w:lastColumn="0" w:noHBand="0" w:noVBand="0"/>
        </w:tblPrEx>
        <w:trPr>
          <w:trHeight w:val="861"/>
          <w:ins w:id="1736" w:author="Sony" w:date="2014-07-21T15:08:00Z"/>
        </w:trPr>
        <w:tc>
          <w:tcPr>
            <w:tcW w:w="677" w:type="dxa"/>
            <w:vAlign w:val="center"/>
          </w:tcPr>
          <w:p w14:paraId="6CD8AD7A" w14:textId="77777777" w:rsidR="0095052F" w:rsidRPr="00607B69" w:rsidRDefault="0095052F" w:rsidP="00754471">
            <w:pPr>
              <w:rPr>
                <w:ins w:id="1737" w:author="Sony" w:date="2014-07-21T15:08:00Z"/>
                <w:rStyle w:val="Heading2Char"/>
                <w:rFonts w:ascii="Times New Roman" w:hAnsi="Times New Roman" w:cs="Times New Roman"/>
                <w:b w:val="0"/>
                <w:color w:val="auto"/>
                <w:sz w:val="24"/>
                <w:szCs w:val="24"/>
              </w:rPr>
            </w:pPr>
            <w:bookmarkStart w:id="1738" w:name="_Toc393745231"/>
            <w:bookmarkStart w:id="1739" w:name="_Toc393747615"/>
            <w:ins w:id="1740" w:author="Sony" w:date="2014-07-21T15:08:00Z">
              <w:r w:rsidRPr="00607B69">
                <w:rPr>
                  <w:rStyle w:val="Heading2Char"/>
                  <w:rFonts w:ascii="Times New Roman" w:hAnsi="Times New Roman" w:cs="Times New Roman"/>
                  <w:b w:val="0"/>
                  <w:color w:val="auto"/>
                  <w:sz w:val="24"/>
                  <w:szCs w:val="24"/>
                </w:rPr>
                <w:t>20</w:t>
              </w:r>
              <w:bookmarkEnd w:id="1738"/>
              <w:bookmarkEnd w:id="1739"/>
            </w:ins>
          </w:p>
        </w:tc>
        <w:tc>
          <w:tcPr>
            <w:tcW w:w="2125" w:type="dxa"/>
            <w:vAlign w:val="center"/>
          </w:tcPr>
          <w:p w14:paraId="4F8406C6" w14:textId="77777777" w:rsidR="0095052F" w:rsidRPr="00607B69" w:rsidRDefault="0095052F" w:rsidP="00754471">
            <w:pPr>
              <w:rPr>
                <w:ins w:id="1741" w:author="Sony" w:date="2014-07-21T15:08:00Z"/>
                <w:rStyle w:val="Heading2Char"/>
                <w:rFonts w:ascii="Times New Roman" w:hAnsi="Times New Roman" w:cs="Times New Roman"/>
                <w:b w:val="0"/>
                <w:color w:val="auto"/>
                <w:sz w:val="24"/>
                <w:szCs w:val="24"/>
              </w:rPr>
            </w:pPr>
            <w:bookmarkStart w:id="1742" w:name="_Toc393745232"/>
            <w:bookmarkStart w:id="1743" w:name="_Toc393747616"/>
            <w:proofErr w:type="spellStart"/>
            <w:ins w:id="1744" w:author="Sony" w:date="2014-07-21T15:08:00Z">
              <w:r w:rsidRPr="00607B69">
                <w:rPr>
                  <w:rStyle w:val="Heading2Char"/>
                  <w:rFonts w:ascii="Times New Roman" w:hAnsi="Times New Roman" w:cs="Times New Roman"/>
                  <w:b w:val="0"/>
                  <w:color w:val="auto"/>
                  <w:sz w:val="24"/>
                  <w:szCs w:val="24"/>
                </w:rPr>
                <w:t>patientCalendar</w:t>
              </w:r>
              <w:bookmarkEnd w:id="1742"/>
              <w:bookmarkEnd w:id="1743"/>
              <w:proofErr w:type="spellEnd"/>
            </w:ins>
          </w:p>
        </w:tc>
        <w:tc>
          <w:tcPr>
            <w:tcW w:w="2551" w:type="dxa"/>
            <w:vAlign w:val="center"/>
          </w:tcPr>
          <w:p w14:paraId="1704B1AC" w14:textId="77777777" w:rsidR="0095052F" w:rsidRPr="00607B69" w:rsidRDefault="0095052F" w:rsidP="00754471">
            <w:pPr>
              <w:rPr>
                <w:ins w:id="1745" w:author="Sony" w:date="2014-07-21T15:08:00Z"/>
                <w:rStyle w:val="Heading2Char"/>
                <w:rFonts w:ascii="Times New Roman" w:hAnsi="Times New Roman" w:cs="Times New Roman"/>
                <w:b w:val="0"/>
                <w:color w:val="auto"/>
                <w:sz w:val="24"/>
                <w:szCs w:val="24"/>
              </w:rPr>
            </w:pPr>
            <w:bookmarkStart w:id="1746" w:name="_Toc393745233"/>
            <w:bookmarkStart w:id="1747" w:name="_Toc393747617"/>
            <w:ins w:id="1748" w:author="Sony" w:date="2014-07-21T15:08:00Z">
              <w:r w:rsidRPr="00607B69">
                <w:rPr>
                  <w:rStyle w:val="Heading2Char"/>
                  <w:rFonts w:ascii="Times New Roman" w:hAnsi="Times New Roman" w:cs="Times New Roman"/>
                  <w:b w:val="0"/>
                  <w:color w:val="auto"/>
                  <w:sz w:val="24"/>
                  <w:szCs w:val="24"/>
                </w:rPr>
                <w:t xml:space="preserve">Method uses to get patients’ calendar by using </w:t>
              </w:r>
              <w:proofErr w:type="spellStart"/>
              <w:r w:rsidRPr="00607B69">
                <w:rPr>
                  <w:rStyle w:val="Heading2Char"/>
                  <w:rFonts w:ascii="Times New Roman" w:hAnsi="Times New Roman" w:cs="Times New Roman"/>
                  <w:b w:val="0"/>
                  <w:color w:val="auto"/>
                  <w:sz w:val="24"/>
                  <w:szCs w:val="24"/>
                </w:rPr>
                <w:t>patientID</w:t>
              </w:r>
              <w:bookmarkEnd w:id="1746"/>
              <w:bookmarkEnd w:id="1747"/>
              <w:proofErr w:type="spellEnd"/>
            </w:ins>
          </w:p>
        </w:tc>
        <w:tc>
          <w:tcPr>
            <w:tcW w:w="2693" w:type="dxa"/>
            <w:vAlign w:val="center"/>
          </w:tcPr>
          <w:p w14:paraId="2A20E1DC" w14:textId="77777777" w:rsidR="0095052F" w:rsidRPr="00607B69" w:rsidRDefault="0095052F" w:rsidP="00754471">
            <w:pPr>
              <w:rPr>
                <w:ins w:id="1749" w:author="Sony" w:date="2014-07-21T15:08:00Z"/>
                <w:rStyle w:val="Heading2Char"/>
                <w:rFonts w:ascii="Times New Roman" w:hAnsi="Times New Roman" w:cs="Times New Roman"/>
                <w:b w:val="0"/>
                <w:color w:val="auto"/>
                <w:sz w:val="24"/>
                <w:szCs w:val="24"/>
              </w:rPr>
            </w:pPr>
            <w:bookmarkStart w:id="1750" w:name="_Toc393745234"/>
            <w:bookmarkStart w:id="1751" w:name="_Toc393747618"/>
            <w:ins w:id="1752"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patientID:varchar</w:t>
              </w:r>
              <w:bookmarkEnd w:id="1750"/>
              <w:bookmarkEnd w:id="1751"/>
              <w:proofErr w:type="spellEnd"/>
            </w:ins>
          </w:p>
        </w:tc>
        <w:tc>
          <w:tcPr>
            <w:tcW w:w="1196" w:type="dxa"/>
            <w:vAlign w:val="center"/>
          </w:tcPr>
          <w:p w14:paraId="4A858E9C" w14:textId="77777777" w:rsidR="0095052F" w:rsidRPr="00607B69" w:rsidRDefault="0095052F" w:rsidP="00754471">
            <w:pPr>
              <w:rPr>
                <w:ins w:id="1753" w:author="Sony" w:date="2014-07-21T15:08:00Z"/>
                <w:rStyle w:val="Heading2Char"/>
                <w:rFonts w:ascii="Times New Roman" w:hAnsi="Times New Roman" w:cs="Times New Roman"/>
                <w:b w:val="0"/>
                <w:color w:val="auto"/>
                <w:sz w:val="24"/>
                <w:szCs w:val="24"/>
              </w:rPr>
            </w:pPr>
            <w:bookmarkStart w:id="1754" w:name="_Toc393745235"/>
            <w:bookmarkStart w:id="1755" w:name="_Toc393747619"/>
            <w:ins w:id="1756" w:author="Sony" w:date="2014-07-21T15:08:00Z">
              <w:r w:rsidRPr="00607B69">
                <w:rPr>
                  <w:rStyle w:val="Heading2Char"/>
                  <w:rFonts w:ascii="Times New Roman" w:hAnsi="Times New Roman" w:cs="Times New Roman"/>
                  <w:b w:val="0"/>
                  <w:color w:val="auto"/>
                  <w:sz w:val="24"/>
                  <w:szCs w:val="24"/>
                </w:rPr>
                <w:t>void</w:t>
              </w:r>
              <w:bookmarkEnd w:id="1754"/>
              <w:bookmarkEnd w:id="1755"/>
            </w:ins>
          </w:p>
        </w:tc>
      </w:tr>
      <w:tr w:rsidR="0095052F" w:rsidRPr="00607B69" w14:paraId="2CEFA595" w14:textId="77777777" w:rsidTr="003C5CAA">
        <w:tblPrEx>
          <w:tblLook w:val="0000" w:firstRow="0" w:lastRow="0" w:firstColumn="0" w:lastColumn="0" w:noHBand="0" w:noVBand="0"/>
        </w:tblPrEx>
        <w:trPr>
          <w:trHeight w:val="861"/>
          <w:ins w:id="1757" w:author="Sony" w:date="2014-07-21T15:08:00Z"/>
        </w:trPr>
        <w:tc>
          <w:tcPr>
            <w:tcW w:w="677" w:type="dxa"/>
            <w:vAlign w:val="center"/>
          </w:tcPr>
          <w:p w14:paraId="6907C732" w14:textId="77777777" w:rsidR="0095052F" w:rsidRPr="00607B69" w:rsidRDefault="0095052F" w:rsidP="00754471">
            <w:pPr>
              <w:rPr>
                <w:ins w:id="1758" w:author="Sony" w:date="2014-07-21T15:08:00Z"/>
                <w:rStyle w:val="Heading2Char"/>
                <w:rFonts w:ascii="Times New Roman" w:hAnsi="Times New Roman" w:cs="Times New Roman"/>
                <w:b w:val="0"/>
                <w:color w:val="auto"/>
                <w:sz w:val="24"/>
                <w:szCs w:val="24"/>
              </w:rPr>
            </w:pPr>
            <w:bookmarkStart w:id="1759" w:name="_Toc393745236"/>
            <w:bookmarkStart w:id="1760" w:name="_Toc393747620"/>
            <w:ins w:id="1761" w:author="Sony" w:date="2014-07-21T15:08:00Z">
              <w:r w:rsidRPr="00607B69">
                <w:rPr>
                  <w:rStyle w:val="Heading2Char"/>
                  <w:rFonts w:ascii="Times New Roman" w:hAnsi="Times New Roman" w:cs="Times New Roman"/>
                  <w:b w:val="0"/>
                  <w:color w:val="auto"/>
                  <w:sz w:val="24"/>
                  <w:szCs w:val="24"/>
                </w:rPr>
                <w:t>21</w:t>
              </w:r>
              <w:bookmarkEnd w:id="1759"/>
              <w:bookmarkEnd w:id="1760"/>
            </w:ins>
          </w:p>
        </w:tc>
        <w:tc>
          <w:tcPr>
            <w:tcW w:w="2125" w:type="dxa"/>
            <w:vAlign w:val="center"/>
          </w:tcPr>
          <w:p w14:paraId="6A71BD01" w14:textId="77777777" w:rsidR="0095052F" w:rsidRPr="00607B69" w:rsidRDefault="0095052F" w:rsidP="00754471">
            <w:pPr>
              <w:rPr>
                <w:ins w:id="1762" w:author="Sony" w:date="2014-07-21T15:08:00Z"/>
                <w:rStyle w:val="Heading2Char"/>
                <w:rFonts w:ascii="Times New Roman" w:hAnsi="Times New Roman" w:cs="Times New Roman"/>
                <w:b w:val="0"/>
                <w:color w:val="auto"/>
                <w:sz w:val="24"/>
                <w:szCs w:val="24"/>
              </w:rPr>
            </w:pPr>
            <w:bookmarkStart w:id="1763" w:name="_Toc393745237"/>
            <w:bookmarkStart w:id="1764" w:name="_Toc393747621"/>
            <w:proofErr w:type="spellStart"/>
            <w:ins w:id="1765" w:author="Sony" w:date="2014-07-21T15:08:00Z">
              <w:r w:rsidRPr="00607B69">
                <w:rPr>
                  <w:rStyle w:val="Heading2Char"/>
                  <w:rFonts w:ascii="Times New Roman" w:hAnsi="Times New Roman" w:cs="Times New Roman"/>
                  <w:b w:val="0"/>
                  <w:color w:val="auto"/>
                  <w:sz w:val="24"/>
                  <w:szCs w:val="24"/>
                </w:rPr>
                <w:t>dentistCalendar</w:t>
              </w:r>
              <w:bookmarkEnd w:id="1763"/>
              <w:bookmarkEnd w:id="1764"/>
              <w:proofErr w:type="spellEnd"/>
            </w:ins>
          </w:p>
        </w:tc>
        <w:tc>
          <w:tcPr>
            <w:tcW w:w="2551" w:type="dxa"/>
            <w:vAlign w:val="center"/>
          </w:tcPr>
          <w:p w14:paraId="286CADA0" w14:textId="77777777" w:rsidR="0095052F" w:rsidRPr="00607B69" w:rsidRDefault="0095052F" w:rsidP="00754471">
            <w:pPr>
              <w:rPr>
                <w:ins w:id="1766" w:author="Sony" w:date="2014-07-21T15:08:00Z"/>
                <w:rStyle w:val="Heading2Char"/>
                <w:rFonts w:ascii="Times New Roman" w:hAnsi="Times New Roman" w:cs="Times New Roman"/>
                <w:b w:val="0"/>
                <w:color w:val="auto"/>
                <w:sz w:val="24"/>
                <w:szCs w:val="24"/>
              </w:rPr>
            </w:pPr>
            <w:bookmarkStart w:id="1767" w:name="_Toc393745238"/>
            <w:bookmarkStart w:id="1768" w:name="_Toc393747622"/>
            <w:ins w:id="1769" w:author="Sony" w:date="2014-07-21T15:08:00Z">
              <w:r w:rsidRPr="00607B69">
                <w:rPr>
                  <w:rStyle w:val="Heading2Char"/>
                  <w:rFonts w:ascii="Times New Roman" w:hAnsi="Times New Roman" w:cs="Times New Roman"/>
                  <w:b w:val="0"/>
                  <w:color w:val="auto"/>
                  <w:sz w:val="24"/>
                  <w:szCs w:val="24"/>
                </w:rPr>
                <w:t xml:space="preserve">Method uses to get dentists’ calendar by using </w:t>
              </w:r>
              <w:proofErr w:type="spellStart"/>
              <w:r w:rsidRPr="00607B69">
                <w:rPr>
                  <w:rStyle w:val="Heading2Char"/>
                  <w:rFonts w:ascii="Times New Roman" w:hAnsi="Times New Roman" w:cs="Times New Roman"/>
                  <w:b w:val="0"/>
                  <w:color w:val="auto"/>
                  <w:sz w:val="24"/>
                  <w:szCs w:val="24"/>
                </w:rPr>
                <w:t>dentistID</w:t>
              </w:r>
              <w:bookmarkEnd w:id="1767"/>
              <w:bookmarkEnd w:id="1768"/>
              <w:proofErr w:type="spellEnd"/>
            </w:ins>
          </w:p>
        </w:tc>
        <w:tc>
          <w:tcPr>
            <w:tcW w:w="2693" w:type="dxa"/>
            <w:vAlign w:val="center"/>
          </w:tcPr>
          <w:p w14:paraId="6C4D99EE" w14:textId="77777777" w:rsidR="0095052F" w:rsidRPr="00607B69" w:rsidRDefault="0095052F" w:rsidP="00754471">
            <w:pPr>
              <w:rPr>
                <w:ins w:id="1770" w:author="Sony" w:date="2014-07-21T15:08:00Z"/>
                <w:rStyle w:val="Heading2Char"/>
                <w:rFonts w:ascii="Times New Roman" w:hAnsi="Times New Roman" w:cs="Times New Roman"/>
                <w:b w:val="0"/>
                <w:color w:val="auto"/>
                <w:sz w:val="24"/>
                <w:szCs w:val="24"/>
              </w:rPr>
            </w:pPr>
            <w:bookmarkStart w:id="1771" w:name="_Toc393745239"/>
            <w:bookmarkStart w:id="1772" w:name="_Toc393747623"/>
            <w:ins w:id="1773" w:author="Sony" w:date="2014-07-21T15:08:00Z">
              <w:r w:rsidRPr="00607B69">
                <w:rPr>
                  <w:rStyle w:val="Heading2Char"/>
                  <w:rFonts w:ascii="Times New Roman" w:hAnsi="Times New Roman" w:cs="Times New Roman"/>
                  <w:b w:val="0"/>
                  <w:color w:val="auto"/>
                  <w:sz w:val="24"/>
                  <w:szCs w:val="24"/>
                </w:rPr>
                <w:t>$</w:t>
              </w:r>
              <w:proofErr w:type="spellStart"/>
              <w:r w:rsidRPr="00607B69">
                <w:rPr>
                  <w:rStyle w:val="Heading2Char"/>
                  <w:rFonts w:ascii="Times New Roman" w:hAnsi="Times New Roman" w:cs="Times New Roman"/>
                  <w:b w:val="0"/>
                  <w:color w:val="auto"/>
                  <w:sz w:val="24"/>
                  <w:szCs w:val="24"/>
                </w:rPr>
                <w:t>dentistID:varchar</w:t>
              </w:r>
              <w:bookmarkEnd w:id="1771"/>
              <w:bookmarkEnd w:id="1772"/>
              <w:proofErr w:type="spellEnd"/>
            </w:ins>
          </w:p>
        </w:tc>
        <w:tc>
          <w:tcPr>
            <w:tcW w:w="1196" w:type="dxa"/>
            <w:vAlign w:val="center"/>
          </w:tcPr>
          <w:p w14:paraId="7817323F" w14:textId="77777777" w:rsidR="0095052F" w:rsidRPr="00607B69" w:rsidRDefault="0095052F" w:rsidP="00754471">
            <w:pPr>
              <w:rPr>
                <w:ins w:id="1774" w:author="Sony" w:date="2014-07-21T15:08:00Z"/>
                <w:rStyle w:val="Heading2Char"/>
                <w:rFonts w:ascii="Times New Roman" w:hAnsi="Times New Roman" w:cs="Times New Roman"/>
                <w:b w:val="0"/>
                <w:color w:val="auto"/>
                <w:sz w:val="24"/>
                <w:szCs w:val="24"/>
              </w:rPr>
            </w:pPr>
            <w:bookmarkStart w:id="1775" w:name="_Toc393745240"/>
            <w:bookmarkStart w:id="1776" w:name="_Toc393747624"/>
            <w:ins w:id="1777" w:author="Sony" w:date="2014-07-21T15:08:00Z">
              <w:r w:rsidRPr="00607B69">
                <w:rPr>
                  <w:rStyle w:val="Heading2Char"/>
                  <w:rFonts w:ascii="Times New Roman" w:hAnsi="Times New Roman" w:cs="Times New Roman"/>
                  <w:b w:val="0"/>
                  <w:color w:val="auto"/>
                  <w:sz w:val="24"/>
                  <w:szCs w:val="24"/>
                </w:rPr>
                <w:t>void</w:t>
              </w:r>
              <w:bookmarkEnd w:id="1775"/>
              <w:bookmarkEnd w:id="1776"/>
            </w:ins>
          </w:p>
        </w:tc>
      </w:tr>
    </w:tbl>
    <w:p w14:paraId="7D118D6E" w14:textId="77777777" w:rsidR="00424DC2" w:rsidRPr="00607B69" w:rsidRDefault="00424DC2" w:rsidP="00754471">
      <w:pPr>
        <w:rPr>
          <w:rStyle w:val="Heading2Char"/>
          <w:rFonts w:ascii="Times New Roman" w:hAnsi="Times New Roman" w:cs="Times New Roman"/>
          <w:color w:val="auto"/>
          <w:sz w:val="24"/>
          <w:szCs w:val="24"/>
        </w:rPr>
      </w:pPr>
    </w:p>
    <w:p w14:paraId="256BBE4E" w14:textId="77777777" w:rsidR="001D5511" w:rsidRPr="00607B69" w:rsidRDefault="001D5511" w:rsidP="00754471">
      <w:pPr>
        <w:rPr>
          <w:rFonts w:ascii="Times New Roman" w:eastAsiaTheme="minorHAnsi" w:hAnsi="Times New Roman" w:cs="Times New Roman"/>
          <w:color w:val="auto"/>
          <w:sz w:val="36"/>
          <w:szCs w:val="36"/>
          <w:lang w:bidi="ar-SA"/>
        </w:rPr>
        <w:sectPr w:rsidR="001D5511" w:rsidRPr="00607B69" w:rsidSect="0051206D">
          <w:footerReference w:type="default" r:id="rId25"/>
          <w:pgSz w:w="11906" w:h="16838"/>
          <w:pgMar w:top="1440" w:right="1440" w:bottom="1440" w:left="1440" w:header="708" w:footer="708" w:gutter="0"/>
          <w:cols w:space="708"/>
          <w:docGrid w:linePitch="360"/>
        </w:sectPr>
      </w:pPr>
    </w:p>
    <w:p w14:paraId="31708E3A" w14:textId="77777777" w:rsidR="00AD667A" w:rsidRPr="00392646" w:rsidRDefault="00AD667A" w:rsidP="003370BA">
      <w:pPr>
        <w:pStyle w:val="Heading1"/>
        <w:rPr>
          <w:rFonts w:ascii="Times New Roman" w:eastAsiaTheme="minorHAnsi" w:hAnsi="Times New Roman" w:cs="Times New Roman"/>
          <w:sz w:val="36"/>
          <w:szCs w:val="36"/>
          <w:lang w:bidi="ar-SA"/>
        </w:rPr>
      </w:pPr>
      <w:bookmarkStart w:id="1778" w:name="_Toc393745241"/>
      <w:bookmarkStart w:id="1779" w:name="_Toc393747625"/>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1778"/>
      <w:bookmarkEnd w:id="1779"/>
    </w:p>
    <w:p w14:paraId="460D2362" w14:textId="77777777" w:rsidR="00AD667A" w:rsidRPr="00392646" w:rsidRDefault="00AD667A" w:rsidP="003370BA">
      <w:pPr>
        <w:pStyle w:val="Heading2"/>
        <w:rPr>
          <w:rFonts w:ascii="Times New Roman" w:hAnsi="Times New Roman" w:cs="Times New Roman"/>
          <w:color w:val="auto"/>
          <w:sz w:val="32"/>
          <w:szCs w:val="32"/>
          <w:lang w:bidi="ar-SA"/>
        </w:rPr>
      </w:pPr>
      <w:bookmarkStart w:id="1780" w:name="_Toc393745242"/>
      <w:bookmarkStart w:id="1781" w:name="_Toc393747626"/>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1780"/>
      <w:bookmarkEnd w:id="1781"/>
    </w:p>
    <w:p w14:paraId="595A0F35" w14:textId="5F264153" w:rsidR="00E3644F" w:rsidRDefault="006A0C62" w:rsidP="003370BA">
      <w:pPr>
        <w:pStyle w:val="Heading2"/>
        <w:rPr>
          <w:rFonts w:ascii="Times New Roman" w:hAnsi="Times New Roman" w:cs="Times New Roman"/>
          <w:b w:val="0"/>
          <w:sz w:val="28"/>
          <w:szCs w:val="28"/>
        </w:rPr>
      </w:pPr>
      <w:r w:rsidRPr="00392646">
        <w:rPr>
          <w:rFonts w:ascii="Times New Roman" w:hAnsi="Times New Roman" w:cs="Times New Roman"/>
        </w:rPr>
        <w:tab/>
      </w:r>
      <w:bookmarkStart w:id="1782" w:name="_Toc393745243"/>
      <w:bookmarkStart w:id="1783" w:name="_Toc393747627"/>
      <w:r w:rsidRPr="00607B69">
        <w:rPr>
          <w:rFonts w:ascii="Times New Roman" w:hAnsi="Times New Roman" w:cs="Times New Roman"/>
          <w:color w:val="auto"/>
          <w:sz w:val="28"/>
          <w:szCs w:val="28"/>
        </w:rPr>
        <w:t>5.1 DCSS website Sequence Diagram</w:t>
      </w:r>
      <w:bookmarkEnd w:id="1782"/>
      <w:bookmarkEnd w:id="1783"/>
    </w:p>
    <w:p w14:paraId="59A4F6BA" w14:textId="77777777" w:rsidR="003370BA" w:rsidRPr="003370BA" w:rsidRDefault="003370BA" w:rsidP="003370BA"/>
    <w:p w14:paraId="21DA8314" w14:textId="77777777" w:rsidR="00F66C7C" w:rsidRDefault="001A574B" w:rsidP="00754471">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DA5BA8F" w14:textId="2C0829E9" w:rsidR="0008057A"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URS-15</w:t>
      </w:r>
    </w:p>
    <w:p w14:paraId="39F2F4EA" w14:textId="05D619E0" w:rsidR="00AD667A" w:rsidRPr="00097A25" w:rsidRDefault="003C5CAA" w:rsidP="003370BA">
      <w:pPr>
        <w:jc w:val="center"/>
        <w:rPr>
          <w:rFonts w:ascii="Times New Roman" w:hAnsi="Times New Roman" w:cs="Times New Roman"/>
        </w:rPr>
      </w:pPr>
      <w:ins w:id="1784" w:author="Sony" w:date="2014-07-21T15:19:00Z">
        <w:r>
          <w:rPr>
            <w:rFonts w:ascii="Times New Roman" w:hAnsi="Times New Roman" w:cs="Times New Roman"/>
            <w:noProof/>
            <w:rPrChange w:id="1785">
              <w:rPr>
                <w:noProof/>
              </w:rPr>
            </w:rPrChange>
          </w:rPr>
          <w:drawing>
            <wp:inline distT="0" distB="0" distL="0" distR="0" wp14:anchorId="574CDE86" wp14:editId="6130D99E">
              <wp:extent cx="7474688" cy="3658530"/>
              <wp:effectExtent l="0" t="0" r="0" b="0"/>
              <wp:docPr id="71" name="Picture 71" descr="D:\from desktop\senior project\progress1\usecase\sd.jpg\p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rom desktop\senior project\progress1\usecase\sd.jpg\p_login.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501257" cy="3671534"/>
                      </a:xfrm>
                      <a:prstGeom prst="rect">
                        <a:avLst/>
                      </a:prstGeom>
                      <a:noFill/>
                      <a:ln>
                        <a:noFill/>
                      </a:ln>
                    </pic:spPr>
                  </pic:pic>
                </a:graphicData>
              </a:graphic>
            </wp:inline>
          </w:drawing>
        </w:r>
      </w:ins>
    </w:p>
    <w:p w14:paraId="38AA7D3D" w14:textId="437BC6CA" w:rsidR="00CB5472"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lastRenderedPageBreak/>
        <w:t>Figure 4</w:t>
      </w:r>
      <w:r w:rsidR="00CB5472" w:rsidRPr="00392646">
        <w:rPr>
          <w:rFonts w:ascii="Times New Roman" w:hAnsi="Times New Roman" w:cs="Times New Roman"/>
          <w:sz w:val="24"/>
          <w:szCs w:val="24"/>
        </w:rPr>
        <w:t>: Patient Login</w:t>
      </w:r>
    </w:p>
    <w:p w14:paraId="12E8EE57" w14:textId="77777777" w:rsidR="008D1491" w:rsidRPr="00392646" w:rsidRDefault="008D1491" w:rsidP="003370BA">
      <w:pPr>
        <w:jc w:val="center"/>
        <w:rPr>
          <w:rFonts w:ascii="Times New Roman" w:hAnsi="Times New Roman" w:cs="Times New Roman"/>
          <w:sz w:val="24"/>
          <w:szCs w:val="24"/>
        </w:rPr>
      </w:pPr>
    </w:p>
    <w:p w14:paraId="0D0C48E4" w14:textId="77777777" w:rsidR="008D1491" w:rsidRPr="00392646" w:rsidRDefault="008D1491" w:rsidP="003370BA">
      <w:pPr>
        <w:jc w:val="center"/>
        <w:rPr>
          <w:rFonts w:ascii="Times New Roman" w:hAnsi="Times New Roman" w:cs="Times New Roman"/>
          <w:sz w:val="24"/>
          <w:szCs w:val="24"/>
        </w:rPr>
      </w:pPr>
    </w:p>
    <w:p w14:paraId="2B54F8AB" w14:textId="77777777" w:rsidR="0008057A" w:rsidRPr="00392646" w:rsidRDefault="00D55316" w:rsidP="003370BA">
      <w:pPr>
        <w:jc w:val="center"/>
        <w:rPr>
          <w:rFonts w:ascii="Times New Roman" w:hAnsi="Times New Roman" w:cs="Times New Roman"/>
          <w:noProof/>
        </w:rPr>
      </w:pPr>
      <w:r>
        <w:rPr>
          <w:rFonts w:ascii="Times New Roman" w:hAnsi="Times New Roman" w:cs="Times New Roman"/>
          <w:noProof/>
        </w:rPr>
        <w:drawing>
          <wp:inline distT="0" distB="0" distL="0" distR="0" wp14:anchorId="7EB6BC7C" wp14:editId="7B7D6D96">
            <wp:extent cx="8087802" cy="4244454"/>
            <wp:effectExtent l="0" t="0" r="8890" b="3810"/>
            <wp:docPr id="48" name="Picture 48" descr="D:\from 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sd.jpg\o_logi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95012" cy="4248238"/>
                    </a:xfrm>
                    <a:prstGeom prst="rect">
                      <a:avLst/>
                    </a:prstGeom>
                    <a:noFill/>
                    <a:ln>
                      <a:noFill/>
                    </a:ln>
                  </pic:spPr>
                </pic:pic>
              </a:graphicData>
            </a:graphic>
          </wp:inline>
        </w:drawing>
      </w:r>
    </w:p>
    <w:p w14:paraId="75D4878B" w14:textId="77777777" w:rsidR="008D1491" w:rsidRPr="00392646" w:rsidRDefault="008D1491" w:rsidP="003370BA">
      <w:pPr>
        <w:jc w:val="center"/>
        <w:rPr>
          <w:rFonts w:ascii="Times New Roman" w:hAnsi="Times New Roman" w:cs="Times New Roman"/>
          <w:sz w:val="24"/>
          <w:szCs w:val="24"/>
        </w:rPr>
      </w:pPr>
    </w:p>
    <w:p w14:paraId="7560CE03" w14:textId="77777777" w:rsidR="00CB5472"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5</w:t>
      </w:r>
      <w:r w:rsidR="00CB5472" w:rsidRPr="00392646">
        <w:rPr>
          <w:rFonts w:ascii="Times New Roman" w:hAnsi="Times New Roman" w:cs="Times New Roman"/>
          <w:sz w:val="24"/>
          <w:szCs w:val="24"/>
        </w:rPr>
        <w:t>: Officer Login</w:t>
      </w:r>
    </w:p>
    <w:p w14:paraId="1DCC464C" w14:textId="77777777" w:rsidR="008D1491" w:rsidRPr="00392646" w:rsidRDefault="008D1491" w:rsidP="003370BA">
      <w:pPr>
        <w:jc w:val="center"/>
        <w:rPr>
          <w:rFonts w:ascii="Times New Roman" w:hAnsi="Times New Roman" w:cs="Times New Roman"/>
          <w:sz w:val="24"/>
          <w:szCs w:val="24"/>
        </w:rPr>
      </w:pPr>
    </w:p>
    <w:p w14:paraId="40B1992B" w14:textId="77777777" w:rsidR="008D1491" w:rsidRPr="00392646" w:rsidRDefault="008D1491" w:rsidP="003370BA">
      <w:pPr>
        <w:jc w:val="center"/>
        <w:rPr>
          <w:rFonts w:ascii="Times New Roman" w:hAnsi="Times New Roman" w:cs="Times New Roman"/>
          <w:sz w:val="24"/>
          <w:szCs w:val="24"/>
        </w:rPr>
      </w:pPr>
    </w:p>
    <w:p w14:paraId="63B8C730" w14:textId="77777777" w:rsidR="008D1491" w:rsidRDefault="008D1491" w:rsidP="003370BA">
      <w:pPr>
        <w:jc w:val="center"/>
        <w:rPr>
          <w:rFonts w:ascii="Times New Roman" w:hAnsi="Times New Roman" w:cs="Times New Roman"/>
          <w:sz w:val="24"/>
          <w:szCs w:val="24"/>
        </w:rPr>
      </w:pPr>
    </w:p>
    <w:p w14:paraId="06E4519B" w14:textId="77777777" w:rsidR="00607B69" w:rsidRDefault="00607B69" w:rsidP="003370BA">
      <w:pPr>
        <w:jc w:val="center"/>
        <w:rPr>
          <w:rFonts w:ascii="Times New Roman" w:hAnsi="Times New Roman" w:cs="Times New Roman"/>
          <w:sz w:val="24"/>
          <w:szCs w:val="24"/>
        </w:rPr>
      </w:pPr>
    </w:p>
    <w:p w14:paraId="001B5458" w14:textId="77777777" w:rsidR="00607B69" w:rsidRPr="00392646" w:rsidRDefault="00607B69" w:rsidP="003370BA">
      <w:pPr>
        <w:jc w:val="center"/>
        <w:rPr>
          <w:rFonts w:ascii="Times New Roman" w:hAnsi="Times New Roman" w:cs="Times New Roman"/>
          <w:sz w:val="24"/>
          <w:szCs w:val="24"/>
        </w:rPr>
      </w:pPr>
    </w:p>
    <w:p w14:paraId="42BE60FE" w14:textId="77777777" w:rsidR="00950F17" w:rsidRPr="00392646" w:rsidRDefault="00D55316" w:rsidP="003370BA">
      <w:pPr>
        <w:jc w:val="center"/>
        <w:rPr>
          <w:rFonts w:ascii="Times New Roman" w:hAnsi="Times New Roman" w:cs="Times New Roman"/>
        </w:rPr>
      </w:pPr>
      <w:r>
        <w:rPr>
          <w:rFonts w:ascii="Times New Roman" w:hAnsi="Times New Roman" w:cs="Times New Roman"/>
          <w:noProof/>
        </w:rPr>
        <w:drawing>
          <wp:inline distT="0" distB="0" distL="0" distR="0" wp14:anchorId="51B95190" wp14:editId="5EF2CF85">
            <wp:extent cx="8666328" cy="4298798"/>
            <wp:effectExtent l="0" t="0" r="1905" b="6985"/>
            <wp:docPr id="49" name="Picture 49" descr="D:\from 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sd.jpg\d_login.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685195" cy="4308157"/>
                    </a:xfrm>
                    <a:prstGeom prst="rect">
                      <a:avLst/>
                    </a:prstGeom>
                    <a:noFill/>
                    <a:ln>
                      <a:noFill/>
                    </a:ln>
                  </pic:spPr>
                </pic:pic>
              </a:graphicData>
            </a:graphic>
          </wp:inline>
        </w:drawing>
      </w:r>
    </w:p>
    <w:p w14:paraId="1C9BC0F9" w14:textId="77777777" w:rsidR="00E3644F" w:rsidRPr="00392646" w:rsidRDefault="00E3644F" w:rsidP="003370BA">
      <w:pPr>
        <w:jc w:val="center"/>
        <w:rPr>
          <w:rFonts w:ascii="Times New Roman" w:hAnsi="Times New Roman" w:cs="Times New Roman"/>
          <w:b/>
          <w:sz w:val="24"/>
          <w:szCs w:val="24"/>
        </w:rPr>
      </w:pPr>
    </w:p>
    <w:p w14:paraId="1E46DBFD" w14:textId="77777777" w:rsidR="00E3644F"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6</w:t>
      </w:r>
      <w:r w:rsidR="00950F17" w:rsidRPr="00392646">
        <w:rPr>
          <w:rFonts w:ascii="Times New Roman" w:hAnsi="Times New Roman" w:cs="Times New Roman"/>
          <w:sz w:val="24"/>
          <w:szCs w:val="24"/>
        </w:rPr>
        <w:t>: Dentist login</w:t>
      </w:r>
    </w:p>
    <w:p w14:paraId="1F722FFC" w14:textId="77777777" w:rsidR="00E3644F" w:rsidRPr="00392646" w:rsidRDefault="00E3644F" w:rsidP="003370BA">
      <w:pPr>
        <w:jc w:val="center"/>
        <w:rPr>
          <w:rFonts w:ascii="Times New Roman" w:hAnsi="Times New Roman" w:cs="Times New Roman"/>
          <w:b/>
          <w:sz w:val="24"/>
          <w:szCs w:val="24"/>
        </w:rPr>
      </w:pPr>
    </w:p>
    <w:p w14:paraId="7AA79D6D" w14:textId="77777777" w:rsidR="008D1491" w:rsidRPr="00392646" w:rsidRDefault="008D1491" w:rsidP="003370BA">
      <w:pPr>
        <w:jc w:val="center"/>
        <w:rPr>
          <w:rFonts w:ascii="Times New Roman" w:hAnsi="Times New Roman" w:cs="Times New Roman"/>
          <w:b/>
          <w:sz w:val="24"/>
          <w:szCs w:val="24"/>
        </w:rPr>
      </w:pPr>
    </w:p>
    <w:p w14:paraId="0B4F585C" w14:textId="77777777" w:rsidR="008D1491" w:rsidRPr="00392646" w:rsidRDefault="008D1491" w:rsidP="003370BA">
      <w:pPr>
        <w:jc w:val="center"/>
        <w:rPr>
          <w:rFonts w:ascii="Times New Roman" w:hAnsi="Times New Roman" w:cs="Times New Roman"/>
          <w:b/>
          <w:sz w:val="24"/>
          <w:szCs w:val="24"/>
        </w:rPr>
      </w:pPr>
    </w:p>
    <w:p w14:paraId="2264B60F" w14:textId="77777777" w:rsidR="008D1491" w:rsidRPr="00392646" w:rsidRDefault="008D1491" w:rsidP="00754471">
      <w:pPr>
        <w:rPr>
          <w:rFonts w:ascii="Times New Roman" w:hAnsi="Times New Roman" w:cs="Times New Roman"/>
          <w:b/>
          <w:sz w:val="24"/>
          <w:szCs w:val="24"/>
        </w:rPr>
        <w:sectPr w:rsidR="008D1491" w:rsidRPr="00392646" w:rsidSect="001D5511">
          <w:footerReference w:type="default" r:id="rId29"/>
          <w:pgSz w:w="16838" w:h="11906" w:orient="landscape"/>
          <w:pgMar w:top="1440" w:right="1440" w:bottom="1440" w:left="1440" w:header="708" w:footer="708" w:gutter="0"/>
          <w:cols w:space="708"/>
          <w:docGrid w:linePitch="360"/>
        </w:sectPr>
      </w:pPr>
    </w:p>
    <w:p w14:paraId="0CA92589" w14:textId="77777777" w:rsidR="00E3644F" w:rsidRPr="00392646" w:rsidRDefault="001A574B"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011ADB5" w14:textId="6FF9B204" w:rsidR="008D149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URS-17</w:t>
      </w:r>
    </w:p>
    <w:p w14:paraId="5141CC09" w14:textId="77777777" w:rsidR="00E3644F" w:rsidRPr="00392646" w:rsidRDefault="00D55316"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E588BC6" wp14:editId="25F73074">
            <wp:extent cx="4351841" cy="2200940"/>
            <wp:effectExtent l="0" t="0" r="0" b="0"/>
            <wp:docPr id="50" name="Picture 50" descr="D:\from 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sd.jpg\logou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7144" cy="2203622"/>
                    </a:xfrm>
                    <a:prstGeom prst="rect">
                      <a:avLst/>
                    </a:prstGeom>
                    <a:noFill/>
                    <a:ln>
                      <a:noFill/>
                    </a:ln>
                  </pic:spPr>
                </pic:pic>
              </a:graphicData>
            </a:graphic>
          </wp:inline>
        </w:drawing>
      </w:r>
    </w:p>
    <w:p w14:paraId="643D5E2B" w14:textId="77777777" w:rsidR="008D1491" w:rsidRPr="00392646" w:rsidRDefault="008D1491" w:rsidP="003370BA">
      <w:pPr>
        <w:jc w:val="center"/>
        <w:rPr>
          <w:rFonts w:ascii="Times New Roman" w:hAnsi="Times New Roman" w:cs="Times New Roman"/>
          <w:sz w:val="24"/>
          <w:szCs w:val="24"/>
        </w:rPr>
      </w:pPr>
    </w:p>
    <w:p w14:paraId="21527CDA" w14:textId="77777777" w:rsidR="00E3644F"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7</w:t>
      </w:r>
      <w:r w:rsidR="00950F17" w:rsidRPr="00392646">
        <w:rPr>
          <w:rFonts w:ascii="Times New Roman" w:hAnsi="Times New Roman" w:cs="Times New Roman"/>
          <w:sz w:val="24"/>
          <w:szCs w:val="24"/>
        </w:rPr>
        <w:t>: Patient logout</w:t>
      </w:r>
    </w:p>
    <w:p w14:paraId="748C79E1" w14:textId="77777777" w:rsidR="008D1491" w:rsidRPr="00392646" w:rsidRDefault="008D1491" w:rsidP="003370BA">
      <w:pPr>
        <w:jc w:val="center"/>
        <w:rPr>
          <w:rFonts w:ascii="Times New Roman" w:hAnsi="Times New Roman" w:cs="Times New Roman"/>
          <w:sz w:val="24"/>
          <w:szCs w:val="24"/>
        </w:rPr>
      </w:pPr>
    </w:p>
    <w:p w14:paraId="4C2C9FE7" w14:textId="77777777" w:rsidR="00E3644F" w:rsidRPr="00392646" w:rsidRDefault="00D55316"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70A9FFE" wp14:editId="0DA8A28D">
            <wp:extent cx="4435932" cy="2243469"/>
            <wp:effectExtent l="0" t="0" r="0" b="0"/>
            <wp:docPr id="51" name="Picture 51" descr="D:\from 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logo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0226" cy="2245641"/>
                    </a:xfrm>
                    <a:prstGeom prst="rect">
                      <a:avLst/>
                    </a:prstGeom>
                    <a:noFill/>
                    <a:ln>
                      <a:noFill/>
                    </a:ln>
                  </pic:spPr>
                </pic:pic>
              </a:graphicData>
            </a:graphic>
          </wp:inline>
        </w:drawing>
      </w:r>
    </w:p>
    <w:p w14:paraId="66FF41CC" w14:textId="77777777" w:rsidR="008D1491" w:rsidRPr="00392646" w:rsidRDefault="008D1491" w:rsidP="003370BA">
      <w:pPr>
        <w:jc w:val="center"/>
        <w:rPr>
          <w:rFonts w:ascii="Times New Roman" w:hAnsi="Times New Roman" w:cs="Times New Roman"/>
          <w:sz w:val="24"/>
          <w:szCs w:val="24"/>
        </w:rPr>
      </w:pPr>
    </w:p>
    <w:p w14:paraId="698C29FD" w14:textId="77777777" w:rsidR="001113EF"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8</w:t>
      </w:r>
      <w:r w:rsidR="001113EF" w:rsidRPr="00392646">
        <w:rPr>
          <w:rFonts w:ascii="Times New Roman" w:hAnsi="Times New Roman" w:cs="Times New Roman"/>
          <w:sz w:val="24"/>
          <w:szCs w:val="24"/>
        </w:rPr>
        <w:t xml:space="preserve">: Officer </w:t>
      </w:r>
      <w:proofErr w:type="gramStart"/>
      <w:r w:rsidR="001113EF" w:rsidRPr="00392646">
        <w:rPr>
          <w:rFonts w:ascii="Times New Roman" w:hAnsi="Times New Roman" w:cs="Times New Roman"/>
          <w:sz w:val="24"/>
          <w:szCs w:val="24"/>
        </w:rPr>
        <w:t>logout</w:t>
      </w:r>
      <w:proofErr w:type="gramEnd"/>
    </w:p>
    <w:p w14:paraId="4133CAEB" w14:textId="77777777" w:rsidR="00E3644F" w:rsidRPr="00392646" w:rsidRDefault="00E3644F" w:rsidP="003370BA">
      <w:pPr>
        <w:jc w:val="center"/>
        <w:rPr>
          <w:rFonts w:ascii="Times New Roman" w:hAnsi="Times New Roman" w:cs="Times New Roman"/>
          <w:b/>
          <w:sz w:val="24"/>
          <w:szCs w:val="24"/>
        </w:rPr>
      </w:pPr>
    </w:p>
    <w:p w14:paraId="7AFC6472" w14:textId="77777777" w:rsidR="00E3644F" w:rsidRPr="00392646" w:rsidRDefault="00D55316" w:rsidP="003370BA">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970B572" wp14:editId="13ED8F10">
            <wp:extent cx="4604122" cy="2328530"/>
            <wp:effectExtent l="0" t="0" r="0" b="0"/>
            <wp:docPr id="52" name="Picture 52" descr="D:\from 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d_logou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08016" cy="2330499"/>
                    </a:xfrm>
                    <a:prstGeom prst="rect">
                      <a:avLst/>
                    </a:prstGeom>
                    <a:noFill/>
                    <a:ln>
                      <a:noFill/>
                    </a:ln>
                  </pic:spPr>
                </pic:pic>
              </a:graphicData>
            </a:graphic>
          </wp:inline>
        </w:drawing>
      </w:r>
    </w:p>
    <w:p w14:paraId="3FA669C4" w14:textId="77777777" w:rsidR="00C97722" w:rsidRPr="00392646" w:rsidRDefault="00C97722" w:rsidP="003370BA">
      <w:pPr>
        <w:jc w:val="center"/>
        <w:rPr>
          <w:rFonts w:ascii="Times New Roman" w:hAnsi="Times New Roman" w:cs="Times New Roman"/>
          <w:sz w:val="24"/>
          <w:szCs w:val="24"/>
        </w:rPr>
      </w:pPr>
    </w:p>
    <w:p w14:paraId="6E3463E2" w14:textId="77777777" w:rsidR="00E01C51"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9</w:t>
      </w:r>
      <w:r w:rsidR="00E01C51" w:rsidRPr="00392646">
        <w:rPr>
          <w:rFonts w:ascii="Times New Roman" w:hAnsi="Times New Roman" w:cs="Times New Roman"/>
          <w:sz w:val="24"/>
          <w:szCs w:val="24"/>
        </w:rPr>
        <w:t>: Dentist Logout</w:t>
      </w:r>
    </w:p>
    <w:p w14:paraId="6AE8D394" w14:textId="77777777" w:rsidR="00E3644F" w:rsidRPr="00392646" w:rsidRDefault="00B70A98" w:rsidP="00F66C7C">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0109C5FD" w14:textId="3449DDAD" w:rsidR="007C255B"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URS-09</w:t>
      </w:r>
    </w:p>
    <w:p w14:paraId="6EFD19B4"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B961894" wp14:editId="6839AF58">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7ED00154" w14:textId="77777777" w:rsidR="007C255B" w:rsidRPr="00392646" w:rsidRDefault="007C255B" w:rsidP="003370BA">
      <w:pPr>
        <w:jc w:val="center"/>
        <w:rPr>
          <w:rFonts w:ascii="Times New Roman" w:hAnsi="Times New Roman" w:cs="Times New Roman"/>
          <w:sz w:val="24"/>
          <w:szCs w:val="24"/>
        </w:rPr>
      </w:pPr>
    </w:p>
    <w:p w14:paraId="0CCFF153" w14:textId="77777777" w:rsidR="00D23180"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10</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2069AFBB" w14:textId="77777777" w:rsidR="0053239B" w:rsidRPr="00392646" w:rsidRDefault="0053239B" w:rsidP="003370BA">
      <w:pPr>
        <w:jc w:val="center"/>
        <w:rPr>
          <w:rFonts w:ascii="Times New Roman" w:hAnsi="Times New Roman" w:cs="Times New Roman"/>
          <w:sz w:val="24"/>
          <w:szCs w:val="24"/>
        </w:rPr>
      </w:pPr>
    </w:p>
    <w:p w14:paraId="118763B7" w14:textId="77777777" w:rsidR="007C255B" w:rsidRPr="00392646" w:rsidRDefault="007C255B" w:rsidP="003370BA">
      <w:pPr>
        <w:jc w:val="center"/>
        <w:rPr>
          <w:rFonts w:ascii="Times New Roman" w:hAnsi="Times New Roman" w:cs="Times New Roman"/>
          <w:sz w:val="24"/>
          <w:szCs w:val="24"/>
        </w:rPr>
      </w:pPr>
    </w:p>
    <w:p w14:paraId="12092199" w14:textId="77777777" w:rsidR="00D23180"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808AB0C" wp14:editId="4F96AA4C">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035AB451" w14:textId="77777777" w:rsidR="007C255B" w:rsidRPr="00392646" w:rsidRDefault="007C255B" w:rsidP="003370BA">
      <w:pPr>
        <w:jc w:val="center"/>
        <w:rPr>
          <w:rFonts w:ascii="Times New Roman" w:hAnsi="Times New Roman" w:cs="Times New Roman"/>
          <w:sz w:val="24"/>
          <w:szCs w:val="24"/>
        </w:rPr>
      </w:pPr>
    </w:p>
    <w:p w14:paraId="49C430B6" w14:textId="77777777" w:rsidR="00AC4074"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11</w:t>
      </w:r>
      <w:r w:rsidR="00AC4074" w:rsidRPr="00392646">
        <w:rPr>
          <w:rFonts w:ascii="Times New Roman" w:hAnsi="Times New Roman" w:cs="Times New Roman"/>
          <w:sz w:val="24"/>
          <w:szCs w:val="24"/>
        </w:rPr>
        <w:t xml:space="preserve">: Officer </w:t>
      </w:r>
      <w:proofErr w:type="gramStart"/>
      <w:r w:rsidR="00AC4074" w:rsidRPr="00392646">
        <w:rPr>
          <w:rFonts w:ascii="Times New Roman" w:hAnsi="Times New Roman" w:cs="Times New Roman"/>
          <w:sz w:val="24"/>
          <w:szCs w:val="24"/>
        </w:rPr>
        <w:t>view</w:t>
      </w:r>
      <w:proofErr w:type="gramEnd"/>
      <w:r w:rsidR="00AC4074" w:rsidRPr="00392646">
        <w:rPr>
          <w:rFonts w:ascii="Times New Roman" w:hAnsi="Times New Roman" w:cs="Times New Roman"/>
          <w:sz w:val="24"/>
          <w:szCs w:val="24"/>
        </w:rPr>
        <w:t xml:space="preserve"> dental clinic </w:t>
      </w:r>
      <w:r w:rsidR="001E7858" w:rsidRPr="00392646">
        <w:rPr>
          <w:rFonts w:ascii="Times New Roman" w:hAnsi="Times New Roman" w:cs="Times New Roman"/>
          <w:sz w:val="24"/>
          <w:szCs w:val="24"/>
        </w:rPr>
        <w:t>calendar</w:t>
      </w:r>
    </w:p>
    <w:p w14:paraId="068D932F" w14:textId="77777777" w:rsidR="007C255B" w:rsidRPr="00392646" w:rsidRDefault="007C255B" w:rsidP="003370BA">
      <w:pPr>
        <w:jc w:val="center"/>
        <w:rPr>
          <w:rFonts w:ascii="Times New Roman" w:hAnsi="Times New Roman" w:cs="Times New Roman"/>
          <w:sz w:val="24"/>
          <w:szCs w:val="24"/>
        </w:rPr>
      </w:pPr>
    </w:p>
    <w:p w14:paraId="0054161E" w14:textId="77777777" w:rsidR="00AC4074" w:rsidRPr="00392646" w:rsidRDefault="00AC4074" w:rsidP="003370BA">
      <w:pPr>
        <w:jc w:val="center"/>
        <w:rPr>
          <w:rFonts w:ascii="Times New Roman" w:hAnsi="Times New Roman" w:cs="Times New Roman"/>
          <w:b/>
          <w:sz w:val="24"/>
          <w:szCs w:val="24"/>
        </w:rPr>
      </w:pPr>
    </w:p>
    <w:p w14:paraId="34E13E89" w14:textId="77777777" w:rsidR="00AC4074" w:rsidRPr="00392646" w:rsidRDefault="007C255B" w:rsidP="003370BA">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21015A0" wp14:editId="1E1A8A2C">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4028EC1B" w14:textId="77777777" w:rsidR="007C255B" w:rsidRPr="00392646" w:rsidRDefault="007C255B" w:rsidP="003370BA">
      <w:pPr>
        <w:jc w:val="center"/>
        <w:rPr>
          <w:rFonts w:ascii="Times New Roman" w:hAnsi="Times New Roman" w:cs="Times New Roman"/>
          <w:sz w:val="24"/>
          <w:szCs w:val="24"/>
        </w:rPr>
      </w:pPr>
    </w:p>
    <w:p w14:paraId="7CF6A3F8" w14:textId="77777777" w:rsidR="00AC4074"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1CFD4AF8" w14:textId="77777777" w:rsidR="00AC4074" w:rsidRPr="00392646" w:rsidRDefault="00AC4074" w:rsidP="00754471">
      <w:pPr>
        <w:rPr>
          <w:rFonts w:ascii="Times New Roman" w:hAnsi="Times New Roman" w:cs="Times New Roman"/>
          <w:b/>
          <w:sz w:val="24"/>
          <w:szCs w:val="24"/>
        </w:rPr>
      </w:pPr>
    </w:p>
    <w:p w14:paraId="3C31D8E5" w14:textId="77777777" w:rsidR="00F754DD" w:rsidRPr="00392646" w:rsidRDefault="00F754DD" w:rsidP="00754471">
      <w:pPr>
        <w:rPr>
          <w:rFonts w:ascii="Times New Roman" w:hAnsi="Times New Roman" w:cs="Times New Roman"/>
          <w:b/>
          <w:sz w:val="24"/>
          <w:szCs w:val="24"/>
        </w:rPr>
      </w:pPr>
    </w:p>
    <w:p w14:paraId="5F5AA9FF" w14:textId="77777777" w:rsidR="00F754DD" w:rsidRPr="00392646" w:rsidRDefault="00F754DD" w:rsidP="00754471">
      <w:pPr>
        <w:rPr>
          <w:rFonts w:ascii="Times New Roman" w:hAnsi="Times New Roman" w:cs="Times New Roman"/>
          <w:b/>
          <w:sz w:val="24"/>
          <w:szCs w:val="24"/>
        </w:rPr>
        <w:sectPr w:rsidR="00F754DD" w:rsidRPr="00392646" w:rsidSect="008D1491">
          <w:footerReference w:type="default" r:id="rId36"/>
          <w:pgSz w:w="11906" w:h="16838"/>
          <w:pgMar w:top="1440" w:right="1440" w:bottom="1440" w:left="1440" w:header="708" w:footer="708" w:gutter="0"/>
          <w:cols w:space="708"/>
          <w:docGrid w:linePitch="360"/>
        </w:sectPr>
      </w:pPr>
    </w:p>
    <w:p w14:paraId="34388F8D" w14:textId="77777777" w:rsidR="00AC4074" w:rsidRPr="00392646"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78E7EDFC" w14:textId="438A416B" w:rsidR="00F754D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URS-03</w:t>
      </w:r>
    </w:p>
    <w:p w14:paraId="74A1CD9C" w14:textId="3F5BE634" w:rsidR="00F754DD" w:rsidRPr="00392646" w:rsidRDefault="009F4BF1" w:rsidP="003370BA">
      <w:pPr>
        <w:jc w:val="center"/>
        <w:rPr>
          <w:rFonts w:ascii="Times New Roman" w:hAnsi="Times New Roman" w:cs="Times New Roman"/>
          <w:b/>
          <w:sz w:val="24"/>
          <w:szCs w:val="24"/>
        </w:rPr>
      </w:pPr>
      <w:ins w:id="1786" w:author="Sony" w:date="2014-07-21T15:23:00Z">
        <w:r>
          <w:rPr>
            <w:rFonts w:ascii="Times New Roman" w:hAnsi="Times New Roman" w:cs="Times New Roman"/>
            <w:b/>
            <w:noProof/>
            <w:sz w:val="24"/>
            <w:szCs w:val="24"/>
            <w:rPrChange w:id="1787">
              <w:rPr>
                <w:noProof/>
              </w:rPr>
            </w:rPrChange>
          </w:rPr>
          <w:drawing>
            <wp:inline distT="0" distB="0" distL="0" distR="0" wp14:anchorId="489178E8" wp14:editId="3D5A22A8">
              <wp:extent cx="8291109" cy="2125683"/>
              <wp:effectExtent l="0" t="0" r="0" b="8255"/>
              <wp:docPr id="72" name="Picture 72" descr="D:\from 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rom desktop\senior project\progress1\usecase\sd.jpg\p_view_ow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291034" cy="2125664"/>
                      </a:xfrm>
                      <a:prstGeom prst="rect">
                        <a:avLst/>
                      </a:prstGeom>
                      <a:noFill/>
                      <a:ln>
                        <a:noFill/>
                      </a:ln>
                    </pic:spPr>
                  </pic:pic>
                </a:graphicData>
              </a:graphic>
            </wp:inline>
          </w:drawing>
        </w:r>
      </w:ins>
    </w:p>
    <w:p w14:paraId="7E59DD9E" w14:textId="77777777" w:rsidR="00AC4074" w:rsidRPr="00392646" w:rsidRDefault="00AC4074" w:rsidP="003370BA">
      <w:pPr>
        <w:jc w:val="center"/>
        <w:rPr>
          <w:rFonts w:ascii="Times New Roman" w:hAnsi="Times New Roman" w:cs="Times New Roman"/>
          <w:b/>
          <w:sz w:val="24"/>
          <w:szCs w:val="24"/>
        </w:rPr>
      </w:pPr>
    </w:p>
    <w:p w14:paraId="5897F1A8" w14:textId="77777777" w:rsidR="00772CDB" w:rsidRPr="00392646" w:rsidRDefault="00B352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13</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581E8C3A" w14:textId="60236B22" w:rsidR="00473012" w:rsidRPr="00F66C7C" w:rsidRDefault="00F66C7C" w:rsidP="00F66C7C">
      <w:pPr>
        <w:pStyle w:val="ListParagraph"/>
        <w:numPr>
          <w:ilvl w:val="0"/>
          <w:numId w:val="43"/>
        </w:numPr>
        <w:rPr>
          <w:rFonts w:ascii="Times New Roman" w:hAnsi="Times New Roman" w:cs="Times New Roman"/>
          <w:b/>
          <w:sz w:val="24"/>
          <w:szCs w:val="24"/>
        </w:rPr>
      </w:pPr>
      <w:r w:rsidRPr="00F66C7C">
        <w:rPr>
          <w:rFonts w:ascii="Times New Roman" w:hAnsi="Times New Roman" w:cs="Times New Roman"/>
          <w:b/>
          <w:sz w:val="24"/>
          <w:szCs w:val="24"/>
        </w:rPr>
        <w:t>URS-04</w:t>
      </w:r>
    </w:p>
    <w:p w14:paraId="26F670E0" w14:textId="076695C0" w:rsidR="00473012" w:rsidRPr="00392646" w:rsidRDefault="009F4BF1" w:rsidP="003370BA">
      <w:pPr>
        <w:jc w:val="center"/>
        <w:rPr>
          <w:rFonts w:ascii="Times New Roman" w:hAnsi="Times New Roman" w:cs="Times New Roman"/>
          <w:sz w:val="24"/>
          <w:szCs w:val="24"/>
        </w:rPr>
      </w:pPr>
      <w:ins w:id="1788" w:author="Sony" w:date="2014-07-21T15:24:00Z">
        <w:r>
          <w:rPr>
            <w:rFonts w:ascii="Times New Roman" w:hAnsi="Times New Roman" w:cs="Times New Roman"/>
            <w:noProof/>
            <w:sz w:val="24"/>
            <w:szCs w:val="24"/>
            <w:rPrChange w:id="1789">
              <w:rPr>
                <w:noProof/>
              </w:rPr>
            </w:rPrChange>
          </w:rPr>
          <w:drawing>
            <wp:inline distT="0" distB="0" distL="0" distR="0" wp14:anchorId="1758802C" wp14:editId="34C9A0DA">
              <wp:extent cx="8372103" cy="2050619"/>
              <wp:effectExtent l="0" t="0" r="0" b="6985"/>
              <wp:docPr id="73" name="Picture 73" descr="D:\from 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rom desktop\senior project\progress1\usecase\sd.jpg\d_view_ow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371945" cy="2050580"/>
                      </a:xfrm>
                      <a:prstGeom prst="rect">
                        <a:avLst/>
                      </a:prstGeom>
                      <a:noFill/>
                      <a:ln>
                        <a:noFill/>
                      </a:ln>
                    </pic:spPr>
                  </pic:pic>
                </a:graphicData>
              </a:graphic>
            </wp:inline>
          </w:drawing>
        </w:r>
      </w:ins>
    </w:p>
    <w:p w14:paraId="5755191D" w14:textId="77777777" w:rsidR="00473012" w:rsidRPr="00392646" w:rsidRDefault="00473012" w:rsidP="003370BA">
      <w:pPr>
        <w:jc w:val="center"/>
        <w:rPr>
          <w:rFonts w:ascii="Times New Roman" w:hAnsi="Times New Roman" w:cs="Times New Roman"/>
          <w:b/>
          <w:sz w:val="24"/>
          <w:szCs w:val="24"/>
        </w:rPr>
      </w:pPr>
    </w:p>
    <w:p w14:paraId="76B16245" w14:textId="77777777" w:rsidR="00473012" w:rsidRPr="00392646" w:rsidRDefault="00473012" w:rsidP="003370BA">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B35212" w:rsidRPr="00392646">
        <w:rPr>
          <w:rFonts w:ascii="Times New Roman" w:hAnsi="Times New Roman" w:cs="Times New Roman"/>
          <w:sz w:val="24"/>
          <w:szCs w:val="24"/>
        </w:rPr>
        <w:t>4</w:t>
      </w:r>
      <w:r w:rsidRPr="00392646">
        <w:rPr>
          <w:rFonts w:ascii="Times New Roman" w:hAnsi="Times New Roman" w:cs="Times New Roman"/>
          <w:sz w:val="24"/>
          <w:szCs w:val="24"/>
        </w:rPr>
        <w:t>: Dentist can view his/her own appointment</w:t>
      </w:r>
    </w:p>
    <w:p w14:paraId="2E15F613" w14:textId="77777777" w:rsidR="00AC4074" w:rsidRDefault="00772CDB" w:rsidP="003370BA">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49D1E5DF" w14:textId="5CBC1569"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URS-06</w:t>
      </w:r>
    </w:p>
    <w:p w14:paraId="1B8DF924" w14:textId="77777777" w:rsidR="00FC3A21" w:rsidRPr="00392646" w:rsidRDefault="00FC3A21" w:rsidP="003370BA">
      <w:pPr>
        <w:jc w:val="center"/>
        <w:rPr>
          <w:rFonts w:ascii="Times New Roman" w:hAnsi="Times New Roman" w:cs="Times New Roman"/>
          <w:b/>
          <w:sz w:val="24"/>
          <w:szCs w:val="24"/>
        </w:rPr>
      </w:pPr>
    </w:p>
    <w:p w14:paraId="309BA36F" w14:textId="4FF50F55" w:rsidR="00FF048A" w:rsidRPr="00392646" w:rsidRDefault="00C1047D" w:rsidP="003370BA">
      <w:pPr>
        <w:jc w:val="center"/>
        <w:rPr>
          <w:rFonts w:ascii="Times New Roman" w:hAnsi="Times New Roman" w:cs="Times New Roman"/>
          <w:b/>
          <w:sz w:val="24"/>
          <w:szCs w:val="24"/>
        </w:rPr>
      </w:pPr>
      <w:ins w:id="1790" w:author="Sony" w:date="2014-07-21T15:36:00Z">
        <w:r>
          <w:rPr>
            <w:rFonts w:ascii="Times New Roman" w:hAnsi="Times New Roman" w:cs="Times New Roman"/>
            <w:b/>
            <w:noProof/>
            <w:sz w:val="24"/>
            <w:szCs w:val="24"/>
            <w:rPrChange w:id="1791">
              <w:rPr>
                <w:noProof/>
              </w:rPr>
            </w:rPrChange>
          </w:rPr>
          <w:drawing>
            <wp:inline distT="0" distB="0" distL="0" distR="0" wp14:anchorId="26F167A7" wp14:editId="0601F58F">
              <wp:extent cx="9055604" cy="2961565"/>
              <wp:effectExtent l="0" t="0" r="0" b="0"/>
              <wp:docPr id="77" name="Picture 77" descr="D:\from 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rom desktop\senior project\progress1\usecase\sd.jpg\o_all_ap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079184" cy="2969277"/>
                      </a:xfrm>
                      <a:prstGeom prst="rect">
                        <a:avLst/>
                      </a:prstGeom>
                      <a:noFill/>
                      <a:ln>
                        <a:noFill/>
                      </a:ln>
                    </pic:spPr>
                  </pic:pic>
                </a:graphicData>
              </a:graphic>
            </wp:inline>
          </w:drawing>
        </w:r>
      </w:ins>
    </w:p>
    <w:p w14:paraId="5DD9AC7E" w14:textId="77777777" w:rsidR="00FC3A21" w:rsidRPr="00392646" w:rsidRDefault="00FC3A21" w:rsidP="003370BA">
      <w:pPr>
        <w:jc w:val="center"/>
        <w:rPr>
          <w:rFonts w:ascii="Times New Roman" w:hAnsi="Times New Roman" w:cs="Times New Roman"/>
          <w:sz w:val="24"/>
          <w:szCs w:val="24"/>
        </w:rPr>
      </w:pPr>
    </w:p>
    <w:p w14:paraId="02BB4F72" w14:textId="77777777" w:rsidR="00BD483B" w:rsidRPr="00392646" w:rsidRDefault="00B35212" w:rsidP="003370BA">
      <w:pPr>
        <w:jc w:val="center"/>
        <w:rPr>
          <w:rFonts w:ascii="Times New Roman" w:hAnsi="Times New Roman" w:cs="Times New Roman"/>
          <w:b/>
          <w:sz w:val="24"/>
          <w:szCs w:val="24"/>
        </w:rPr>
      </w:pPr>
      <w:r w:rsidRPr="00392646">
        <w:rPr>
          <w:rFonts w:ascii="Times New Roman" w:hAnsi="Times New Roman" w:cs="Times New Roman"/>
          <w:sz w:val="24"/>
          <w:szCs w:val="24"/>
        </w:rPr>
        <w:t>Figure 15</w:t>
      </w:r>
      <w:proofErr w:type="gramStart"/>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proofErr w:type="gramEnd"/>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66E36A94" w14:textId="77777777" w:rsidR="00BD483B" w:rsidRPr="00392646" w:rsidRDefault="00BD483B" w:rsidP="003370BA">
      <w:pPr>
        <w:jc w:val="center"/>
        <w:rPr>
          <w:rFonts w:ascii="Times New Roman" w:hAnsi="Times New Roman" w:cs="Times New Roman"/>
          <w:b/>
          <w:sz w:val="24"/>
          <w:szCs w:val="24"/>
        </w:rPr>
      </w:pPr>
    </w:p>
    <w:p w14:paraId="3D7CA961" w14:textId="77777777" w:rsidR="00BD483B" w:rsidRPr="00392646" w:rsidRDefault="00BD483B" w:rsidP="00754471">
      <w:pPr>
        <w:rPr>
          <w:rFonts w:ascii="Times New Roman" w:hAnsi="Times New Roman" w:cs="Times New Roman"/>
          <w:b/>
          <w:sz w:val="24"/>
          <w:szCs w:val="24"/>
        </w:rPr>
      </w:pPr>
    </w:p>
    <w:p w14:paraId="727AB126" w14:textId="77777777" w:rsidR="00BD483B" w:rsidRPr="00392646" w:rsidRDefault="00BD483B" w:rsidP="00754471">
      <w:pPr>
        <w:rPr>
          <w:rFonts w:ascii="Times New Roman" w:hAnsi="Times New Roman" w:cs="Times New Roman"/>
          <w:b/>
          <w:sz w:val="24"/>
          <w:szCs w:val="24"/>
        </w:rPr>
      </w:pPr>
    </w:p>
    <w:p w14:paraId="67EAE082" w14:textId="77777777" w:rsidR="00BD483B" w:rsidRPr="00392646" w:rsidRDefault="00BD483B" w:rsidP="00754471">
      <w:pPr>
        <w:rPr>
          <w:rFonts w:ascii="Times New Roman" w:hAnsi="Times New Roman" w:cs="Times New Roman"/>
          <w:b/>
          <w:sz w:val="24"/>
          <w:szCs w:val="24"/>
        </w:rPr>
      </w:pPr>
    </w:p>
    <w:p w14:paraId="38B3D609" w14:textId="77777777" w:rsidR="00BD483B" w:rsidRPr="00392646" w:rsidRDefault="00BD483B" w:rsidP="00754471">
      <w:pPr>
        <w:rPr>
          <w:rFonts w:ascii="Times New Roman" w:hAnsi="Times New Roman" w:cs="Times New Roman"/>
          <w:b/>
          <w:sz w:val="24"/>
          <w:szCs w:val="24"/>
        </w:rPr>
      </w:pPr>
    </w:p>
    <w:p w14:paraId="6626E5F1" w14:textId="77777777" w:rsidR="00BD483B" w:rsidRPr="00392646" w:rsidRDefault="00BD483B" w:rsidP="00754471">
      <w:pPr>
        <w:rPr>
          <w:rFonts w:ascii="Times New Roman" w:hAnsi="Times New Roman" w:cs="Times New Roman"/>
          <w:b/>
          <w:sz w:val="24"/>
          <w:szCs w:val="24"/>
        </w:rPr>
      </w:pPr>
    </w:p>
    <w:p w14:paraId="7D50441C" w14:textId="77777777" w:rsidR="00BD483B" w:rsidRPr="00392646" w:rsidRDefault="00BD483B" w:rsidP="00754471">
      <w:pPr>
        <w:rPr>
          <w:rFonts w:ascii="Times New Roman" w:hAnsi="Times New Roman" w:cs="Times New Roman"/>
          <w:b/>
          <w:sz w:val="24"/>
          <w:szCs w:val="24"/>
        </w:rPr>
      </w:pPr>
    </w:p>
    <w:p w14:paraId="0B51E627" w14:textId="77777777" w:rsidR="00E64904" w:rsidRPr="00392646" w:rsidRDefault="00E64904" w:rsidP="00754471">
      <w:pPr>
        <w:rPr>
          <w:rFonts w:ascii="Times New Roman" w:hAnsi="Times New Roman" w:cs="Times New Roman"/>
          <w:b/>
          <w:sz w:val="24"/>
          <w:szCs w:val="24"/>
        </w:rPr>
        <w:sectPr w:rsidR="00E64904" w:rsidRPr="00392646" w:rsidSect="00F754DD">
          <w:footerReference w:type="default" r:id="rId40"/>
          <w:pgSz w:w="16838" w:h="11906" w:orient="landscape"/>
          <w:pgMar w:top="1440" w:right="1440" w:bottom="1440" w:left="1440" w:header="708" w:footer="708" w:gutter="0"/>
          <w:cols w:space="708"/>
          <w:docGrid w:linePitch="360"/>
        </w:sectPr>
      </w:pPr>
    </w:p>
    <w:p w14:paraId="5FF722EF" w14:textId="77777777" w:rsidR="0042536F" w:rsidRDefault="0042536F" w:rsidP="00307254">
      <w:pPr>
        <w:rPr>
          <w:rFonts w:ascii="Times New Roman" w:hAnsi="Times New Roman" w:cs="Times New Roman"/>
          <w:b/>
          <w:sz w:val="24"/>
          <w:szCs w:val="24"/>
        </w:rPr>
      </w:pPr>
      <w:r w:rsidRPr="00392646">
        <w:rPr>
          <w:rFonts w:ascii="Times New Roman" w:hAnsi="Times New Roman" w:cs="Times New Roman"/>
          <w:b/>
          <w:sz w:val="24"/>
          <w:szCs w:val="24"/>
        </w:rPr>
        <w:lastRenderedPageBreak/>
        <w:t>SD-06</w:t>
      </w:r>
      <w:proofErr w:type="gramStart"/>
      <w:r w:rsidRPr="00392646">
        <w:rPr>
          <w:rFonts w:ascii="Times New Roman" w:hAnsi="Times New Roman" w:cs="Times New Roman"/>
          <w:b/>
          <w:sz w:val="24"/>
          <w:szCs w:val="24"/>
        </w:rPr>
        <w:t>:Create</w:t>
      </w:r>
      <w:proofErr w:type="gramEnd"/>
      <w:r w:rsidRPr="00392646">
        <w:rPr>
          <w:rFonts w:ascii="Times New Roman" w:hAnsi="Times New Roman" w:cs="Times New Roman"/>
          <w:b/>
          <w:sz w:val="24"/>
          <w:szCs w:val="24"/>
        </w:rPr>
        <w:t xml:space="preserve"> patient account</w:t>
      </w:r>
    </w:p>
    <w:p w14:paraId="368E5495" w14:textId="4C2D4D82"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URS-18</w:t>
      </w:r>
    </w:p>
    <w:p w14:paraId="27041094" w14:textId="77777777" w:rsidR="0042536F" w:rsidRPr="00392646" w:rsidRDefault="0042536F" w:rsidP="00307254">
      <w:pPr>
        <w:jc w:val="center"/>
        <w:rPr>
          <w:rFonts w:ascii="Times New Roman" w:hAnsi="Times New Roman" w:cs="Times New Roman"/>
          <w:b/>
          <w:sz w:val="24"/>
          <w:szCs w:val="24"/>
        </w:rPr>
      </w:pPr>
    </w:p>
    <w:p w14:paraId="61FCCADD" w14:textId="72137DC6" w:rsidR="0042536F" w:rsidRPr="00392646" w:rsidRDefault="00C1047D" w:rsidP="00307254">
      <w:pPr>
        <w:jc w:val="center"/>
        <w:rPr>
          <w:rFonts w:ascii="Times New Roman" w:hAnsi="Times New Roman" w:cs="Times New Roman"/>
          <w:b/>
          <w:sz w:val="24"/>
          <w:szCs w:val="24"/>
        </w:rPr>
      </w:pPr>
      <w:ins w:id="1792" w:author="Sony" w:date="2014-07-21T15:43:00Z">
        <w:r>
          <w:rPr>
            <w:rFonts w:ascii="Times New Roman" w:hAnsi="Times New Roman" w:cs="Times New Roman"/>
            <w:b/>
            <w:noProof/>
            <w:sz w:val="24"/>
            <w:szCs w:val="24"/>
            <w:rPrChange w:id="1793">
              <w:rPr>
                <w:noProof/>
              </w:rPr>
            </w:rPrChange>
          </w:rPr>
          <w:drawing>
            <wp:inline distT="0" distB="0" distL="0" distR="0" wp14:anchorId="1FBFCB4B" wp14:editId="3D4C5240">
              <wp:extent cx="8038531" cy="4630934"/>
              <wp:effectExtent l="0" t="0" r="635" b="0"/>
              <wp:docPr id="81" name="Picture 81" descr="D:\from 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from desktop\senior project\progress1\usecase\sd.jpg\o_add_p.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43179" cy="4633612"/>
                      </a:xfrm>
                      <a:prstGeom prst="rect">
                        <a:avLst/>
                      </a:prstGeom>
                      <a:noFill/>
                      <a:ln>
                        <a:noFill/>
                      </a:ln>
                    </pic:spPr>
                  </pic:pic>
                </a:graphicData>
              </a:graphic>
            </wp:inline>
          </w:drawing>
        </w:r>
      </w:ins>
    </w:p>
    <w:p w14:paraId="39FF7CF7" w14:textId="77777777" w:rsidR="0042536F" w:rsidRPr="00392646" w:rsidRDefault="0042536F" w:rsidP="00307254">
      <w:pPr>
        <w:jc w:val="center"/>
        <w:rPr>
          <w:rFonts w:ascii="Times New Roman" w:hAnsi="Times New Roman" w:cs="Times New Roman"/>
          <w:sz w:val="24"/>
          <w:szCs w:val="24"/>
        </w:rPr>
      </w:pPr>
      <w:r w:rsidRPr="00392646">
        <w:rPr>
          <w:rFonts w:ascii="Times New Roman" w:hAnsi="Times New Roman" w:cs="Times New Roman"/>
          <w:b/>
          <w:sz w:val="24"/>
          <w:szCs w:val="24"/>
        </w:rPr>
        <w:br/>
      </w:r>
      <w:r w:rsidRPr="00392646">
        <w:rPr>
          <w:rFonts w:ascii="Times New Roman" w:hAnsi="Times New Roman" w:cs="Times New Roman"/>
          <w:sz w:val="24"/>
          <w:szCs w:val="24"/>
        </w:rPr>
        <w:t>Figure 16: Officer can create new patient account and the list of all patients show after register.</w:t>
      </w:r>
    </w:p>
    <w:p w14:paraId="78716C1F" w14:textId="77777777" w:rsidR="00E86A27" w:rsidRDefault="00E86A2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dentist account</w:t>
      </w:r>
    </w:p>
    <w:p w14:paraId="010361B3" w14:textId="7729FF37"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URS-21</w:t>
      </w:r>
    </w:p>
    <w:p w14:paraId="324DDD32" w14:textId="77777777" w:rsidR="00E86A27" w:rsidRPr="00392646" w:rsidRDefault="00E86A27" w:rsidP="00307254">
      <w:pPr>
        <w:jc w:val="center"/>
        <w:rPr>
          <w:rFonts w:ascii="Times New Roman" w:hAnsi="Times New Roman" w:cs="Times New Roman"/>
          <w:b/>
          <w:sz w:val="24"/>
          <w:szCs w:val="24"/>
        </w:rPr>
      </w:pPr>
    </w:p>
    <w:p w14:paraId="702B8B6C" w14:textId="31C08BC6" w:rsidR="00E86A27" w:rsidRPr="00392646" w:rsidRDefault="00C1047D" w:rsidP="00307254">
      <w:pPr>
        <w:jc w:val="center"/>
        <w:rPr>
          <w:rFonts w:ascii="Times New Roman" w:hAnsi="Times New Roman" w:cs="Times New Roman"/>
          <w:b/>
          <w:sz w:val="24"/>
          <w:szCs w:val="24"/>
        </w:rPr>
      </w:pPr>
      <w:ins w:id="1794" w:author="Sony" w:date="2014-07-21T15:43:00Z">
        <w:r>
          <w:rPr>
            <w:rFonts w:ascii="Times New Roman" w:hAnsi="Times New Roman" w:cs="Times New Roman"/>
            <w:b/>
            <w:noProof/>
            <w:sz w:val="24"/>
            <w:szCs w:val="24"/>
            <w:rPrChange w:id="1795">
              <w:rPr>
                <w:noProof/>
              </w:rPr>
            </w:rPrChange>
          </w:rPr>
          <w:drawing>
            <wp:inline distT="0" distB="0" distL="0" distR="0" wp14:anchorId="6FA2D56A" wp14:editId="501A8D86">
              <wp:extent cx="7716727" cy="4312693"/>
              <wp:effectExtent l="0" t="0" r="0" b="0"/>
              <wp:docPr id="82" name="Picture 82" descr="D:\from 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from desktop\senior project\progress1\usecase\sd.jpg\o_add_d.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723852" cy="4316675"/>
                      </a:xfrm>
                      <a:prstGeom prst="rect">
                        <a:avLst/>
                      </a:prstGeom>
                      <a:noFill/>
                      <a:ln>
                        <a:noFill/>
                      </a:ln>
                    </pic:spPr>
                  </pic:pic>
                </a:graphicData>
              </a:graphic>
            </wp:inline>
          </w:drawing>
        </w:r>
      </w:ins>
    </w:p>
    <w:p w14:paraId="51909A48" w14:textId="77777777" w:rsidR="00BF3372" w:rsidRPr="00392646" w:rsidRDefault="00BF3372" w:rsidP="00307254">
      <w:pPr>
        <w:jc w:val="center"/>
        <w:rPr>
          <w:rFonts w:ascii="Times New Roman" w:hAnsi="Times New Roman" w:cs="Times New Roman"/>
          <w:sz w:val="24"/>
          <w:szCs w:val="24"/>
        </w:rPr>
      </w:pPr>
    </w:p>
    <w:p w14:paraId="337B934D" w14:textId="77777777" w:rsidR="00BF3372" w:rsidRDefault="00B35212" w:rsidP="00307254">
      <w:pPr>
        <w:jc w:val="center"/>
        <w:rPr>
          <w:rFonts w:ascii="Times New Roman" w:hAnsi="Times New Roman" w:cs="Times New Roman"/>
          <w:sz w:val="24"/>
          <w:szCs w:val="24"/>
        </w:rPr>
      </w:pPr>
      <w:r w:rsidRPr="00392646">
        <w:rPr>
          <w:rFonts w:ascii="Times New Roman" w:hAnsi="Times New Roman" w:cs="Times New Roman"/>
          <w:sz w:val="24"/>
          <w:szCs w:val="24"/>
        </w:rPr>
        <w:t>Figure 17</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26CEADF7" w14:textId="77777777" w:rsidR="0042536F" w:rsidRDefault="0042536F" w:rsidP="00754471">
      <w:pPr>
        <w:rPr>
          <w:rFonts w:ascii="Times New Roman" w:hAnsi="Times New Roman" w:cs="Times New Roman"/>
          <w:sz w:val="24"/>
          <w:szCs w:val="24"/>
        </w:rPr>
      </w:pPr>
    </w:p>
    <w:p w14:paraId="6F53EF96" w14:textId="77777777" w:rsidR="00811476" w:rsidRDefault="00811476"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bookmarkStart w:id="1796" w:name="_GoBack"/>
      <w:bookmarkEnd w:id="1796"/>
    </w:p>
    <w:p w14:paraId="2130E442" w14:textId="15B7BC80"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URS-24</w:t>
      </w:r>
    </w:p>
    <w:p w14:paraId="021B5365" w14:textId="77777777" w:rsidR="00ED225B" w:rsidRPr="00392646" w:rsidRDefault="00ED225B" w:rsidP="00307254">
      <w:pPr>
        <w:jc w:val="center"/>
        <w:rPr>
          <w:rFonts w:ascii="Times New Roman" w:hAnsi="Times New Roman" w:cs="Times New Roman"/>
          <w:b/>
          <w:sz w:val="24"/>
          <w:szCs w:val="24"/>
        </w:rPr>
      </w:pPr>
    </w:p>
    <w:p w14:paraId="6D5AED94" w14:textId="038FC699" w:rsidR="00ED225B" w:rsidRPr="00392646" w:rsidRDefault="00BD517A" w:rsidP="00307254">
      <w:pPr>
        <w:jc w:val="center"/>
        <w:rPr>
          <w:rFonts w:ascii="Times New Roman" w:hAnsi="Times New Roman" w:cs="Times New Roman"/>
          <w:b/>
          <w:sz w:val="24"/>
          <w:szCs w:val="24"/>
        </w:rPr>
      </w:pPr>
      <w:ins w:id="1797" w:author="Sony" w:date="2014-07-21T15:45:00Z">
        <w:r>
          <w:rPr>
            <w:rFonts w:ascii="Times New Roman" w:hAnsi="Times New Roman" w:cs="Times New Roman"/>
            <w:b/>
            <w:noProof/>
            <w:sz w:val="24"/>
            <w:szCs w:val="24"/>
            <w:rPrChange w:id="1798">
              <w:rPr>
                <w:noProof/>
              </w:rPr>
            </w:rPrChange>
          </w:rPr>
          <w:drawing>
            <wp:inline distT="0" distB="0" distL="0" distR="0" wp14:anchorId="4AE1A323" wp14:editId="4764FD1E">
              <wp:extent cx="8838118" cy="3248167"/>
              <wp:effectExtent l="0" t="0" r="1270" b="9525"/>
              <wp:docPr id="84" name="Picture 84" descr="D:\from 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from desktop\senior project\progress1\usecase\sd.jpg\o_all_p.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838019" cy="3248131"/>
                      </a:xfrm>
                      <a:prstGeom prst="rect">
                        <a:avLst/>
                      </a:prstGeom>
                      <a:noFill/>
                      <a:ln>
                        <a:noFill/>
                      </a:ln>
                    </pic:spPr>
                  </pic:pic>
                </a:graphicData>
              </a:graphic>
            </wp:inline>
          </w:drawing>
        </w:r>
      </w:ins>
    </w:p>
    <w:p w14:paraId="54594732" w14:textId="77777777" w:rsidR="00F4330E" w:rsidRPr="00392646" w:rsidRDefault="00F4330E" w:rsidP="00307254">
      <w:pPr>
        <w:jc w:val="center"/>
        <w:rPr>
          <w:rFonts w:ascii="Times New Roman" w:hAnsi="Times New Roman" w:cs="Times New Roman"/>
          <w:sz w:val="24"/>
          <w:szCs w:val="24"/>
        </w:rPr>
      </w:pPr>
    </w:p>
    <w:p w14:paraId="000D2076" w14:textId="77777777" w:rsidR="00ED225B" w:rsidRPr="00392646" w:rsidRDefault="00ED225B" w:rsidP="00307254">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B35212" w:rsidRPr="00392646">
        <w:rPr>
          <w:rFonts w:ascii="Times New Roman" w:hAnsi="Times New Roman" w:cs="Times New Roman"/>
          <w:sz w:val="24"/>
          <w:szCs w:val="24"/>
        </w:rPr>
        <w:t>8</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12A2F36F" w14:textId="77777777" w:rsidR="00ED225B" w:rsidRPr="00392646" w:rsidRDefault="00ED225B" w:rsidP="00307254">
      <w:pPr>
        <w:jc w:val="center"/>
        <w:rPr>
          <w:rFonts w:ascii="Times New Roman" w:hAnsi="Times New Roman" w:cs="Times New Roman"/>
          <w:sz w:val="24"/>
          <w:szCs w:val="24"/>
        </w:rPr>
      </w:pPr>
    </w:p>
    <w:p w14:paraId="1061B562" w14:textId="77777777" w:rsidR="005F604E" w:rsidRPr="00392646" w:rsidRDefault="005F604E" w:rsidP="00307254">
      <w:pPr>
        <w:jc w:val="center"/>
        <w:rPr>
          <w:rFonts w:ascii="Times New Roman" w:hAnsi="Times New Roman" w:cs="Times New Roman"/>
          <w:b/>
          <w:sz w:val="24"/>
          <w:szCs w:val="24"/>
        </w:rPr>
      </w:pPr>
    </w:p>
    <w:p w14:paraId="0F781962" w14:textId="77777777" w:rsidR="005F604E" w:rsidRPr="00392646" w:rsidRDefault="005F604E" w:rsidP="00754471">
      <w:pPr>
        <w:rPr>
          <w:rFonts w:ascii="Times New Roman" w:hAnsi="Times New Roman" w:cs="Times New Roman"/>
          <w:b/>
          <w:sz w:val="24"/>
          <w:szCs w:val="24"/>
        </w:rPr>
      </w:pPr>
    </w:p>
    <w:p w14:paraId="0D728F67" w14:textId="77777777" w:rsidR="005F604E" w:rsidRPr="00392646" w:rsidRDefault="005F604E" w:rsidP="00754471">
      <w:pPr>
        <w:rPr>
          <w:rFonts w:ascii="Times New Roman" w:hAnsi="Times New Roman" w:cs="Times New Roman"/>
          <w:b/>
          <w:sz w:val="24"/>
          <w:szCs w:val="24"/>
        </w:rPr>
      </w:pPr>
    </w:p>
    <w:p w14:paraId="7EF418AE" w14:textId="77777777" w:rsidR="005F604E" w:rsidRDefault="005F604E" w:rsidP="00754471">
      <w:pPr>
        <w:rPr>
          <w:rFonts w:ascii="Times New Roman" w:hAnsi="Times New Roman" w:cs="Times New Roman"/>
          <w:b/>
          <w:sz w:val="24"/>
          <w:szCs w:val="24"/>
        </w:rPr>
      </w:pPr>
    </w:p>
    <w:p w14:paraId="44C72A74" w14:textId="77777777" w:rsidR="00F66C7C" w:rsidRPr="00392646" w:rsidRDefault="00F66C7C" w:rsidP="00754471">
      <w:pPr>
        <w:rPr>
          <w:rFonts w:ascii="Times New Roman" w:hAnsi="Times New Roman" w:cs="Times New Roman"/>
          <w:b/>
          <w:sz w:val="24"/>
          <w:szCs w:val="24"/>
        </w:rPr>
      </w:pPr>
    </w:p>
    <w:p w14:paraId="7563D70B" w14:textId="77777777" w:rsidR="005F604E" w:rsidRPr="00392646" w:rsidRDefault="005F604E" w:rsidP="00754471">
      <w:pPr>
        <w:rPr>
          <w:rFonts w:ascii="Times New Roman" w:hAnsi="Times New Roman" w:cs="Times New Roman"/>
          <w:b/>
          <w:sz w:val="24"/>
          <w:szCs w:val="24"/>
        </w:rPr>
      </w:pPr>
    </w:p>
    <w:p w14:paraId="7F2D171F" w14:textId="77777777" w:rsidR="00811476" w:rsidRDefault="00811476" w:rsidP="0088071E">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4C58D6A" w14:textId="108FAD68" w:rsidR="0088071E"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URS-25</w:t>
      </w:r>
    </w:p>
    <w:p w14:paraId="7FDD0482" w14:textId="77777777" w:rsidR="00ED225B" w:rsidRPr="00392646" w:rsidRDefault="00ED225B" w:rsidP="0088071E">
      <w:pPr>
        <w:jc w:val="center"/>
        <w:rPr>
          <w:rFonts w:ascii="Times New Roman" w:hAnsi="Times New Roman" w:cs="Times New Roman"/>
          <w:b/>
          <w:sz w:val="24"/>
          <w:szCs w:val="24"/>
        </w:rPr>
      </w:pPr>
    </w:p>
    <w:p w14:paraId="5D02DFFE" w14:textId="23F78F92" w:rsidR="00ED225B" w:rsidRPr="00392646" w:rsidRDefault="00BD517A" w:rsidP="0088071E">
      <w:pPr>
        <w:jc w:val="center"/>
        <w:rPr>
          <w:rFonts w:ascii="Times New Roman" w:hAnsi="Times New Roman" w:cs="Times New Roman"/>
          <w:b/>
          <w:sz w:val="24"/>
          <w:szCs w:val="24"/>
        </w:rPr>
      </w:pPr>
      <w:ins w:id="1799" w:author="Sony" w:date="2014-07-21T15:48:00Z">
        <w:r>
          <w:rPr>
            <w:rFonts w:ascii="Times New Roman" w:hAnsi="Times New Roman" w:cs="Times New Roman"/>
            <w:b/>
            <w:noProof/>
            <w:sz w:val="24"/>
            <w:szCs w:val="24"/>
            <w:rPrChange w:id="1800">
              <w:rPr>
                <w:noProof/>
              </w:rPr>
            </w:rPrChange>
          </w:rPr>
          <w:drawing>
            <wp:inline distT="0" distB="0" distL="0" distR="0" wp14:anchorId="339E8174" wp14:editId="15C5F89B">
              <wp:extent cx="9246600" cy="3398293"/>
              <wp:effectExtent l="0" t="0" r="0" b="0"/>
              <wp:docPr id="85" name="Picture 85" descr="D:\from 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from desktop\senior project\progress1\usecase\sd.jpg\o_all_d.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267612" cy="3406015"/>
                      </a:xfrm>
                      <a:prstGeom prst="rect">
                        <a:avLst/>
                      </a:prstGeom>
                      <a:noFill/>
                      <a:ln>
                        <a:noFill/>
                      </a:ln>
                    </pic:spPr>
                  </pic:pic>
                </a:graphicData>
              </a:graphic>
            </wp:inline>
          </w:drawing>
        </w:r>
      </w:ins>
    </w:p>
    <w:p w14:paraId="5257FB59" w14:textId="77777777" w:rsidR="00ED225B" w:rsidRPr="00392646" w:rsidRDefault="00ED225B" w:rsidP="0088071E">
      <w:pPr>
        <w:jc w:val="center"/>
        <w:rPr>
          <w:rFonts w:ascii="Times New Roman" w:hAnsi="Times New Roman" w:cs="Times New Roman"/>
          <w:b/>
          <w:sz w:val="24"/>
          <w:szCs w:val="24"/>
        </w:rPr>
      </w:pPr>
    </w:p>
    <w:p w14:paraId="14526AA3" w14:textId="77777777" w:rsidR="00ED225B" w:rsidRPr="00392646" w:rsidRDefault="00ED225B"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19</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38D1B8DF" w14:textId="77777777" w:rsidR="00ED225B" w:rsidRPr="00392646" w:rsidRDefault="00ED225B" w:rsidP="0088071E">
      <w:pPr>
        <w:jc w:val="center"/>
        <w:rPr>
          <w:rFonts w:ascii="Times New Roman" w:hAnsi="Times New Roman" w:cs="Times New Roman"/>
          <w:b/>
          <w:sz w:val="24"/>
          <w:szCs w:val="24"/>
        </w:rPr>
      </w:pPr>
    </w:p>
    <w:p w14:paraId="60AE0BB1" w14:textId="77777777" w:rsidR="005F604E" w:rsidRPr="00392646" w:rsidRDefault="005F604E" w:rsidP="00754471">
      <w:pPr>
        <w:rPr>
          <w:rFonts w:ascii="Times New Roman" w:hAnsi="Times New Roman" w:cs="Times New Roman"/>
          <w:b/>
          <w:sz w:val="24"/>
          <w:szCs w:val="24"/>
        </w:rPr>
      </w:pPr>
    </w:p>
    <w:p w14:paraId="1003667C" w14:textId="77777777" w:rsidR="005F604E" w:rsidRPr="00392646" w:rsidRDefault="005F604E" w:rsidP="00754471">
      <w:pPr>
        <w:rPr>
          <w:rFonts w:ascii="Times New Roman" w:hAnsi="Times New Roman" w:cs="Times New Roman"/>
          <w:b/>
          <w:sz w:val="24"/>
          <w:szCs w:val="24"/>
        </w:rPr>
      </w:pPr>
    </w:p>
    <w:p w14:paraId="6D7F6D13" w14:textId="77777777" w:rsidR="005F604E" w:rsidRPr="00392646" w:rsidRDefault="005F604E" w:rsidP="00754471">
      <w:pPr>
        <w:rPr>
          <w:rFonts w:ascii="Times New Roman" w:hAnsi="Times New Roman" w:cs="Times New Roman"/>
          <w:b/>
          <w:sz w:val="24"/>
          <w:szCs w:val="24"/>
        </w:rPr>
      </w:pPr>
    </w:p>
    <w:p w14:paraId="4C885D6D" w14:textId="77777777" w:rsidR="005F604E" w:rsidRPr="00392646" w:rsidRDefault="005F604E" w:rsidP="00754471">
      <w:pPr>
        <w:rPr>
          <w:rFonts w:ascii="Times New Roman" w:hAnsi="Times New Roman" w:cs="Times New Roman"/>
          <w:b/>
          <w:sz w:val="24"/>
          <w:szCs w:val="24"/>
        </w:rPr>
      </w:pPr>
    </w:p>
    <w:p w14:paraId="1E3D800F" w14:textId="77777777" w:rsidR="005F604E" w:rsidRPr="00392646" w:rsidRDefault="005F604E" w:rsidP="00754471">
      <w:pPr>
        <w:rPr>
          <w:rFonts w:ascii="Times New Roman" w:hAnsi="Times New Roman" w:cs="Times New Roman"/>
          <w:b/>
          <w:sz w:val="24"/>
          <w:szCs w:val="24"/>
        </w:rPr>
      </w:pPr>
    </w:p>
    <w:p w14:paraId="52309F0C" w14:textId="77777777" w:rsidR="00AE0712" w:rsidRDefault="00AE0712"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14:paraId="72FC1D16" w14:textId="3EFBF1A6"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URS-10</w:t>
      </w:r>
    </w:p>
    <w:p w14:paraId="2E528034" w14:textId="77777777" w:rsidR="0042536F" w:rsidRPr="00392646" w:rsidRDefault="0042536F" w:rsidP="0088071E">
      <w:pPr>
        <w:jc w:val="center"/>
        <w:rPr>
          <w:rFonts w:ascii="Times New Roman" w:hAnsi="Times New Roman" w:cs="Times New Roman"/>
          <w:b/>
          <w:sz w:val="24"/>
          <w:szCs w:val="24"/>
        </w:rPr>
      </w:pPr>
    </w:p>
    <w:p w14:paraId="2E0D137F" w14:textId="3D9F73DD" w:rsidR="00AE0712" w:rsidRPr="00392646" w:rsidRDefault="00BD517A" w:rsidP="0088071E">
      <w:pPr>
        <w:jc w:val="center"/>
        <w:rPr>
          <w:rFonts w:ascii="Times New Roman" w:hAnsi="Times New Roman" w:cs="Times New Roman"/>
          <w:b/>
          <w:sz w:val="24"/>
          <w:szCs w:val="24"/>
        </w:rPr>
      </w:pPr>
      <w:ins w:id="1801" w:author="Sony" w:date="2014-07-21T15:49:00Z">
        <w:r>
          <w:rPr>
            <w:rFonts w:ascii="Times New Roman" w:hAnsi="Times New Roman" w:cs="Times New Roman"/>
            <w:b/>
            <w:noProof/>
            <w:sz w:val="24"/>
            <w:szCs w:val="24"/>
            <w:rPrChange w:id="1802">
              <w:rPr>
                <w:noProof/>
              </w:rPr>
            </w:rPrChange>
          </w:rPr>
          <w:drawing>
            <wp:inline distT="0" distB="0" distL="0" distR="0" wp14:anchorId="29DB1B04" wp14:editId="47434266">
              <wp:extent cx="8778137" cy="4203865"/>
              <wp:effectExtent l="0" t="0" r="4445" b="6350"/>
              <wp:docPr id="88" name="Picture 88" descr="D:\from 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from desktop\senior project\progress1\usecase\sd.jpg\o_add_app.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773917" cy="4201844"/>
                      </a:xfrm>
                      <a:prstGeom prst="rect">
                        <a:avLst/>
                      </a:prstGeom>
                      <a:noFill/>
                      <a:ln>
                        <a:noFill/>
                      </a:ln>
                    </pic:spPr>
                  </pic:pic>
                </a:graphicData>
              </a:graphic>
            </wp:inline>
          </w:drawing>
        </w:r>
      </w:ins>
    </w:p>
    <w:p w14:paraId="46B1C95A" w14:textId="77777777" w:rsidR="0042536F" w:rsidRDefault="0042536F" w:rsidP="0088071E">
      <w:pPr>
        <w:jc w:val="center"/>
        <w:rPr>
          <w:rFonts w:ascii="Times New Roman" w:hAnsi="Times New Roman" w:cs="Times New Roman"/>
          <w:sz w:val="24"/>
          <w:szCs w:val="24"/>
        </w:rPr>
      </w:pPr>
    </w:p>
    <w:p w14:paraId="2D864FD9" w14:textId="77777777" w:rsidR="00AE0712" w:rsidRPr="00392646" w:rsidRDefault="00AE0712"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20</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14B1FC9F" w14:textId="77777777" w:rsidR="0042536F" w:rsidRDefault="0042536F" w:rsidP="0088071E">
      <w:pPr>
        <w:jc w:val="center"/>
        <w:rPr>
          <w:rFonts w:ascii="Times New Roman" w:hAnsi="Times New Roman" w:cs="Times New Roman"/>
          <w:b/>
          <w:sz w:val="24"/>
          <w:szCs w:val="24"/>
        </w:rPr>
      </w:pPr>
    </w:p>
    <w:p w14:paraId="0B350980" w14:textId="77777777" w:rsidR="0042536F" w:rsidRDefault="0042536F" w:rsidP="0088071E">
      <w:pPr>
        <w:jc w:val="center"/>
        <w:rPr>
          <w:rFonts w:ascii="Times New Roman" w:hAnsi="Times New Roman" w:cs="Times New Roman"/>
          <w:b/>
          <w:sz w:val="24"/>
          <w:szCs w:val="24"/>
        </w:rPr>
      </w:pPr>
    </w:p>
    <w:p w14:paraId="5D75EAFB" w14:textId="77777777" w:rsidR="001641E7" w:rsidRDefault="001641E7"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627245A5" w14:textId="7454103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URS-11</w:t>
      </w:r>
    </w:p>
    <w:p w14:paraId="0FC4896F" w14:textId="77777777" w:rsidR="00AE6A3B" w:rsidRPr="00392646" w:rsidRDefault="00AE6A3B" w:rsidP="0088071E">
      <w:pPr>
        <w:jc w:val="center"/>
        <w:rPr>
          <w:rFonts w:ascii="Times New Roman" w:hAnsi="Times New Roman" w:cs="Times New Roman"/>
          <w:b/>
          <w:sz w:val="24"/>
          <w:szCs w:val="24"/>
        </w:rPr>
      </w:pPr>
    </w:p>
    <w:p w14:paraId="01D93089" w14:textId="15E06CED" w:rsidR="0080128D" w:rsidRPr="00392646" w:rsidRDefault="00BD517A" w:rsidP="0088071E">
      <w:pPr>
        <w:jc w:val="center"/>
        <w:rPr>
          <w:rFonts w:ascii="Times New Roman" w:hAnsi="Times New Roman" w:cs="Times New Roman"/>
          <w:b/>
          <w:sz w:val="24"/>
          <w:szCs w:val="24"/>
        </w:rPr>
      </w:pPr>
      <w:ins w:id="1803" w:author="Sony" w:date="2014-07-21T15:50:00Z">
        <w:r>
          <w:rPr>
            <w:rFonts w:ascii="Times New Roman" w:hAnsi="Times New Roman" w:cs="Times New Roman"/>
            <w:b/>
            <w:noProof/>
            <w:sz w:val="24"/>
            <w:szCs w:val="24"/>
            <w:rPrChange w:id="1804">
              <w:rPr>
                <w:noProof/>
              </w:rPr>
            </w:rPrChange>
          </w:rPr>
          <w:drawing>
            <wp:inline distT="0" distB="0" distL="0" distR="0" wp14:anchorId="606162B5" wp14:editId="00DCAA91">
              <wp:extent cx="8838793" cy="4465122"/>
              <wp:effectExtent l="0" t="0" r="635" b="0"/>
              <wp:docPr id="90" name="Picture 90"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o_edit_ap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835541" cy="4463479"/>
                      </a:xfrm>
                      <a:prstGeom prst="rect">
                        <a:avLst/>
                      </a:prstGeom>
                      <a:noFill/>
                      <a:ln>
                        <a:noFill/>
                      </a:ln>
                    </pic:spPr>
                  </pic:pic>
                </a:graphicData>
              </a:graphic>
            </wp:inline>
          </w:drawing>
        </w:r>
      </w:ins>
    </w:p>
    <w:p w14:paraId="042796A5" w14:textId="77777777" w:rsidR="00811476" w:rsidRPr="00392646" w:rsidRDefault="00811476" w:rsidP="0088071E">
      <w:pPr>
        <w:jc w:val="center"/>
        <w:rPr>
          <w:rFonts w:ascii="Times New Roman" w:hAnsi="Times New Roman" w:cs="Times New Roman"/>
          <w:b/>
          <w:sz w:val="24"/>
          <w:szCs w:val="24"/>
        </w:rPr>
      </w:pPr>
    </w:p>
    <w:p w14:paraId="7DCAE51F" w14:textId="77777777" w:rsidR="0080128D" w:rsidRDefault="0080128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21</w:t>
      </w:r>
      <w:r w:rsidRPr="00392646">
        <w:rPr>
          <w:rFonts w:ascii="Times New Roman" w:hAnsi="Times New Roman" w:cs="Times New Roman"/>
          <w:sz w:val="24"/>
          <w:szCs w:val="24"/>
        </w:rPr>
        <w:t>: Officer can edit an appointment into the database and it will update in the dental clinic appointment schedule</w:t>
      </w:r>
    </w:p>
    <w:p w14:paraId="6BC4DB66" w14:textId="77777777" w:rsidR="0042536F" w:rsidRDefault="0042536F" w:rsidP="0088071E">
      <w:pPr>
        <w:jc w:val="center"/>
        <w:rPr>
          <w:rFonts w:ascii="Times New Roman" w:hAnsi="Times New Roman" w:cs="Times New Roman"/>
          <w:sz w:val="24"/>
          <w:szCs w:val="24"/>
        </w:rPr>
      </w:pPr>
    </w:p>
    <w:p w14:paraId="7BE016D8" w14:textId="77777777" w:rsidR="00BD31E8" w:rsidRDefault="00BD31E8"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57FFA3E3" w14:textId="422BED4B"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URS-12</w:t>
      </w:r>
    </w:p>
    <w:p w14:paraId="5ED96968" w14:textId="77777777" w:rsidR="00AE6A3B" w:rsidRPr="00392646" w:rsidRDefault="00AE6A3B" w:rsidP="0088071E">
      <w:pPr>
        <w:jc w:val="center"/>
        <w:rPr>
          <w:rFonts w:ascii="Times New Roman" w:hAnsi="Times New Roman" w:cs="Times New Roman"/>
          <w:b/>
          <w:sz w:val="24"/>
          <w:szCs w:val="24"/>
        </w:rPr>
      </w:pPr>
    </w:p>
    <w:p w14:paraId="55ADAE3F" w14:textId="0653881A" w:rsidR="009972A0" w:rsidRPr="00392646" w:rsidRDefault="00BD517A" w:rsidP="0088071E">
      <w:pPr>
        <w:jc w:val="center"/>
        <w:rPr>
          <w:rFonts w:ascii="Times New Roman" w:hAnsi="Times New Roman" w:cs="Times New Roman"/>
          <w:b/>
          <w:sz w:val="24"/>
          <w:szCs w:val="24"/>
        </w:rPr>
      </w:pPr>
      <w:ins w:id="1805" w:author="Sony" w:date="2014-07-21T15:51:00Z">
        <w:r>
          <w:rPr>
            <w:rFonts w:ascii="Times New Roman" w:hAnsi="Times New Roman" w:cs="Times New Roman"/>
            <w:b/>
            <w:noProof/>
            <w:sz w:val="24"/>
            <w:szCs w:val="24"/>
            <w:rPrChange w:id="1806">
              <w:rPr>
                <w:noProof/>
              </w:rPr>
            </w:rPrChange>
          </w:rPr>
          <w:drawing>
            <wp:inline distT="0" distB="0" distL="0" distR="0" wp14:anchorId="2147DA1B" wp14:editId="6CDD7A86">
              <wp:extent cx="8697747" cy="4393870"/>
              <wp:effectExtent l="0" t="0" r="8255" b="6985"/>
              <wp:docPr id="97" name="Picture 97" descr="D:\from 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o_edit_app.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92873" cy="4391408"/>
                      </a:xfrm>
                      <a:prstGeom prst="rect">
                        <a:avLst/>
                      </a:prstGeom>
                      <a:noFill/>
                      <a:ln>
                        <a:noFill/>
                      </a:ln>
                    </pic:spPr>
                  </pic:pic>
                </a:graphicData>
              </a:graphic>
            </wp:inline>
          </w:drawing>
        </w:r>
      </w:ins>
    </w:p>
    <w:p w14:paraId="03027D35" w14:textId="77777777" w:rsidR="009972A0" w:rsidRPr="00392646" w:rsidRDefault="009972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22</w:t>
      </w:r>
      <w:r w:rsidRPr="00392646">
        <w:rPr>
          <w:rFonts w:ascii="Times New Roman" w:hAnsi="Times New Roman" w:cs="Times New Roman"/>
          <w:sz w:val="24"/>
          <w:szCs w:val="24"/>
        </w:rPr>
        <w:t>: Officer can delete an appointment into the database and it will update in the dental clinic appointment schedule</w:t>
      </w:r>
    </w:p>
    <w:p w14:paraId="118A1753" w14:textId="77777777" w:rsidR="009972A0" w:rsidRPr="00392646" w:rsidRDefault="009972A0" w:rsidP="0088071E">
      <w:pPr>
        <w:jc w:val="center"/>
        <w:rPr>
          <w:rFonts w:ascii="Times New Roman" w:hAnsi="Times New Roman" w:cs="Times New Roman"/>
          <w:b/>
          <w:sz w:val="24"/>
          <w:szCs w:val="24"/>
        </w:rPr>
      </w:pPr>
    </w:p>
    <w:p w14:paraId="79AD800D" w14:textId="77777777" w:rsidR="00811476" w:rsidRPr="00392646" w:rsidRDefault="00811476" w:rsidP="0088071E">
      <w:pPr>
        <w:jc w:val="center"/>
        <w:rPr>
          <w:rFonts w:ascii="Times New Roman" w:hAnsi="Times New Roman" w:cs="Times New Roman"/>
          <w:sz w:val="24"/>
          <w:szCs w:val="24"/>
        </w:rPr>
      </w:pPr>
    </w:p>
    <w:p w14:paraId="3E678241" w14:textId="77777777" w:rsidR="00C27C7D" w:rsidRPr="00392646" w:rsidRDefault="00C27C7D" w:rsidP="00754471">
      <w:pPr>
        <w:rPr>
          <w:rFonts w:ascii="Times New Roman" w:hAnsi="Times New Roman" w:cs="Times New Roman"/>
        </w:rPr>
        <w:sectPr w:rsidR="00C27C7D" w:rsidRPr="00392646" w:rsidSect="00F4330E">
          <w:footerReference w:type="default" r:id="rId47"/>
          <w:pgSz w:w="16838" w:h="11906" w:orient="landscape"/>
          <w:pgMar w:top="1440" w:right="1440" w:bottom="1440" w:left="1440" w:header="708" w:footer="708" w:gutter="0"/>
          <w:cols w:space="708"/>
          <w:docGrid w:linePitch="360"/>
        </w:sectPr>
      </w:pPr>
    </w:p>
    <w:p w14:paraId="23FCDEF1" w14:textId="77777777" w:rsidR="00386C60" w:rsidRPr="00392646" w:rsidRDefault="001621D9"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37018989" w14:textId="74AC4AE8" w:rsidR="005D0C8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URS-19</w:t>
      </w:r>
    </w:p>
    <w:p w14:paraId="51061945" w14:textId="763DEDDA" w:rsidR="000D28CD" w:rsidRPr="00392646" w:rsidRDefault="00BD517A" w:rsidP="0088071E">
      <w:pPr>
        <w:jc w:val="center"/>
        <w:rPr>
          <w:rFonts w:ascii="Times New Roman" w:hAnsi="Times New Roman" w:cs="Times New Roman"/>
        </w:rPr>
      </w:pPr>
      <w:ins w:id="1807" w:author="Sony" w:date="2014-07-21T15:52:00Z">
        <w:r>
          <w:rPr>
            <w:rFonts w:ascii="Times New Roman" w:hAnsi="Times New Roman" w:cs="Times New Roman"/>
            <w:noProof/>
            <w:rPrChange w:id="1808">
              <w:rPr>
                <w:noProof/>
              </w:rPr>
            </w:rPrChange>
          </w:rPr>
          <w:drawing>
            <wp:inline distT="0" distB="0" distL="0" distR="0" wp14:anchorId="45861104" wp14:editId="1432F7DC">
              <wp:extent cx="6279628" cy="3538847"/>
              <wp:effectExtent l="0" t="0" r="6985" b="5080"/>
              <wp:docPr id="98" name="Picture 98" descr="D:\from 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from desktop\senior project\progress1\usecase\sd.jpg\o_edit_p.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65253" cy="3530746"/>
                      </a:xfrm>
                      <a:prstGeom prst="rect">
                        <a:avLst/>
                      </a:prstGeom>
                      <a:noFill/>
                      <a:ln>
                        <a:noFill/>
                      </a:ln>
                    </pic:spPr>
                  </pic:pic>
                </a:graphicData>
              </a:graphic>
            </wp:inline>
          </w:drawing>
        </w:r>
      </w:ins>
    </w:p>
    <w:p w14:paraId="7204575C" w14:textId="77777777" w:rsidR="000D28CD" w:rsidRPr="00392646" w:rsidRDefault="00C27C7D"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23</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2B9868D2" w14:textId="77777777" w:rsidR="00355710" w:rsidRPr="00392646" w:rsidRDefault="00355710" w:rsidP="0088071E">
      <w:pPr>
        <w:jc w:val="center"/>
        <w:rPr>
          <w:rFonts w:ascii="Times New Roman" w:hAnsi="Times New Roman" w:cs="Times New Roman"/>
        </w:rPr>
      </w:pPr>
    </w:p>
    <w:p w14:paraId="10FA18A2" w14:textId="77777777" w:rsidR="005D0C81" w:rsidRPr="00392646"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658FB83F" w14:textId="5C2DDB2C" w:rsidR="005D0C81"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URS-22</w:t>
      </w:r>
    </w:p>
    <w:p w14:paraId="559C27F8" w14:textId="6E133BCE" w:rsidR="005D0C81" w:rsidRPr="00392646" w:rsidRDefault="00BD517A" w:rsidP="0088071E">
      <w:pPr>
        <w:jc w:val="center"/>
        <w:rPr>
          <w:rFonts w:ascii="Times New Roman" w:hAnsi="Times New Roman" w:cs="Times New Roman"/>
          <w:b/>
          <w:sz w:val="24"/>
          <w:szCs w:val="24"/>
        </w:rPr>
      </w:pPr>
      <w:ins w:id="1809" w:author="Sony" w:date="2014-07-21T15:52:00Z">
        <w:r>
          <w:rPr>
            <w:rFonts w:ascii="Times New Roman" w:hAnsi="Times New Roman" w:cs="Times New Roman"/>
            <w:b/>
            <w:noProof/>
            <w:sz w:val="24"/>
            <w:szCs w:val="24"/>
            <w:rPrChange w:id="1810">
              <w:rPr>
                <w:noProof/>
              </w:rPr>
            </w:rPrChange>
          </w:rPr>
          <w:drawing>
            <wp:inline distT="0" distB="0" distL="0" distR="0" wp14:anchorId="7216AC3B" wp14:editId="0181B777">
              <wp:extent cx="6297681" cy="3776353"/>
              <wp:effectExtent l="0" t="0" r="8255" b="0"/>
              <wp:docPr id="99" name="Picture 99" descr="D:\from 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from desktop\senior project\progress1\usecase\sd.jpg\o_edit_d.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96750" cy="3775795"/>
                      </a:xfrm>
                      <a:prstGeom prst="rect">
                        <a:avLst/>
                      </a:prstGeom>
                      <a:noFill/>
                      <a:ln>
                        <a:noFill/>
                      </a:ln>
                    </pic:spPr>
                  </pic:pic>
                </a:graphicData>
              </a:graphic>
            </wp:inline>
          </w:drawing>
        </w:r>
      </w:ins>
    </w:p>
    <w:p w14:paraId="05161743" w14:textId="77777777" w:rsidR="006A5CC6" w:rsidRPr="00392646" w:rsidRDefault="004E788C"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24</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3B87276D" w14:textId="77777777" w:rsidR="005D0C81" w:rsidRPr="00392646" w:rsidRDefault="005D0C81" w:rsidP="0088071E">
      <w:pPr>
        <w:jc w:val="center"/>
        <w:rPr>
          <w:rFonts w:ascii="Times New Roman" w:hAnsi="Times New Roman" w:cs="Times New Roman"/>
        </w:rPr>
        <w:sectPr w:rsidR="005D0C81" w:rsidRPr="00392646" w:rsidSect="00C27C7D">
          <w:footerReference w:type="default" r:id="rId50"/>
          <w:pgSz w:w="11906" w:h="16838"/>
          <w:pgMar w:top="1440" w:right="1440" w:bottom="1440" w:left="1440" w:header="708" w:footer="708" w:gutter="0"/>
          <w:cols w:space="708"/>
          <w:docGrid w:linePitch="360"/>
        </w:sectPr>
      </w:pPr>
    </w:p>
    <w:p w14:paraId="4B006261" w14:textId="77777777" w:rsidR="005D0C81" w:rsidRDefault="005D0C81"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663E09E3" w14:textId="798C79BC"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URS-20</w:t>
      </w:r>
    </w:p>
    <w:p w14:paraId="68CAFEA6" w14:textId="77777777" w:rsidR="001727D5" w:rsidRPr="00392646" w:rsidRDefault="001727D5" w:rsidP="0088071E">
      <w:pPr>
        <w:jc w:val="center"/>
        <w:rPr>
          <w:rFonts w:ascii="Times New Roman" w:hAnsi="Times New Roman" w:cs="Times New Roman"/>
          <w:b/>
          <w:sz w:val="24"/>
          <w:szCs w:val="24"/>
        </w:rPr>
      </w:pPr>
    </w:p>
    <w:p w14:paraId="4E981739" w14:textId="5757450D" w:rsidR="005D0C81" w:rsidRPr="00392646" w:rsidRDefault="00BD517A" w:rsidP="0088071E">
      <w:pPr>
        <w:jc w:val="center"/>
        <w:rPr>
          <w:rFonts w:ascii="Times New Roman" w:hAnsi="Times New Roman" w:cs="Times New Roman"/>
        </w:rPr>
      </w:pPr>
      <w:ins w:id="1811" w:author="Sony" w:date="2014-07-21T15:54:00Z">
        <w:r>
          <w:rPr>
            <w:rFonts w:ascii="Times New Roman" w:hAnsi="Times New Roman" w:cs="Times New Roman"/>
            <w:noProof/>
            <w:rPrChange w:id="1812">
              <w:rPr>
                <w:noProof/>
              </w:rPr>
            </w:rPrChange>
          </w:rPr>
          <w:drawing>
            <wp:inline distT="0" distB="0" distL="0" distR="0" wp14:anchorId="6B7D4CFF" wp14:editId="31DEE468">
              <wp:extent cx="8075220" cy="3120576"/>
              <wp:effectExtent l="0" t="0" r="2540" b="3810"/>
              <wp:docPr id="100" name="Picture 100" descr="D:\from 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from desktop\senior project\progress1\usecase\sd.jpg\o_del_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071070" cy="3118972"/>
                      </a:xfrm>
                      <a:prstGeom prst="rect">
                        <a:avLst/>
                      </a:prstGeom>
                      <a:noFill/>
                      <a:ln>
                        <a:noFill/>
                      </a:ln>
                    </pic:spPr>
                  </pic:pic>
                </a:graphicData>
              </a:graphic>
            </wp:inline>
          </w:drawing>
        </w:r>
      </w:ins>
    </w:p>
    <w:p w14:paraId="3BBFB548" w14:textId="77777777" w:rsidR="001727D5" w:rsidRPr="00392646" w:rsidRDefault="001727D5" w:rsidP="0088071E">
      <w:pPr>
        <w:jc w:val="center"/>
        <w:rPr>
          <w:rFonts w:ascii="Times New Roman" w:hAnsi="Times New Roman" w:cs="Times New Roman"/>
        </w:rPr>
      </w:pPr>
    </w:p>
    <w:p w14:paraId="449A6140" w14:textId="77777777" w:rsidR="009351A1" w:rsidRPr="00392646" w:rsidRDefault="009351A1"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4E788C" w:rsidRPr="00392646">
        <w:rPr>
          <w:rFonts w:ascii="Times New Roman" w:hAnsi="Times New Roman" w:cs="Times New Roman"/>
          <w:sz w:val="24"/>
          <w:szCs w:val="24"/>
        </w:rPr>
        <w:t>5</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7191A2C6" w14:textId="77777777" w:rsidR="005D0C81" w:rsidRPr="00392646" w:rsidRDefault="005D0C81" w:rsidP="00754471">
      <w:pPr>
        <w:rPr>
          <w:rFonts w:ascii="Times New Roman" w:hAnsi="Times New Roman" w:cs="Times New Roman"/>
        </w:rPr>
      </w:pPr>
    </w:p>
    <w:p w14:paraId="7B1E6D8D" w14:textId="77777777" w:rsidR="005D0C81" w:rsidRPr="00392646" w:rsidRDefault="005D0C81" w:rsidP="00754471">
      <w:pPr>
        <w:rPr>
          <w:rFonts w:ascii="Times New Roman" w:hAnsi="Times New Roman" w:cs="Times New Roman"/>
        </w:rPr>
      </w:pPr>
    </w:p>
    <w:p w14:paraId="595DC284" w14:textId="77777777" w:rsidR="001727D5" w:rsidRPr="00392646" w:rsidRDefault="001727D5" w:rsidP="00754471">
      <w:pPr>
        <w:rPr>
          <w:rFonts w:ascii="Times New Roman" w:hAnsi="Times New Roman" w:cs="Times New Roman"/>
        </w:rPr>
      </w:pPr>
    </w:p>
    <w:p w14:paraId="7CFC2B60" w14:textId="77777777" w:rsidR="001727D5" w:rsidRPr="00392646" w:rsidRDefault="001727D5" w:rsidP="00754471">
      <w:pPr>
        <w:rPr>
          <w:rFonts w:ascii="Times New Roman" w:hAnsi="Times New Roman" w:cs="Times New Roman"/>
        </w:rPr>
      </w:pPr>
    </w:p>
    <w:p w14:paraId="7118F184" w14:textId="77777777" w:rsidR="001727D5" w:rsidRPr="00392646" w:rsidRDefault="001727D5" w:rsidP="00754471">
      <w:pPr>
        <w:rPr>
          <w:rFonts w:ascii="Times New Roman" w:hAnsi="Times New Roman" w:cs="Times New Roman"/>
        </w:rPr>
      </w:pPr>
    </w:p>
    <w:p w14:paraId="64F647AB" w14:textId="77777777" w:rsidR="001727D5" w:rsidRPr="00392646" w:rsidRDefault="001727D5" w:rsidP="00754471">
      <w:pPr>
        <w:rPr>
          <w:rFonts w:ascii="Times New Roman" w:hAnsi="Times New Roman" w:cs="Times New Roman"/>
        </w:rPr>
      </w:pPr>
    </w:p>
    <w:p w14:paraId="5728488E" w14:textId="77777777" w:rsidR="001727D5" w:rsidRPr="00392646" w:rsidRDefault="001727D5" w:rsidP="00754471">
      <w:pPr>
        <w:rPr>
          <w:rFonts w:ascii="Times New Roman" w:hAnsi="Times New Roman" w:cs="Times New Roman"/>
        </w:rPr>
      </w:pPr>
    </w:p>
    <w:p w14:paraId="3F745CD5" w14:textId="77777777" w:rsidR="001727D5" w:rsidRPr="00392646" w:rsidRDefault="001727D5" w:rsidP="00754471">
      <w:pPr>
        <w:rPr>
          <w:rFonts w:ascii="Times New Roman" w:hAnsi="Times New Roman" w:cs="Times New Roman"/>
        </w:rPr>
      </w:pPr>
    </w:p>
    <w:p w14:paraId="7CE7CE22" w14:textId="77777777" w:rsidR="00AE3CAE" w:rsidRDefault="00AE3CAE"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1D272D57" w14:textId="4345055E"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URS-23</w:t>
      </w:r>
    </w:p>
    <w:p w14:paraId="63DBF73E" w14:textId="77777777" w:rsidR="00AE3CAE" w:rsidRPr="00392646" w:rsidRDefault="00AE3CAE" w:rsidP="0088071E">
      <w:pPr>
        <w:jc w:val="center"/>
        <w:rPr>
          <w:rFonts w:ascii="Times New Roman" w:hAnsi="Times New Roman" w:cs="Times New Roman"/>
          <w:b/>
          <w:sz w:val="24"/>
          <w:szCs w:val="24"/>
        </w:rPr>
      </w:pPr>
    </w:p>
    <w:p w14:paraId="08A90056" w14:textId="51599EA1" w:rsidR="00AE3CAE" w:rsidRPr="00392646" w:rsidRDefault="00BD517A" w:rsidP="0088071E">
      <w:pPr>
        <w:jc w:val="center"/>
        <w:rPr>
          <w:rFonts w:ascii="Times New Roman" w:hAnsi="Times New Roman" w:cs="Times New Roman"/>
        </w:rPr>
      </w:pPr>
      <w:ins w:id="1813" w:author="Sony" w:date="2014-07-21T15:54:00Z">
        <w:r>
          <w:rPr>
            <w:rFonts w:ascii="Times New Roman" w:hAnsi="Times New Roman" w:cs="Times New Roman"/>
            <w:noProof/>
            <w:rPrChange w:id="1814">
              <w:rPr>
                <w:noProof/>
              </w:rPr>
            </w:rPrChange>
          </w:rPr>
          <w:drawing>
            <wp:inline distT="0" distB="0" distL="0" distR="0" wp14:anchorId="45991CCC" wp14:editId="1EF318BE">
              <wp:extent cx="8091578" cy="3467595"/>
              <wp:effectExtent l="0" t="0" r="5080" b="0"/>
              <wp:docPr id="101" name="Picture 101" descr="D:\from 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from desktop\senior project\progress1\usecase\sd.jpg\o_del_d.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084156" cy="3464414"/>
                      </a:xfrm>
                      <a:prstGeom prst="rect">
                        <a:avLst/>
                      </a:prstGeom>
                      <a:noFill/>
                      <a:ln>
                        <a:noFill/>
                      </a:ln>
                    </pic:spPr>
                  </pic:pic>
                </a:graphicData>
              </a:graphic>
            </wp:inline>
          </w:drawing>
        </w:r>
      </w:ins>
    </w:p>
    <w:p w14:paraId="567E8B8D" w14:textId="77777777" w:rsidR="00AE3CAE" w:rsidRPr="00392646" w:rsidRDefault="00AE3CAE" w:rsidP="0088071E">
      <w:pPr>
        <w:jc w:val="center"/>
        <w:rPr>
          <w:rFonts w:ascii="Times New Roman" w:hAnsi="Times New Roman" w:cs="Times New Roman"/>
        </w:rPr>
      </w:pPr>
    </w:p>
    <w:p w14:paraId="4FBC95C9" w14:textId="77777777" w:rsidR="00FF117D" w:rsidRPr="00392646" w:rsidRDefault="004E788C"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26</w:t>
      </w:r>
      <w:r w:rsidR="00FF117D" w:rsidRPr="00392646">
        <w:rPr>
          <w:rFonts w:ascii="Times New Roman" w:hAnsi="Times New Roman" w:cs="Times New Roman"/>
          <w:sz w:val="24"/>
          <w:szCs w:val="24"/>
        </w:rPr>
        <w:t>: Officer can delete dentists’ account and the list of all dentists shows after edit</w:t>
      </w:r>
    </w:p>
    <w:p w14:paraId="10CB19A3" w14:textId="77777777" w:rsidR="001727D5" w:rsidRPr="00392646" w:rsidRDefault="001727D5" w:rsidP="00754471">
      <w:pPr>
        <w:rPr>
          <w:rFonts w:ascii="Times New Roman" w:hAnsi="Times New Roman" w:cs="Times New Roman"/>
        </w:rPr>
      </w:pPr>
    </w:p>
    <w:p w14:paraId="5AA33EFB" w14:textId="77777777" w:rsidR="001727D5" w:rsidRPr="00392646" w:rsidRDefault="001727D5" w:rsidP="00754471">
      <w:pPr>
        <w:rPr>
          <w:rFonts w:ascii="Times New Roman" w:hAnsi="Times New Roman" w:cs="Times New Roman"/>
        </w:rPr>
      </w:pPr>
    </w:p>
    <w:p w14:paraId="43B408F0" w14:textId="77777777" w:rsidR="00E057A0" w:rsidRPr="00392646" w:rsidRDefault="00E057A0" w:rsidP="00754471">
      <w:pPr>
        <w:rPr>
          <w:rFonts w:ascii="Times New Roman" w:hAnsi="Times New Roman" w:cs="Times New Roman"/>
        </w:rPr>
      </w:pPr>
    </w:p>
    <w:p w14:paraId="6CC7AC49" w14:textId="77777777" w:rsidR="00E057A0" w:rsidRPr="00392646" w:rsidRDefault="00E057A0" w:rsidP="00754471">
      <w:pPr>
        <w:rPr>
          <w:rFonts w:ascii="Times New Roman" w:hAnsi="Times New Roman" w:cs="Times New Roman"/>
        </w:rPr>
      </w:pPr>
    </w:p>
    <w:p w14:paraId="43296933" w14:textId="77777777" w:rsidR="00E057A0" w:rsidRPr="00392646" w:rsidRDefault="00E057A0" w:rsidP="00754471">
      <w:pPr>
        <w:rPr>
          <w:rFonts w:ascii="Times New Roman" w:hAnsi="Times New Roman" w:cs="Times New Roman"/>
        </w:rPr>
      </w:pPr>
    </w:p>
    <w:p w14:paraId="26B5ACF6" w14:textId="77777777" w:rsidR="00E057A0" w:rsidRPr="00392646" w:rsidRDefault="00E057A0" w:rsidP="00754471">
      <w:pPr>
        <w:rPr>
          <w:rFonts w:ascii="Times New Roman" w:hAnsi="Times New Roman" w:cs="Times New Roman"/>
        </w:rPr>
      </w:pPr>
    </w:p>
    <w:p w14:paraId="3282AF0E" w14:textId="77777777" w:rsidR="00E057A0" w:rsidRDefault="00E057A0"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SD-17: Save appointment to Google Calendar</w:t>
      </w:r>
    </w:p>
    <w:p w14:paraId="49EBB333" w14:textId="538A90E4"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URS-13</w:t>
      </w:r>
    </w:p>
    <w:p w14:paraId="5A827032" w14:textId="77777777" w:rsidR="00E057A0" w:rsidRPr="00392646" w:rsidRDefault="00E057A0" w:rsidP="0088071E">
      <w:pPr>
        <w:jc w:val="center"/>
        <w:rPr>
          <w:rFonts w:ascii="Times New Roman" w:hAnsi="Times New Roman" w:cs="Times New Roman"/>
          <w:b/>
          <w:sz w:val="24"/>
          <w:szCs w:val="24"/>
        </w:rPr>
      </w:pPr>
    </w:p>
    <w:p w14:paraId="59170C46" w14:textId="520C427C" w:rsidR="00E057A0" w:rsidRPr="00392646" w:rsidRDefault="007D676D" w:rsidP="0088071E">
      <w:pPr>
        <w:jc w:val="center"/>
        <w:rPr>
          <w:rFonts w:ascii="Times New Roman" w:hAnsi="Times New Roman" w:cs="Times New Roman"/>
          <w:b/>
          <w:sz w:val="24"/>
          <w:szCs w:val="24"/>
        </w:rPr>
      </w:pPr>
      <w:ins w:id="1815" w:author="Sony" w:date="2014-07-21T15:57:00Z">
        <w:r>
          <w:rPr>
            <w:rFonts w:ascii="Times New Roman" w:hAnsi="Times New Roman" w:cs="Times New Roman"/>
            <w:b/>
            <w:noProof/>
            <w:sz w:val="24"/>
            <w:szCs w:val="24"/>
            <w:rPrChange w:id="1816">
              <w:rPr>
                <w:noProof/>
              </w:rPr>
            </w:rPrChange>
          </w:rPr>
          <w:drawing>
            <wp:inline distT="0" distB="0" distL="0" distR="0" wp14:anchorId="06193BA8" wp14:editId="7AAA40B7">
              <wp:extent cx="9512490" cy="2981989"/>
              <wp:effectExtent l="0" t="0" r="0" b="8890"/>
              <wp:docPr id="102" name="Picture 102" descr="D:\from 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from desktop\senior project\progress1\usecase\sd.jpg\o_sav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566477" cy="2998913"/>
                      </a:xfrm>
                      <a:prstGeom prst="rect">
                        <a:avLst/>
                      </a:prstGeom>
                      <a:noFill/>
                      <a:ln>
                        <a:noFill/>
                      </a:ln>
                    </pic:spPr>
                  </pic:pic>
                </a:graphicData>
              </a:graphic>
            </wp:inline>
          </w:drawing>
        </w:r>
      </w:ins>
    </w:p>
    <w:p w14:paraId="643EB8A9" w14:textId="77777777" w:rsidR="00E057A0" w:rsidRPr="00392646" w:rsidRDefault="00E057A0" w:rsidP="0088071E">
      <w:pPr>
        <w:jc w:val="center"/>
        <w:rPr>
          <w:rFonts w:ascii="Times New Roman" w:hAnsi="Times New Roman" w:cs="Times New Roman"/>
        </w:rPr>
      </w:pPr>
    </w:p>
    <w:p w14:paraId="553F266D" w14:textId="77777777" w:rsidR="00E057A0" w:rsidRPr="00392646" w:rsidRDefault="00E057A0" w:rsidP="0088071E">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27</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72B2072D" w14:textId="77777777" w:rsidR="001727D5" w:rsidRPr="00392646" w:rsidRDefault="001727D5" w:rsidP="0088071E">
      <w:pPr>
        <w:jc w:val="center"/>
        <w:rPr>
          <w:rFonts w:ascii="Times New Roman" w:hAnsi="Times New Roman" w:cs="Times New Roman"/>
        </w:rPr>
      </w:pPr>
    </w:p>
    <w:p w14:paraId="32CA328C" w14:textId="77777777" w:rsidR="003D53AC" w:rsidRPr="00392646" w:rsidRDefault="003D53AC" w:rsidP="00754471">
      <w:pPr>
        <w:rPr>
          <w:rFonts w:ascii="Times New Roman" w:hAnsi="Times New Roman" w:cs="Times New Roman"/>
        </w:rPr>
      </w:pPr>
    </w:p>
    <w:p w14:paraId="1201FF9A" w14:textId="77777777" w:rsidR="003D53AC" w:rsidRPr="00392646" w:rsidRDefault="003D53AC" w:rsidP="00754471">
      <w:pPr>
        <w:rPr>
          <w:rFonts w:ascii="Times New Roman" w:hAnsi="Times New Roman" w:cs="Times New Roman"/>
        </w:rPr>
      </w:pPr>
    </w:p>
    <w:p w14:paraId="71B76925" w14:textId="77777777" w:rsidR="003D53AC" w:rsidRPr="00392646" w:rsidRDefault="003D53AC" w:rsidP="00754471">
      <w:pPr>
        <w:rPr>
          <w:rFonts w:ascii="Times New Roman" w:hAnsi="Times New Roman" w:cs="Times New Roman"/>
        </w:rPr>
      </w:pPr>
    </w:p>
    <w:p w14:paraId="2449A51B" w14:textId="77777777" w:rsidR="003D53AC" w:rsidRPr="00392646" w:rsidRDefault="003D53AC" w:rsidP="00754471">
      <w:pPr>
        <w:rPr>
          <w:rFonts w:ascii="Times New Roman" w:hAnsi="Times New Roman" w:cs="Times New Roman"/>
        </w:rPr>
      </w:pPr>
    </w:p>
    <w:p w14:paraId="384FCF9B" w14:textId="77777777" w:rsidR="003D53AC" w:rsidRPr="00392646" w:rsidRDefault="003D53AC" w:rsidP="00754471">
      <w:pPr>
        <w:rPr>
          <w:rFonts w:ascii="Times New Roman" w:hAnsi="Times New Roman" w:cs="Times New Roman"/>
        </w:rPr>
      </w:pPr>
    </w:p>
    <w:p w14:paraId="68DC3C22" w14:textId="77777777" w:rsidR="00006BD3" w:rsidRPr="00392646" w:rsidRDefault="00006BD3" w:rsidP="00754471">
      <w:pPr>
        <w:rPr>
          <w:rFonts w:ascii="Times New Roman" w:hAnsi="Times New Roman" w:cs="Times New Roman"/>
        </w:rPr>
        <w:sectPr w:rsidR="00006BD3" w:rsidRPr="00392646" w:rsidSect="005D0C81">
          <w:footerReference w:type="default" r:id="rId54"/>
          <w:pgSz w:w="16838" w:h="11906" w:orient="landscape"/>
          <w:pgMar w:top="1440" w:right="1440" w:bottom="1440" w:left="1440" w:header="708" w:footer="708" w:gutter="0"/>
          <w:cols w:space="708"/>
          <w:docGrid w:linePitch="360"/>
        </w:sectPr>
      </w:pPr>
    </w:p>
    <w:p w14:paraId="63FBC17C" w14:textId="77777777" w:rsidR="004067DE" w:rsidRPr="0088071E" w:rsidRDefault="00617750" w:rsidP="0088071E">
      <w:pPr>
        <w:pStyle w:val="Heading2"/>
        <w:rPr>
          <w:rFonts w:ascii="Times New Roman" w:hAnsi="Times New Roman" w:cs="Times New Roman"/>
          <w:b w:val="0"/>
          <w:color w:val="auto"/>
          <w:sz w:val="24"/>
          <w:szCs w:val="24"/>
        </w:rPr>
      </w:pPr>
      <w:bookmarkStart w:id="1817" w:name="_Toc393747628"/>
      <w:r w:rsidRPr="0088071E">
        <w:rPr>
          <w:rFonts w:ascii="Times New Roman" w:hAnsi="Times New Roman" w:cs="Times New Roman"/>
          <w:color w:val="auto"/>
          <w:sz w:val="24"/>
          <w:szCs w:val="24"/>
        </w:rPr>
        <w:lastRenderedPageBreak/>
        <w:t>5.2</w:t>
      </w:r>
      <w:r w:rsidR="004067DE" w:rsidRPr="0088071E">
        <w:rPr>
          <w:rFonts w:ascii="Times New Roman" w:hAnsi="Times New Roman" w:cs="Times New Roman"/>
          <w:color w:val="auto"/>
          <w:sz w:val="24"/>
          <w:szCs w:val="24"/>
        </w:rPr>
        <w:t xml:space="preserve"> DCSS </w:t>
      </w:r>
      <w:r w:rsidRPr="0088071E">
        <w:rPr>
          <w:rFonts w:ascii="Times New Roman" w:hAnsi="Times New Roman" w:cs="Times New Roman"/>
          <w:color w:val="auto"/>
          <w:sz w:val="24"/>
          <w:szCs w:val="24"/>
        </w:rPr>
        <w:t>mobile application</w:t>
      </w:r>
      <w:r w:rsidR="004067DE" w:rsidRPr="0088071E">
        <w:rPr>
          <w:rFonts w:ascii="Times New Roman" w:hAnsi="Times New Roman" w:cs="Times New Roman"/>
          <w:color w:val="auto"/>
          <w:sz w:val="24"/>
          <w:szCs w:val="24"/>
        </w:rPr>
        <w:t xml:space="preserve"> Sequence Diagram</w:t>
      </w:r>
      <w:bookmarkEnd w:id="1817"/>
    </w:p>
    <w:p w14:paraId="4C3AA9C8" w14:textId="77777777" w:rsidR="003B15A3" w:rsidRPr="0088071E" w:rsidRDefault="003B15A3" w:rsidP="0088071E">
      <w:pPr>
        <w:pStyle w:val="Heading2"/>
        <w:rPr>
          <w:rFonts w:ascii="Times New Roman" w:hAnsi="Times New Roman" w:cs="Times New Roman"/>
          <w:b w:val="0"/>
          <w:color w:val="auto"/>
          <w:sz w:val="24"/>
          <w:szCs w:val="24"/>
        </w:rPr>
      </w:pPr>
    </w:p>
    <w:p w14:paraId="0190418A" w14:textId="77777777" w:rsidR="000D28CD" w:rsidRPr="00392646"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63720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162F037B" w14:textId="525040E7" w:rsidR="000D28CD"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URS-14</w:t>
      </w:r>
    </w:p>
    <w:p w14:paraId="05E54D67" w14:textId="77777777" w:rsidR="00F66C7C" w:rsidRPr="00392646" w:rsidRDefault="00F66C7C" w:rsidP="00F66C7C">
      <w:pPr>
        <w:rPr>
          <w:rFonts w:ascii="Times New Roman" w:hAnsi="Times New Roman" w:cs="Times New Roman"/>
          <w:b/>
          <w:sz w:val="24"/>
          <w:szCs w:val="24"/>
        </w:rPr>
      </w:pPr>
    </w:p>
    <w:p w14:paraId="24A54FF1" w14:textId="77777777" w:rsidR="000D28CD" w:rsidRPr="00392646" w:rsidRDefault="00A00CF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ABB7858" wp14:editId="4504985E">
            <wp:extent cx="5731510" cy="3106313"/>
            <wp:effectExtent l="0" t="0" r="2540" b="0"/>
            <wp:docPr id="95" name="Picture 95" descr="D:\from desktop\senior project\progress1\usecase\sd.jpg\mobile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from desktop\senior project\progress1\usecase\sd.jpg\mobile_logi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106313"/>
                    </a:xfrm>
                    <a:prstGeom prst="rect">
                      <a:avLst/>
                    </a:prstGeom>
                    <a:noFill/>
                    <a:ln>
                      <a:noFill/>
                    </a:ln>
                  </pic:spPr>
                </pic:pic>
              </a:graphicData>
            </a:graphic>
          </wp:inline>
        </w:drawing>
      </w:r>
    </w:p>
    <w:p w14:paraId="74F88FC0" w14:textId="77777777" w:rsidR="00CB1259"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28</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7EAFADF9" w14:textId="77777777" w:rsidR="00A00CFA" w:rsidRPr="00392646" w:rsidRDefault="00A00CFA" w:rsidP="00754471">
      <w:pPr>
        <w:rPr>
          <w:rFonts w:ascii="Times New Roman" w:hAnsi="Times New Roman" w:cs="Times New Roman"/>
          <w:sz w:val="24"/>
          <w:szCs w:val="24"/>
        </w:rPr>
      </w:pPr>
    </w:p>
    <w:p w14:paraId="34B21D5F" w14:textId="77777777" w:rsidR="00617750" w:rsidRPr="00392646" w:rsidRDefault="00617750" w:rsidP="00754471">
      <w:pPr>
        <w:rPr>
          <w:rFonts w:ascii="Times New Roman" w:hAnsi="Times New Roman" w:cs="Times New Roman"/>
          <w:b/>
          <w:sz w:val="24"/>
          <w:szCs w:val="24"/>
        </w:rPr>
      </w:pPr>
    </w:p>
    <w:p w14:paraId="301D9F5A" w14:textId="77777777" w:rsidR="003113D8" w:rsidRDefault="002503F7" w:rsidP="00754471">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6BD6CA69" w14:textId="416FD5A8" w:rsidR="00F66C7C" w:rsidRPr="00F66C7C" w:rsidRDefault="00F66C7C"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w:t>
      </w:r>
      <w:r w:rsidR="0056776E">
        <w:rPr>
          <w:rFonts w:ascii="Times New Roman" w:hAnsi="Times New Roman" w:cs="Times New Roman"/>
          <w:b/>
          <w:sz w:val="24"/>
          <w:szCs w:val="24"/>
        </w:rPr>
        <w:t>01</w:t>
      </w:r>
    </w:p>
    <w:p w14:paraId="7B77115D" w14:textId="77777777" w:rsidR="00A00CFA" w:rsidRPr="00392646" w:rsidRDefault="00A00CFA" w:rsidP="0088071E">
      <w:pPr>
        <w:jc w:val="center"/>
        <w:rPr>
          <w:rFonts w:ascii="Times New Roman" w:hAnsi="Times New Roman" w:cs="Times New Roman"/>
          <w:b/>
          <w:sz w:val="24"/>
          <w:szCs w:val="24"/>
        </w:rPr>
      </w:pPr>
    </w:p>
    <w:p w14:paraId="21E21C8A" w14:textId="77777777" w:rsidR="003113D8" w:rsidRPr="00392646" w:rsidRDefault="00A00CFA" w:rsidP="0088071E">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C56242A" wp14:editId="6FB64D2D">
            <wp:extent cx="6059036" cy="1648047"/>
            <wp:effectExtent l="0" t="0" r="0" b="9525"/>
            <wp:docPr id="96" name="Picture 96" descr="D:\from desktop\senior project\progress1\usecase\sd.jpg\mobile_own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from desktop\senior project\progress1\usecase\sd.jpg\mobile_own_ap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9629" cy="1648208"/>
                    </a:xfrm>
                    <a:prstGeom prst="rect">
                      <a:avLst/>
                    </a:prstGeom>
                    <a:noFill/>
                    <a:ln>
                      <a:noFill/>
                    </a:ln>
                  </pic:spPr>
                </pic:pic>
              </a:graphicData>
            </a:graphic>
          </wp:inline>
        </w:drawing>
      </w:r>
    </w:p>
    <w:p w14:paraId="7A6DA86E" w14:textId="77777777" w:rsidR="00C15028" w:rsidRPr="00392646"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29</w:t>
      </w:r>
      <w:r w:rsidR="00C15028" w:rsidRPr="00392646">
        <w:rPr>
          <w:rFonts w:ascii="Times New Roman" w:hAnsi="Times New Roman" w:cs="Times New Roman"/>
          <w:sz w:val="24"/>
          <w:szCs w:val="24"/>
        </w:rPr>
        <w:t xml:space="preserve">: Patient can view his/her appointment after login if user does not login the appointment will not </w:t>
      </w:r>
      <w:proofErr w:type="spellStart"/>
      <w:r w:rsidR="00C15028" w:rsidRPr="00392646">
        <w:rPr>
          <w:rFonts w:ascii="Times New Roman" w:hAnsi="Times New Roman" w:cs="Times New Roman"/>
          <w:sz w:val="24"/>
          <w:szCs w:val="24"/>
        </w:rPr>
        <w:t>diaplay</w:t>
      </w:r>
      <w:proofErr w:type="spellEnd"/>
    </w:p>
    <w:p w14:paraId="5BE37D0B" w14:textId="77777777" w:rsidR="003113D8" w:rsidRPr="00392646" w:rsidRDefault="003113D8" w:rsidP="0088071E">
      <w:pPr>
        <w:jc w:val="center"/>
        <w:rPr>
          <w:rFonts w:ascii="Times New Roman" w:hAnsi="Times New Roman" w:cs="Times New Roman"/>
          <w:b/>
          <w:sz w:val="24"/>
          <w:szCs w:val="24"/>
        </w:rPr>
      </w:pPr>
    </w:p>
    <w:p w14:paraId="4140FD37" w14:textId="77777777" w:rsidR="00862B7D" w:rsidRPr="00392646" w:rsidRDefault="00862B7D" w:rsidP="00754471">
      <w:pPr>
        <w:rPr>
          <w:rFonts w:ascii="Times New Roman" w:hAnsi="Times New Roman" w:cs="Times New Roman"/>
          <w:b/>
          <w:sz w:val="24"/>
          <w:szCs w:val="24"/>
        </w:rPr>
      </w:pPr>
    </w:p>
    <w:p w14:paraId="753F083C" w14:textId="77777777" w:rsidR="004005AE" w:rsidRDefault="004005AE" w:rsidP="00754471">
      <w:pPr>
        <w:rPr>
          <w:rFonts w:ascii="Times New Roman" w:hAnsi="Times New Roman" w:cs="Times New Roman"/>
          <w:b/>
          <w:sz w:val="24"/>
          <w:szCs w:val="24"/>
        </w:rPr>
      </w:pPr>
    </w:p>
    <w:p w14:paraId="0E2BDD29" w14:textId="77777777" w:rsidR="00A00CFA" w:rsidRDefault="00A00CFA" w:rsidP="00754471">
      <w:pPr>
        <w:rPr>
          <w:rFonts w:ascii="Times New Roman" w:hAnsi="Times New Roman" w:cs="Times New Roman"/>
          <w:b/>
          <w:sz w:val="24"/>
          <w:szCs w:val="24"/>
        </w:rPr>
      </w:pPr>
    </w:p>
    <w:p w14:paraId="43D02F02" w14:textId="77777777" w:rsidR="00A00CFA" w:rsidRDefault="00A00CFA" w:rsidP="00754471">
      <w:pPr>
        <w:rPr>
          <w:rFonts w:ascii="Times New Roman" w:hAnsi="Times New Roman" w:cs="Times New Roman"/>
          <w:b/>
          <w:sz w:val="24"/>
          <w:szCs w:val="24"/>
        </w:rPr>
      </w:pPr>
    </w:p>
    <w:p w14:paraId="715F16A2" w14:textId="7081A3EA" w:rsidR="003113D8" w:rsidRDefault="008E5FB3" w:rsidP="00754471">
      <w:pPr>
        <w:rPr>
          <w:rFonts w:ascii="Times New Roman" w:hAnsi="Times New Roman" w:cs="Times New Roman"/>
          <w:b/>
          <w:sz w:val="24"/>
          <w:szCs w:val="24"/>
        </w:rPr>
      </w:pPr>
      <w:r w:rsidRPr="00392646">
        <w:rPr>
          <w:rFonts w:ascii="Times New Roman" w:hAnsi="Times New Roman" w:cs="Times New Roman"/>
          <w:b/>
          <w:sz w:val="24"/>
          <w:szCs w:val="24"/>
        </w:rPr>
        <w:lastRenderedPageBreak/>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256694">
        <w:rPr>
          <w:rFonts w:ascii="Times New Roman" w:hAnsi="Times New Roman" w:cs="Times New Roman"/>
          <w:b/>
          <w:sz w:val="24"/>
          <w:szCs w:val="24"/>
        </w:rPr>
        <w:t xml:space="preserve"> appointment in G</w:t>
      </w:r>
      <w:r w:rsidR="003113D8" w:rsidRPr="00392646">
        <w:rPr>
          <w:rFonts w:ascii="Times New Roman" w:hAnsi="Times New Roman" w:cs="Times New Roman"/>
          <w:b/>
          <w:sz w:val="24"/>
          <w:szCs w:val="24"/>
        </w:rPr>
        <w:t>oogle calendar</w:t>
      </w:r>
    </w:p>
    <w:p w14:paraId="2B3A1C1B" w14:textId="774B1AB1" w:rsidR="00F66C7C" w:rsidRPr="00F66C7C" w:rsidRDefault="0056776E" w:rsidP="00F66C7C">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URS-02</w:t>
      </w:r>
    </w:p>
    <w:p w14:paraId="67F42B34" w14:textId="77777777" w:rsidR="003113D8" w:rsidRPr="00392646" w:rsidRDefault="003113D8" w:rsidP="0088071E">
      <w:pPr>
        <w:jc w:val="center"/>
        <w:rPr>
          <w:rFonts w:ascii="Times New Roman" w:hAnsi="Times New Roman" w:cs="Times New Roman"/>
          <w:b/>
          <w:sz w:val="24"/>
          <w:szCs w:val="24"/>
        </w:rPr>
      </w:pPr>
    </w:p>
    <w:p w14:paraId="1D2A4887" w14:textId="77777777" w:rsidR="003113D8"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3FBBA318" wp14:editId="1C6CB15A">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57">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p>
    <w:p w14:paraId="7A2D2653" w14:textId="77777777" w:rsidR="00C47DD3" w:rsidRPr="00392646"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30</w:t>
      </w:r>
      <w:r w:rsidR="00C47DD3" w:rsidRPr="00392646">
        <w:rPr>
          <w:rFonts w:ascii="Times New Roman" w:hAnsi="Times New Roman" w:cs="Times New Roman"/>
          <w:sz w:val="24"/>
          <w:szCs w:val="24"/>
        </w:rPr>
        <w:t xml:space="preserve">: Patient can view all appointment in </w:t>
      </w:r>
      <w:proofErr w:type="spellStart"/>
      <w:r w:rsidR="00C47DD3" w:rsidRPr="00392646">
        <w:rPr>
          <w:rFonts w:ascii="Times New Roman" w:hAnsi="Times New Roman" w:cs="Times New Roman"/>
          <w:sz w:val="24"/>
          <w:szCs w:val="24"/>
        </w:rPr>
        <w:t>google</w:t>
      </w:r>
      <w:proofErr w:type="spellEnd"/>
      <w:r w:rsidR="00C47DD3" w:rsidRPr="00392646">
        <w:rPr>
          <w:rFonts w:ascii="Times New Roman" w:hAnsi="Times New Roman" w:cs="Times New Roman"/>
          <w:sz w:val="24"/>
          <w:szCs w:val="24"/>
        </w:rPr>
        <w:t xml:space="preserve"> calendar</w:t>
      </w:r>
    </w:p>
    <w:p w14:paraId="312442B4" w14:textId="77777777" w:rsidR="003113D8" w:rsidRPr="00392646" w:rsidRDefault="003113D8" w:rsidP="0088071E">
      <w:pPr>
        <w:jc w:val="center"/>
        <w:rPr>
          <w:rFonts w:ascii="Times New Roman" w:hAnsi="Times New Roman" w:cs="Times New Roman"/>
          <w:b/>
          <w:sz w:val="24"/>
          <w:szCs w:val="24"/>
        </w:rPr>
      </w:pPr>
    </w:p>
    <w:p w14:paraId="571FB34E" w14:textId="77777777" w:rsidR="003113D8" w:rsidRDefault="00006BD3" w:rsidP="00754471">
      <w:pPr>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174BF01D" w14:textId="3B67C0BB" w:rsidR="0056776E" w:rsidRPr="0056776E" w:rsidRDefault="0056776E" w:rsidP="0056776E">
      <w:pPr>
        <w:pStyle w:val="ListParagraph"/>
        <w:numPr>
          <w:ilvl w:val="0"/>
          <w:numId w:val="43"/>
        </w:numPr>
        <w:rPr>
          <w:rFonts w:ascii="Times New Roman" w:hAnsi="Times New Roman" w:cs="Times New Roman"/>
          <w:b/>
          <w:sz w:val="24"/>
          <w:szCs w:val="24"/>
        </w:rPr>
      </w:pPr>
      <w:r>
        <w:rPr>
          <w:rFonts w:ascii="Times New Roman" w:hAnsi="Times New Roman" w:cs="Times New Roman"/>
          <w:b/>
          <w:sz w:val="24"/>
          <w:szCs w:val="24"/>
        </w:rPr>
        <w:t>URS-16</w:t>
      </w:r>
    </w:p>
    <w:p w14:paraId="762E8ED9" w14:textId="77777777" w:rsidR="00006BD3" w:rsidRPr="00392646" w:rsidRDefault="00006BD3" w:rsidP="0088071E">
      <w:pPr>
        <w:jc w:val="center"/>
        <w:rPr>
          <w:rFonts w:ascii="Times New Roman" w:hAnsi="Times New Roman" w:cs="Times New Roman"/>
          <w:b/>
          <w:sz w:val="24"/>
          <w:szCs w:val="24"/>
        </w:rPr>
      </w:pPr>
    </w:p>
    <w:p w14:paraId="732B2107" w14:textId="77777777" w:rsidR="00006BD3" w:rsidRPr="00392646" w:rsidRDefault="00006BD3" w:rsidP="0088071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0DC972D" wp14:editId="79A045C7">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58">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14:paraId="589EEFAB" w14:textId="77777777" w:rsidR="003113D8" w:rsidRPr="00392646" w:rsidRDefault="003113D8" w:rsidP="0088071E">
      <w:pPr>
        <w:jc w:val="center"/>
        <w:rPr>
          <w:rFonts w:ascii="Times New Roman" w:hAnsi="Times New Roman" w:cs="Times New Roman"/>
          <w:b/>
          <w:sz w:val="24"/>
          <w:szCs w:val="24"/>
        </w:rPr>
      </w:pPr>
    </w:p>
    <w:p w14:paraId="645D6323" w14:textId="77777777" w:rsidR="003113D8" w:rsidRPr="00392646" w:rsidRDefault="003113D8" w:rsidP="0088071E">
      <w:pPr>
        <w:jc w:val="center"/>
        <w:rPr>
          <w:rFonts w:ascii="Times New Roman" w:hAnsi="Times New Roman" w:cs="Times New Roman"/>
          <w:sz w:val="24"/>
          <w:szCs w:val="24"/>
        </w:rPr>
      </w:pPr>
    </w:p>
    <w:p w14:paraId="6DB124C2" w14:textId="77777777" w:rsidR="00006BD3" w:rsidRPr="00392646" w:rsidRDefault="006C1947" w:rsidP="0088071E">
      <w:pPr>
        <w:jc w:val="center"/>
        <w:rPr>
          <w:rFonts w:ascii="Times New Roman" w:hAnsi="Times New Roman" w:cs="Times New Roman"/>
          <w:sz w:val="24"/>
          <w:szCs w:val="24"/>
        </w:rPr>
      </w:pPr>
      <w:r w:rsidRPr="00392646">
        <w:rPr>
          <w:rFonts w:ascii="Times New Roman" w:hAnsi="Times New Roman" w:cs="Times New Roman"/>
          <w:sz w:val="24"/>
          <w:szCs w:val="24"/>
        </w:rPr>
        <w:t>Figure 31</w:t>
      </w:r>
      <w:r w:rsidR="00006BD3" w:rsidRPr="00392646">
        <w:rPr>
          <w:rFonts w:ascii="Times New Roman" w:hAnsi="Times New Roman" w:cs="Times New Roman"/>
          <w:sz w:val="24"/>
          <w:szCs w:val="24"/>
        </w:rPr>
        <w:t>: Patient logout from mobile application</w:t>
      </w:r>
    </w:p>
    <w:p w14:paraId="3FDC07A9" w14:textId="77777777" w:rsidR="00006BD3" w:rsidRPr="00392646" w:rsidRDefault="00006BD3" w:rsidP="00754471">
      <w:pPr>
        <w:rPr>
          <w:rFonts w:ascii="Times New Roman" w:hAnsi="Times New Roman" w:cs="Times New Roman"/>
          <w:sz w:val="24"/>
          <w:szCs w:val="24"/>
        </w:rPr>
      </w:pPr>
    </w:p>
    <w:p w14:paraId="771EA87F" w14:textId="77777777" w:rsidR="00ED225B" w:rsidRPr="00392646" w:rsidRDefault="00ED225B" w:rsidP="00754471">
      <w:pPr>
        <w:rPr>
          <w:rFonts w:ascii="Times New Roman" w:hAnsi="Times New Roman" w:cs="Times New Roman"/>
          <w:sz w:val="24"/>
          <w:szCs w:val="24"/>
        </w:rPr>
      </w:pPr>
    </w:p>
    <w:p w14:paraId="6E3302A0" w14:textId="77777777" w:rsidR="00ED225B" w:rsidRPr="00392646" w:rsidRDefault="00ED225B" w:rsidP="00754471">
      <w:pPr>
        <w:rPr>
          <w:rFonts w:ascii="Times New Roman" w:hAnsi="Times New Roman" w:cs="Times New Roman"/>
          <w:sz w:val="24"/>
          <w:szCs w:val="24"/>
        </w:rPr>
      </w:pPr>
    </w:p>
    <w:p w14:paraId="35F8A2F2" w14:textId="77777777" w:rsidR="00ED225B" w:rsidRPr="00392646" w:rsidRDefault="00ED225B" w:rsidP="00754471">
      <w:pPr>
        <w:rPr>
          <w:rFonts w:ascii="Times New Roman" w:hAnsi="Times New Roman" w:cs="Times New Roman"/>
          <w:sz w:val="24"/>
          <w:szCs w:val="24"/>
        </w:rPr>
      </w:pPr>
    </w:p>
    <w:p w14:paraId="1E8FEA45" w14:textId="77777777" w:rsidR="00ED225B" w:rsidRDefault="00ED225B" w:rsidP="00754471">
      <w:pPr>
        <w:rPr>
          <w:rFonts w:ascii="Times New Roman" w:hAnsi="Times New Roman" w:cs="Times New Roman"/>
          <w:sz w:val="24"/>
          <w:szCs w:val="24"/>
        </w:rPr>
      </w:pPr>
    </w:p>
    <w:p w14:paraId="121B1011" w14:textId="77777777" w:rsidR="007F1D05" w:rsidRDefault="007F1D05" w:rsidP="00754471">
      <w:pPr>
        <w:rPr>
          <w:rFonts w:ascii="Times New Roman" w:hAnsi="Times New Roman" w:cs="Times New Roman"/>
          <w:sz w:val="24"/>
          <w:szCs w:val="24"/>
        </w:rPr>
      </w:pPr>
    </w:p>
    <w:p w14:paraId="33441C17" w14:textId="77777777" w:rsidR="007F1D05" w:rsidRDefault="007F1D05" w:rsidP="00754471">
      <w:pPr>
        <w:rPr>
          <w:rFonts w:ascii="Times New Roman" w:hAnsi="Times New Roman" w:cs="Times New Roman"/>
          <w:sz w:val="24"/>
          <w:szCs w:val="24"/>
        </w:rPr>
        <w:sectPr w:rsidR="007F1D05" w:rsidSect="003D53AC">
          <w:footerReference w:type="default" r:id="rId59"/>
          <w:pgSz w:w="11906" w:h="16838"/>
          <w:pgMar w:top="1440" w:right="1440" w:bottom="1440" w:left="1440" w:header="708" w:footer="708" w:gutter="0"/>
          <w:cols w:space="708"/>
          <w:docGrid w:linePitch="360"/>
        </w:sectPr>
      </w:pPr>
    </w:p>
    <w:p w14:paraId="56F675DF" w14:textId="77777777" w:rsidR="007F1D05" w:rsidRDefault="007F1D05" w:rsidP="0088071E">
      <w:pPr>
        <w:rPr>
          <w:rFonts w:ascii="Times New Roman" w:hAnsi="Times New Roman" w:cs="Times New Roman"/>
          <w:sz w:val="24"/>
          <w:szCs w:val="24"/>
        </w:rPr>
      </w:pPr>
      <w:r>
        <w:rPr>
          <w:rFonts w:ascii="Times New Roman" w:hAnsi="Times New Roman" w:cs="Times New Roman"/>
          <w:b/>
          <w:sz w:val="24"/>
          <w:szCs w:val="24"/>
        </w:rPr>
        <w:lastRenderedPageBreak/>
        <w:t>SD-23</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dentists’ appointment</w:t>
      </w:r>
    </w:p>
    <w:p w14:paraId="4814CBD8" w14:textId="1AEE120E"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URS-08</w:t>
      </w:r>
    </w:p>
    <w:p w14:paraId="60DD0385" w14:textId="77777777" w:rsidR="00ED225B" w:rsidRPr="00392646" w:rsidRDefault="00ED225B" w:rsidP="0088071E">
      <w:pPr>
        <w:jc w:val="center"/>
        <w:rPr>
          <w:rFonts w:ascii="Times New Roman" w:hAnsi="Times New Roman" w:cs="Times New Roman"/>
          <w:sz w:val="24"/>
          <w:szCs w:val="24"/>
        </w:rPr>
      </w:pPr>
    </w:p>
    <w:p w14:paraId="19DCEE4B" w14:textId="77777777" w:rsidR="00ED225B" w:rsidRPr="00392646" w:rsidRDefault="007F1D05"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A1D87C" wp14:editId="1FFAC3D2">
            <wp:extent cx="9655307" cy="2612571"/>
            <wp:effectExtent l="0" t="0" r="3175" b="0"/>
            <wp:docPr id="23" name="Picture 23" descr="D:\from desktop\senior project\progress1\usecase\sd.jpg\o_view_d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rom desktop\senior project\progress1\usecase\sd.jpg\o_view_d_own.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655630" cy="2612658"/>
                    </a:xfrm>
                    <a:prstGeom prst="rect">
                      <a:avLst/>
                    </a:prstGeom>
                    <a:noFill/>
                    <a:ln>
                      <a:noFill/>
                    </a:ln>
                  </pic:spPr>
                </pic:pic>
              </a:graphicData>
            </a:graphic>
          </wp:inline>
        </w:drawing>
      </w:r>
    </w:p>
    <w:p w14:paraId="4BAE7914" w14:textId="77777777" w:rsidR="00ED225B" w:rsidRPr="00392646" w:rsidRDefault="00ED225B" w:rsidP="0088071E">
      <w:pPr>
        <w:jc w:val="center"/>
        <w:rPr>
          <w:rFonts w:ascii="Times New Roman" w:hAnsi="Times New Roman" w:cs="Times New Roman"/>
          <w:sz w:val="24"/>
          <w:szCs w:val="24"/>
        </w:rPr>
      </w:pPr>
    </w:p>
    <w:p w14:paraId="7F67D931" w14:textId="77777777"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32</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dentists’ appointment</w:t>
      </w:r>
    </w:p>
    <w:p w14:paraId="4E042057" w14:textId="77777777" w:rsidR="006F6514" w:rsidRDefault="006F6514" w:rsidP="0088071E">
      <w:pPr>
        <w:jc w:val="center"/>
        <w:rPr>
          <w:rFonts w:ascii="Times New Roman" w:hAnsi="Times New Roman" w:cs="Times New Roman"/>
          <w:sz w:val="24"/>
          <w:szCs w:val="24"/>
        </w:rPr>
      </w:pPr>
    </w:p>
    <w:p w14:paraId="0F59870B" w14:textId="77777777" w:rsidR="007F1D05" w:rsidRDefault="007F1D05" w:rsidP="00754471">
      <w:pPr>
        <w:rPr>
          <w:rFonts w:ascii="Times New Roman" w:hAnsi="Times New Roman" w:cs="Times New Roman"/>
          <w:sz w:val="24"/>
          <w:szCs w:val="24"/>
        </w:rPr>
      </w:pPr>
    </w:p>
    <w:p w14:paraId="789E77E0" w14:textId="77777777" w:rsidR="007F1D05" w:rsidRDefault="007F1D05" w:rsidP="00754471">
      <w:pPr>
        <w:rPr>
          <w:rFonts w:ascii="Times New Roman" w:hAnsi="Times New Roman" w:cs="Times New Roman"/>
          <w:sz w:val="24"/>
          <w:szCs w:val="24"/>
        </w:rPr>
      </w:pPr>
    </w:p>
    <w:p w14:paraId="7269C621" w14:textId="77777777" w:rsidR="007F1D05" w:rsidRDefault="007F1D05" w:rsidP="00754471">
      <w:pPr>
        <w:rPr>
          <w:rFonts w:ascii="Times New Roman" w:hAnsi="Times New Roman" w:cs="Times New Roman"/>
          <w:sz w:val="24"/>
          <w:szCs w:val="24"/>
        </w:rPr>
      </w:pPr>
    </w:p>
    <w:p w14:paraId="5EE2E6A2" w14:textId="77777777" w:rsidR="007F1D05" w:rsidRDefault="007F1D05" w:rsidP="00754471">
      <w:pPr>
        <w:rPr>
          <w:rFonts w:ascii="Times New Roman" w:hAnsi="Times New Roman" w:cs="Times New Roman"/>
          <w:sz w:val="24"/>
          <w:szCs w:val="24"/>
        </w:rPr>
      </w:pPr>
    </w:p>
    <w:p w14:paraId="41B6BE6D" w14:textId="77777777" w:rsidR="007F1D05" w:rsidRDefault="007F1D05" w:rsidP="00754471">
      <w:pPr>
        <w:rPr>
          <w:rFonts w:ascii="Times New Roman" w:hAnsi="Times New Roman" w:cs="Times New Roman"/>
          <w:sz w:val="24"/>
          <w:szCs w:val="24"/>
        </w:rPr>
      </w:pPr>
    </w:p>
    <w:p w14:paraId="1AB432D1" w14:textId="77777777" w:rsidR="007F1D05" w:rsidRDefault="007F1D05" w:rsidP="00754471">
      <w:pPr>
        <w:rPr>
          <w:rFonts w:ascii="Times New Roman" w:hAnsi="Times New Roman" w:cs="Times New Roman"/>
          <w:sz w:val="24"/>
          <w:szCs w:val="24"/>
        </w:rPr>
      </w:pPr>
    </w:p>
    <w:p w14:paraId="0E0E3FE4" w14:textId="77777777" w:rsidR="007F1D05" w:rsidRDefault="007F1D05" w:rsidP="00754471">
      <w:pPr>
        <w:rPr>
          <w:rFonts w:ascii="Times New Roman" w:hAnsi="Times New Roman" w:cs="Times New Roman"/>
          <w:sz w:val="24"/>
          <w:szCs w:val="24"/>
        </w:rPr>
      </w:pPr>
    </w:p>
    <w:p w14:paraId="53B5B7A3" w14:textId="77777777" w:rsidR="007F1D05" w:rsidRDefault="007F1D05" w:rsidP="00754471">
      <w:pPr>
        <w:rPr>
          <w:rFonts w:ascii="Times New Roman" w:hAnsi="Times New Roman" w:cs="Times New Roman"/>
          <w:sz w:val="24"/>
          <w:szCs w:val="24"/>
        </w:rPr>
      </w:pPr>
    </w:p>
    <w:p w14:paraId="7D52CFB0" w14:textId="77777777" w:rsidR="007F1D05" w:rsidRDefault="007F1D05" w:rsidP="00754471">
      <w:pPr>
        <w:rPr>
          <w:rFonts w:ascii="Times New Roman" w:hAnsi="Times New Roman" w:cs="Times New Roman"/>
          <w:sz w:val="24"/>
          <w:szCs w:val="24"/>
        </w:rPr>
      </w:pPr>
    </w:p>
    <w:p w14:paraId="6CF68D38" w14:textId="77777777" w:rsidR="007F1D05" w:rsidRDefault="007F1D05" w:rsidP="00754471">
      <w:pPr>
        <w:rPr>
          <w:rFonts w:ascii="Times New Roman" w:hAnsi="Times New Roman" w:cs="Times New Roman"/>
          <w:sz w:val="24"/>
          <w:szCs w:val="24"/>
        </w:rPr>
      </w:pPr>
      <w:r>
        <w:rPr>
          <w:rFonts w:ascii="Times New Roman" w:hAnsi="Times New Roman" w:cs="Times New Roman"/>
          <w:b/>
          <w:sz w:val="24"/>
          <w:szCs w:val="24"/>
        </w:rPr>
        <w:lastRenderedPageBreak/>
        <w:t>SD-24</w:t>
      </w:r>
      <w:r w:rsidRPr="00392646">
        <w:rPr>
          <w:rFonts w:ascii="Times New Roman" w:hAnsi="Times New Roman" w:cs="Times New Roman"/>
          <w:b/>
          <w:sz w:val="24"/>
          <w:szCs w:val="24"/>
        </w:rPr>
        <w:t xml:space="preserve">: </w:t>
      </w:r>
      <w:r>
        <w:rPr>
          <w:rFonts w:ascii="Times New Roman" w:hAnsi="Times New Roman" w:cs="Times New Roman"/>
          <w:b/>
          <w:sz w:val="24"/>
          <w:szCs w:val="24"/>
        </w:rPr>
        <w:t>Officer view patients’ appointment</w:t>
      </w:r>
    </w:p>
    <w:p w14:paraId="499487F7" w14:textId="46FD75DF" w:rsidR="007F1D05" w:rsidRPr="0056776E" w:rsidRDefault="0056776E" w:rsidP="0056776E">
      <w:pPr>
        <w:pStyle w:val="ListParagraph"/>
        <w:numPr>
          <w:ilvl w:val="0"/>
          <w:numId w:val="43"/>
        </w:numPr>
        <w:rPr>
          <w:rFonts w:ascii="Times New Roman" w:hAnsi="Times New Roman" w:cs="Times New Roman"/>
          <w:b/>
          <w:sz w:val="24"/>
          <w:szCs w:val="24"/>
        </w:rPr>
      </w:pPr>
      <w:r w:rsidRPr="0056776E">
        <w:rPr>
          <w:rFonts w:ascii="Times New Roman" w:hAnsi="Times New Roman" w:cs="Times New Roman"/>
          <w:b/>
          <w:sz w:val="24"/>
          <w:szCs w:val="24"/>
        </w:rPr>
        <w:t>URS-07</w:t>
      </w:r>
    </w:p>
    <w:p w14:paraId="6230FADA" w14:textId="77777777" w:rsidR="007F1D05" w:rsidRDefault="007F1D05" w:rsidP="0088071E">
      <w:pPr>
        <w:jc w:val="center"/>
        <w:rPr>
          <w:rFonts w:ascii="Times New Roman" w:hAnsi="Times New Roman" w:cs="Times New Roman"/>
          <w:sz w:val="24"/>
          <w:szCs w:val="24"/>
        </w:rPr>
      </w:pPr>
    </w:p>
    <w:p w14:paraId="0C145B29" w14:textId="77777777" w:rsidR="007F1D05" w:rsidRDefault="007F1D05"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3720A9" wp14:editId="47ECD746">
            <wp:extent cx="9611420" cy="2600696"/>
            <wp:effectExtent l="0" t="0" r="0" b="9525"/>
            <wp:docPr id="28" name="Picture 28" descr="D:\from desktop\senior project\progress1\usecase\sd.jpg\o_view_p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rom desktop\senior project\progress1\usecase\sd.jpg\o_view_p_own.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9611741" cy="2600783"/>
                    </a:xfrm>
                    <a:prstGeom prst="rect">
                      <a:avLst/>
                    </a:prstGeom>
                    <a:noFill/>
                    <a:ln>
                      <a:noFill/>
                    </a:ln>
                  </pic:spPr>
                </pic:pic>
              </a:graphicData>
            </a:graphic>
          </wp:inline>
        </w:drawing>
      </w:r>
    </w:p>
    <w:p w14:paraId="03F9DED5" w14:textId="77777777" w:rsidR="007F1D05" w:rsidRDefault="007F1D05" w:rsidP="0088071E">
      <w:pPr>
        <w:jc w:val="center"/>
        <w:rPr>
          <w:rFonts w:ascii="Times New Roman" w:hAnsi="Times New Roman" w:cs="Times New Roman"/>
          <w:sz w:val="24"/>
          <w:szCs w:val="24"/>
        </w:rPr>
      </w:pPr>
    </w:p>
    <w:p w14:paraId="23E647EE" w14:textId="77777777" w:rsidR="007F1D05" w:rsidRDefault="007F1D05" w:rsidP="0088071E">
      <w:pPr>
        <w:jc w:val="center"/>
        <w:rPr>
          <w:rFonts w:ascii="Times New Roman" w:hAnsi="Times New Roman" w:cs="Times New Roman"/>
          <w:sz w:val="24"/>
          <w:szCs w:val="24"/>
        </w:rPr>
      </w:pPr>
    </w:p>
    <w:p w14:paraId="546231ED" w14:textId="77777777" w:rsidR="007F1D05" w:rsidRPr="007F1D05" w:rsidRDefault="007F1D05" w:rsidP="0088071E">
      <w:pPr>
        <w:jc w:val="center"/>
        <w:rPr>
          <w:rFonts w:ascii="Times New Roman" w:hAnsi="Times New Roman" w:cs="Times New Roman"/>
          <w:bCs/>
          <w:sz w:val="24"/>
          <w:szCs w:val="24"/>
        </w:rPr>
      </w:pPr>
      <w:r>
        <w:rPr>
          <w:rFonts w:ascii="Times New Roman" w:hAnsi="Times New Roman" w:cs="Times New Roman"/>
          <w:sz w:val="24"/>
          <w:szCs w:val="24"/>
        </w:rPr>
        <w:t>Figure 3</w:t>
      </w:r>
      <w:r w:rsidR="00E6599F">
        <w:rPr>
          <w:rFonts w:ascii="Times New Roman" w:hAnsi="Times New Roman" w:cs="Times New Roman"/>
          <w:sz w:val="24"/>
          <w:szCs w:val="24"/>
        </w:rPr>
        <w:t>3</w:t>
      </w:r>
      <w:r w:rsidRPr="00392646">
        <w:rPr>
          <w:rFonts w:ascii="Times New Roman" w:hAnsi="Times New Roman" w:cs="Times New Roman"/>
          <w:sz w:val="24"/>
          <w:szCs w:val="24"/>
        </w:rPr>
        <w:t xml:space="preserve">: </w:t>
      </w:r>
      <w:r>
        <w:rPr>
          <w:rFonts w:ascii="Times New Roman" w:hAnsi="Times New Roman" w:cs="Times New Roman"/>
          <w:bCs/>
          <w:sz w:val="24"/>
          <w:szCs w:val="24"/>
        </w:rPr>
        <w:t>O</w:t>
      </w:r>
      <w:r w:rsidRPr="007F1D05">
        <w:rPr>
          <w:rFonts w:ascii="Times New Roman" w:hAnsi="Times New Roman" w:cs="Times New Roman"/>
          <w:bCs/>
          <w:sz w:val="24"/>
          <w:szCs w:val="24"/>
        </w:rPr>
        <w:t>fficer view</w:t>
      </w:r>
      <w:r>
        <w:rPr>
          <w:rFonts w:ascii="Times New Roman" w:hAnsi="Times New Roman" w:cs="Times New Roman"/>
          <w:bCs/>
          <w:sz w:val="24"/>
          <w:szCs w:val="24"/>
        </w:rPr>
        <w:t>s</w:t>
      </w:r>
      <w:r w:rsidRPr="007F1D05">
        <w:rPr>
          <w:rFonts w:ascii="Times New Roman" w:hAnsi="Times New Roman" w:cs="Times New Roman"/>
          <w:bCs/>
          <w:sz w:val="24"/>
          <w:szCs w:val="24"/>
        </w:rPr>
        <w:t xml:space="preserve"> </w:t>
      </w:r>
      <w:r>
        <w:rPr>
          <w:rFonts w:ascii="Times New Roman" w:hAnsi="Times New Roman" w:cs="Times New Roman"/>
          <w:bCs/>
          <w:sz w:val="24"/>
          <w:szCs w:val="24"/>
        </w:rPr>
        <w:t>patient</w:t>
      </w:r>
      <w:r w:rsidRPr="007F1D05">
        <w:rPr>
          <w:rFonts w:ascii="Times New Roman" w:hAnsi="Times New Roman" w:cs="Times New Roman"/>
          <w:bCs/>
          <w:sz w:val="24"/>
          <w:szCs w:val="24"/>
        </w:rPr>
        <w:t>s’ appointment</w:t>
      </w:r>
    </w:p>
    <w:p w14:paraId="56224157" w14:textId="77777777" w:rsidR="007F1D05" w:rsidRDefault="007F1D05" w:rsidP="00754471">
      <w:pPr>
        <w:rPr>
          <w:rFonts w:ascii="Times New Roman" w:hAnsi="Times New Roman" w:cs="Times New Roman"/>
          <w:sz w:val="24"/>
          <w:szCs w:val="24"/>
        </w:rPr>
        <w:sectPr w:rsidR="007F1D05" w:rsidSect="007F1D05">
          <w:pgSz w:w="16838" w:h="11906" w:orient="landscape"/>
          <w:pgMar w:top="1440" w:right="1440" w:bottom="1440" w:left="1440" w:header="708" w:footer="708" w:gutter="0"/>
          <w:cols w:space="708"/>
          <w:docGrid w:linePitch="360"/>
        </w:sectPr>
      </w:pPr>
    </w:p>
    <w:p w14:paraId="7B318430" w14:textId="77777777" w:rsidR="006B3F51" w:rsidRPr="00392646" w:rsidRDefault="006B3F51" w:rsidP="0088071E">
      <w:pPr>
        <w:pStyle w:val="Heading1"/>
        <w:rPr>
          <w:rFonts w:ascii="Times New Roman" w:eastAsiaTheme="minorHAnsi" w:hAnsi="Times New Roman" w:cs="Times New Roman"/>
          <w:sz w:val="36"/>
          <w:szCs w:val="36"/>
          <w:lang w:bidi="ar-SA"/>
        </w:rPr>
      </w:pPr>
      <w:bookmarkStart w:id="1818" w:name="_Toc393745244"/>
      <w:bookmarkStart w:id="1819" w:name="_Toc393747629"/>
      <w:r>
        <w:rPr>
          <w:rFonts w:ascii="Times New Roman" w:eastAsiaTheme="minorHAnsi" w:hAnsi="Times New Roman" w:cs="Times New Roman"/>
          <w:sz w:val="36"/>
          <w:szCs w:val="36"/>
          <w:lang w:bidi="ar-SA"/>
        </w:rPr>
        <w:lastRenderedPageBreak/>
        <w:t>Chapter Six</w:t>
      </w:r>
      <w:r w:rsidR="00A74A4E">
        <w:rPr>
          <w:rFonts w:ascii="Times New Roman" w:eastAsiaTheme="minorHAnsi" w:hAnsi="Times New Roman" w:cs="Times New Roman"/>
          <w:sz w:val="36"/>
          <w:szCs w:val="36"/>
          <w:lang w:bidi="ar-SA"/>
        </w:rPr>
        <w:t>: Database</w:t>
      </w:r>
      <w:r w:rsidRPr="00392646">
        <w:rPr>
          <w:rFonts w:ascii="Times New Roman" w:eastAsiaTheme="minorHAnsi" w:hAnsi="Times New Roman" w:cs="Times New Roman"/>
          <w:sz w:val="36"/>
          <w:szCs w:val="36"/>
          <w:lang w:bidi="ar-SA"/>
        </w:rPr>
        <w:t xml:space="preserve"> Design</w:t>
      </w:r>
      <w:bookmarkEnd w:id="1818"/>
      <w:bookmarkEnd w:id="1819"/>
    </w:p>
    <w:p w14:paraId="35A9209F" w14:textId="77777777" w:rsidR="006B3F51" w:rsidRPr="00392646" w:rsidRDefault="006B3F51" w:rsidP="0088071E">
      <w:pPr>
        <w:pStyle w:val="Heading2"/>
        <w:rPr>
          <w:rFonts w:ascii="Times New Roman" w:eastAsiaTheme="minorHAnsi" w:hAnsi="Times New Roman" w:cs="Times New Roman"/>
          <w:color w:val="auto"/>
          <w:sz w:val="36"/>
          <w:szCs w:val="36"/>
          <w:lang w:bidi="ar-SA"/>
        </w:rPr>
      </w:pPr>
      <w:bookmarkStart w:id="1820" w:name="_Toc393745245"/>
      <w:bookmarkStart w:id="1821" w:name="_Toc393747630"/>
      <w:r>
        <w:rPr>
          <w:rFonts w:ascii="Times New Roman" w:hAnsi="Times New Roman" w:cs="Times New Roman"/>
          <w:color w:val="auto"/>
          <w:sz w:val="32"/>
          <w:szCs w:val="32"/>
          <w:lang w:bidi="ar-SA"/>
        </w:rPr>
        <w:t>6</w:t>
      </w:r>
      <w:r w:rsidRPr="00392646">
        <w:rPr>
          <w:rFonts w:ascii="Times New Roman" w:hAnsi="Times New Roman" w:cs="Times New Roman"/>
          <w:color w:val="auto"/>
          <w:sz w:val="32"/>
          <w:szCs w:val="32"/>
          <w:lang w:bidi="ar-SA"/>
        </w:rPr>
        <w:t xml:space="preserve">. </w:t>
      </w:r>
      <w:r w:rsidR="00A74A4E">
        <w:rPr>
          <w:rFonts w:ascii="Times New Roman" w:eastAsiaTheme="minorHAnsi" w:hAnsi="Times New Roman" w:cs="Times New Roman"/>
          <w:color w:val="auto"/>
          <w:sz w:val="36"/>
          <w:szCs w:val="36"/>
          <w:lang w:bidi="ar-SA"/>
        </w:rPr>
        <w:t>Database</w:t>
      </w:r>
      <w:r w:rsidRPr="00392646">
        <w:rPr>
          <w:rFonts w:ascii="Times New Roman" w:eastAsiaTheme="minorHAnsi" w:hAnsi="Times New Roman" w:cs="Times New Roman"/>
          <w:color w:val="auto"/>
          <w:sz w:val="36"/>
          <w:szCs w:val="36"/>
          <w:lang w:bidi="ar-SA"/>
        </w:rPr>
        <w:t xml:space="preserve"> Design</w:t>
      </w:r>
      <w:bookmarkEnd w:id="1820"/>
      <w:bookmarkEnd w:id="1821"/>
    </w:p>
    <w:p w14:paraId="34553EEA" w14:textId="77777777" w:rsidR="006B3F51" w:rsidRPr="0088071E" w:rsidRDefault="006B3F51" w:rsidP="0088071E">
      <w:pPr>
        <w:pStyle w:val="Heading2"/>
        <w:rPr>
          <w:rFonts w:ascii="Times New Roman" w:hAnsi="Times New Roman" w:cs="Times New Roman"/>
          <w:b w:val="0"/>
          <w:color w:val="auto"/>
          <w:sz w:val="28"/>
        </w:rPr>
      </w:pPr>
      <w:bookmarkStart w:id="1822" w:name="_Toc393747631"/>
      <w:r w:rsidRPr="0088071E">
        <w:rPr>
          <w:rFonts w:ascii="Times New Roman" w:hAnsi="Times New Roman" w:cs="Times New Roman"/>
          <w:color w:val="auto"/>
          <w:sz w:val="28"/>
        </w:rPr>
        <w:t>6</w:t>
      </w:r>
      <w:r w:rsidR="00A74A4E" w:rsidRPr="0088071E">
        <w:rPr>
          <w:rFonts w:ascii="Times New Roman" w:hAnsi="Times New Roman" w:cs="Times New Roman"/>
          <w:color w:val="auto"/>
          <w:sz w:val="28"/>
        </w:rPr>
        <w:t>.</w:t>
      </w:r>
      <w:commentRangeStart w:id="1823"/>
      <w:r w:rsidR="00A74A4E" w:rsidRPr="0088071E">
        <w:rPr>
          <w:rFonts w:ascii="Times New Roman" w:hAnsi="Times New Roman" w:cs="Times New Roman"/>
          <w:color w:val="auto"/>
          <w:sz w:val="28"/>
        </w:rPr>
        <w:t>1 Database design</w:t>
      </w:r>
      <w:commentRangeEnd w:id="1823"/>
      <w:r w:rsidR="00F30AC8" w:rsidRPr="0088071E">
        <w:rPr>
          <w:rStyle w:val="CommentReference"/>
          <w:rFonts w:cs="Cordia New"/>
          <w:color w:val="auto"/>
        </w:rPr>
        <w:commentReference w:id="1823"/>
      </w:r>
      <w:bookmarkEnd w:id="1822"/>
    </w:p>
    <w:p w14:paraId="455B77F7" w14:textId="77777777" w:rsidR="006F6514" w:rsidRDefault="006F6514" w:rsidP="00754471">
      <w:pPr>
        <w:rPr>
          <w:rFonts w:ascii="Times New Roman" w:hAnsi="Times New Roman" w:cs="Times New Roman"/>
          <w:b/>
          <w:sz w:val="28"/>
        </w:rPr>
      </w:pPr>
    </w:p>
    <w:p w14:paraId="61161A37" w14:textId="77777777" w:rsidR="00A74A4E" w:rsidRPr="00392646" w:rsidRDefault="00303DE6" w:rsidP="0088071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0B7736" wp14:editId="26E94A34">
            <wp:extent cx="8956495" cy="3728852"/>
            <wp:effectExtent l="0" t="0" r="0" b="5080"/>
            <wp:docPr id="1" name="Picture 1" descr="D:\from desktop\senior project\progress1\usecase\cd.jpg\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rom desktop\senior project\progress1\usecase\cd.jpg\databas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957212" cy="3729151"/>
                    </a:xfrm>
                    <a:prstGeom prst="rect">
                      <a:avLst/>
                    </a:prstGeom>
                    <a:noFill/>
                    <a:ln>
                      <a:noFill/>
                    </a:ln>
                  </pic:spPr>
                </pic:pic>
              </a:graphicData>
            </a:graphic>
          </wp:inline>
        </w:drawing>
      </w:r>
    </w:p>
    <w:p w14:paraId="27F8A7DE" w14:textId="77777777" w:rsidR="002A65CD" w:rsidRDefault="002A65CD" w:rsidP="00754471">
      <w:pPr>
        <w:rPr>
          <w:rFonts w:ascii="Times New Roman" w:hAnsi="Times New Roman" w:cs="Times New Roman"/>
          <w:sz w:val="24"/>
          <w:szCs w:val="24"/>
        </w:rPr>
      </w:pPr>
    </w:p>
    <w:p w14:paraId="094CBB1B" w14:textId="77777777" w:rsidR="006F6514" w:rsidRDefault="00E6599F" w:rsidP="0088071E">
      <w:pPr>
        <w:jc w:val="center"/>
        <w:rPr>
          <w:rFonts w:ascii="Times New Roman" w:hAnsi="Times New Roman" w:cs="Times New Roman"/>
          <w:sz w:val="24"/>
          <w:szCs w:val="24"/>
        </w:rPr>
      </w:pPr>
      <w:r>
        <w:rPr>
          <w:rFonts w:ascii="Times New Roman" w:hAnsi="Times New Roman" w:cs="Times New Roman"/>
          <w:sz w:val="24"/>
          <w:szCs w:val="24"/>
        </w:rPr>
        <w:t>Figure 34</w:t>
      </w:r>
      <w:r w:rsidR="002A65CD">
        <w:rPr>
          <w:rFonts w:ascii="Times New Roman" w:hAnsi="Times New Roman" w:cs="Times New Roman"/>
          <w:sz w:val="24"/>
          <w:szCs w:val="24"/>
        </w:rPr>
        <w:t>: Database design of Dental Clinic Services System</w:t>
      </w:r>
    </w:p>
    <w:p w14:paraId="64539E02" w14:textId="77777777" w:rsidR="00602D23" w:rsidRDefault="00602D23" w:rsidP="00754471">
      <w:pPr>
        <w:rPr>
          <w:rFonts w:ascii="Times New Roman" w:eastAsiaTheme="minorHAnsi" w:hAnsi="Times New Roman" w:cs="Times New Roman"/>
          <w:sz w:val="36"/>
          <w:szCs w:val="36"/>
          <w:lang w:bidi="ar-SA"/>
        </w:rPr>
        <w:sectPr w:rsidR="00602D23" w:rsidSect="006F6514">
          <w:footerReference w:type="default" r:id="rId63"/>
          <w:pgSz w:w="16838" w:h="11906" w:orient="landscape"/>
          <w:pgMar w:top="1440" w:right="1440" w:bottom="1440" w:left="1440" w:header="708" w:footer="708" w:gutter="0"/>
          <w:cols w:space="708"/>
          <w:docGrid w:linePitch="360"/>
        </w:sectPr>
      </w:pPr>
    </w:p>
    <w:p w14:paraId="76E1AC1B" w14:textId="77777777" w:rsidR="00602D23" w:rsidRDefault="00602D23" w:rsidP="0088071E">
      <w:pPr>
        <w:pStyle w:val="Heading2"/>
        <w:rPr>
          <w:rStyle w:val="Heading2Char"/>
          <w:rFonts w:ascii="Times New Roman" w:hAnsi="Times New Roman" w:cs="Times New Roman"/>
          <w:b/>
          <w:bCs/>
          <w:color w:val="auto"/>
          <w:sz w:val="28"/>
          <w:szCs w:val="28"/>
        </w:rPr>
      </w:pPr>
      <w:bookmarkStart w:id="1824" w:name="_Toc393745246"/>
      <w:bookmarkStart w:id="1825" w:name="_Toc393747632"/>
      <w:r w:rsidRPr="0088071E">
        <w:rPr>
          <w:rStyle w:val="Heading2Char"/>
          <w:rFonts w:ascii="Times New Roman" w:hAnsi="Times New Roman" w:cs="Times New Roman"/>
          <w:b/>
          <w:bCs/>
          <w:color w:val="auto"/>
          <w:sz w:val="28"/>
          <w:szCs w:val="28"/>
        </w:rPr>
        <w:lastRenderedPageBreak/>
        <w:t>6.2 Database Description</w:t>
      </w:r>
      <w:bookmarkEnd w:id="1824"/>
      <w:bookmarkEnd w:id="1825"/>
    </w:p>
    <w:p w14:paraId="41E21A23" w14:textId="77777777" w:rsidR="0088071E" w:rsidRPr="0088071E" w:rsidRDefault="0088071E" w:rsidP="0088071E"/>
    <w:p w14:paraId="4A9491E7" w14:textId="77777777" w:rsidR="00602D23" w:rsidRDefault="00602D23" w:rsidP="00754471">
      <w:pPr>
        <w:rPr>
          <w:rStyle w:val="Heading2Char"/>
          <w:rFonts w:ascii="Times New Roman" w:hAnsi="Times New Roman" w:cs="Times New Roman"/>
          <w:color w:val="auto"/>
          <w:sz w:val="28"/>
          <w:szCs w:val="28"/>
        </w:rPr>
      </w:pPr>
      <w:bookmarkStart w:id="1826" w:name="_Toc393745247"/>
      <w:bookmarkStart w:id="1827" w:name="_Toc393747633"/>
      <w:r>
        <w:rPr>
          <w:rStyle w:val="Heading2Char"/>
          <w:rFonts w:ascii="Times New Roman" w:hAnsi="Times New Roman" w:cs="Times New Roman"/>
          <w:color w:val="auto"/>
          <w:sz w:val="28"/>
          <w:szCs w:val="28"/>
        </w:rPr>
        <w:t>DB-01: patient</w:t>
      </w:r>
      <w:bookmarkEnd w:id="1826"/>
      <w:bookmarkEnd w:id="1827"/>
    </w:p>
    <w:p w14:paraId="0E0DB15E" w14:textId="77777777" w:rsidR="0088071E" w:rsidRDefault="0088071E" w:rsidP="00754471">
      <w:pPr>
        <w:rPr>
          <w:rStyle w:val="Heading2Char"/>
          <w:rFonts w:ascii="Times New Roman" w:hAnsi="Times New Roman" w:cs="Times New Roman"/>
          <w:color w:val="auto"/>
          <w:sz w:val="28"/>
          <w:szCs w:val="28"/>
        </w:rPr>
      </w:pPr>
    </w:p>
    <w:p w14:paraId="40AE1BC4" w14:textId="77777777" w:rsidR="00602D23" w:rsidRPr="00392646" w:rsidRDefault="00602D23"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ED082D5" wp14:editId="00380C56">
            <wp:extent cx="2992582" cy="2992582"/>
            <wp:effectExtent l="0" t="0" r="0" b="0"/>
            <wp:docPr id="2" name="Picture 2" descr="D:\from desktop\senior project\progress1\usecase\cd.jpg\pati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rom desktop\senior project\progress1\usecase\cd.jpg\patient-db.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92860" cy="2992860"/>
                    </a:xfrm>
                    <a:prstGeom prst="rect">
                      <a:avLst/>
                    </a:prstGeom>
                    <a:noFill/>
                    <a:ln>
                      <a:noFill/>
                    </a:ln>
                  </pic:spPr>
                </pic:pic>
              </a:graphicData>
            </a:graphic>
          </wp:inline>
        </w:drawing>
      </w:r>
    </w:p>
    <w:p w14:paraId="05CCDF8C" w14:textId="77777777" w:rsidR="0088071E" w:rsidRDefault="0088071E" w:rsidP="00754471">
      <w:pPr>
        <w:rPr>
          <w:rStyle w:val="Heading2Char"/>
          <w:rFonts w:ascii="Times New Roman" w:hAnsi="Times New Roman" w:cs="Times New Roman"/>
          <w:color w:val="auto"/>
          <w:sz w:val="24"/>
          <w:szCs w:val="24"/>
        </w:rPr>
      </w:pPr>
      <w:bookmarkStart w:id="1828" w:name="_Toc393745248"/>
    </w:p>
    <w:p w14:paraId="726C07AA" w14:textId="4D34DCAC" w:rsidR="00602D23" w:rsidRDefault="00AC5FFE" w:rsidP="00754471">
      <w:pPr>
        <w:rPr>
          <w:rStyle w:val="Heading2Char"/>
          <w:rFonts w:ascii="Times New Roman" w:hAnsi="Times New Roman" w:cs="Times New Roman"/>
          <w:color w:val="auto"/>
          <w:sz w:val="24"/>
          <w:szCs w:val="24"/>
        </w:rPr>
      </w:pPr>
      <w:bookmarkStart w:id="1829" w:name="_Toc393747634"/>
      <w:r>
        <w:rPr>
          <w:rStyle w:val="Heading2Char"/>
          <w:rFonts w:ascii="Times New Roman" w:hAnsi="Times New Roman" w:cs="Times New Roman"/>
          <w:color w:val="auto"/>
          <w:sz w:val="24"/>
          <w:szCs w:val="24"/>
        </w:rPr>
        <w:t>Description</w:t>
      </w:r>
      <w:bookmarkEnd w:id="1828"/>
      <w:bookmarkEnd w:id="1829"/>
    </w:p>
    <w:p w14:paraId="000296BE" w14:textId="77777777" w:rsidR="00AC5FFE" w:rsidRDefault="00AC5FFE" w:rsidP="00754471">
      <w:pPr>
        <w:rPr>
          <w:rStyle w:val="Heading2Char"/>
          <w:rFonts w:ascii="Times New Roman" w:hAnsi="Times New Roman" w:cs="Times New Roman"/>
          <w:color w:val="auto"/>
          <w:sz w:val="24"/>
          <w:szCs w:val="24"/>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3"/>
        <w:gridCol w:w="1975"/>
        <w:gridCol w:w="990"/>
        <w:gridCol w:w="990"/>
        <w:gridCol w:w="1249"/>
        <w:gridCol w:w="1134"/>
        <w:gridCol w:w="1276"/>
      </w:tblGrid>
      <w:tr w:rsidR="00AC5FFE" w:rsidRPr="00AC5FFE" w14:paraId="45B813D6" w14:textId="77777777" w:rsidTr="00AC5FFE">
        <w:trPr>
          <w:trHeight w:val="260"/>
        </w:trPr>
        <w:tc>
          <w:tcPr>
            <w:tcW w:w="1283" w:type="dxa"/>
            <w:shd w:val="clear" w:color="auto" w:fill="D9D9D9" w:themeFill="background1" w:themeFillShade="D9"/>
            <w:vAlign w:val="center"/>
          </w:tcPr>
          <w:p w14:paraId="75A9F219" w14:textId="77777777" w:rsidR="007D676D" w:rsidRPr="00AC5FFE" w:rsidRDefault="007D676D" w:rsidP="00754471">
            <w:pPr>
              <w:rPr>
                <w:rFonts w:ascii="Times New Roman" w:hAnsi="Times New Roman" w:cs="Times New Roman"/>
                <w:b/>
                <w:bCs/>
                <w:sz w:val="24"/>
                <w:szCs w:val="24"/>
              </w:rPr>
            </w:pPr>
            <w:r w:rsidRPr="00AC5FFE">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13B9A1CB" w14:textId="77777777" w:rsidR="007D676D" w:rsidRPr="00D2712E" w:rsidRDefault="007D676D" w:rsidP="00754471">
            <w:pPr>
              <w:rPr>
                <w:rFonts w:ascii="Times New Roman" w:hAnsi="Times New Roman" w:cs="Times New Roman"/>
                <w:b/>
                <w:bCs/>
                <w:sz w:val="24"/>
                <w:szCs w:val="24"/>
              </w:rPr>
            </w:pPr>
            <w:r w:rsidRPr="00D2712E">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5380B433" w14:textId="77777777" w:rsidR="007D676D" w:rsidRPr="00AC5FFE" w:rsidRDefault="007D676D" w:rsidP="00754471">
            <w:pPr>
              <w:rPr>
                <w:rFonts w:ascii="Times New Roman" w:hAnsi="Times New Roman" w:cs="Times New Roman"/>
                <w:b/>
                <w:bCs/>
                <w:sz w:val="24"/>
                <w:szCs w:val="24"/>
              </w:rPr>
            </w:pPr>
            <w:r w:rsidRPr="00AC5FFE">
              <w:rPr>
                <w:rFonts w:ascii="Times New Roman" w:eastAsiaTheme="minorHAnsi" w:hAnsi="Times New Roman" w:cs="Times New Roman"/>
                <w:b/>
                <w:bCs/>
                <w:color w:val="auto"/>
                <w:sz w:val="24"/>
                <w:szCs w:val="24"/>
                <w:rPrChange w:id="1830" w:author="Sony" w:date="2014-07-21T16:12:00Z">
                  <w:rPr>
                    <w:rFonts w:ascii="Times New Roman" w:hAnsi="Times New Roman" w:cs="Times New Roman"/>
                    <w:b/>
                    <w:bCs/>
                    <w:sz w:val="24"/>
                    <w:szCs w:val="24"/>
                  </w:rPr>
                </w:rPrChange>
              </w:rPr>
              <w:t>Type</w:t>
            </w:r>
          </w:p>
        </w:tc>
        <w:tc>
          <w:tcPr>
            <w:tcW w:w="990" w:type="dxa"/>
            <w:shd w:val="clear" w:color="auto" w:fill="D9D9D9" w:themeFill="background1" w:themeFillShade="D9"/>
            <w:vAlign w:val="center"/>
          </w:tcPr>
          <w:p w14:paraId="0B8DDF00" w14:textId="77777777" w:rsidR="007D676D" w:rsidRPr="00AC5FFE" w:rsidRDefault="007D676D" w:rsidP="00754471">
            <w:pPr>
              <w:rPr>
                <w:rFonts w:ascii="Times New Roman" w:hAnsi="Times New Roman" w:cs="Times New Roman"/>
                <w:b/>
                <w:bCs/>
                <w:sz w:val="24"/>
                <w:szCs w:val="24"/>
              </w:rPr>
            </w:pPr>
            <w:r w:rsidRPr="00AC5FFE">
              <w:rPr>
                <w:rFonts w:ascii="Times New Roman" w:eastAsiaTheme="minorHAnsi" w:hAnsi="Times New Roman" w:cs="Times New Roman"/>
                <w:b/>
                <w:bCs/>
                <w:color w:val="auto"/>
                <w:sz w:val="24"/>
                <w:szCs w:val="24"/>
                <w:rPrChange w:id="1831" w:author="Sony" w:date="2014-07-21T16:12:00Z">
                  <w:rPr>
                    <w:rFonts w:ascii="Times New Roman" w:hAnsi="Times New Roman" w:cs="Times New Roman"/>
                    <w:b/>
                    <w:bCs/>
                    <w:sz w:val="24"/>
                    <w:szCs w:val="24"/>
                  </w:rPr>
                </w:rPrChange>
              </w:rPr>
              <w:t>Length</w:t>
            </w:r>
          </w:p>
        </w:tc>
        <w:tc>
          <w:tcPr>
            <w:tcW w:w="1249" w:type="dxa"/>
            <w:shd w:val="clear" w:color="auto" w:fill="D9D9D9" w:themeFill="background1" w:themeFillShade="D9"/>
            <w:vAlign w:val="center"/>
          </w:tcPr>
          <w:p w14:paraId="5CB0A7A3" w14:textId="77777777" w:rsidR="007D676D" w:rsidRPr="00AC5FFE" w:rsidRDefault="007D676D" w:rsidP="00754471">
            <w:pPr>
              <w:rPr>
                <w:rFonts w:ascii="Times New Roman" w:hAnsi="Times New Roman" w:cs="Times New Roman"/>
                <w:b/>
                <w:bCs/>
                <w:sz w:val="24"/>
                <w:szCs w:val="24"/>
              </w:rPr>
            </w:pPr>
            <w:r w:rsidRPr="00AC5FFE">
              <w:rPr>
                <w:rFonts w:ascii="Times New Roman" w:eastAsiaTheme="minorHAnsi" w:hAnsi="Times New Roman" w:cs="Times New Roman"/>
                <w:b/>
                <w:bCs/>
                <w:color w:val="auto"/>
                <w:sz w:val="24"/>
                <w:szCs w:val="24"/>
                <w:rPrChange w:id="1832" w:author="Sony" w:date="2014-07-21T16:12:00Z">
                  <w:rPr>
                    <w:rFonts w:ascii="Times New Roman" w:hAnsi="Times New Roman" w:cs="Times New Roman"/>
                    <w:b/>
                    <w:bCs/>
                    <w:sz w:val="24"/>
                    <w:szCs w:val="24"/>
                  </w:rPr>
                </w:rPrChange>
              </w:rPr>
              <w:t>Primary Key</w:t>
            </w:r>
          </w:p>
        </w:tc>
        <w:tc>
          <w:tcPr>
            <w:tcW w:w="1134" w:type="dxa"/>
            <w:shd w:val="clear" w:color="auto" w:fill="D9D9D9" w:themeFill="background1" w:themeFillShade="D9"/>
            <w:vAlign w:val="center"/>
          </w:tcPr>
          <w:p w14:paraId="001C119A" w14:textId="77777777" w:rsidR="007D676D" w:rsidRPr="00AC5FFE" w:rsidRDefault="007D676D" w:rsidP="00754471">
            <w:pPr>
              <w:rPr>
                <w:rFonts w:ascii="Times New Roman" w:hAnsi="Times New Roman" w:cs="Times New Roman"/>
                <w:b/>
                <w:bCs/>
                <w:sz w:val="24"/>
                <w:szCs w:val="24"/>
              </w:rPr>
            </w:pPr>
            <w:r w:rsidRPr="00AC5FFE">
              <w:rPr>
                <w:rFonts w:ascii="Times New Roman" w:eastAsiaTheme="minorHAnsi" w:hAnsi="Times New Roman" w:cs="Times New Roman"/>
                <w:b/>
                <w:bCs/>
                <w:color w:val="auto"/>
                <w:sz w:val="24"/>
                <w:szCs w:val="24"/>
                <w:rPrChange w:id="1833" w:author="Sony" w:date="2014-07-21T16:12:00Z">
                  <w:rPr>
                    <w:rFonts w:ascii="Times New Roman" w:hAnsi="Times New Roman" w:cs="Times New Roman"/>
                    <w:b/>
                    <w:bCs/>
                    <w:sz w:val="24"/>
                    <w:szCs w:val="24"/>
                  </w:rPr>
                </w:rPrChange>
              </w:rPr>
              <w:t>Foreign Key</w:t>
            </w:r>
          </w:p>
        </w:tc>
        <w:tc>
          <w:tcPr>
            <w:tcW w:w="1276" w:type="dxa"/>
            <w:shd w:val="clear" w:color="auto" w:fill="D9D9D9" w:themeFill="background1" w:themeFillShade="D9"/>
            <w:vAlign w:val="center"/>
          </w:tcPr>
          <w:p w14:paraId="4FDBFE50" w14:textId="77777777" w:rsidR="007D676D" w:rsidRPr="00AC5FFE" w:rsidRDefault="007D676D" w:rsidP="00754471">
            <w:pPr>
              <w:rPr>
                <w:rFonts w:ascii="Times New Roman" w:hAnsi="Times New Roman" w:cs="Times New Roman"/>
                <w:b/>
                <w:bCs/>
                <w:sz w:val="24"/>
                <w:szCs w:val="24"/>
              </w:rPr>
            </w:pPr>
            <w:proofErr w:type="spellStart"/>
            <w:r w:rsidRPr="00AC5FFE">
              <w:rPr>
                <w:rFonts w:ascii="Times New Roman" w:eastAsiaTheme="minorHAnsi" w:hAnsi="Times New Roman" w:cs="Times New Roman"/>
                <w:b/>
                <w:bCs/>
                <w:color w:val="auto"/>
                <w:sz w:val="24"/>
                <w:szCs w:val="24"/>
                <w:rPrChange w:id="1834" w:author="Sony" w:date="2014-07-21T16:12:00Z">
                  <w:rPr>
                    <w:rFonts w:ascii="Times New Roman" w:hAnsi="Times New Roman" w:cs="Times New Roman"/>
                    <w:b/>
                    <w:bCs/>
                    <w:sz w:val="24"/>
                    <w:szCs w:val="24"/>
                  </w:rPr>
                </w:rPrChange>
              </w:rPr>
              <w:t>Nullable</w:t>
            </w:r>
            <w:proofErr w:type="spellEnd"/>
          </w:p>
        </w:tc>
      </w:tr>
      <w:tr w:rsidR="00AC5FFE" w:rsidRPr="00AC5FFE" w14:paraId="7300C4C4" w14:textId="77777777" w:rsidTr="00AC5FFE">
        <w:tc>
          <w:tcPr>
            <w:tcW w:w="1283" w:type="dxa"/>
            <w:vAlign w:val="center"/>
          </w:tcPr>
          <w:p w14:paraId="41DDD9A0" w14:textId="77777777" w:rsidR="007D676D" w:rsidRPr="0035490C" w:rsidRDefault="007D676D" w:rsidP="00754471">
            <w:pPr>
              <w:rPr>
                <w:rStyle w:val="Heading2Char"/>
                <w:rFonts w:ascii="Times New Roman" w:hAnsi="Times New Roman" w:cs="Times New Roman"/>
                <w:b w:val="0"/>
                <w:color w:val="auto"/>
                <w:sz w:val="24"/>
                <w:szCs w:val="24"/>
              </w:rPr>
            </w:pPr>
            <w:bookmarkStart w:id="1835" w:name="_Toc393745249"/>
            <w:bookmarkStart w:id="1836" w:name="_Toc393747635"/>
            <w:proofErr w:type="spellStart"/>
            <w:r w:rsidRPr="0035490C">
              <w:rPr>
                <w:rStyle w:val="Heading2Char"/>
                <w:rFonts w:ascii="Times New Roman" w:hAnsi="Times New Roman" w:cs="Times New Roman"/>
                <w:b w:val="0"/>
                <w:color w:val="auto"/>
                <w:sz w:val="24"/>
                <w:szCs w:val="24"/>
              </w:rPr>
              <w:t>patientID</w:t>
            </w:r>
            <w:bookmarkEnd w:id="1835"/>
            <w:bookmarkEnd w:id="1836"/>
            <w:proofErr w:type="spellEnd"/>
          </w:p>
        </w:tc>
        <w:tc>
          <w:tcPr>
            <w:tcW w:w="1975" w:type="dxa"/>
            <w:vAlign w:val="center"/>
          </w:tcPr>
          <w:p w14:paraId="76F2A3A4" w14:textId="77777777" w:rsidR="007D676D" w:rsidRPr="00607B69" w:rsidRDefault="007D676D" w:rsidP="00754471">
            <w:pPr>
              <w:rPr>
                <w:rStyle w:val="Heading2Char"/>
                <w:rFonts w:ascii="Times New Roman" w:hAnsi="Times New Roman" w:cs="Times New Roman"/>
                <w:b w:val="0"/>
                <w:color w:val="auto"/>
                <w:sz w:val="24"/>
                <w:szCs w:val="24"/>
              </w:rPr>
            </w:pPr>
            <w:bookmarkStart w:id="1837" w:name="_Toc393745250"/>
            <w:bookmarkStart w:id="1838" w:name="_Toc393747636"/>
            <w:proofErr w:type="spellStart"/>
            <w:r w:rsidRPr="0035490C">
              <w:rPr>
                <w:rStyle w:val="Heading2Char"/>
                <w:rFonts w:ascii="Times New Roman" w:hAnsi="Times New Roman" w:cs="Times New Roman"/>
                <w:b w:val="0"/>
                <w:color w:val="auto"/>
                <w:sz w:val="24"/>
                <w:szCs w:val="24"/>
              </w:rPr>
              <w:t>patientID</w:t>
            </w:r>
            <w:bookmarkEnd w:id="1837"/>
            <w:bookmarkEnd w:id="1838"/>
            <w:proofErr w:type="spellEnd"/>
          </w:p>
        </w:tc>
        <w:tc>
          <w:tcPr>
            <w:tcW w:w="990" w:type="dxa"/>
            <w:vAlign w:val="center"/>
          </w:tcPr>
          <w:p w14:paraId="557CC695"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39" w:author="Sony" w:date="2014-07-21T16:12:00Z">
                  <w:rPr>
                    <w:rFonts w:ascii="Times New Roman" w:hAnsi="Times New Roman" w:cs="Times New Roman"/>
                    <w:sz w:val="24"/>
                    <w:szCs w:val="24"/>
                  </w:rPr>
                </w:rPrChange>
              </w:rPr>
              <w:t>varchar</w:t>
            </w:r>
            <w:proofErr w:type="spellEnd"/>
          </w:p>
        </w:tc>
        <w:tc>
          <w:tcPr>
            <w:tcW w:w="990" w:type="dxa"/>
            <w:vAlign w:val="center"/>
          </w:tcPr>
          <w:p w14:paraId="2EDB33A6"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0" w:author="Sony" w:date="2014-07-21T16:12:00Z">
                  <w:rPr>
                    <w:rFonts w:ascii="Times New Roman" w:hAnsi="Times New Roman" w:cs="Times New Roman"/>
                    <w:sz w:val="24"/>
                    <w:szCs w:val="24"/>
                  </w:rPr>
                </w:rPrChange>
              </w:rPr>
              <w:t>10</w:t>
            </w:r>
          </w:p>
        </w:tc>
        <w:tc>
          <w:tcPr>
            <w:tcW w:w="1249" w:type="dxa"/>
            <w:vAlign w:val="center"/>
          </w:tcPr>
          <w:p w14:paraId="2A5921E6"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1" w:author="Sony" w:date="2014-07-21T16:12:00Z">
                  <w:rPr>
                    <w:rFonts w:ascii="Times New Roman" w:hAnsi="Times New Roman" w:cs="Times New Roman"/>
                    <w:sz w:val="24"/>
                    <w:szCs w:val="24"/>
                  </w:rPr>
                </w:rPrChange>
              </w:rPr>
              <w:t>PK</w:t>
            </w:r>
          </w:p>
        </w:tc>
        <w:tc>
          <w:tcPr>
            <w:tcW w:w="1134" w:type="dxa"/>
            <w:vAlign w:val="center"/>
          </w:tcPr>
          <w:p w14:paraId="3876500B"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2" w:author="Sony" w:date="2014-07-21T16:12:00Z">
                  <w:rPr>
                    <w:rFonts w:ascii="Times New Roman" w:hAnsi="Times New Roman" w:cs="Times New Roman"/>
                    <w:sz w:val="24"/>
                    <w:szCs w:val="24"/>
                  </w:rPr>
                </w:rPrChange>
              </w:rPr>
              <w:t>-</w:t>
            </w:r>
          </w:p>
        </w:tc>
        <w:tc>
          <w:tcPr>
            <w:tcW w:w="1276" w:type="dxa"/>
            <w:vAlign w:val="center"/>
          </w:tcPr>
          <w:p w14:paraId="2DE98785"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3" w:author="Sony" w:date="2014-07-21T16:12:00Z">
                  <w:rPr>
                    <w:rFonts w:ascii="Times New Roman" w:hAnsi="Times New Roman" w:cs="Times New Roman"/>
                    <w:sz w:val="24"/>
                    <w:szCs w:val="24"/>
                  </w:rPr>
                </w:rPrChange>
              </w:rPr>
              <w:t>Not Null</w:t>
            </w:r>
          </w:p>
        </w:tc>
      </w:tr>
      <w:tr w:rsidR="00AC5FFE" w:rsidRPr="00AC5FFE" w14:paraId="1BCB2482" w14:textId="77777777" w:rsidTr="00AC5FFE">
        <w:tc>
          <w:tcPr>
            <w:tcW w:w="1283" w:type="dxa"/>
            <w:vAlign w:val="center"/>
          </w:tcPr>
          <w:p w14:paraId="7F899008" w14:textId="77777777" w:rsidR="007D676D" w:rsidRPr="0035490C" w:rsidRDefault="007D676D" w:rsidP="00754471">
            <w:pPr>
              <w:rPr>
                <w:rStyle w:val="Heading2Char"/>
                <w:rFonts w:ascii="Times New Roman" w:hAnsi="Times New Roman" w:cs="Times New Roman"/>
                <w:b w:val="0"/>
                <w:color w:val="auto"/>
                <w:sz w:val="24"/>
                <w:szCs w:val="24"/>
              </w:rPr>
            </w:pPr>
            <w:bookmarkStart w:id="1844" w:name="_Toc393745251"/>
            <w:bookmarkStart w:id="1845" w:name="_Toc393747637"/>
            <w:r w:rsidRPr="0035490C">
              <w:rPr>
                <w:rStyle w:val="Heading2Char"/>
                <w:rFonts w:ascii="Times New Roman" w:hAnsi="Times New Roman" w:cs="Times New Roman"/>
                <w:b w:val="0"/>
                <w:color w:val="auto"/>
                <w:sz w:val="24"/>
                <w:szCs w:val="24"/>
              </w:rPr>
              <w:t>password</w:t>
            </w:r>
            <w:bookmarkEnd w:id="1844"/>
            <w:bookmarkEnd w:id="1845"/>
          </w:p>
        </w:tc>
        <w:tc>
          <w:tcPr>
            <w:tcW w:w="1975" w:type="dxa"/>
            <w:vAlign w:val="center"/>
          </w:tcPr>
          <w:p w14:paraId="5B67746C"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6" w:author="Sony" w:date="2014-07-21T16:12:00Z">
                  <w:rPr>
                    <w:rFonts w:ascii="Times New Roman" w:hAnsi="Times New Roman" w:cs="Times New Roman"/>
                    <w:sz w:val="24"/>
                    <w:szCs w:val="24"/>
                  </w:rPr>
                </w:rPrChange>
              </w:rPr>
              <w:t>Password of patient</w:t>
            </w:r>
          </w:p>
        </w:tc>
        <w:tc>
          <w:tcPr>
            <w:tcW w:w="990" w:type="dxa"/>
            <w:vAlign w:val="center"/>
          </w:tcPr>
          <w:p w14:paraId="2AEA3445"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47" w:author="Sony" w:date="2014-07-21T16:12:00Z">
                  <w:rPr>
                    <w:rFonts w:ascii="Times New Roman" w:hAnsi="Times New Roman" w:cs="Times New Roman"/>
                    <w:sz w:val="24"/>
                    <w:szCs w:val="24"/>
                  </w:rPr>
                </w:rPrChange>
              </w:rPr>
              <w:t>varchar</w:t>
            </w:r>
            <w:proofErr w:type="spellEnd"/>
          </w:p>
        </w:tc>
        <w:tc>
          <w:tcPr>
            <w:tcW w:w="990" w:type="dxa"/>
            <w:vAlign w:val="center"/>
          </w:tcPr>
          <w:p w14:paraId="75E3F728"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8" w:author="Sony" w:date="2014-07-21T16:12:00Z">
                  <w:rPr>
                    <w:rFonts w:ascii="Times New Roman" w:hAnsi="Times New Roman" w:cs="Times New Roman"/>
                    <w:sz w:val="24"/>
                    <w:szCs w:val="24"/>
                  </w:rPr>
                </w:rPrChange>
              </w:rPr>
              <w:t>30</w:t>
            </w:r>
          </w:p>
        </w:tc>
        <w:tc>
          <w:tcPr>
            <w:tcW w:w="1249" w:type="dxa"/>
            <w:vAlign w:val="center"/>
          </w:tcPr>
          <w:p w14:paraId="458DAD4C"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49" w:author="Sony" w:date="2014-07-21T16:12:00Z">
                  <w:rPr>
                    <w:rFonts w:ascii="Times New Roman" w:hAnsi="Times New Roman" w:cs="Times New Roman"/>
                    <w:sz w:val="24"/>
                    <w:szCs w:val="24"/>
                  </w:rPr>
                </w:rPrChange>
              </w:rPr>
              <w:t>-</w:t>
            </w:r>
          </w:p>
        </w:tc>
        <w:tc>
          <w:tcPr>
            <w:tcW w:w="1134" w:type="dxa"/>
            <w:vAlign w:val="center"/>
          </w:tcPr>
          <w:p w14:paraId="673E0882"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0" w:author="Sony" w:date="2014-07-21T16:12:00Z">
                  <w:rPr>
                    <w:rFonts w:ascii="Times New Roman" w:hAnsi="Times New Roman" w:cs="Times New Roman"/>
                    <w:sz w:val="24"/>
                    <w:szCs w:val="24"/>
                  </w:rPr>
                </w:rPrChange>
              </w:rPr>
              <w:t>-</w:t>
            </w:r>
          </w:p>
        </w:tc>
        <w:tc>
          <w:tcPr>
            <w:tcW w:w="1276" w:type="dxa"/>
            <w:vAlign w:val="center"/>
          </w:tcPr>
          <w:p w14:paraId="51D96381"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1" w:author="Sony" w:date="2014-07-21T16:12:00Z">
                  <w:rPr>
                    <w:rFonts w:ascii="Times New Roman" w:hAnsi="Times New Roman" w:cs="Times New Roman"/>
                    <w:sz w:val="24"/>
                    <w:szCs w:val="24"/>
                  </w:rPr>
                </w:rPrChange>
              </w:rPr>
              <w:t>Not Null</w:t>
            </w:r>
          </w:p>
        </w:tc>
      </w:tr>
      <w:tr w:rsidR="00AC5FFE" w:rsidRPr="00AC5FFE" w14:paraId="3262FDDD" w14:textId="77777777" w:rsidTr="00AC5FFE">
        <w:tc>
          <w:tcPr>
            <w:tcW w:w="1283" w:type="dxa"/>
            <w:vAlign w:val="center"/>
          </w:tcPr>
          <w:p w14:paraId="5B443E21" w14:textId="77777777" w:rsidR="007D676D" w:rsidRPr="0035490C" w:rsidRDefault="007D676D" w:rsidP="00754471">
            <w:pPr>
              <w:rPr>
                <w:rStyle w:val="Heading2Char"/>
                <w:rFonts w:ascii="Times New Roman" w:hAnsi="Times New Roman" w:cs="Times New Roman"/>
                <w:b w:val="0"/>
                <w:color w:val="auto"/>
                <w:sz w:val="24"/>
                <w:szCs w:val="24"/>
              </w:rPr>
            </w:pPr>
            <w:bookmarkStart w:id="1852" w:name="_Toc393745252"/>
            <w:bookmarkStart w:id="1853" w:name="_Toc393747638"/>
            <w:proofErr w:type="spellStart"/>
            <w:r w:rsidRPr="0035490C">
              <w:rPr>
                <w:rStyle w:val="Heading2Char"/>
                <w:rFonts w:ascii="Times New Roman" w:hAnsi="Times New Roman" w:cs="Times New Roman"/>
                <w:b w:val="0"/>
                <w:color w:val="auto"/>
                <w:sz w:val="24"/>
                <w:szCs w:val="24"/>
              </w:rPr>
              <w:t>f_name</w:t>
            </w:r>
            <w:bookmarkEnd w:id="1852"/>
            <w:bookmarkEnd w:id="1853"/>
            <w:proofErr w:type="spellEnd"/>
          </w:p>
        </w:tc>
        <w:tc>
          <w:tcPr>
            <w:tcW w:w="1975" w:type="dxa"/>
            <w:vAlign w:val="center"/>
          </w:tcPr>
          <w:p w14:paraId="64106CF3"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4" w:author="Sony" w:date="2014-07-21T16:12:00Z">
                  <w:rPr>
                    <w:rFonts w:ascii="Times New Roman" w:hAnsi="Times New Roman" w:cs="Times New Roman"/>
                    <w:sz w:val="24"/>
                    <w:szCs w:val="24"/>
                  </w:rPr>
                </w:rPrChange>
              </w:rPr>
              <w:t>First name of patient in English</w:t>
            </w:r>
          </w:p>
        </w:tc>
        <w:tc>
          <w:tcPr>
            <w:tcW w:w="990" w:type="dxa"/>
            <w:vAlign w:val="center"/>
          </w:tcPr>
          <w:p w14:paraId="653094DF"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55" w:author="Sony" w:date="2014-07-21T16:12:00Z">
                  <w:rPr>
                    <w:rFonts w:ascii="Times New Roman" w:hAnsi="Times New Roman" w:cs="Times New Roman"/>
                    <w:sz w:val="24"/>
                    <w:szCs w:val="24"/>
                  </w:rPr>
                </w:rPrChange>
              </w:rPr>
              <w:t>varchar</w:t>
            </w:r>
            <w:proofErr w:type="spellEnd"/>
          </w:p>
        </w:tc>
        <w:tc>
          <w:tcPr>
            <w:tcW w:w="990" w:type="dxa"/>
            <w:vAlign w:val="center"/>
          </w:tcPr>
          <w:p w14:paraId="13CC0CC0"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6" w:author="Sony" w:date="2014-07-21T16:12:00Z">
                  <w:rPr>
                    <w:rFonts w:ascii="Times New Roman" w:hAnsi="Times New Roman" w:cs="Times New Roman"/>
                    <w:sz w:val="24"/>
                    <w:szCs w:val="24"/>
                  </w:rPr>
                </w:rPrChange>
              </w:rPr>
              <w:t>50</w:t>
            </w:r>
          </w:p>
        </w:tc>
        <w:tc>
          <w:tcPr>
            <w:tcW w:w="1249" w:type="dxa"/>
            <w:vAlign w:val="center"/>
          </w:tcPr>
          <w:p w14:paraId="1611DE25"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7" w:author="Sony" w:date="2014-07-21T16:12:00Z">
                  <w:rPr>
                    <w:rFonts w:ascii="Times New Roman" w:hAnsi="Times New Roman" w:cs="Times New Roman"/>
                    <w:sz w:val="24"/>
                    <w:szCs w:val="24"/>
                  </w:rPr>
                </w:rPrChange>
              </w:rPr>
              <w:t>-</w:t>
            </w:r>
          </w:p>
        </w:tc>
        <w:tc>
          <w:tcPr>
            <w:tcW w:w="1134" w:type="dxa"/>
            <w:vAlign w:val="center"/>
          </w:tcPr>
          <w:p w14:paraId="4683F45A"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8" w:author="Sony" w:date="2014-07-21T16:12:00Z">
                  <w:rPr>
                    <w:rFonts w:ascii="Times New Roman" w:hAnsi="Times New Roman" w:cs="Times New Roman"/>
                    <w:sz w:val="24"/>
                    <w:szCs w:val="24"/>
                  </w:rPr>
                </w:rPrChange>
              </w:rPr>
              <w:t>-</w:t>
            </w:r>
          </w:p>
        </w:tc>
        <w:tc>
          <w:tcPr>
            <w:tcW w:w="1276" w:type="dxa"/>
            <w:vAlign w:val="center"/>
          </w:tcPr>
          <w:p w14:paraId="4F420267"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59" w:author="Sony" w:date="2014-07-21T16:12:00Z">
                  <w:rPr>
                    <w:rFonts w:ascii="Times New Roman" w:hAnsi="Times New Roman" w:cs="Times New Roman"/>
                    <w:sz w:val="24"/>
                    <w:szCs w:val="24"/>
                  </w:rPr>
                </w:rPrChange>
              </w:rPr>
              <w:t>Not Null</w:t>
            </w:r>
          </w:p>
        </w:tc>
      </w:tr>
      <w:tr w:rsidR="00AC5FFE" w:rsidRPr="00AC5FFE" w14:paraId="4B6DB345" w14:textId="77777777" w:rsidTr="00AC5FFE">
        <w:tc>
          <w:tcPr>
            <w:tcW w:w="1283" w:type="dxa"/>
            <w:vAlign w:val="center"/>
          </w:tcPr>
          <w:p w14:paraId="1AB1D5F6" w14:textId="77777777" w:rsidR="007D676D" w:rsidRPr="0035490C" w:rsidRDefault="007D676D" w:rsidP="00754471">
            <w:pPr>
              <w:rPr>
                <w:rStyle w:val="Heading2Char"/>
                <w:rFonts w:ascii="Times New Roman" w:hAnsi="Times New Roman" w:cs="Times New Roman"/>
                <w:b w:val="0"/>
                <w:color w:val="auto"/>
                <w:sz w:val="24"/>
                <w:szCs w:val="24"/>
              </w:rPr>
            </w:pPr>
            <w:bookmarkStart w:id="1860" w:name="_Toc393745253"/>
            <w:bookmarkStart w:id="1861" w:name="_Toc393747639"/>
            <w:proofErr w:type="spellStart"/>
            <w:r w:rsidRPr="0035490C">
              <w:rPr>
                <w:rStyle w:val="Heading2Char"/>
                <w:rFonts w:ascii="Times New Roman" w:hAnsi="Times New Roman" w:cs="Times New Roman"/>
                <w:b w:val="0"/>
                <w:color w:val="auto"/>
                <w:sz w:val="24"/>
                <w:szCs w:val="24"/>
              </w:rPr>
              <w:t>l_name</w:t>
            </w:r>
            <w:bookmarkEnd w:id="1860"/>
            <w:bookmarkEnd w:id="1861"/>
            <w:proofErr w:type="spellEnd"/>
          </w:p>
        </w:tc>
        <w:tc>
          <w:tcPr>
            <w:tcW w:w="1975" w:type="dxa"/>
            <w:vAlign w:val="center"/>
          </w:tcPr>
          <w:p w14:paraId="336A0D91"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62" w:author="Sony" w:date="2014-07-21T16:12:00Z">
                  <w:rPr>
                    <w:rFonts w:ascii="Times New Roman" w:hAnsi="Times New Roman" w:cs="Times New Roman"/>
                    <w:sz w:val="24"/>
                    <w:szCs w:val="24"/>
                  </w:rPr>
                </w:rPrChange>
              </w:rPr>
              <w:t>Last name of patient in English</w:t>
            </w:r>
          </w:p>
        </w:tc>
        <w:tc>
          <w:tcPr>
            <w:tcW w:w="990" w:type="dxa"/>
            <w:vAlign w:val="center"/>
          </w:tcPr>
          <w:p w14:paraId="06974D4B"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63" w:author="Sony" w:date="2014-07-21T16:12:00Z">
                  <w:rPr>
                    <w:rFonts w:ascii="Times New Roman" w:hAnsi="Times New Roman" w:cs="Times New Roman"/>
                    <w:sz w:val="24"/>
                    <w:szCs w:val="24"/>
                  </w:rPr>
                </w:rPrChange>
              </w:rPr>
              <w:t>varchar</w:t>
            </w:r>
            <w:proofErr w:type="spellEnd"/>
          </w:p>
        </w:tc>
        <w:tc>
          <w:tcPr>
            <w:tcW w:w="990" w:type="dxa"/>
            <w:vAlign w:val="center"/>
          </w:tcPr>
          <w:p w14:paraId="757CF303"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64" w:author="Sony" w:date="2014-07-21T16:12:00Z">
                  <w:rPr>
                    <w:rFonts w:ascii="Times New Roman" w:hAnsi="Times New Roman" w:cs="Times New Roman"/>
                    <w:sz w:val="24"/>
                    <w:szCs w:val="24"/>
                  </w:rPr>
                </w:rPrChange>
              </w:rPr>
              <w:t>50</w:t>
            </w:r>
          </w:p>
        </w:tc>
        <w:tc>
          <w:tcPr>
            <w:tcW w:w="1249" w:type="dxa"/>
            <w:vAlign w:val="center"/>
          </w:tcPr>
          <w:p w14:paraId="55839FD7"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65" w:author="Sony" w:date="2014-07-21T16:12:00Z">
                  <w:rPr>
                    <w:rFonts w:ascii="Times New Roman" w:hAnsi="Times New Roman" w:cs="Times New Roman"/>
                    <w:sz w:val="24"/>
                    <w:szCs w:val="24"/>
                  </w:rPr>
                </w:rPrChange>
              </w:rPr>
              <w:t>-</w:t>
            </w:r>
          </w:p>
        </w:tc>
        <w:tc>
          <w:tcPr>
            <w:tcW w:w="1134" w:type="dxa"/>
            <w:vAlign w:val="center"/>
          </w:tcPr>
          <w:p w14:paraId="3597EEB9"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66" w:author="Sony" w:date="2014-07-21T16:12:00Z">
                  <w:rPr>
                    <w:rFonts w:ascii="Times New Roman" w:hAnsi="Times New Roman" w:cs="Times New Roman"/>
                    <w:sz w:val="24"/>
                    <w:szCs w:val="24"/>
                  </w:rPr>
                </w:rPrChange>
              </w:rPr>
              <w:t>-</w:t>
            </w:r>
          </w:p>
        </w:tc>
        <w:tc>
          <w:tcPr>
            <w:tcW w:w="1276" w:type="dxa"/>
            <w:vAlign w:val="center"/>
          </w:tcPr>
          <w:p w14:paraId="20ADED1A"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67" w:author="Sony" w:date="2014-07-21T16:12:00Z">
                  <w:rPr>
                    <w:rFonts w:ascii="Times New Roman" w:hAnsi="Times New Roman" w:cs="Times New Roman"/>
                    <w:sz w:val="24"/>
                    <w:szCs w:val="24"/>
                  </w:rPr>
                </w:rPrChange>
              </w:rPr>
              <w:t>Not Null</w:t>
            </w:r>
          </w:p>
        </w:tc>
      </w:tr>
      <w:tr w:rsidR="00AC5FFE" w:rsidRPr="00AC5FFE" w14:paraId="1507426A" w14:textId="77777777" w:rsidTr="00AC5FFE">
        <w:tc>
          <w:tcPr>
            <w:tcW w:w="1283" w:type="dxa"/>
            <w:vAlign w:val="center"/>
          </w:tcPr>
          <w:p w14:paraId="4A833A14" w14:textId="77777777" w:rsidR="007D676D" w:rsidRPr="0035490C" w:rsidRDefault="007D676D" w:rsidP="00754471">
            <w:pPr>
              <w:rPr>
                <w:rStyle w:val="Heading2Char"/>
                <w:rFonts w:ascii="Times New Roman" w:hAnsi="Times New Roman" w:cs="Times New Roman"/>
                <w:b w:val="0"/>
                <w:color w:val="auto"/>
                <w:sz w:val="24"/>
                <w:szCs w:val="24"/>
              </w:rPr>
            </w:pPr>
            <w:bookmarkStart w:id="1868" w:name="_Toc393745254"/>
            <w:bookmarkStart w:id="1869" w:name="_Toc393747640"/>
            <w:r w:rsidRPr="0035490C">
              <w:rPr>
                <w:rStyle w:val="Heading2Char"/>
                <w:rFonts w:ascii="Times New Roman" w:hAnsi="Times New Roman" w:cs="Times New Roman"/>
                <w:b w:val="0"/>
                <w:color w:val="auto"/>
                <w:sz w:val="24"/>
                <w:szCs w:val="24"/>
              </w:rPr>
              <w:t>age</w:t>
            </w:r>
            <w:bookmarkEnd w:id="1868"/>
            <w:bookmarkEnd w:id="1869"/>
          </w:p>
        </w:tc>
        <w:tc>
          <w:tcPr>
            <w:tcW w:w="1975" w:type="dxa"/>
            <w:vAlign w:val="center"/>
          </w:tcPr>
          <w:p w14:paraId="2757ED34"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70" w:author="Sony" w:date="2014-07-21T16:12:00Z">
                  <w:rPr>
                    <w:rFonts w:ascii="Times New Roman" w:hAnsi="Times New Roman" w:cs="Times New Roman"/>
                    <w:sz w:val="24"/>
                    <w:szCs w:val="24"/>
                  </w:rPr>
                </w:rPrChange>
              </w:rPr>
              <w:t>Ages of patient</w:t>
            </w:r>
          </w:p>
        </w:tc>
        <w:tc>
          <w:tcPr>
            <w:tcW w:w="990" w:type="dxa"/>
            <w:vAlign w:val="center"/>
          </w:tcPr>
          <w:p w14:paraId="7333B8DB"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71" w:author="Sony" w:date="2014-07-21T16:12:00Z">
                  <w:rPr>
                    <w:rFonts w:ascii="Times New Roman" w:hAnsi="Times New Roman" w:cs="Times New Roman"/>
                    <w:sz w:val="24"/>
                    <w:szCs w:val="24"/>
                  </w:rPr>
                </w:rPrChange>
              </w:rPr>
              <w:t>int</w:t>
            </w:r>
            <w:proofErr w:type="spellEnd"/>
          </w:p>
        </w:tc>
        <w:tc>
          <w:tcPr>
            <w:tcW w:w="990" w:type="dxa"/>
            <w:vAlign w:val="center"/>
          </w:tcPr>
          <w:p w14:paraId="2247A904"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72" w:author="Sony" w:date="2014-07-21T16:12:00Z">
                  <w:rPr>
                    <w:rFonts w:ascii="Times New Roman" w:hAnsi="Times New Roman" w:cs="Times New Roman"/>
                    <w:sz w:val="24"/>
                    <w:szCs w:val="24"/>
                  </w:rPr>
                </w:rPrChange>
              </w:rPr>
              <w:t>2</w:t>
            </w:r>
          </w:p>
        </w:tc>
        <w:tc>
          <w:tcPr>
            <w:tcW w:w="1249" w:type="dxa"/>
            <w:vAlign w:val="center"/>
          </w:tcPr>
          <w:p w14:paraId="322BB0E2"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73" w:author="Sony" w:date="2014-07-21T16:12:00Z">
                  <w:rPr>
                    <w:rFonts w:ascii="Times New Roman" w:hAnsi="Times New Roman" w:cs="Times New Roman"/>
                    <w:sz w:val="24"/>
                    <w:szCs w:val="24"/>
                  </w:rPr>
                </w:rPrChange>
              </w:rPr>
              <w:t>-</w:t>
            </w:r>
          </w:p>
        </w:tc>
        <w:tc>
          <w:tcPr>
            <w:tcW w:w="1134" w:type="dxa"/>
            <w:vAlign w:val="center"/>
          </w:tcPr>
          <w:p w14:paraId="512D8AF1"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74" w:author="Sony" w:date="2014-07-21T16:12:00Z">
                  <w:rPr>
                    <w:rFonts w:ascii="Times New Roman" w:hAnsi="Times New Roman" w:cs="Times New Roman"/>
                    <w:sz w:val="24"/>
                    <w:szCs w:val="24"/>
                  </w:rPr>
                </w:rPrChange>
              </w:rPr>
              <w:t>-</w:t>
            </w:r>
          </w:p>
        </w:tc>
        <w:tc>
          <w:tcPr>
            <w:tcW w:w="1276" w:type="dxa"/>
            <w:vAlign w:val="center"/>
          </w:tcPr>
          <w:p w14:paraId="5B382C45"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75" w:author="Sony" w:date="2014-07-21T16:12:00Z">
                  <w:rPr>
                    <w:rFonts w:ascii="Times New Roman" w:hAnsi="Times New Roman" w:cs="Times New Roman"/>
                    <w:sz w:val="24"/>
                    <w:szCs w:val="24"/>
                  </w:rPr>
                </w:rPrChange>
              </w:rPr>
              <w:t>Not Null</w:t>
            </w:r>
          </w:p>
        </w:tc>
      </w:tr>
      <w:tr w:rsidR="00AC5FFE" w:rsidRPr="00AC5FFE" w14:paraId="2F1E6C9B" w14:textId="77777777" w:rsidTr="00AC5FFE">
        <w:trPr>
          <w:trHeight w:val="70"/>
        </w:trPr>
        <w:tc>
          <w:tcPr>
            <w:tcW w:w="1283" w:type="dxa"/>
            <w:vAlign w:val="center"/>
          </w:tcPr>
          <w:p w14:paraId="528B8CD6" w14:textId="77777777" w:rsidR="007D676D" w:rsidRPr="0035490C" w:rsidRDefault="007D676D" w:rsidP="00754471">
            <w:pPr>
              <w:rPr>
                <w:rStyle w:val="Heading2Char"/>
                <w:rFonts w:ascii="Times New Roman" w:hAnsi="Times New Roman" w:cs="Times New Roman"/>
                <w:b w:val="0"/>
                <w:color w:val="auto"/>
                <w:sz w:val="24"/>
                <w:szCs w:val="24"/>
              </w:rPr>
            </w:pPr>
            <w:bookmarkStart w:id="1876" w:name="_Toc393745255"/>
            <w:bookmarkStart w:id="1877" w:name="_Toc393747641"/>
            <w:r w:rsidRPr="0035490C">
              <w:rPr>
                <w:rStyle w:val="Heading2Char"/>
                <w:rFonts w:ascii="Times New Roman" w:hAnsi="Times New Roman" w:cs="Times New Roman"/>
                <w:b w:val="0"/>
                <w:color w:val="auto"/>
                <w:sz w:val="24"/>
                <w:szCs w:val="24"/>
              </w:rPr>
              <w:t>gender</w:t>
            </w:r>
            <w:bookmarkEnd w:id="1876"/>
            <w:bookmarkEnd w:id="1877"/>
          </w:p>
        </w:tc>
        <w:tc>
          <w:tcPr>
            <w:tcW w:w="1975" w:type="dxa"/>
            <w:vAlign w:val="center"/>
          </w:tcPr>
          <w:p w14:paraId="4EA6CDA6"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78" w:author="Sony" w:date="2014-07-21T16:12:00Z">
                  <w:rPr>
                    <w:rFonts w:ascii="Times New Roman" w:hAnsi="Times New Roman" w:cs="Times New Roman"/>
                    <w:sz w:val="24"/>
                    <w:szCs w:val="24"/>
                  </w:rPr>
                </w:rPrChange>
              </w:rPr>
              <w:t>Gender of patient</w:t>
            </w:r>
          </w:p>
        </w:tc>
        <w:tc>
          <w:tcPr>
            <w:tcW w:w="990" w:type="dxa"/>
            <w:vAlign w:val="center"/>
          </w:tcPr>
          <w:p w14:paraId="702C4653"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79" w:author="Sony" w:date="2014-07-21T16:12:00Z">
                  <w:rPr>
                    <w:rFonts w:ascii="Times New Roman" w:hAnsi="Times New Roman" w:cs="Times New Roman"/>
                    <w:sz w:val="24"/>
                    <w:szCs w:val="24"/>
                  </w:rPr>
                </w:rPrChange>
              </w:rPr>
              <w:t>int</w:t>
            </w:r>
            <w:proofErr w:type="spellEnd"/>
          </w:p>
        </w:tc>
        <w:tc>
          <w:tcPr>
            <w:tcW w:w="990" w:type="dxa"/>
            <w:vAlign w:val="center"/>
          </w:tcPr>
          <w:p w14:paraId="6D92C301"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0" w:author="Sony" w:date="2014-07-21T16:12:00Z">
                  <w:rPr>
                    <w:rFonts w:ascii="Times New Roman" w:hAnsi="Times New Roman" w:cs="Times New Roman"/>
                    <w:sz w:val="24"/>
                    <w:szCs w:val="24"/>
                  </w:rPr>
                </w:rPrChange>
              </w:rPr>
              <w:t>1</w:t>
            </w:r>
          </w:p>
        </w:tc>
        <w:tc>
          <w:tcPr>
            <w:tcW w:w="1249" w:type="dxa"/>
            <w:vAlign w:val="center"/>
          </w:tcPr>
          <w:p w14:paraId="324FEA16"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1" w:author="Sony" w:date="2014-07-21T16:12:00Z">
                  <w:rPr>
                    <w:rFonts w:ascii="Times New Roman" w:hAnsi="Times New Roman" w:cs="Times New Roman"/>
                    <w:sz w:val="24"/>
                    <w:szCs w:val="24"/>
                  </w:rPr>
                </w:rPrChange>
              </w:rPr>
              <w:t>-</w:t>
            </w:r>
          </w:p>
        </w:tc>
        <w:tc>
          <w:tcPr>
            <w:tcW w:w="1134" w:type="dxa"/>
            <w:vAlign w:val="center"/>
          </w:tcPr>
          <w:p w14:paraId="3ED4170C"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2" w:author="Sony" w:date="2014-07-21T16:12:00Z">
                  <w:rPr>
                    <w:rFonts w:ascii="Times New Roman" w:hAnsi="Times New Roman" w:cs="Times New Roman"/>
                    <w:sz w:val="24"/>
                    <w:szCs w:val="24"/>
                  </w:rPr>
                </w:rPrChange>
              </w:rPr>
              <w:t>-</w:t>
            </w:r>
          </w:p>
        </w:tc>
        <w:tc>
          <w:tcPr>
            <w:tcW w:w="1276" w:type="dxa"/>
            <w:vAlign w:val="center"/>
          </w:tcPr>
          <w:p w14:paraId="69850504"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3" w:author="Sony" w:date="2014-07-21T16:12:00Z">
                  <w:rPr>
                    <w:rFonts w:ascii="Times New Roman" w:hAnsi="Times New Roman" w:cs="Times New Roman"/>
                    <w:sz w:val="24"/>
                    <w:szCs w:val="24"/>
                  </w:rPr>
                </w:rPrChange>
              </w:rPr>
              <w:t>Not Null</w:t>
            </w:r>
          </w:p>
        </w:tc>
      </w:tr>
      <w:tr w:rsidR="00AC5FFE" w:rsidRPr="00AC5FFE" w14:paraId="2000EED4" w14:textId="77777777" w:rsidTr="00AC5FFE">
        <w:trPr>
          <w:trHeight w:val="70"/>
        </w:trPr>
        <w:tc>
          <w:tcPr>
            <w:tcW w:w="1283" w:type="dxa"/>
            <w:vAlign w:val="center"/>
          </w:tcPr>
          <w:p w14:paraId="3D393D57" w14:textId="77777777" w:rsidR="007D676D" w:rsidRPr="0035490C" w:rsidRDefault="007D676D" w:rsidP="00754471">
            <w:pPr>
              <w:rPr>
                <w:rStyle w:val="Heading2Char"/>
                <w:rFonts w:ascii="Times New Roman" w:hAnsi="Times New Roman" w:cs="Times New Roman"/>
                <w:b w:val="0"/>
                <w:color w:val="auto"/>
                <w:sz w:val="24"/>
                <w:szCs w:val="24"/>
              </w:rPr>
            </w:pPr>
            <w:bookmarkStart w:id="1884" w:name="_Toc393745256"/>
            <w:bookmarkStart w:id="1885" w:name="_Toc393747642"/>
            <w:r w:rsidRPr="0035490C">
              <w:rPr>
                <w:rStyle w:val="Heading2Char"/>
                <w:rFonts w:ascii="Times New Roman" w:hAnsi="Times New Roman" w:cs="Times New Roman"/>
                <w:b w:val="0"/>
                <w:color w:val="auto"/>
                <w:sz w:val="24"/>
                <w:szCs w:val="24"/>
              </w:rPr>
              <w:t>treatment</w:t>
            </w:r>
            <w:bookmarkEnd w:id="1884"/>
            <w:bookmarkEnd w:id="1885"/>
          </w:p>
        </w:tc>
        <w:tc>
          <w:tcPr>
            <w:tcW w:w="1975" w:type="dxa"/>
            <w:vAlign w:val="center"/>
          </w:tcPr>
          <w:p w14:paraId="57F313F0"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6" w:author="Sony" w:date="2014-07-21T16:12:00Z">
                  <w:rPr>
                    <w:rFonts w:ascii="Times New Roman" w:hAnsi="Times New Roman" w:cs="Times New Roman"/>
                    <w:sz w:val="24"/>
                    <w:szCs w:val="24"/>
                  </w:rPr>
                </w:rPrChange>
              </w:rPr>
              <w:t>Treatment that patient have</w:t>
            </w:r>
          </w:p>
        </w:tc>
        <w:tc>
          <w:tcPr>
            <w:tcW w:w="990" w:type="dxa"/>
            <w:vAlign w:val="center"/>
          </w:tcPr>
          <w:p w14:paraId="2350B628"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87" w:author="Sony" w:date="2014-07-21T16:12:00Z">
                  <w:rPr>
                    <w:rFonts w:ascii="Times New Roman" w:hAnsi="Times New Roman" w:cs="Times New Roman"/>
                    <w:sz w:val="24"/>
                    <w:szCs w:val="24"/>
                  </w:rPr>
                </w:rPrChange>
              </w:rPr>
              <w:t>varchar</w:t>
            </w:r>
            <w:proofErr w:type="spellEnd"/>
          </w:p>
        </w:tc>
        <w:tc>
          <w:tcPr>
            <w:tcW w:w="990" w:type="dxa"/>
            <w:vAlign w:val="center"/>
          </w:tcPr>
          <w:p w14:paraId="6A68D972"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8" w:author="Sony" w:date="2014-07-21T16:12:00Z">
                  <w:rPr>
                    <w:rFonts w:ascii="Times New Roman" w:hAnsi="Times New Roman" w:cs="Times New Roman"/>
                    <w:sz w:val="24"/>
                    <w:szCs w:val="24"/>
                  </w:rPr>
                </w:rPrChange>
              </w:rPr>
              <w:t>100</w:t>
            </w:r>
          </w:p>
        </w:tc>
        <w:tc>
          <w:tcPr>
            <w:tcW w:w="1249" w:type="dxa"/>
            <w:vAlign w:val="center"/>
          </w:tcPr>
          <w:p w14:paraId="536ADE1A"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89" w:author="Sony" w:date="2014-07-21T16:12:00Z">
                  <w:rPr>
                    <w:rFonts w:ascii="Times New Roman" w:hAnsi="Times New Roman" w:cs="Times New Roman"/>
                    <w:sz w:val="24"/>
                    <w:szCs w:val="24"/>
                  </w:rPr>
                </w:rPrChange>
              </w:rPr>
              <w:t>-</w:t>
            </w:r>
          </w:p>
        </w:tc>
        <w:tc>
          <w:tcPr>
            <w:tcW w:w="1134" w:type="dxa"/>
            <w:vAlign w:val="center"/>
          </w:tcPr>
          <w:p w14:paraId="45D776AB"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0" w:author="Sony" w:date="2014-07-21T16:12:00Z">
                  <w:rPr>
                    <w:rFonts w:ascii="Times New Roman" w:hAnsi="Times New Roman" w:cs="Times New Roman"/>
                    <w:sz w:val="24"/>
                    <w:szCs w:val="24"/>
                  </w:rPr>
                </w:rPrChange>
              </w:rPr>
              <w:t>-</w:t>
            </w:r>
          </w:p>
        </w:tc>
        <w:tc>
          <w:tcPr>
            <w:tcW w:w="1276" w:type="dxa"/>
            <w:vAlign w:val="center"/>
          </w:tcPr>
          <w:p w14:paraId="75F0552F"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1" w:author="Sony" w:date="2014-07-21T16:12:00Z">
                  <w:rPr>
                    <w:rFonts w:ascii="Times New Roman" w:hAnsi="Times New Roman" w:cs="Times New Roman"/>
                    <w:sz w:val="24"/>
                    <w:szCs w:val="24"/>
                  </w:rPr>
                </w:rPrChange>
              </w:rPr>
              <w:t>Not Null</w:t>
            </w:r>
          </w:p>
        </w:tc>
      </w:tr>
      <w:tr w:rsidR="00AC5FFE" w:rsidRPr="00AC5FFE" w14:paraId="21B42E71" w14:textId="77777777" w:rsidTr="00AC5FFE">
        <w:trPr>
          <w:trHeight w:val="70"/>
        </w:trPr>
        <w:tc>
          <w:tcPr>
            <w:tcW w:w="1283" w:type="dxa"/>
            <w:vAlign w:val="center"/>
          </w:tcPr>
          <w:p w14:paraId="5ED6ED24" w14:textId="77777777" w:rsidR="007D676D" w:rsidRPr="0035490C" w:rsidRDefault="007D676D" w:rsidP="00754471">
            <w:pPr>
              <w:rPr>
                <w:rStyle w:val="Heading2Char"/>
                <w:rFonts w:ascii="Times New Roman" w:hAnsi="Times New Roman" w:cs="Times New Roman"/>
                <w:b w:val="0"/>
                <w:color w:val="auto"/>
                <w:sz w:val="24"/>
                <w:szCs w:val="24"/>
              </w:rPr>
            </w:pPr>
            <w:bookmarkStart w:id="1892" w:name="_Toc393745257"/>
            <w:bookmarkStart w:id="1893" w:name="_Toc393747643"/>
            <w:r w:rsidRPr="0035490C">
              <w:rPr>
                <w:rStyle w:val="Heading2Char"/>
                <w:rFonts w:ascii="Times New Roman" w:hAnsi="Times New Roman" w:cs="Times New Roman"/>
                <w:b w:val="0"/>
                <w:color w:val="auto"/>
                <w:sz w:val="24"/>
                <w:szCs w:val="24"/>
              </w:rPr>
              <w:t>address</w:t>
            </w:r>
            <w:bookmarkEnd w:id="1892"/>
            <w:bookmarkEnd w:id="1893"/>
          </w:p>
        </w:tc>
        <w:tc>
          <w:tcPr>
            <w:tcW w:w="1975" w:type="dxa"/>
            <w:vAlign w:val="center"/>
          </w:tcPr>
          <w:p w14:paraId="76546BC5"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4" w:author="Sony" w:date="2014-07-21T16:12:00Z">
                  <w:rPr>
                    <w:rFonts w:ascii="Times New Roman" w:hAnsi="Times New Roman" w:cs="Times New Roman"/>
                    <w:sz w:val="24"/>
                    <w:szCs w:val="24"/>
                  </w:rPr>
                </w:rPrChange>
              </w:rPr>
              <w:t>Address of patient in English</w:t>
            </w:r>
          </w:p>
        </w:tc>
        <w:tc>
          <w:tcPr>
            <w:tcW w:w="990" w:type="dxa"/>
            <w:vAlign w:val="center"/>
          </w:tcPr>
          <w:p w14:paraId="1FB761C6"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895" w:author="Sony" w:date="2014-07-21T16:12:00Z">
                  <w:rPr>
                    <w:rFonts w:ascii="Times New Roman" w:hAnsi="Times New Roman" w:cs="Times New Roman"/>
                    <w:sz w:val="24"/>
                    <w:szCs w:val="24"/>
                  </w:rPr>
                </w:rPrChange>
              </w:rPr>
              <w:t>varchar</w:t>
            </w:r>
            <w:proofErr w:type="spellEnd"/>
          </w:p>
        </w:tc>
        <w:tc>
          <w:tcPr>
            <w:tcW w:w="990" w:type="dxa"/>
            <w:vAlign w:val="center"/>
          </w:tcPr>
          <w:p w14:paraId="592EB07C"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6" w:author="Sony" w:date="2014-07-21T16:12:00Z">
                  <w:rPr>
                    <w:rFonts w:ascii="Times New Roman" w:hAnsi="Times New Roman" w:cs="Times New Roman"/>
                    <w:sz w:val="24"/>
                    <w:szCs w:val="24"/>
                  </w:rPr>
                </w:rPrChange>
              </w:rPr>
              <w:t>100</w:t>
            </w:r>
          </w:p>
        </w:tc>
        <w:tc>
          <w:tcPr>
            <w:tcW w:w="1249" w:type="dxa"/>
            <w:vAlign w:val="center"/>
          </w:tcPr>
          <w:p w14:paraId="6F3570CB"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7" w:author="Sony" w:date="2014-07-21T16:12:00Z">
                  <w:rPr>
                    <w:rFonts w:ascii="Times New Roman" w:hAnsi="Times New Roman" w:cs="Times New Roman"/>
                    <w:sz w:val="24"/>
                    <w:szCs w:val="24"/>
                  </w:rPr>
                </w:rPrChange>
              </w:rPr>
              <w:t>-</w:t>
            </w:r>
          </w:p>
        </w:tc>
        <w:tc>
          <w:tcPr>
            <w:tcW w:w="1134" w:type="dxa"/>
            <w:vAlign w:val="center"/>
          </w:tcPr>
          <w:p w14:paraId="7034FD3A"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8" w:author="Sony" w:date="2014-07-21T16:12:00Z">
                  <w:rPr>
                    <w:rFonts w:ascii="Times New Roman" w:hAnsi="Times New Roman" w:cs="Times New Roman"/>
                    <w:sz w:val="24"/>
                    <w:szCs w:val="24"/>
                  </w:rPr>
                </w:rPrChange>
              </w:rPr>
              <w:t>-</w:t>
            </w:r>
          </w:p>
        </w:tc>
        <w:tc>
          <w:tcPr>
            <w:tcW w:w="1276" w:type="dxa"/>
            <w:vAlign w:val="center"/>
          </w:tcPr>
          <w:p w14:paraId="3BE3800C"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899" w:author="Sony" w:date="2014-07-21T16:12:00Z">
                  <w:rPr>
                    <w:rFonts w:ascii="Times New Roman" w:hAnsi="Times New Roman" w:cs="Times New Roman"/>
                    <w:sz w:val="24"/>
                    <w:szCs w:val="24"/>
                  </w:rPr>
                </w:rPrChange>
              </w:rPr>
              <w:t>Not Null</w:t>
            </w:r>
          </w:p>
        </w:tc>
      </w:tr>
      <w:tr w:rsidR="00AC5FFE" w:rsidRPr="00AC5FFE" w14:paraId="0D379043" w14:textId="77777777" w:rsidTr="00AC5FFE">
        <w:trPr>
          <w:trHeight w:val="70"/>
        </w:trPr>
        <w:tc>
          <w:tcPr>
            <w:tcW w:w="1283" w:type="dxa"/>
            <w:vAlign w:val="center"/>
          </w:tcPr>
          <w:p w14:paraId="186675FA" w14:textId="77777777" w:rsidR="007D676D" w:rsidRPr="0035490C" w:rsidRDefault="007D676D" w:rsidP="00754471">
            <w:pPr>
              <w:rPr>
                <w:rStyle w:val="Heading2Char"/>
                <w:rFonts w:ascii="Times New Roman" w:hAnsi="Times New Roman" w:cs="Times New Roman"/>
                <w:b w:val="0"/>
                <w:color w:val="auto"/>
                <w:sz w:val="24"/>
                <w:szCs w:val="24"/>
              </w:rPr>
            </w:pPr>
            <w:bookmarkStart w:id="1900" w:name="_Toc393745258"/>
            <w:bookmarkStart w:id="1901" w:name="_Toc393747644"/>
            <w:proofErr w:type="spellStart"/>
            <w:r w:rsidRPr="0035490C">
              <w:rPr>
                <w:rStyle w:val="Heading2Char"/>
                <w:rFonts w:ascii="Times New Roman" w:hAnsi="Times New Roman" w:cs="Times New Roman"/>
                <w:b w:val="0"/>
                <w:color w:val="auto"/>
                <w:sz w:val="24"/>
                <w:szCs w:val="24"/>
              </w:rPr>
              <w:t>tel</w:t>
            </w:r>
            <w:bookmarkEnd w:id="1900"/>
            <w:bookmarkEnd w:id="1901"/>
            <w:proofErr w:type="spellEnd"/>
          </w:p>
        </w:tc>
        <w:tc>
          <w:tcPr>
            <w:tcW w:w="1975" w:type="dxa"/>
            <w:vAlign w:val="center"/>
          </w:tcPr>
          <w:p w14:paraId="2DC8B1E4"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02" w:author="Sony" w:date="2014-07-21T16:12:00Z">
                  <w:rPr>
                    <w:rFonts w:ascii="Times New Roman" w:hAnsi="Times New Roman" w:cs="Times New Roman"/>
                    <w:sz w:val="24"/>
                    <w:szCs w:val="24"/>
                  </w:rPr>
                </w:rPrChange>
              </w:rPr>
              <w:t>Telephone number of patient</w:t>
            </w:r>
          </w:p>
        </w:tc>
        <w:tc>
          <w:tcPr>
            <w:tcW w:w="990" w:type="dxa"/>
            <w:vAlign w:val="center"/>
          </w:tcPr>
          <w:p w14:paraId="075D48E8"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903" w:author="Sony" w:date="2014-07-21T16:12:00Z">
                  <w:rPr>
                    <w:rFonts w:ascii="Times New Roman" w:hAnsi="Times New Roman" w:cs="Times New Roman"/>
                    <w:sz w:val="24"/>
                    <w:szCs w:val="24"/>
                  </w:rPr>
                </w:rPrChange>
              </w:rPr>
              <w:t>varchar</w:t>
            </w:r>
            <w:proofErr w:type="spellEnd"/>
          </w:p>
        </w:tc>
        <w:tc>
          <w:tcPr>
            <w:tcW w:w="990" w:type="dxa"/>
            <w:vAlign w:val="center"/>
          </w:tcPr>
          <w:p w14:paraId="20C28DED"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04" w:author="Sony" w:date="2014-07-21T16:12:00Z">
                  <w:rPr>
                    <w:rFonts w:ascii="Times New Roman" w:hAnsi="Times New Roman" w:cs="Times New Roman"/>
                    <w:sz w:val="24"/>
                    <w:szCs w:val="24"/>
                  </w:rPr>
                </w:rPrChange>
              </w:rPr>
              <w:t>10</w:t>
            </w:r>
          </w:p>
        </w:tc>
        <w:tc>
          <w:tcPr>
            <w:tcW w:w="1249" w:type="dxa"/>
            <w:vAlign w:val="center"/>
          </w:tcPr>
          <w:p w14:paraId="62CB85ED"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05" w:author="Sony" w:date="2014-07-21T16:12:00Z">
                  <w:rPr>
                    <w:rFonts w:ascii="Times New Roman" w:hAnsi="Times New Roman" w:cs="Times New Roman"/>
                    <w:sz w:val="24"/>
                    <w:szCs w:val="24"/>
                  </w:rPr>
                </w:rPrChange>
              </w:rPr>
              <w:t>-</w:t>
            </w:r>
          </w:p>
        </w:tc>
        <w:tc>
          <w:tcPr>
            <w:tcW w:w="1134" w:type="dxa"/>
            <w:vAlign w:val="center"/>
          </w:tcPr>
          <w:p w14:paraId="34DDC438"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06" w:author="Sony" w:date="2014-07-21T16:12:00Z">
                  <w:rPr>
                    <w:rFonts w:ascii="Times New Roman" w:hAnsi="Times New Roman" w:cs="Times New Roman"/>
                    <w:sz w:val="24"/>
                    <w:szCs w:val="24"/>
                  </w:rPr>
                </w:rPrChange>
              </w:rPr>
              <w:t>-</w:t>
            </w:r>
          </w:p>
        </w:tc>
        <w:tc>
          <w:tcPr>
            <w:tcW w:w="1276" w:type="dxa"/>
            <w:vAlign w:val="center"/>
          </w:tcPr>
          <w:p w14:paraId="3ABD5A22"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07" w:author="Sony" w:date="2014-07-21T16:12:00Z">
                  <w:rPr>
                    <w:rFonts w:ascii="Times New Roman" w:hAnsi="Times New Roman" w:cs="Times New Roman"/>
                    <w:sz w:val="24"/>
                    <w:szCs w:val="24"/>
                  </w:rPr>
                </w:rPrChange>
              </w:rPr>
              <w:t>Not Null</w:t>
            </w:r>
          </w:p>
        </w:tc>
      </w:tr>
      <w:tr w:rsidR="00AC5FFE" w:rsidRPr="00AC5FFE" w14:paraId="64149904" w14:textId="77777777" w:rsidTr="00AC5FFE">
        <w:trPr>
          <w:trHeight w:val="70"/>
        </w:trPr>
        <w:tc>
          <w:tcPr>
            <w:tcW w:w="1283" w:type="dxa"/>
            <w:vAlign w:val="center"/>
          </w:tcPr>
          <w:p w14:paraId="27A61FE0" w14:textId="77777777" w:rsidR="007D676D" w:rsidRPr="0035490C" w:rsidRDefault="007D676D" w:rsidP="00754471">
            <w:pPr>
              <w:rPr>
                <w:rStyle w:val="Heading2Char"/>
                <w:rFonts w:ascii="Times New Roman" w:hAnsi="Times New Roman" w:cs="Times New Roman"/>
                <w:b w:val="0"/>
                <w:color w:val="auto"/>
                <w:sz w:val="24"/>
                <w:szCs w:val="24"/>
              </w:rPr>
            </w:pPr>
            <w:bookmarkStart w:id="1908" w:name="_Toc393745259"/>
            <w:bookmarkStart w:id="1909" w:name="_Toc393747645"/>
            <w:r w:rsidRPr="0035490C">
              <w:rPr>
                <w:rStyle w:val="Heading2Char"/>
                <w:rFonts w:ascii="Times New Roman" w:hAnsi="Times New Roman" w:cs="Times New Roman"/>
                <w:b w:val="0"/>
                <w:color w:val="auto"/>
                <w:sz w:val="24"/>
                <w:szCs w:val="24"/>
              </w:rPr>
              <w:t>email</w:t>
            </w:r>
            <w:bookmarkEnd w:id="1908"/>
            <w:bookmarkEnd w:id="1909"/>
          </w:p>
        </w:tc>
        <w:tc>
          <w:tcPr>
            <w:tcW w:w="1975" w:type="dxa"/>
            <w:vAlign w:val="center"/>
          </w:tcPr>
          <w:p w14:paraId="2B219D6F"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10" w:author="Sony" w:date="2014-07-21T16:12:00Z">
                  <w:rPr>
                    <w:rFonts w:ascii="Times New Roman" w:hAnsi="Times New Roman" w:cs="Times New Roman"/>
                    <w:sz w:val="24"/>
                    <w:szCs w:val="24"/>
                  </w:rPr>
                </w:rPrChange>
              </w:rPr>
              <w:t>Email of patient</w:t>
            </w:r>
          </w:p>
        </w:tc>
        <w:tc>
          <w:tcPr>
            <w:tcW w:w="990" w:type="dxa"/>
            <w:vAlign w:val="center"/>
          </w:tcPr>
          <w:p w14:paraId="43A1629F" w14:textId="77777777" w:rsidR="007D676D" w:rsidRPr="00AC5FFE" w:rsidRDefault="007D676D"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911" w:author="Sony" w:date="2014-07-21T16:12:00Z">
                  <w:rPr>
                    <w:rFonts w:ascii="Times New Roman" w:hAnsi="Times New Roman" w:cs="Times New Roman"/>
                    <w:sz w:val="24"/>
                    <w:szCs w:val="24"/>
                  </w:rPr>
                </w:rPrChange>
              </w:rPr>
              <w:t>varchar</w:t>
            </w:r>
            <w:proofErr w:type="spellEnd"/>
          </w:p>
        </w:tc>
        <w:tc>
          <w:tcPr>
            <w:tcW w:w="990" w:type="dxa"/>
            <w:vAlign w:val="center"/>
          </w:tcPr>
          <w:p w14:paraId="2151498D"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12" w:author="Sony" w:date="2014-07-21T16:12:00Z">
                  <w:rPr>
                    <w:rFonts w:ascii="Times New Roman" w:hAnsi="Times New Roman" w:cs="Times New Roman"/>
                    <w:sz w:val="24"/>
                    <w:szCs w:val="24"/>
                  </w:rPr>
                </w:rPrChange>
              </w:rPr>
              <w:t>30</w:t>
            </w:r>
          </w:p>
        </w:tc>
        <w:tc>
          <w:tcPr>
            <w:tcW w:w="1249" w:type="dxa"/>
            <w:vAlign w:val="center"/>
          </w:tcPr>
          <w:p w14:paraId="467F6D41"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13" w:author="Sony" w:date="2014-07-21T16:12:00Z">
                  <w:rPr>
                    <w:rFonts w:ascii="Times New Roman" w:hAnsi="Times New Roman" w:cs="Times New Roman"/>
                    <w:sz w:val="24"/>
                    <w:szCs w:val="24"/>
                  </w:rPr>
                </w:rPrChange>
              </w:rPr>
              <w:t>-</w:t>
            </w:r>
          </w:p>
        </w:tc>
        <w:tc>
          <w:tcPr>
            <w:tcW w:w="1134" w:type="dxa"/>
            <w:vAlign w:val="center"/>
          </w:tcPr>
          <w:p w14:paraId="218F37F3"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14" w:author="Sony" w:date="2014-07-21T16:12:00Z">
                  <w:rPr>
                    <w:rFonts w:ascii="Times New Roman" w:hAnsi="Times New Roman" w:cs="Times New Roman"/>
                    <w:sz w:val="24"/>
                    <w:szCs w:val="24"/>
                  </w:rPr>
                </w:rPrChange>
              </w:rPr>
              <w:t>-</w:t>
            </w:r>
          </w:p>
        </w:tc>
        <w:tc>
          <w:tcPr>
            <w:tcW w:w="1276" w:type="dxa"/>
            <w:vAlign w:val="center"/>
          </w:tcPr>
          <w:p w14:paraId="0E6216E2" w14:textId="77777777" w:rsidR="007D676D" w:rsidRPr="00AC5FFE" w:rsidRDefault="007D676D" w:rsidP="00754471">
            <w:pPr>
              <w:rPr>
                <w:rFonts w:ascii="Times New Roman" w:hAnsi="Times New Roman" w:cs="Times New Roman"/>
                <w:sz w:val="24"/>
                <w:szCs w:val="24"/>
              </w:rPr>
            </w:pPr>
            <w:r w:rsidRPr="00AC5FFE">
              <w:rPr>
                <w:rFonts w:ascii="Times New Roman" w:eastAsiaTheme="minorHAnsi" w:hAnsi="Times New Roman" w:cs="Times New Roman"/>
                <w:color w:val="auto"/>
                <w:sz w:val="24"/>
                <w:szCs w:val="24"/>
                <w:rPrChange w:id="1915" w:author="Sony" w:date="2014-07-21T16:12:00Z">
                  <w:rPr>
                    <w:rFonts w:ascii="Times New Roman" w:hAnsi="Times New Roman" w:cs="Times New Roman"/>
                    <w:sz w:val="24"/>
                    <w:szCs w:val="24"/>
                  </w:rPr>
                </w:rPrChange>
              </w:rPr>
              <w:t xml:space="preserve">Not </w:t>
            </w:r>
            <w:r w:rsidRPr="00AC5FFE">
              <w:rPr>
                <w:rFonts w:ascii="Times New Roman" w:hAnsi="Times New Roman" w:cs="Times New Roman"/>
                <w:sz w:val="24"/>
                <w:szCs w:val="24"/>
              </w:rPr>
              <w:t>Null</w:t>
            </w:r>
          </w:p>
        </w:tc>
      </w:tr>
    </w:tbl>
    <w:p w14:paraId="3409CB53" w14:textId="5EC76BAF" w:rsidR="00735732" w:rsidRDefault="00735732" w:rsidP="00754471">
      <w:pPr>
        <w:rPr>
          <w:rFonts w:ascii="Times New Roman" w:eastAsiaTheme="minorHAnsi" w:hAnsi="Times New Roman" w:cs="Times New Roman"/>
          <w:sz w:val="36"/>
          <w:szCs w:val="36"/>
          <w:lang w:bidi="ar-SA"/>
        </w:rPr>
      </w:pPr>
    </w:p>
    <w:p w14:paraId="3AA5EC69" w14:textId="77777777" w:rsidR="009A35A7" w:rsidRDefault="009A35A7" w:rsidP="00754471">
      <w:pPr>
        <w:rPr>
          <w:rFonts w:ascii="Times New Roman" w:hAnsi="Times New Roman"/>
          <w:b/>
          <w:bCs/>
          <w:szCs w:val="22"/>
        </w:rPr>
      </w:pPr>
    </w:p>
    <w:p w14:paraId="0A6B3AE9" w14:textId="77777777" w:rsidR="00ED7C45" w:rsidRDefault="001F3FD0" w:rsidP="00754471">
      <w:pPr>
        <w:rPr>
          <w:rStyle w:val="Heading2Char"/>
          <w:rFonts w:ascii="Times New Roman" w:hAnsi="Times New Roman" w:cs="Times New Roman"/>
          <w:color w:val="auto"/>
          <w:sz w:val="28"/>
          <w:szCs w:val="28"/>
        </w:rPr>
      </w:pPr>
      <w:bookmarkStart w:id="1916" w:name="_Toc393745260"/>
      <w:bookmarkStart w:id="1917" w:name="_Toc393747646"/>
      <w:r>
        <w:rPr>
          <w:rStyle w:val="Heading2Char"/>
          <w:rFonts w:ascii="Times New Roman" w:hAnsi="Times New Roman" w:cs="Times New Roman"/>
          <w:color w:val="auto"/>
          <w:sz w:val="28"/>
          <w:szCs w:val="28"/>
        </w:rPr>
        <w:lastRenderedPageBreak/>
        <w:t>DB-02</w:t>
      </w:r>
      <w:r w:rsidR="00ED7C45">
        <w:rPr>
          <w:rStyle w:val="Heading2Char"/>
          <w:rFonts w:ascii="Times New Roman" w:hAnsi="Times New Roman" w:cs="Times New Roman"/>
          <w:color w:val="auto"/>
          <w:sz w:val="28"/>
          <w:szCs w:val="28"/>
        </w:rPr>
        <w:t>: dentist</w:t>
      </w:r>
      <w:bookmarkEnd w:id="1916"/>
      <w:bookmarkEnd w:id="1917"/>
    </w:p>
    <w:p w14:paraId="3E5A26F5" w14:textId="77777777" w:rsidR="0088071E" w:rsidRDefault="0088071E" w:rsidP="00754471">
      <w:pPr>
        <w:rPr>
          <w:rStyle w:val="Heading2Char"/>
          <w:rFonts w:ascii="Times New Roman" w:hAnsi="Times New Roman" w:cs="Times New Roman"/>
          <w:color w:val="auto"/>
          <w:sz w:val="28"/>
          <w:szCs w:val="28"/>
        </w:rPr>
      </w:pPr>
    </w:p>
    <w:p w14:paraId="4EBFAA0D" w14:textId="77777777" w:rsidR="00735732" w:rsidRDefault="00ED7C45" w:rsidP="0088071E">
      <w:pPr>
        <w:jc w:val="center"/>
        <w:rPr>
          <w:rFonts w:ascii="Times New Roman" w:eastAsiaTheme="minorHAnsi" w:hAnsi="Times New Roman" w:cs="Times New Roman"/>
          <w:sz w:val="36"/>
          <w:szCs w:val="36"/>
          <w:lang w:bidi="ar-SA"/>
        </w:rPr>
      </w:pPr>
      <w:bookmarkStart w:id="1918" w:name="_Toc393745261"/>
      <w:r>
        <w:rPr>
          <w:rFonts w:ascii="Times New Roman" w:eastAsiaTheme="minorHAnsi" w:hAnsi="Times New Roman" w:cs="Times New Roman"/>
          <w:noProof/>
          <w:sz w:val="36"/>
          <w:szCs w:val="36"/>
        </w:rPr>
        <w:drawing>
          <wp:inline distT="0" distB="0" distL="0" distR="0" wp14:anchorId="013DE263" wp14:editId="3E22AAB6">
            <wp:extent cx="3244647" cy="2458193"/>
            <wp:effectExtent l="0" t="0" r="0" b="0"/>
            <wp:docPr id="5" name="Picture 5" descr="D:\from desktop\senior project\progress1\usecase\cd.jpg\dentis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rom desktop\senior project\progress1\usecase\cd.jpg\dentist-db.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58201" cy="2468462"/>
                    </a:xfrm>
                    <a:prstGeom prst="rect">
                      <a:avLst/>
                    </a:prstGeom>
                    <a:noFill/>
                    <a:ln>
                      <a:noFill/>
                    </a:ln>
                  </pic:spPr>
                </pic:pic>
              </a:graphicData>
            </a:graphic>
          </wp:inline>
        </w:drawing>
      </w:r>
      <w:bookmarkEnd w:id="1918"/>
    </w:p>
    <w:p w14:paraId="1FA8A9C5" w14:textId="77777777" w:rsidR="0088071E" w:rsidRDefault="0088071E" w:rsidP="00754471">
      <w:pPr>
        <w:rPr>
          <w:rStyle w:val="Heading2Char"/>
          <w:rFonts w:ascii="Times New Roman" w:hAnsi="Times New Roman" w:cs="Times New Roman"/>
          <w:color w:val="auto"/>
          <w:sz w:val="24"/>
          <w:szCs w:val="24"/>
        </w:rPr>
      </w:pPr>
      <w:bookmarkStart w:id="1919" w:name="_Toc393745262"/>
    </w:p>
    <w:p w14:paraId="29EB9169" w14:textId="41F328C8" w:rsidR="00ED7C45" w:rsidRDefault="00AC5FFE" w:rsidP="00754471">
      <w:pPr>
        <w:rPr>
          <w:rStyle w:val="Heading2Char"/>
          <w:rFonts w:ascii="Times New Roman" w:hAnsi="Times New Roman" w:cs="Times New Roman"/>
          <w:color w:val="auto"/>
          <w:sz w:val="24"/>
          <w:szCs w:val="24"/>
        </w:rPr>
      </w:pPr>
      <w:bookmarkStart w:id="1920" w:name="_Toc393747647"/>
      <w:r>
        <w:rPr>
          <w:rStyle w:val="Heading2Char"/>
          <w:rFonts w:ascii="Times New Roman" w:hAnsi="Times New Roman" w:cs="Times New Roman"/>
          <w:color w:val="auto"/>
          <w:sz w:val="24"/>
          <w:szCs w:val="24"/>
        </w:rPr>
        <w:t>Description</w:t>
      </w:r>
      <w:bookmarkEnd w:id="1919"/>
      <w:bookmarkEnd w:id="1920"/>
    </w:p>
    <w:p w14:paraId="03C114F2" w14:textId="77777777" w:rsidR="00AC5FFE" w:rsidRDefault="00AC5FFE" w:rsidP="00754471">
      <w:pPr>
        <w:rPr>
          <w:rStyle w:val="Heading2Char"/>
          <w:rFonts w:ascii="Times New Roman" w:hAnsi="Times New Roman" w:cs="Times New Roman"/>
          <w:color w:val="auto"/>
          <w:sz w:val="24"/>
          <w:szCs w:val="24"/>
        </w:rPr>
      </w:pPr>
    </w:p>
    <w:tbl>
      <w:tblPr>
        <w:tblW w:w="8931"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276"/>
      </w:tblGrid>
      <w:tr w:rsidR="00AC5FFE" w:rsidRPr="00FF7453" w14:paraId="2D1E00E7" w14:textId="77777777" w:rsidTr="00AC5FFE">
        <w:trPr>
          <w:trHeight w:val="260"/>
        </w:trPr>
        <w:tc>
          <w:tcPr>
            <w:tcW w:w="1317" w:type="dxa"/>
            <w:shd w:val="clear" w:color="auto" w:fill="D9D9D9" w:themeFill="background1" w:themeFillShade="D9"/>
            <w:vAlign w:val="center"/>
          </w:tcPr>
          <w:p w14:paraId="4A739286"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4EC8FEA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0FDE8D6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67E2C95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0252AED4"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3909B28A"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276" w:type="dxa"/>
            <w:shd w:val="clear" w:color="auto" w:fill="D9D9D9" w:themeFill="background1" w:themeFillShade="D9"/>
            <w:vAlign w:val="center"/>
          </w:tcPr>
          <w:p w14:paraId="44132277"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1B49D0C9" w14:textId="77777777" w:rsidTr="00AC5FFE">
        <w:tc>
          <w:tcPr>
            <w:tcW w:w="1317" w:type="dxa"/>
            <w:vAlign w:val="center"/>
          </w:tcPr>
          <w:p w14:paraId="7315774E" w14:textId="77777777" w:rsidR="00AC5FFE" w:rsidRPr="009451A1" w:rsidRDefault="00AC5FFE" w:rsidP="00754471">
            <w:pPr>
              <w:rPr>
                <w:rStyle w:val="Heading2Char"/>
                <w:rFonts w:ascii="Times New Roman" w:hAnsi="Times New Roman" w:cs="Times New Roman"/>
                <w:b w:val="0"/>
                <w:color w:val="auto"/>
                <w:sz w:val="24"/>
                <w:szCs w:val="24"/>
              </w:rPr>
            </w:pPr>
            <w:bookmarkStart w:id="1921" w:name="_Toc393745263"/>
            <w:bookmarkStart w:id="1922" w:name="_Toc393747648"/>
            <w:proofErr w:type="spellStart"/>
            <w:r w:rsidRPr="009451A1">
              <w:rPr>
                <w:rStyle w:val="Heading2Char"/>
                <w:rFonts w:ascii="Times New Roman" w:hAnsi="Times New Roman" w:cs="Times New Roman"/>
                <w:b w:val="0"/>
                <w:color w:val="auto"/>
                <w:sz w:val="24"/>
                <w:szCs w:val="24"/>
              </w:rPr>
              <w:t>dentistID</w:t>
            </w:r>
            <w:bookmarkEnd w:id="1921"/>
            <w:bookmarkEnd w:id="1922"/>
            <w:proofErr w:type="spellEnd"/>
          </w:p>
        </w:tc>
        <w:tc>
          <w:tcPr>
            <w:tcW w:w="1975" w:type="dxa"/>
            <w:vAlign w:val="center"/>
          </w:tcPr>
          <w:p w14:paraId="198EDFED" w14:textId="77777777" w:rsidR="00AC5FFE" w:rsidRPr="009451A1" w:rsidRDefault="00AC5FFE" w:rsidP="00754471">
            <w:pPr>
              <w:rPr>
                <w:rStyle w:val="Heading2Char"/>
                <w:rFonts w:ascii="Times New Roman" w:hAnsi="Times New Roman" w:cs="Times New Roman"/>
                <w:b w:val="0"/>
                <w:color w:val="auto"/>
                <w:sz w:val="24"/>
                <w:szCs w:val="24"/>
              </w:rPr>
            </w:pPr>
            <w:bookmarkStart w:id="1923" w:name="_Toc393745264"/>
            <w:bookmarkStart w:id="1924" w:name="_Toc393747649"/>
            <w:proofErr w:type="spellStart"/>
            <w:r w:rsidRPr="009451A1">
              <w:rPr>
                <w:rStyle w:val="Heading2Char"/>
                <w:rFonts w:ascii="Times New Roman" w:hAnsi="Times New Roman" w:cs="Times New Roman"/>
                <w:b w:val="0"/>
                <w:color w:val="auto"/>
                <w:sz w:val="24"/>
                <w:szCs w:val="24"/>
              </w:rPr>
              <w:t>dentistID</w:t>
            </w:r>
            <w:bookmarkEnd w:id="1923"/>
            <w:bookmarkEnd w:id="1924"/>
            <w:proofErr w:type="spellEnd"/>
          </w:p>
        </w:tc>
        <w:tc>
          <w:tcPr>
            <w:tcW w:w="990" w:type="dxa"/>
            <w:vAlign w:val="center"/>
          </w:tcPr>
          <w:p w14:paraId="193152D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444412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198515D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21A4BA2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4786D94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F94A40A" w14:textId="77777777" w:rsidTr="00AC5FFE">
        <w:tc>
          <w:tcPr>
            <w:tcW w:w="1317" w:type="dxa"/>
            <w:vAlign w:val="center"/>
          </w:tcPr>
          <w:p w14:paraId="79DB62A4" w14:textId="77777777" w:rsidR="00AC5FFE" w:rsidRPr="009451A1" w:rsidRDefault="00AC5FFE" w:rsidP="00754471">
            <w:pPr>
              <w:rPr>
                <w:rStyle w:val="Heading2Char"/>
                <w:rFonts w:ascii="Times New Roman" w:hAnsi="Times New Roman" w:cs="Times New Roman"/>
                <w:b w:val="0"/>
                <w:color w:val="auto"/>
                <w:sz w:val="24"/>
                <w:szCs w:val="24"/>
              </w:rPr>
            </w:pPr>
            <w:bookmarkStart w:id="1925" w:name="_Toc393745265"/>
            <w:bookmarkStart w:id="1926" w:name="_Toc393747650"/>
            <w:r w:rsidRPr="009451A1">
              <w:rPr>
                <w:rStyle w:val="Heading2Char"/>
                <w:rFonts w:ascii="Times New Roman" w:hAnsi="Times New Roman" w:cs="Times New Roman"/>
                <w:b w:val="0"/>
                <w:color w:val="auto"/>
                <w:sz w:val="24"/>
                <w:szCs w:val="24"/>
              </w:rPr>
              <w:t>password</w:t>
            </w:r>
            <w:bookmarkEnd w:id="1925"/>
            <w:bookmarkEnd w:id="1926"/>
          </w:p>
        </w:tc>
        <w:tc>
          <w:tcPr>
            <w:tcW w:w="1975" w:type="dxa"/>
            <w:vAlign w:val="center"/>
          </w:tcPr>
          <w:p w14:paraId="7064338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Password of dentist</w:t>
            </w:r>
          </w:p>
        </w:tc>
        <w:tc>
          <w:tcPr>
            <w:tcW w:w="990" w:type="dxa"/>
            <w:vAlign w:val="center"/>
          </w:tcPr>
          <w:p w14:paraId="4F1A795F"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45AF009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65B55FF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A30584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BB7A72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7D4523A" w14:textId="77777777" w:rsidTr="00AC5FFE">
        <w:tc>
          <w:tcPr>
            <w:tcW w:w="1317" w:type="dxa"/>
            <w:vAlign w:val="center"/>
          </w:tcPr>
          <w:p w14:paraId="4465ECCC" w14:textId="77777777" w:rsidR="00AC5FFE" w:rsidRPr="009451A1" w:rsidRDefault="00AC5FFE" w:rsidP="00754471">
            <w:pPr>
              <w:rPr>
                <w:rStyle w:val="Heading2Char"/>
                <w:rFonts w:ascii="Times New Roman" w:hAnsi="Times New Roman" w:cs="Times New Roman"/>
                <w:b w:val="0"/>
                <w:color w:val="auto"/>
                <w:sz w:val="24"/>
                <w:szCs w:val="24"/>
              </w:rPr>
            </w:pPr>
            <w:bookmarkStart w:id="1927" w:name="_Toc393745266"/>
            <w:bookmarkStart w:id="1928" w:name="_Toc393747651"/>
            <w:proofErr w:type="spellStart"/>
            <w:r w:rsidRPr="009451A1">
              <w:rPr>
                <w:rStyle w:val="Heading2Char"/>
                <w:rFonts w:ascii="Times New Roman" w:hAnsi="Times New Roman" w:cs="Times New Roman"/>
                <w:b w:val="0"/>
                <w:color w:val="auto"/>
                <w:sz w:val="24"/>
                <w:szCs w:val="24"/>
              </w:rPr>
              <w:t>f_name</w:t>
            </w:r>
            <w:bookmarkEnd w:id="1927"/>
            <w:bookmarkEnd w:id="1928"/>
            <w:proofErr w:type="spellEnd"/>
          </w:p>
        </w:tc>
        <w:tc>
          <w:tcPr>
            <w:tcW w:w="1975" w:type="dxa"/>
            <w:vAlign w:val="center"/>
          </w:tcPr>
          <w:p w14:paraId="153A2DC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First name of dentist in English</w:t>
            </w:r>
          </w:p>
        </w:tc>
        <w:tc>
          <w:tcPr>
            <w:tcW w:w="990" w:type="dxa"/>
            <w:vAlign w:val="center"/>
          </w:tcPr>
          <w:p w14:paraId="73FB9CDC"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6BD9524"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20F4B3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FC62F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122319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5C059AE" w14:textId="77777777" w:rsidTr="00AC5FFE">
        <w:tc>
          <w:tcPr>
            <w:tcW w:w="1317" w:type="dxa"/>
            <w:vAlign w:val="center"/>
          </w:tcPr>
          <w:p w14:paraId="57637102" w14:textId="77777777" w:rsidR="00AC5FFE" w:rsidRPr="009451A1" w:rsidRDefault="00AC5FFE" w:rsidP="00754471">
            <w:pPr>
              <w:rPr>
                <w:rStyle w:val="Heading2Char"/>
                <w:rFonts w:ascii="Times New Roman" w:hAnsi="Times New Roman" w:cs="Times New Roman"/>
                <w:b w:val="0"/>
                <w:color w:val="auto"/>
                <w:sz w:val="24"/>
                <w:szCs w:val="24"/>
              </w:rPr>
            </w:pPr>
            <w:bookmarkStart w:id="1929" w:name="_Toc393745267"/>
            <w:bookmarkStart w:id="1930" w:name="_Toc393747652"/>
            <w:proofErr w:type="spellStart"/>
            <w:r w:rsidRPr="009451A1">
              <w:rPr>
                <w:rStyle w:val="Heading2Char"/>
                <w:rFonts w:ascii="Times New Roman" w:hAnsi="Times New Roman" w:cs="Times New Roman"/>
                <w:b w:val="0"/>
                <w:color w:val="auto"/>
                <w:sz w:val="24"/>
                <w:szCs w:val="24"/>
              </w:rPr>
              <w:t>l_name</w:t>
            </w:r>
            <w:bookmarkEnd w:id="1929"/>
            <w:bookmarkEnd w:id="1930"/>
            <w:proofErr w:type="spellEnd"/>
          </w:p>
        </w:tc>
        <w:tc>
          <w:tcPr>
            <w:tcW w:w="1975" w:type="dxa"/>
            <w:vAlign w:val="center"/>
          </w:tcPr>
          <w:p w14:paraId="1CF32F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Last name of dentist in English</w:t>
            </w:r>
          </w:p>
        </w:tc>
        <w:tc>
          <w:tcPr>
            <w:tcW w:w="990" w:type="dxa"/>
            <w:vAlign w:val="center"/>
          </w:tcPr>
          <w:p w14:paraId="387E59D1"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6248683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ED1DB4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D6AEA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7DF61CE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6519B7B" w14:textId="77777777" w:rsidTr="00AC5FFE">
        <w:tc>
          <w:tcPr>
            <w:tcW w:w="1317" w:type="dxa"/>
            <w:vAlign w:val="center"/>
          </w:tcPr>
          <w:p w14:paraId="1F3D6139" w14:textId="77777777" w:rsidR="00AC5FFE" w:rsidRPr="009451A1" w:rsidRDefault="00AC5FFE" w:rsidP="00754471">
            <w:pPr>
              <w:rPr>
                <w:rStyle w:val="Heading2Char"/>
                <w:rFonts w:ascii="Times New Roman" w:hAnsi="Times New Roman" w:cs="Times New Roman"/>
                <w:b w:val="0"/>
                <w:color w:val="auto"/>
                <w:sz w:val="24"/>
                <w:szCs w:val="24"/>
              </w:rPr>
            </w:pPr>
            <w:bookmarkStart w:id="1931" w:name="_Toc393745268"/>
            <w:bookmarkStart w:id="1932" w:name="_Toc393747653"/>
            <w:r w:rsidRPr="009451A1">
              <w:rPr>
                <w:rStyle w:val="Heading2Char"/>
                <w:rFonts w:ascii="Times New Roman" w:hAnsi="Times New Roman" w:cs="Times New Roman"/>
                <w:b w:val="0"/>
                <w:color w:val="auto"/>
                <w:sz w:val="24"/>
                <w:szCs w:val="24"/>
              </w:rPr>
              <w:t>address</w:t>
            </w:r>
            <w:bookmarkEnd w:id="1931"/>
            <w:bookmarkEnd w:id="1932"/>
          </w:p>
        </w:tc>
        <w:tc>
          <w:tcPr>
            <w:tcW w:w="1975" w:type="dxa"/>
            <w:vAlign w:val="center"/>
          </w:tcPr>
          <w:p w14:paraId="10C78899" w14:textId="3D948CE5"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Address of dentist</w:t>
            </w:r>
          </w:p>
        </w:tc>
        <w:tc>
          <w:tcPr>
            <w:tcW w:w="990" w:type="dxa"/>
            <w:vAlign w:val="center"/>
          </w:tcPr>
          <w:p w14:paraId="51D01499"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6B302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0C686F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1D96601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2CF24BC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190821B8" w14:textId="77777777" w:rsidTr="00AC5FFE">
        <w:trPr>
          <w:trHeight w:val="70"/>
        </w:trPr>
        <w:tc>
          <w:tcPr>
            <w:tcW w:w="1317" w:type="dxa"/>
            <w:vAlign w:val="center"/>
          </w:tcPr>
          <w:p w14:paraId="63C6B27F" w14:textId="77777777" w:rsidR="00AC5FFE" w:rsidRPr="009451A1" w:rsidRDefault="00AC5FFE" w:rsidP="00754471">
            <w:pPr>
              <w:rPr>
                <w:rStyle w:val="Heading2Char"/>
                <w:rFonts w:ascii="Times New Roman" w:hAnsi="Times New Roman" w:cs="Times New Roman"/>
                <w:b w:val="0"/>
                <w:color w:val="auto"/>
                <w:sz w:val="24"/>
                <w:szCs w:val="24"/>
              </w:rPr>
            </w:pPr>
            <w:bookmarkStart w:id="1933" w:name="_Toc393745269"/>
            <w:bookmarkStart w:id="1934" w:name="_Toc393747654"/>
            <w:proofErr w:type="spellStart"/>
            <w:r w:rsidRPr="009451A1">
              <w:rPr>
                <w:rStyle w:val="Heading2Char"/>
                <w:rFonts w:ascii="Times New Roman" w:hAnsi="Times New Roman" w:cs="Times New Roman"/>
                <w:b w:val="0"/>
                <w:color w:val="auto"/>
                <w:sz w:val="24"/>
                <w:szCs w:val="24"/>
              </w:rPr>
              <w:t>tel</w:t>
            </w:r>
            <w:bookmarkEnd w:id="1933"/>
            <w:bookmarkEnd w:id="1934"/>
            <w:proofErr w:type="spellEnd"/>
          </w:p>
        </w:tc>
        <w:tc>
          <w:tcPr>
            <w:tcW w:w="1975" w:type="dxa"/>
            <w:vAlign w:val="center"/>
          </w:tcPr>
          <w:p w14:paraId="58BA92CB" w14:textId="1C7407FD"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Pr="00D2712E">
              <w:rPr>
                <w:rFonts w:ascii="Times New Roman" w:hAnsi="Times New Roman" w:cs="Times New Roman"/>
                <w:sz w:val="24"/>
                <w:szCs w:val="24"/>
              </w:rPr>
              <w:t xml:space="preserve">of </w:t>
            </w:r>
            <w:r>
              <w:rPr>
                <w:rStyle w:val="Heading2Char"/>
                <w:rFonts w:ascii="Times New Roman" w:hAnsi="Times New Roman" w:cs="Times New Roman"/>
                <w:b w:val="0"/>
                <w:color w:val="auto"/>
                <w:sz w:val="24"/>
                <w:szCs w:val="24"/>
              </w:rPr>
              <w:t>dentist</w:t>
            </w:r>
          </w:p>
        </w:tc>
        <w:tc>
          <w:tcPr>
            <w:tcW w:w="990" w:type="dxa"/>
            <w:vAlign w:val="center"/>
          </w:tcPr>
          <w:p w14:paraId="089E5BBA"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3E31AA3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25BC9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EBA6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5B20EBE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72DC2D41" w14:textId="77777777" w:rsidTr="00AC5FFE">
        <w:trPr>
          <w:trHeight w:val="70"/>
        </w:trPr>
        <w:tc>
          <w:tcPr>
            <w:tcW w:w="1317" w:type="dxa"/>
            <w:vAlign w:val="center"/>
          </w:tcPr>
          <w:p w14:paraId="680246EA" w14:textId="77777777" w:rsidR="00AC5FFE" w:rsidRPr="009451A1" w:rsidRDefault="00AC5FFE" w:rsidP="00754471">
            <w:pPr>
              <w:rPr>
                <w:rStyle w:val="Heading2Char"/>
                <w:rFonts w:ascii="Times New Roman" w:hAnsi="Times New Roman" w:cs="Times New Roman"/>
                <w:b w:val="0"/>
                <w:color w:val="auto"/>
                <w:sz w:val="24"/>
                <w:szCs w:val="24"/>
              </w:rPr>
            </w:pPr>
            <w:bookmarkStart w:id="1935" w:name="_Toc393745270"/>
            <w:bookmarkStart w:id="1936" w:name="_Toc393747655"/>
            <w:r w:rsidRPr="009451A1">
              <w:rPr>
                <w:rStyle w:val="Heading2Char"/>
                <w:rFonts w:ascii="Times New Roman" w:hAnsi="Times New Roman" w:cs="Times New Roman"/>
                <w:b w:val="0"/>
                <w:color w:val="auto"/>
                <w:sz w:val="24"/>
                <w:szCs w:val="24"/>
              </w:rPr>
              <w:t>email</w:t>
            </w:r>
            <w:bookmarkEnd w:id="1935"/>
            <w:bookmarkEnd w:id="1936"/>
          </w:p>
        </w:tc>
        <w:tc>
          <w:tcPr>
            <w:tcW w:w="1975" w:type="dxa"/>
            <w:vAlign w:val="center"/>
          </w:tcPr>
          <w:p w14:paraId="3A676C41" w14:textId="5C87DB3E" w:rsidR="00AC5FF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Email of dentist</w:t>
            </w:r>
          </w:p>
        </w:tc>
        <w:tc>
          <w:tcPr>
            <w:tcW w:w="990" w:type="dxa"/>
            <w:vAlign w:val="center"/>
          </w:tcPr>
          <w:p w14:paraId="2CB0CD03" w14:textId="77777777" w:rsidR="00AC5FFE" w:rsidRPr="009451A1" w:rsidRDefault="00AC5FF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0" w:type="dxa"/>
            <w:vAlign w:val="center"/>
          </w:tcPr>
          <w:p w14:paraId="15B5A5F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74ABA45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7CD0B6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276" w:type="dxa"/>
            <w:vAlign w:val="center"/>
          </w:tcPr>
          <w:p w14:paraId="103C42D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D363712" w14:textId="77777777" w:rsidR="00ED7C45" w:rsidRPr="00392646" w:rsidRDefault="00ED7C45" w:rsidP="00754471">
      <w:pPr>
        <w:rPr>
          <w:rStyle w:val="Heading2Char"/>
          <w:rFonts w:ascii="Times New Roman" w:hAnsi="Times New Roman" w:cs="Times New Roman"/>
          <w:color w:val="auto"/>
          <w:sz w:val="24"/>
          <w:szCs w:val="24"/>
        </w:rPr>
      </w:pPr>
    </w:p>
    <w:p w14:paraId="0256C674" w14:textId="77777777" w:rsidR="00ED7C45" w:rsidRDefault="00ED7C45" w:rsidP="00754471">
      <w:pPr>
        <w:rPr>
          <w:rFonts w:ascii="Times New Roman" w:eastAsiaTheme="minorHAnsi" w:hAnsi="Times New Roman" w:cs="Times New Roman"/>
          <w:sz w:val="36"/>
          <w:szCs w:val="36"/>
          <w:lang w:bidi="ar-SA"/>
        </w:rPr>
      </w:pPr>
    </w:p>
    <w:p w14:paraId="56080EC8" w14:textId="77777777" w:rsidR="00735732" w:rsidRDefault="00735732" w:rsidP="00754471">
      <w:pPr>
        <w:rPr>
          <w:rFonts w:ascii="Times New Roman" w:eastAsiaTheme="minorHAnsi" w:hAnsi="Times New Roman" w:cs="Times New Roman"/>
          <w:sz w:val="36"/>
          <w:szCs w:val="36"/>
          <w:lang w:bidi="ar-SA"/>
        </w:rPr>
      </w:pPr>
    </w:p>
    <w:p w14:paraId="0E2BE2CE" w14:textId="77777777" w:rsidR="00735732" w:rsidRDefault="00735732" w:rsidP="00754471">
      <w:pPr>
        <w:rPr>
          <w:rFonts w:ascii="Times New Roman" w:eastAsiaTheme="minorHAnsi" w:hAnsi="Times New Roman" w:cs="Times New Roman"/>
          <w:sz w:val="36"/>
          <w:szCs w:val="36"/>
          <w:lang w:bidi="ar-SA"/>
        </w:rPr>
      </w:pPr>
    </w:p>
    <w:p w14:paraId="44A8C2A4" w14:textId="77777777" w:rsidR="00735732" w:rsidRDefault="00735732" w:rsidP="00754471">
      <w:pPr>
        <w:rPr>
          <w:rFonts w:ascii="Times New Roman" w:eastAsiaTheme="minorHAnsi" w:hAnsi="Times New Roman" w:cs="Times New Roman"/>
          <w:sz w:val="36"/>
          <w:szCs w:val="36"/>
          <w:lang w:bidi="ar-SA"/>
        </w:rPr>
      </w:pPr>
    </w:p>
    <w:p w14:paraId="193FE433" w14:textId="77777777" w:rsidR="00735732" w:rsidRDefault="00735732" w:rsidP="00754471">
      <w:pPr>
        <w:rPr>
          <w:rFonts w:ascii="Times New Roman" w:eastAsiaTheme="minorHAnsi" w:hAnsi="Times New Roman" w:cs="Times New Roman"/>
          <w:sz w:val="36"/>
          <w:szCs w:val="36"/>
          <w:lang w:bidi="ar-SA"/>
        </w:rPr>
      </w:pPr>
    </w:p>
    <w:p w14:paraId="43222B1B" w14:textId="77777777" w:rsidR="00735732" w:rsidRDefault="00735732" w:rsidP="00754471">
      <w:pPr>
        <w:rPr>
          <w:rFonts w:ascii="Times New Roman" w:eastAsiaTheme="minorHAnsi" w:hAnsi="Times New Roman" w:cs="Times New Roman"/>
          <w:sz w:val="36"/>
          <w:szCs w:val="36"/>
          <w:lang w:bidi="ar-SA"/>
        </w:rPr>
      </w:pPr>
    </w:p>
    <w:p w14:paraId="13EBEA04" w14:textId="77777777" w:rsidR="0088071E" w:rsidRDefault="0088071E" w:rsidP="00754471">
      <w:pPr>
        <w:rPr>
          <w:rFonts w:ascii="Times New Roman" w:eastAsiaTheme="minorHAnsi" w:hAnsi="Times New Roman" w:cs="Times New Roman"/>
          <w:sz w:val="36"/>
          <w:szCs w:val="36"/>
          <w:lang w:bidi="ar-SA"/>
        </w:rPr>
      </w:pPr>
    </w:p>
    <w:p w14:paraId="2485AEFA" w14:textId="77777777" w:rsidR="0088071E" w:rsidRDefault="0088071E" w:rsidP="00754471">
      <w:pPr>
        <w:rPr>
          <w:rFonts w:ascii="Times New Roman" w:eastAsiaTheme="minorHAnsi" w:hAnsi="Times New Roman" w:cs="Times New Roman"/>
          <w:sz w:val="36"/>
          <w:szCs w:val="36"/>
          <w:lang w:bidi="ar-SA"/>
        </w:rPr>
      </w:pPr>
    </w:p>
    <w:p w14:paraId="10DC7597" w14:textId="77777777" w:rsidR="001F3FD0" w:rsidRDefault="001F3FD0" w:rsidP="00754471">
      <w:pPr>
        <w:rPr>
          <w:rStyle w:val="Heading2Char"/>
          <w:rFonts w:ascii="Times New Roman" w:hAnsi="Times New Roman" w:cs="Times New Roman"/>
          <w:color w:val="auto"/>
          <w:sz w:val="28"/>
          <w:szCs w:val="28"/>
        </w:rPr>
      </w:pPr>
      <w:bookmarkStart w:id="1937" w:name="_Toc393745271"/>
      <w:bookmarkStart w:id="1938" w:name="_Toc393747656"/>
      <w:r>
        <w:rPr>
          <w:rStyle w:val="Heading2Char"/>
          <w:rFonts w:ascii="Times New Roman" w:hAnsi="Times New Roman" w:cs="Times New Roman"/>
          <w:color w:val="auto"/>
          <w:sz w:val="28"/>
          <w:szCs w:val="28"/>
        </w:rPr>
        <w:lastRenderedPageBreak/>
        <w:t xml:space="preserve">DB-03: </w:t>
      </w:r>
      <w:r w:rsidR="00F960B4">
        <w:rPr>
          <w:rStyle w:val="Heading2Char"/>
          <w:rFonts w:ascii="Times New Roman" w:hAnsi="Times New Roman" w:cs="Times New Roman"/>
          <w:color w:val="auto"/>
          <w:sz w:val="28"/>
          <w:szCs w:val="28"/>
        </w:rPr>
        <w:t>o</w:t>
      </w:r>
      <w:r>
        <w:rPr>
          <w:rStyle w:val="Heading2Char"/>
          <w:rFonts w:ascii="Times New Roman" w:hAnsi="Times New Roman" w:cs="Times New Roman"/>
          <w:color w:val="auto"/>
          <w:sz w:val="28"/>
          <w:szCs w:val="28"/>
        </w:rPr>
        <w:t>fficer</w:t>
      </w:r>
      <w:bookmarkEnd w:id="1937"/>
      <w:bookmarkEnd w:id="1938"/>
    </w:p>
    <w:p w14:paraId="23956D9B" w14:textId="77777777" w:rsidR="0088071E" w:rsidRDefault="0088071E" w:rsidP="00754471">
      <w:pPr>
        <w:rPr>
          <w:rStyle w:val="Heading2Char"/>
          <w:rFonts w:ascii="Times New Roman" w:hAnsi="Times New Roman" w:cs="Times New Roman"/>
          <w:color w:val="auto"/>
          <w:sz w:val="28"/>
          <w:szCs w:val="28"/>
        </w:rPr>
      </w:pPr>
    </w:p>
    <w:p w14:paraId="7497DFF8" w14:textId="77777777" w:rsidR="001F3FD0" w:rsidRDefault="001F3FD0" w:rsidP="0088071E">
      <w:pPr>
        <w:jc w:val="center"/>
        <w:rPr>
          <w:rStyle w:val="Heading2Char"/>
          <w:rFonts w:ascii="Times New Roman" w:hAnsi="Times New Roman" w:cs="Times New Roman"/>
          <w:color w:val="auto"/>
          <w:sz w:val="28"/>
          <w:szCs w:val="28"/>
        </w:rPr>
      </w:pPr>
      <w:r>
        <w:rPr>
          <w:rFonts w:ascii="Times New Roman" w:eastAsiaTheme="majorEastAsia" w:hAnsi="Times New Roman" w:cs="Times New Roman"/>
          <w:b/>
          <w:bCs/>
          <w:noProof/>
          <w:color w:val="auto"/>
          <w:sz w:val="28"/>
        </w:rPr>
        <w:drawing>
          <wp:inline distT="0" distB="0" distL="0" distR="0" wp14:anchorId="52FBD98D" wp14:editId="22D5D5AF">
            <wp:extent cx="3040875" cy="2303813"/>
            <wp:effectExtent l="0" t="0" r="7620" b="1270"/>
            <wp:docPr id="8" name="Picture 8" descr="D:\from desktop\senior project\progress1\usecase\cd.jpg\office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rom desktop\senior project\progress1\usecase\cd.jpg\officer-db.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4040" cy="2306211"/>
                    </a:xfrm>
                    <a:prstGeom prst="rect">
                      <a:avLst/>
                    </a:prstGeom>
                    <a:noFill/>
                    <a:ln>
                      <a:noFill/>
                    </a:ln>
                  </pic:spPr>
                </pic:pic>
              </a:graphicData>
            </a:graphic>
          </wp:inline>
        </w:drawing>
      </w:r>
    </w:p>
    <w:p w14:paraId="37968071" w14:textId="77777777" w:rsidR="0088071E" w:rsidRDefault="0088071E" w:rsidP="00754471">
      <w:pPr>
        <w:rPr>
          <w:rStyle w:val="Heading2Char"/>
          <w:rFonts w:ascii="Times New Roman" w:hAnsi="Times New Roman" w:cs="Times New Roman"/>
          <w:color w:val="auto"/>
          <w:sz w:val="24"/>
          <w:szCs w:val="24"/>
        </w:rPr>
      </w:pPr>
      <w:bookmarkStart w:id="1939" w:name="_Toc393745272"/>
    </w:p>
    <w:p w14:paraId="78048A15" w14:textId="54C5D746" w:rsidR="001F3FD0" w:rsidRDefault="00AC5FFE" w:rsidP="00754471">
      <w:pPr>
        <w:rPr>
          <w:rStyle w:val="Heading2Char"/>
          <w:rFonts w:ascii="Times New Roman" w:hAnsi="Times New Roman" w:cs="Times New Roman"/>
          <w:color w:val="auto"/>
          <w:sz w:val="24"/>
          <w:szCs w:val="24"/>
        </w:rPr>
      </w:pPr>
      <w:bookmarkStart w:id="1940" w:name="_Toc393747657"/>
      <w:r>
        <w:rPr>
          <w:rStyle w:val="Heading2Char"/>
          <w:rFonts w:ascii="Times New Roman" w:hAnsi="Times New Roman" w:cs="Times New Roman"/>
          <w:color w:val="auto"/>
          <w:sz w:val="24"/>
          <w:szCs w:val="24"/>
        </w:rPr>
        <w:t>Description</w:t>
      </w:r>
      <w:bookmarkEnd w:id="1939"/>
      <w:bookmarkEnd w:id="1940"/>
    </w:p>
    <w:p w14:paraId="257B9335" w14:textId="77777777" w:rsidR="00AC5FFE" w:rsidRPr="00392646" w:rsidRDefault="00AC5FFE" w:rsidP="00754471">
      <w:pPr>
        <w:rPr>
          <w:rStyle w:val="Heading2Char"/>
          <w:rFonts w:ascii="Times New Roman" w:hAnsi="Times New Roman" w:cs="Times New Roman"/>
          <w:color w:val="auto"/>
          <w:sz w:val="24"/>
          <w:szCs w:val="24"/>
        </w:rPr>
      </w:pPr>
    </w:p>
    <w:tbl>
      <w:tblPr>
        <w:tblW w:w="9073"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17"/>
        <w:gridCol w:w="1975"/>
        <w:gridCol w:w="990"/>
        <w:gridCol w:w="990"/>
        <w:gridCol w:w="1249"/>
        <w:gridCol w:w="1134"/>
        <w:gridCol w:w="1418"/>
      </w:tblGrid>
      <w:tr w:rsidR="00AC5FFE" w:rsidRPr="00FF7453" w14:paraId="095CF0DD" w14:textId="77777777" w:rsidTr="00AC5FFE">
        <w:trPr>
          <w:trHeight w:val="260"/>
        </w:trPr>
        <w:tc>
          <w:tcPr>
            <w:tcW w:w="1317" w:type="dxa"/>
            <w:shd w:val="clear" w:color="auto" w:fill="D9D9D9" w:themeFill="background1" w:themeFillShade="D9"/>
            <w:vAlign w:val="center"/>
          </w:tcPr>
          <w:p w14:paraId="68DF94F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975" w:type="dxa"/>
            <w:shd w:val="clear" w:color="auto" w:fill="D9D9D9" w:themeFill="background1" w:themeFillShade="D9"/>
            <w:vAlign w:val="center"/>
          </w:tcPr>
          <w:p w14:paraId="646206FE"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0" w:type="dxa"/>
            <w:shd w:val="clear" w:color="auto" w:fill="D9D9D9" w:themeFill="background1" w:themeFillShade="D9"/>
            <w:vAlign w:val="center"/>
          </w:tcPr>
          <w:p w14:paraId="1FB31A83"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0" w:type="dxa"/>
            <w:shd w:val="clear" w:color="auto" w:fill="D9D9D9" w:themeFill="background1" w:themeFillShade="D9"/>
            <w:vAlign w:val="center"/>
          </w:tcPr>
          <w:p w14:paraId="350CDE12"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249" w:type="dxa"/>
            <w:shd w:val="clear" w:color="auto" w:fill="D9D9D9" w:themeFill="background1" w:themeFillShade="D9"/>
            <w:vAlign w:val="center"/>
          </w:tcPr>
          <w:p w14:paraId="49B02125"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04F462A9" w14:textId="77777777" w:rsidR="00AC5FFE" w:rsidRPr="009451A1" w:rsidRDefault="00AC5FF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8" w:type="dxa"/>
            <w:shd w:val="clear" w:color="auto" w:fill="D9D9D9" w:themeFill="background1" w:themeFillShade="D9"/>
            <w:vAlign w:val="center"/>
          </w:tcPr>
          <w:p w14:paraId="2E79952F" w14:textId="77777777" w:rsidR="00AC5FFE" w:rsidRPr="009451A1" w:rsidRDefault="00AC5FF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AC5FFE" w:rsidRPr="00FF7453" w14:paraId="74EAAF65" w14:textId="77777777" w:rsidTr="00AC5FFE">
        <w:tc>
          <w:tcPr>
            <w:tcW w:w="1317" w:type="dxa"/>
            <w:vAlign w:val="center"/>
          </w:tcPr>
          <w:p w14:paraId="4D90F805" w14:textId="77777777" w:rsidR="00AC5FFE" w:rsidRPr="00AC5FFE" w:rsidRDefault="00AC5FFE" w:rsidP="00754471">
            <w:pPr>
              <w:rPr>
                <w:rStyle w:val="Heading2Char"/>
                <w:rFonts w:ascii="Times New Roman" w:hAnsi="Times New Roman" w:cs="Times New Roman"/>
                <w:b w:val="0"/>
                <w:color w:val="auto"/>
                <w:sz w:val="24"/>
                <w:szCs w:val="24"/>
              </w:rPr>
            </w:pPr>
            <w:bookmarkStart w:id="1941" w:name="_Toc393745273"/>
            <w:bookmarkStart w:id="1942" w:name="_Toc393747658"/>
            <w:proofErr w:type="spellStart"/>
            <w:r w:rsidRPr="00AC5FFE">
              <w:rPr>
                <w:rStyle w:val="Heading2Char"/>
                <w:rFonts w:ascii="Times New Roman" w:hAnsi="Times New Roman" w:cs="Times New Roman"/>
                <w:b w:val="0"/>
                <w:color w:val="auto"/>
                <w:sz w:val="24"/>
                <w:szCs w:val="24"/>
              </w:rPr>
              <w:t>officerID</w:t>
            </w:r>
            <w:bookmarkEnd w:id="1941"/>
            <w:bookmarkEnd w:id="1942"/>
            <w:proofErr w:type="spellEnd"/>
          </w:p>
        </w:tc>
        <w:tc>
          <w:tcPr>
            <w:tcW w:w="1975" w:type="dxa"/>
            <w:vAlign w:val="center"/>
          </w:tcPr>
          <w:p w14:paraId="4D87B853" w14:textId="77777777" w:rsidR="00AC5FFE" w:rsidRPr="00AC5FFE" w:rsidRDefault="00AC5FFE" w:rsidP="00754471">
            <w:pPr>
              <w:rPr>
                <w:rStyle w:val="Heading2Char"/>
                <w:rFonts w:ascii="Times New Roman" w:hAnsi="Times New Roman" w:cs="Times New Roman"/>
                <w:b w:val="0"/>
                <w:color w:val="auto"/>
                <w:sz w:val="24"/>
                <w:szCs w:val="24"/>
              </w:rPr>
            </w:pPr>
            <w:bookmarkStart w:id="1943" w:name="_Toc393745274"/>
            <w:bookmarkStart w:id="1944" w:name="_Toc393747659"/>
            <w:proofErr w:type="spellStart"/>
            <w:r w:rsidRPr="00D2712E">
              <w:rPr>
                <w:rStyle w:val="Heading2Char"/>
                <w:rFonts w:ascii="Times New Roman" w:hAnsi="Times New Roman" w:cs="Times New Roman"/>
                <w:b w:val="0"/>
                <w:color w:val="auto"/>
                <w:sz w:val="24"/>
                <w:szCs w:val="24"/>
              </w:rPr>
              <w:t>officer</w:t>
            </w:r>
            <w:r w:rsidRPr="00AC5FFE">
              <w:rPr>
                <w:rStyle w:val="Heading2Char"/>
                <w:rFonts w:ascii="Times New Roman" w:hAnsi="Times New Roman" w:cs="Times New Roman"/>
                <w:b w:val="0"/>
                <w:color w:val="auto"/>
                <w:sz w:val="24"/>
                <w:szCs w:val="24"/>
              </w:rPr>
              <w:t>ID</w:t>
            </w:r>
            <w:bookmarkEnd w:id="1943"/>
            <w:bookmarkEnd w:id="1944"/>
            <w:proofErr w:type="spellEnd"/>
          </w:p>
        </w:tc>
        <w:tc>
          <w:tcPr>
            <w:tcW w:w="990" w:type="dxa"/>
            <w:vAlign w:val="center"/>
          </w:tcPr>
          <w:p w14:paraId="6AB72031" w14:textId="77777777" w:rsidR="00AC5FFE" w:rsidRPr="00AC5FFE" w:rsidRDefault="00AC5FFE"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945" w:author="Sony" w:date="2014-07-21T16:14:00Z">
                  <w:rPr>
                    <w:rFonts w:ascii="Times New Roman" w:hAnsi="Times New Roman" w:cs="Times New Roman"/>
                    <w:sz w:val="24"/>
                    <w:szCs w:val="24"/>
                  </w:rPr>
                </w:rPrChange>
              </w:rPr>
              <w:t>varchar</w:t>
            </w:r>
            <w:proofErr w:type="spellEnd"/>
          </w:p>
        </w:tc>
        <w:tc>
          <w:tcPr>
            <w:tcW w:w="990" w:type="dxa"/>
            <w:vAlign w:val="center"/>
          </w:tcPr>
          <w:p w14:paraId="0E5AE20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4F9ED5E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1B81D0B2"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5E30103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13691E3" w14:textId="77777777" w:rsidTr="00AC5FFE">
        <w:tc>
          <w:tcPr>
            <w:tcW w:w="1317" w:type="dxa"/>
            <w:vAlign w:val="center"/>
          </w:tcPr>
          <w:p w14:paraId="6A57B657" w14:textId="77777777" w:rsidR="00AC5FFE" w:rsidRPr="00AC5FFE" w:rsidRDefault="00AC5FFE" w:rsidP="00754471">
            <w:pPr>
              <w:rPr>
                <w:rStyle w:val="Heading2Char"/>
                <w:rFonts w:ascii="Times New Roman" w:hAnsi="Times New Roman" w:cs="Times New Roman"/>
                <w:b w:val="0"/>
                <w:color w:val="auto"/>
                <w:sz w:val="24"/>
                <w:szCs w:val="24"/>
              </w:rPr>
            </w:pPr>
            <w:bookmarkStart w:id="1946" w:name="_Toc393745275"/>
            <w:bookmarkStart w:id="1947" w:name="_Toc393747660"/>
            <w:r w:rsidRPr="00AC5FFE">
              <w:rPr>
                <w:rStyle w:val="Heading2Char"/>
                <w:rFonts w:ascii="Times New Roman" w:hAnsi="Times New Roman" w:cs="Times New Roman"/>
                <w:b w:val="0"/>
                <w:color w:val="auto"/>
                <w:sz w:val="24"/>
                <w:szCs w:val="24"/>
              </w:rPr>
              <w:t>password</w:t>
            </w:r>
            <w:bookmarkEnd w:id="1946"/>
            <w:bookmarkEnd w:id="1947"/>
          </w:p>
        </w:tc>
        <w:tc>
          <w:tcPr>
            <w:tcW w:w="1975" w:type="dxa"/>
            <w:vAlign w:val="center"/>
          </w:tcPr>
          <w:p w14:paraId="41FB232A"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P</w:t>
            </w:r>
            <w:r w:rsidRPr="00AC5FFE">
              <w:rPr>
                <w:rFonts w:ascii="Times New Roman" w:eastAsiaTheme="minorHAnsi" w:hAnsi="Times New Roman" w:cs="Times New Roman"/>
                <w:color w:val="auto"/>
                <w:sz w:val="24"/>
                <w:szCs w:val="24"/>
                <w:rPrChange w:id="1948" w:author="Sony" w:date="2014-07-21T16:14:00Z">
                  <w:rPr>
                    <w:rFonts w:ascii="Times New Roman" w:hAnsi="Times New Roman" w:cs="Times New Roman"/>
                    <w:sz w:val="24"/>
                    <w:szCs w:val="24"/>
                  </w:rPr>
                </w:rPrChange>
              </w:rPr>
              <w:t xml:space="preserve">assword of </w:t>
            </w:r>
            <w:r w:rsidRPr="0035490C">
              <w:rPr>
                <w:rStyle w:val="Heading2Char"/>
                <w:rFonts w:ascii="Times New Roman" w:hAnsi="Times New Roman" w:cs="Times New Roman"/>
                <w:b w:val="0"/>
                <w:color w:val="auto"/>
                <w:sz w:val="24"/>
                <w:szCs w:val="24"/>
              </w:rPr>
              <w:t>officer</w:t>
            </w:r>
          </w:p>
        </w:tc>
        <w:tc>
          <w:tcPr>
            <w:tcW w:w="990" w:type="dxa"/>
            <w:vAlign w:val="center"/>
          </w:tcPr>
          <w:p w14:paraId="5A80C9E3" w14:textId="77777777" w:rsidR="00AC5FFE" w:rsidRPr="00AC5FFE" w:rsidRDefault="00AC5FFE"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949" w:author="Sony" w:date="2014-07-21T16:14:00Z">
                  <w:rPr>
                    <w:rFonts w:ascii="Times New Roman" w:hAnsi="Times New Roman" w:cs="Times New Roman"/>
                    <w:sz w:val="24"/>
                    <w:szCs w:val="24"/>
                  </w:rPr>
                </w:rPrChange>
              </w:rPr>
              <w:t>varchar</w:t>
            </w:r>
            <w:proofErr w:type="spellEnd"/>
          </w:p>
        </w:tc>
        <w:tc>
          <w:tcPr>
            <w:tcW w:w="990" w:type="dxa"/>
            <w:vAlign w:val="center"/>
          </w:tcPr>
          <w:p w14:paraId="19CDFC2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0E504E1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CFEED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9099F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38A48F47" w14:textId="77777777" w:rsidTr="00AC5FFE">
        <w:tc>
          <w:tcPr>
            <w:tcW w:w="1317" w:type="dxa"/>
            <w:vAlign w:val="center"/>
          </w:tcPr>
          <w:p w14:paraId="2587713B" w14:textId="77777777" w:rsidR="00AC5FFE" w:rsidRPr="00AC5FFE" w:rsidRDefault="00AC5FFE" w:rsidP="00754471">
            <w:pPr>
              <w:rPr>
                <w:rStyle w:val="Heading2Char"/>
                <w:rFonts w:ascii="Times New Roman" w:hAnsi="Times New Roman" w:cs="Times New Roman"/>
                <w:b w:val="0"/>
                <w:color w:val="auto"/>
                <w:sz w:val="24"/>
                <w:szCs w:val="24"/>
              </w:rPr>
            </w:pPr>
            <w:bookmarkStart w:id="1950" w:name="_Toc393745276"/>
            <w:bookmarkStart w:id="1951" w:name="_Toc393747661"/>
            <w:proofErr w:type="spellStart"/>
            <w:r w:rsidRPr="00AC5FFE">
              <w:rPr>
                <w:rStyle w:val="Heading2Char"/>
                <w:rFonts w:ascii="Times New Roman" w:hAnsi="Times New Roman" w:cs="Times New Roman"/>
                <w:b w:val="0"/>
                <w:color w:val="auto"/>
                <w:sz w:val="24"/>
                <w:szCs w:val="24"/>
              </w:rPr>
              <w:t>f_name</w:t>
            </w:r>
            <w:bookmarkEnd w:id="1950"/>
            <w:bookmarkEnd w:id="1951"/>
            <w:proofErr w:type="spellEnd"/>
          </w:p>
        </w:tc>
        <w:tc>
          <w:tcPr>
            <w:tcW w:w="1975" w:type="dxa"/>
            <w:vAlign w:val="center"/>
          </w:tcPr>
          <w:p w14:paraId="580FAE03"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F</w:t>
            </w:r>
            <w:r w:rsidRPr="00AC5FFE">
              <w:rPr>
                <w:rFonts w:ascii="Times New Roman" w:eastAsiaTheme="minorHAnsi" w:hAnsi="Times New Roman" w:cs="Times New Roman"/>
                <w:color w:val="auto"/>
                <w:sz w:val="24"/>
                <w:szCs w:val="24"/>
                <w:rPrChange w:id="1952" w:author="Sony" w:date="2014-07-21T16:14:00Z">
                  <w:rPr>
                    <w:rFonts w:ascii="Times New Roman" w:hAnsi="Times New Roman" w:cs="Times New Roman"/>
                    <w:sz w:val="24"/>
                    <w:szCs w:val="24"/>
                  </w:rPr>
                </w:rPrChange>
              </w:rPr>
              <w:t xml:space="preserve">irst name of </w:t>
            </w:r>
            <w:r w:rsidRPr="0035490C">
              <w:rPr>
                <w:rStyle w:val="Heading2Char"/>
                <w:rFonts w:ascii="Times New Roman" w:hAnsi="Times New Roman" w:cs="Times New Roman"/>
                <w:b w:val="0"/>
                <w:color w:val="auto"/>
                <w:sz w:val="24"/>
                <w:szCs w:val="24"/>
              </w:rPr>
              <w:t>officer</w:t>
            </w:r>
            <w:r w:rsidRPr="00AC5FFE">
              <w:rPr>
                <w:rFonts w:ascii="Times New Roman" w:eastAsiaTheme="minorHAnsi" w:hAnsi="Times New Roman" w:cs="Times New Roman"/>
                <w:color w:val="auto"/>
                <w:sz w:val="24"/>
                <w:szCs w:val="24"/>
                <w:rPrChange w:id="1953" w:author="Sony" w:date="2014-07-21T16:14:00Z">
                  <w:rPr>
                    <w:rFonts w:ascii="Times New Roman" w:hAnsi="Times New Roman" w:cs="Times New Roman"/>
                    <w:sz w:val="24"/>
                    <w:szCs w:val="24"/>
                  </w:rPr>
                </w:rPrChange>
              </w:rPr>
              <w:t xml:space="preserve"> in English</w:t>
            </w:r>
          </w:p>
        </w:tc>
        <w:tc>
          <w:tcPr>
            <w:tcW w:w="990" w:type="dxa"/>
            <w:vAlign w:val="center"/>
          </w:tcPr>
          <w:p w14:paraId="6C939CAA" w14:textId="77777777" w:rsidR="00AC5FFE" w:rsidRPr="00AC5FFE" w:rsidRDefault="00AC5FFE"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954" w:author="Sony" w:date="2014-07-21T16:14:00Z">
                  <w:rPr>
                    <w:rFonts w:ascii="Times New Roman" w:hAnsi="Times New Roman" w:cs="Times New Roman"/>
                    <w:sz w:val="24"/>
                    <w:szCs w:val="24"/>
                  </w:rPr>
                </w:rPrChange>
              </w:rPr>
              <w:t>varchar</w:t>
            </w:r>
            <w:proofErr w:type="spellEnd"/>
          </w:p>
        </w:tc>
        <w:tc>
          <w:tcPr>
            <w:tcW w:w="990" w:type="dxa"/>
            <w:vAlign w:val="center"/>
          </w:tcPr>
          <w:p w14:paraId="75EE19B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4A5E951E"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98B8CE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69A9F839"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61F7B050" w14:textId="77777777" w:rsidTr="00AC5FFE">
        <w:tc>
          <w:tcPr>
            <w:tcW w:w="1317" w:type="dxa"/>
            <w:vAlign w:val="center"/>
          </w:tcPr>
          <w:p w14:paraId="1C197834" w14:textId="77777777" w:rsidR="00AC5FFE" w:rsidRPr="00AC5FFE" w:rsidRDefault="00AC5FFE" w:rsidP="00754471">
            <w:pPr>
              <w:rPr>
                <w:rStyle w:val="Heading2Char"/>
                <w:rFonts w:ascii="Times New Roman" w:hAnsi="Times New Roman" w:cs="Times New Roman"/>
                <w:b w:val="0"/>
                <w:color w:val="auto"/>
                <w:sz w:val="24"/>
                <w:szCs w:val="24"/>
              </w:rPr>
            </w:pPr>
            <w:bookmarkStart w:id="1955" w:name="_Toc393745277"/>
            <w:bookmarkStart w:id="1956" w:name="_Toc393747662"/>
            <w:proofErr w:type="spellStart"/>
            <w:r w:rsidRPr="00AC5FFE">
              <w:rPr>
                <w:rStyle w:val="Heading2Char"/>
                <w:rFonts w:ascii="Times New Roman" w:hAnsi="Times New Roman" w:cs="Times New Roman"/>
                <w:b w:val="0"/>
                <w:color w:val="auto"/>
                <w:sz w:val="24"/>
                <w:szCs w:val="24"/>
              </w:rPr>
              <w:t>l_name</w:t>
            </w:r>
            <w:bookmarkEnd w:id="1955"/>
            <w:bookmarkEnd w:id="1956"/>
            <w:proofErr w:type="spellEnd"/>
          </w:p>
        </w:tc>
        <w:tc>
          <w:tcPr>
            <w:tcW w:w="1975" w:type="dxa"/>
            <w:vAlign w:val="center"/>
          </w:tcPr>
          <w:p w14:paraId="18251B77" w14:textId="77777777" w:rsidR="00AC5FFE" w:rsidRPr="00AC5FFE" w:rsidRDefault="00AC5FFE" w:rsidP="00754471">
            <w:pPr>
              <w:rPr>
                <w:rFonts w:ascii="Times New Roman" w:hAnsi="Times New Roman" w:cs="Times New Roman"/>
                <w:sz w:val="24"/>
                <w:szCs w:val="24"/>
              </w:rPr>
            </w:pPr>
            <w:r w:rsidRPr="00D2712E">
              <w:rPr>
                <w:rFonts w:ascii="Times New Roman" w:hAnsi="Times New Roman" w:cs="Times New Roman"/>
                <w:sz w:val="24"/>
                <w:szCs w:val="24"/>
              </w:rPr>
              <w:t>Last</w:t>
            </w:r>
            <w:r w:rsidRPr="00AC5FFE">
              <w:rPr>
                <w:rFonts w:ascii="Times New Roman" w:eastAsiaTheme="minorHAnsi" w:hAnsi="Times New Roman" w:cs="Times New Roman"/>
                <w:color w:val="auto"/>
                <w:sz w:val="24"/>
                <w:szCs w:val="24"/>
                <w:rPrChange w:id="1957" w:author="Sony" w:date="2014-07-21T16:14:00Z">
                  <w:rPr>
                    <w:rFonts w:ascii="Times New Roman" w:hAnsi="Times New Roman" w:cs="Times New Roman"/>
                    <w:sz w:val="24"/>
                    <w:szCs w:val="24"/>
                  </w:rPr>
                </w:rPrChange>
              </w:rPr>
              <w:t xml:space="preserve"> name of </w:t>
            </w:r>
            <w:r w:rsidRPr="0035490C">
              <w:rPr>
                <w:rStyle w:val="Heading2Char"/>
                <w:rFonts w:ascii="Times New Roman" w:hAnsi="Times New Roman" w:cs="Times New Roman"/>
                <w:b w:val="0"/>
                <w:color w:val="auto"/>
                <w:sz w:val="24"/>
                <w:szCs w:val="24"/>
              </w:rPr>
              <w:t>officer</w:t>
            </w:r>
            <w:r w:rsidRPr="00AC5FFE">
              <w:rPr>
                <w:rFonts w:ascii="Times New Roman" w:eastAsiaTheme="minorHAnsi" w:hAnsi="Times New Roman" w:cs="Times New Roman"/>
                <w:color w:val="auto"/>
                <w:sz w:val="24"/>
                <w:szCs w:val="24"/>
                <w:rPrChange w:id="1958" w:author="Sony" w:date="2014-07-21T16:14:00Z">
                  <w:rPr>
                    <w:rFonts w:ascii="Times New Roman" w:hAnsi="Times New Roman" w:cs="Times New Roman"/>
                    <w:sz w:val="24"/>
                    <w:szCs w:val="24"/>
                  </w:rPr>
                </w:rPrChange>
              </w:rPr>
              <w:t xml:space="preserve"> in English</w:t>
            </w:r>
          </w:p>
        </w:tc>
        <w:tc>
          <w:tcPr>
            <w:tcW w:w="990" w:type="dxa"/>
            <w:vAlign w:val="center"/>
          </w:tcPr>
          <w:p w14:paraId="629B5D06" w14:textId="77777777" w:rsidR="00AC5FFE" w:rsidRPr="00AC5FFE" w:rsidRDefault="00AC5FFE" w:rsidP="00754471">
            <w:pPr>
              <w:rPr>
                <w:rFonts w:ascii="Times New Roman" w:hAnsi="Times New Roman" w:cs="Times New Roman"/>
                <w:sz w:val="24"/>
                <w:szCs w:val="24"/>
              </w:rPr>
            </w:pPr>
            <w:proofErr w:type="spellStart"/>
            <w:r w:rsidRPr="00AC5FFE">
              <w:rPr>
                <w:rFonts w:ascii="Times New Roman" w:eastAsiaTheme="minorHAnsi" w:hAnsi="Times New Roman" w:cs="Times New Roman"/>
                <w:color w:val="auto"/>
                <w:sz w:val="24"/>
                <w:szCs w:val="24"/>
                <w:rPrChange w:id="1959" w:author="Sony" w:date="2014-07-21T16:14:00Z">
                  <w:rPr>
                    <w:rFonts w:ascii="Times New Roman" w:hAnsi="Times New Roman" w:cs="Times New Roman"/>
                    <w:sz w:val="24"/>
                    <w:szCs w:val="24"/>
                  </w:rPr>
                </w:rPrChange>
              </w:rPr>
              <w:t>varchar</w:t>
            </w:r>
            <w:proofErr w:type="spellEnd"/>
          </w:p>
        </w:tc>
        <w:tc>
          <w:tcPr>
            <w:tcW w:w="990" w:type="dxa"/>
            <w:vAlign w:val="center"/>
          </w:tcPr>
          <w:p w14:paraId="7D4CA33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249" w:type="dxa"/>
            <w:vAlign w:val="center"/>
          </w:tcPr>
          <w:p w14:paraId="001F693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5014988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412C77AB"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20EFBE94" w14:textId="77777777" w:rsidTr="00AC5FFE">
        <w:tc>
          <w:tcPr>
            <w:tcW w:w="1317" w:type="dxa"/>
            <w:vAlign w:val="center"/>
          </w:tcPr>
          <w:p w14:paraId="7633DB0E" w14:textId="77777777" w:rsidR="00AC5FFE" w:rsidRPr="00AC5FFE" w:rsidRDefault="00AC5FFE" w:rsidP="00754471">
            <w:pPr>
              <w:rPr>
                <w:rStyle w:val="Heading2Char"/>
                <w:rFonts w:ascii="Times New Roman" w:hAnsi="Times New Roman" w:cs="Times New Roman"/>
                <w:b w:val="0"/>
                <w:color w:val="auto"/>
                <w:sz w:val="24"/>
                <w:szCs w:val="24"/>
              </w:rPr>
            </w:pPr>
            <w:bookmarkStart w:id="1960" w:name="_Toc393745278"/>
            <w:bookmarkStart w:id="1961" w:name="_Toc393747663"/>
            <w:r w:rsidRPr="00AC5FFE">
              <w:rPr>
                <w:rStyle w:val="Heading2Char"/>
                <w:rFonts w:ascii="Times New Roman" w:hAnsi="Times New Roman" w:cs="Times New Roman"/>
                <w:b w:val="0"/>
                <w:color w:val="auto"/>
                <w:sz w:val="24"/>
                <w:szCs w:val="24"/>
              </w:rPr>
              <w:t>address</w:t>
            </w:r>
            <w:bookmarkEnd w:id="1960"/>
            <w:bookmarkEnd w:id="1961"/>
          </w:p>
        </w:tc>
        <w:tc>
          <w:tcPr>
            <w:tcW w:w="1975" w:type="dxa"/>
            <w:vAlign w:val="center"/>
          </w:tcPr>
          <w:p w14:paraId="3E679ACD" w14:textId="61796552"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Address of officer</w:t>
            </w:r>
          </w:p>
        </w:tc>
        <w:tc>
          <w:tcPr>
            <w:tcW w:w="990" w:type="dxa"/>
            <w:vAlign w:val="center"/>
          </w:tcPr>
          <w:p w14:paraId="27AA87E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542CBC87"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249" w:type="dxa"/>
            <w:vAlign w:val="center"/>
          </w:tcPr>
          <w:p w14:paraId="53495A70"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401F5AE5"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0DEEE5BA"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0402F201" w14:textId="77777777" w:rsidTr="00AC5FFE">
        <w:trPr>
          <w:trHeight w:val="70"/>
        </w:trPr>
        <w:tc>
          <w:tcPr>
            <w:tcW w:w="1317" w:type="dxa"/>
            <w:vAlign w:val="center"/>
          </w:tcPr>
          <w:p w14:paraId="286EFB79" w14:textId="77777777" w:rsidR="00AC5FFE" w:rsidRPr="00AC5FFE" w:rsidRDefault="00AC5FFE" w:rsidP="00754471">
            <w:pPr>
              <w:rPr>
                <w:rStyle w:val="Heading2Char"/>
                <w:rFonts w:ascii="Times New Roman" w:hAnsi="Times New Roman" w:cs="Times New Roman"/>
                <w:b w:val="0"/>
                <w:color w:val="auto"/>
                <w:sz w:val="24"/>
                <w:szCs w:val="24"/>
              </w:rPr>
            </w:pPr>
            <w:bookmarkStart w:id="1962" w:name="_Toc393745279"/>
            <w:bookmarkStart w:id="1963" w:name="_Toc393747664"/>
            <w:proofErr w:type="spellStart"/>
            <w:r w:rsidRPr="00AC5FFE">
              <w:rPr>
                <w:rStyle w:val="Heading2Char"/>
                <w:rFonts w:ascii="Times New Roman" w:hAnsi="Times New Roman" w:cs="Times New Roman"/>
                <w:b w:val="0"/>
                <w:color w:val="auto"/>
                <w:sz w:val="24"/>
                <w:szCs w:val="24"/>
              </w:rPr>
              <w:t>tel</w:t>
            </w:r>
            <w:bookmarkEnd w:id="1962"/>
            <w:bookmarkEnd w:id="1963"/>
            <w:proofErr w:type="spellEnd"/>
          </w:p>
        </w:tc>
        <w:tc>
          <w:tcPr>
            <w:tcW w:w="1975" w:type="dxa"/>
            <w:vAlign w:val="center"/>
          </w:tcPr>
          <w:p w14:paraId="44B22447" w14:textId="2825D32C"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Telephone</w:t>
            </w:r>
            <w:r w:rsidRPr="00D2712E">
              <w:rPr>
                <w:rFonts w:ascii="Times New Roman" w:hAnsi="Times New Roman" w:cs="Times New Roman"/>
                <w:sz w:val="24"/>
                <w:szCs w:val="24"/>
              </w:rPr>
              <w:t xml:space="preserve"> </w:t>
            </w:r>
            <w:r>
              <w:rPr>
                <w:rFonts w:ascii="Times New Roman" w:hAnsi="Times New Roman" w:cs="Times New Roman"/>
                <w:sz w:val="24"/>
                <w:szCs w:val="24"/>
              </w:rPr>
              <w:t xml:space="preserve">number </w:t>
            </w:r>
            <w:r w:rsidR="00AC5FFE" w:rsidRPr="00D2712E">
              <w:rPr>
                <w:rFonts w:ascii="Times New Roman" w:hAnsi="Times New Roman" w:cs="Times New Roman"/>
                <w:sz w:val="24"/>
                <w:szCs w:val="24"/>
              </w:rPr>
              <w:t xml:space="preserve">of </w:t>
            </w:r>
            <w:r w:rsidR="00AC5FFE" w:rsidRPr="00D2712E">
              <w:rPr>
                <w:rStyle w:val="Heading2Char"/>
                <w:rFonts w:ascii="Times New Roman" w:hAnsi="Times New Roman" w:cs="Times New Roman"/>
                <w:b w:val="0"/>
                <w:color w:val="auto"/>
                <w:sz w:val="24"/>
                <w:szCs w:val="24"/>
              </w:rPr>
              <w:t>officer</w:t>
            </w:r>
          </w:p>
        </w:tc>
        <w:tc>
          <w:tcPr>
            <w:tcW w:w="990" w:type="dxa"/>
            <w:vAlign w:val="center"/>
          </w:tcPr>
          <w:p w14:paraId="01269109"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3F96C68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249" w:type="dxa"/>
            <w:vAlign w:val="center"/>
          </w:tcPr>
          <w:p w14:paraId="164C2FF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03D82D9C"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175A7338"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AC5FFE" w:rsidRPr="00FF7453" w14:paraId="5B67502C" w14:textId="77777777" w:rsidTr="00AC5FFE">
        <w:trPr>
          <w:trHeight w:val="70"/>
        </w:trPr>
        <w:tc>
          <w:tcPr>
            <w:tcW w:w="1317" w:type="dxa"/>
            <w:vAlign w:val="center"/>
          </w:tcPr>
          <w:p w14:paraId="000ACEDC" w14:textId="77777777" w:rsidR="00AC5FFE" w:rsidRPr="00AC5FFE" w:rsidRDefault="00AC5FFE" w:rsidP="00754471">
            <w:pPr>
              <w:rPr>
                <w:rStyle w:val="Heading2Char"/>
                <w:rFonts w:ascii="Times New Roman" w:hAnsi="Times New Roman" w:cs="Times New Roman"/>
                <w:b w:val="0"/>
                <w:color w:val="auto"/>
                <w:sz w:val="24"/>
                <w:szCs w:val="24"/>
              </w:rPr>
            </w:pPr>
            <w:bookmarkStart w:id="1964" w:name="_Toc393745280"/>
            <w:bookmarkStart w:id="1965" w:name="_Toc393747665"/>
            <w:r w:rsidRPr="00AC5FFE">
              <w:rPr>
                <w:rStyle w:val="Heading2Char"/>
                <w:rFonts w:ascii="Times New Roman" w:hAnsi="Times New Roman" w:cs="Times New Roman"/>
                <w:b w:val="0"/>
                <w:color w:val="auto"/>
                <w:sz w:val="24"/>
                <w:szCs w:val="24"/>
              </w:rPr>
              <w:t>email</w:t>
            </w:r>
            <w:bookmarkEnd w:id="1964"/>
            <w:bookmarkEnd w:id="1965"/>
          </w:p>
        </w:tc>
        <w:tc>
          <w:tcPr>
            <w:tcW w:w="1975" w:type="dxa"/>
            <w:vAlign w:val="center"/>
          </w:tcPr>
          <w:p w14:paraId="39AE6DC4" w14:textId="35E8599F" w:rsidR="00AC5FFE" w:rsidRPr="00D2712E" w:rsidRDefault="00D2712E" w:rsidP="00754471">
            <w:pPr>
              <w:rPr>
                <w:rFonts w:ascii="Times New Roman" w:hAnsi="Times New Roman" w:cs="Times New Roman"/>
                <w:sz w:val="24"/>
                <w:szCs w:val="24"/>
              </w:rPr>
            </w:pPr>
            <w:r>
              <w:rPr>
                <w:rFonts w:ascii="Times New Roman" w:hAnsi="Times New Roman" w:cs="Times New Roman"/>
                <w:sz w:val="24"/>
                <w:szCs w:val="24"/>
              </w:rPr>
              <w:t>Email of officer</w:t>
            </w:r>
          </w:p>
        </w:tc>
        <w:tc>
          <w:tcPr>
            <w:tcW w:w="990" w:type="dxa"/>
            <w:vAlign w:val="center"/>
          </w:tcPr>
          <w:p w14:paraId="73B5D99C" w14:textId="77777777" w:rsidR="00AC5FFE" w:rsidRPr="00AC5FFE" w:rsidRDefault="00AC5FFE" w:rsidP="00754471">
            <w:pPr>
              <w:rPr>
                <w:rFonts w:ascii="Times New Roman" w:hAnsi="Times New Roman" w:cs="Times New Roman"/>
                <w:sz w:val="24"/>
                <w:szCs w:val="24"/>
              </w:rPr>
            </w:pPr>
            <w:proofErr w:type="spellStart"/>
            <w:r w:rsidRPr="00D2712E">
              <w:rPr>
                <w:rFonts w:ascii="Times New Roman" w:hAnsi="Times New Roman" w:cs="Times New Roman"/>
                <w:sz w:val="24"/>
                <w:szCs w:val="24"/>
              </w:rPr>
              <w:t>varchar</w:t>
            </w:r>
            <w:proofErr w:type="spellEnd"/>
          </w:p>
        </w:tc>
        <w:tc>
          <w:tcPr>
            <w:tcW w:w="990" w:type="dxa"/>
            <w:vAlign w:val="center"/>
          </w:tcPr>
          <w:p w14:paraId="226A223F"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249" w:type="dxa"/>
            <w:vAlign w:val="center"/>
          </w:tcPr>
          <w:p w14:paraId="5CB08601"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7B11BA43"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8" w:type="dxa"/>
            <w:vAlign w:val="center"/>
          </w:tcPr>
          <w:p w14:paraId="72239DBD" w14:textId="77777777" w:rsidR="00AC5FFE" w:rsidRPr="009451A1" w:rsidRDefault="00AC5FF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bl>
    <w:p w14:paraId="4F6B41D4" w14:textId="77777777" w:rsidR="00735732" w:rsidRDefault="00735732" w:rsidP="00754471">
      <w:pPr>
        <w:rPr>
          <w:rFonts w:ascii="Times New Roman" w:eastAsiaTheme="minorHAnsi" w:hAnsi="Times New Roman" w:cs="Times New Roman"/>
          <w:sz w:val="36"/>
          <w:szCs w:val="36"/>
          <w:lang w:bidi="ar-SA"/>
        </w:rPr>
      </w:pPr>
    </w:p>
    <w:p w14:paraId="60C94B37" w14:textId="77777777" w:rsidR="00735732" w:rsidRDefault="00735732" w:rsidP="00754471">
      <w:pPr>
        <w:rPr>
          <w:rFonts w:ascii="Times New Roman" w:eastAsiaTheme="minorHAnsi" w:hAnsi="Times New Roman" w:cs="Times New Roman"/>
          <w:sz w:val="36"/>
          <w:szCs w:val="36"/>
          <w:lang w:bidi="ar-SA"/>
        </w:rPr>
      </w:pPr>
    </w:p>
    <w:p w14:paraId="255757B8" w14:textId="77777777" w:rsidR="00735732" w:rsidRDefault="00735732" w:rsidP="00754471">
      <w:pPr>
        <w:rPr>
          <w:rFonts w:ascii="Times New Roman" w:eastAsiaTheme="minorHAnsi" w:hAnsi="Times New Roman" w:cs="Times New Roman"/>
          <w:sz w:val="36"/>
          <w:szCs w:val="36"/>
          <w:lang w:bidi="ar-SA"/>
        </w:rPr>
      </w:pPr>
    </w:p>
    <w:p w14:paraId="22CD0669" w14:textId="77777777" w:rsidR="00735732" w:rsidRDefault="00735732" w:rsidP="00754471">
      <w:pPr>
        <w:rPr>
          <w:rFonts w:ascii="Times New Roman" w:eastAsiaTheme="minorHAnsi" w:hAnsi="Times New Roman" w:cs="Times New Roman"/>
          <w:sz w:val="36"/>
          <w:szCs w:val="36"/>
          <w:lang w:bidi="ar-SA"/>
        </w:rPr>
      </w:pPr>
    </w:p>
    <w:p w14:paraId="5C7D4749" w14:textId="77777777" w:rsidR="0088071E" w:rsidRDefault="0088071E" w:rsidP="00754471">
      <w:pPr>
        <w:rPr>
          <w:rFonts w:ascii="Times New Roman" w:eastAsiaTheme="minorHAnsi" w:hAnsi="Times New Roman" w:cs="Times New Roman"/>
          <w:sz w:val="36"/>
          <w:szCs w:val="36"/>
          <w:lang w:bidi="ar-SA"/>
        </w:rPr>
      </w:pPr>
    </w:p>
    <w:p w14:paraId="4D249F53" w14:textId="77777777" w:rsidR="0088071E" w:rsidRDefault="0088071E" w:rsidP="00754471">
      <w:pPr>
        <w:rPr>
          <w:rFonts w:ascii="Times New Roman" w:eastAsiaTheme="minorHAnsi" w:hAnsi="Times New Roman" w:cs="Times New Roman"/>
          <w:sz w:val="36"/>
          <w:szCs w:val="36"/>
          <w:lang w:bidi="ar-SA"/>
        </w:rPr>
      </w:pPr>
    </w:p>
    <w:p w14:paraId="11010AE6" w14:textId="77777777" w:rsidR="0088071E" w:rsidRDefault="0088071E" w:rsidP="00754471">
      <w:pPr>
        <w:rPr>
          <w:rFonts w:ascii="Times New Roman" w:eastAsiaTheme="minorHAnsi" w:hAnsi="Times New Roman" w:cs="Times New Roman"/>
          <w:sz w:val="36"/>
          <w:szCs w:val="36"/>
          <w:lang w:bidi="ar-SA"/>
        </w:rPr>
      </w:pPr>
    </w:p>
    <w:p w14:paraId="700BC190" w14:textId="77777777" w:rsidR="0088071E" w:rsidRDefault="0088071E" w:rsidP="00754471">
      <w:pPr>
        <w:rPr>
          <w:rFonts w:ascii="Times New Roman" w:eastAsiaTheme="minorHAnsi" w:hAnsi="Times New Roman" w:cs="Times New Roman"/>
          <w:sz w:val="36"/>
          <w:szCs w:val="36"/>
          <w:lang w:bidi="ar-SA"/>
        </w:rPr>
      </w:pPr>
    </w:p>
    <w:p w14:paraId="2E7BB872" w14:textId="77777777" w:rsidR="00735732" w:rsidRDefault="00735732" w:rsidP="00754471">
      <w:pPr>
        <w:rPr>
          <w:rFonts w:ascii="Times New Roman" w:eastAsiaTheme="minorHAnsi" w:hAnsi="Times New Roman" w:cs="Times New Roman"/>
          <w:sz w:val="36"/>
          <w:szCs w:val="36"/>
          <w:lang w:bidi="ar-SA"/>
        </w:rPr>
      </w:pPr>
    </w:p>
    <w:p w14:paraId="0FF28DC4" w14:textId="77777777" w:rsidR="0088071E" w:rsidRDefault="0088071E" w:rsidP="00754471">
      <w:pPr>
        <w:rPr>
          <w:rStyle w:val="Heading2Char"/>
          <w:rFonts w:ascii="Times New Roman" w:hAnsi="Times New Roman" w:cs="Times New Roman"/>
          <w:color w:val="auto"/>
          <w:sz w:val="28"/>
          <w:szCs w:val="28"/>
        </w:rPr>
        <w:sectPr w:rsidR="0088071E" w:rsidSect="006F6514">
          <w:footerReference w:type="default" r:id="rId67"/>
          <w:pgSz w:w="11906" w:h="16838"/>
          <w:pgMar w:top="1440" w:right="1440" w:bottom="1440" w:left="1440" w:header="708" w:footer="708" w:gutter="0"/>
          <w:cols w:space="708"/>
          <w:docGrid w:linePitch="360"/>
        </w:sectPr>
      </w:pPr>
      <w:bookmarkStart w:id="1966" w:name="_Toc393745281"/>
    </w:p>
    <w:p w14:paraId="035AC693" w14:textId="6478F8ED" w:rsidR="00B40C18" w:rsidRDefault="00B40C18" w:rsidP="00754471">
      <w:pPr>
        <w:rPr>
          <w:rStyle w:val="Heading2Char"/>
          <w:rFonts w:ascii="Times New Roman" w:hAnsi="Times New Roman" w:cs="Times New Roman"/>
          <w:color w:val="auto"/>
          <w:sz w:val="28"/>
          <w:szCs w:val="28"/>
        </w:rPr>
      </w:pPr>
      <w:bookmarkStart w:id="1967" w:name="_Toc393747666"/>
      <w:r>
        <w:rPr>
          <w:rStyle w:val="Heading2Char"/>
          <w:rFonts w:ascii="Times New Roman" w:hAnsi="Times New Roman" w:cs="Times New Roman"/>
          <w:color w:val="auto"/>
          <w:sz w:val="28"/>
          <w:szCs w:val="28"/>
        </w:rPr>
        <w:lastRenderedPageBreak/>
        <w:t>DB-0</w:t>
      </w:r>
      <w:r w:rsidR="00F960B4">
        <w:rPr>
          <w:rStyle w:val="Heading2Char"/>
          <w:rFonts w:ascii="Times New Roman" w:hAnsi="Times New Roman" w:cs="Times New Roman"/>
          <w:color w:val="auto"/>
          <w:sz w:val="28"/>
          <w:szCs w:val="28"/>
        </w:rPr>
        <w:t>4</w:t>
      </w:r>
      <w:r>
        <w:rPr>
          <w:rStyle w:val="Heading2Char"/>
          <w:rFonts w:ascii="Times New Roman" w:hAnsi="Times New Roman" w:cs="Times New Roman"/>
          <w:color w:val="auto"/>
          <w:sz w:val="28"/>
          <w:szCs w:val="28"/>
        </w:rPr>
        <w:t xml:space="preserve">: </w:t>
      </w:r>
      <w:r w:rsidR="00F960B4">
        <w:rPr>
          <w:rStyle w:val="Heading2Char"/>
          <w:rFonts w:ascii="Times New Roman" w:hAnsi="Times New Roman" w:cs="Times New Roman"/>
          <w:color w:val="auto"/>
          <w:sz w:val="28"/>
          <w:szCs w:val="28"/>
        </w:rPr>
        <w:t>appointment</w:t>
      </w:r>
      <w:bookmarkEnd w:id="1966"/>
      <w:bookmarkEnd w:id="1967"/>
    </w:p>
    <w:p w14:paraId="673560BB" w14:textId="77777777" w:rsidR="0088071E" w:rsidRDefault="0088071E" w:rsidP="00754471">
      <w:pPr>
        <w:rPr>
          <w:rStyle w:val="Heading2Char"/>
          <w:rFonts w:ascii="Times New Roman" w:hAnsi="Times New Roman" w:cs="Times New Roman"/>
          <w:color w:val="auto"/>
          <w:sz w:val="28"/>
          <w:szCs w:val="28"/>
        </w:rPr>
      </w:pPr>
    </w:p>
    <w:p w14:paraId="4C80B04C" w14:textId="77777777" w:rsidR="00735732" w:rsidRDefault="00B40C18" w:rsidP="0088071E">
      <w:pPr>
        <w:jc w:val="center"/>
        <w:rPr>
          <w:rFonts w:ascii="Times New Roman" w:eastAsiaTheme="minorHAnsi" w:hAnsi="Times New Roman" w:cs="Times New Roman"/>
          <w:sz w:val="36"/>
          <w:szCs w:val="36"/>
          <w:lang w:bidi="ar-SA"/>
        </w:rPr>
      </w:pPr>
      <w:bookmarkStart w:id="1968" w:name="_Toc393745282"/>
      <w:r>
        <w:rPr>
          <w:rFonts w:ascii="Times New Roman" w:eastAsiaTheme="minorHAnsi" w:hAnsi="Times New Roman" w:cs="Times New Roman"/>
          <w:noProof/>
          <w:sz w:val="36"/>
          <w:szCs w:val="36"/>
        </w:rPr>
        <w:drawing>
          <wp:inline distT="0" distB="0" distL="0" distR="0" wp14:anchorId="00735DCA" wp14:editId="64E1BF3C">
            <wp:extent cx="2911571" cy="2268187"/>
            <wp:effectExtent l="0" t="0" r="3175" b="0"/>
            <wp:docPr id="9" name="Picture 9" descr="D:\from desktop\senior project\progress1\usecase\cd.jpg\appointment-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m desktop\senior project\progress1\usecase\cd.jpg\appointment-db.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11700" cy="2268287"/>
                    </a:xfrm>
                    <a:prstGeom prst="rect">
                      <a:avLst/>
                    </a:prstGeom>
                    <a:noFill/>
                    <a:ln>
                      <a:noFill/>
                    </a:ln>
                  </pic:spPr>
                </pic:pic>
              </a:graphicData>
            </a:graphic>
          </wp:inline>
        </w:drawing>
      </w:r>
      <w:bookmarkEnd w:id="1968"/>
    </w:p>
    <w:p w14:paraId="23CA3DCD" w14:textId="77777777" w:rsidR="0088071E" w:rsidRDefault="0088071E" w:rsidP="00754471">
      <w:pPr>
        <w:rPr>
          <w:rStyle w:val="Heading2Char"/>
          <w:rFonts w:ascii="Times New Roman" w:hAnsi="Times New Roman" w:cs="Times New Roman"/>
          <w:color w:val="auto"/>
          <w:sz w:val="24"/>
          <w:szCs w:val="24"/>
        </w:rPr>
      </w:pPr>
      <w:bookmarkStart w:id="1969" w:name="_Toc393745283"/>
    </w:p>
    <w:p w14:paraId="7FF8249A" w14:textId="6D711511" w:rsidR="00B40C18" w:rsidRDefault="00D2712E" w:rsidP="00754471">
      <w:pPr>
        <w:rPr>
          <w:rStyle w:val="Heading2Char"/>
          <w:rFonts w:ascii="Times New Roman" w:hAnsi="Times New Roman" w:cs="Times New Roman"/>
          <w:color w:val="auto"/>
          <w:sz w:val="24"/>
          <w:szCs w:val="24"/>
        </w:rPr>
      </w:pPr>
      <w:bookmarkStart w:id="1970" w:name="_Toc393747667"/>
      <w:r>
        <w:rPr>
          <w:rStyle w:val="Heading2Char"/>
          <w:rFonts w:ascii="Times New Roman" w:hAnsi="Times New Roman" w:cs="Times New Roman"/>
          <w:color w:val="auto"/>
          <w:sz w:val="24"/>
          <w:szCs w:val="24"/>
        </w:rPr>
        <w:t>Description</w:t>
      </w:r>
      <w:bookmarkEnd w:id="1969"/>
      <w:bookmarkEnd w:id="1970"/>
    </w:p>
    <w:p w14:paraId="6DA135B5" w14:textId="77777777" w:rsidR="00B40C18" w:rsidRPr="00392646" w:rsidRDefault="00B40C18" w:rsidP="00754471">
      <w:pPr>
        <w:rPr>
          <w:rStyle w:val="Heading2Char"/>
          <w:rFonts w:ascii="Times New Roman" w:hAnsi="Times New Roman" w:cs="Times New Roman"/>
          <w:color w:val="auto"/>
          <w:sz w:val="24"/>
          <w:szCs w:val="24"/>
        </w:rPr>
      </w:pPr>
    </w:p>
    <w:tbl>
      <w:tblPr>
        <w:tblW w:w="9214"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1842"/>
        <w:gridCol w:w="993"/>
        <w:gridCol w:w="992"/>
        <w:gridCol w:w="1134"/>
        <w:gridCol w:w="1134"/>
        <w:gridCol w:w="1417"/>
      </w:tblGrid>
      <w:tr w:rsidR="00D2712E" w:rsidRPr="00FF7453" w14:paraId="0253924E" w14:textId="77777777" w:rsidTr="00D7645E">
        <w:trPr>
          <w:trHeight w:val="260"/>
        </w:trPr>
        <w:tc>
          <w:tcPr>
            <w:tcW w:w="1702" w:type="dxa"/>
            <w:shd w:val="clear" w:color="auto" w:fill="D9D9D9" w:themeFill="background1" w:themeFillShade="D9"/>
            <w:vAlign w:val="center"/>
          </w:tcPr>
          <w:p w14:paraId="013EB1BB"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Field Name</w:t>
            </w:r>
          </w:p>
        </w:tc>
        <w:tc>
          <w:tcPr>
            <w:tcW w:w="1842" w:type="dxa"/>
            <w:shd w:val="clear" w:color="auto" w:fill="D9D9D9" w:themeFill="background1" w:themeFillShade="D9"/>
            <w:vAlign w:val="center"/>
          </w:tcPr>
          <w:p w14:paraId="5D34F80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Description</w:t>
            </w:r>
          </w:p>
        </w:tc>
        <w:tc>
          <w:tcPr>
            <w:tcW w:w="993" w:type="dxa"/>
            <w:shd w:val="clear" w:color="auto" w:fill="D9D9D9" w:themeFill="background1" w:themeFillShade="D9"/>
            <w:vAlign w:val="center"/>
          </w:tcPr>
          <w:p w14:paraId="541BD4A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Type</w:t>
            </w:r>
          </w:p>
        </w:tc>
        <w:tc>
          <w:tcPr>
            <w:tcW w:w="992" w:type="dxa"/>
            <w:shd w:val="clear" w:color="auto" w:fill="D9D9D9" w:themeFill="background1" w:themeFillShade="D9"/>
            <w:vAlign w:val="center"/>
          </w:tcPr>
          <w:p w14:paraId="4AB9BAC6"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Length</w:t>
            </w:r>
          </w:p>
        </w:tc>
        <w:tc>
          <w:tcPr>
            <w:tcW w:w="1134" w:type="dxa"/>
            <w:shd w:val="clear" w:color="auto" w:fill="D9D9D9" w:themeFill="background1" w:themeFillShade="D9"/>
            <w:vAlign w:val="center"/>
          </w:tcPr>
          <w:p w14:paraId="523F08EF"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Primary Key</w:t>
            </w:r>
          </w:p>
        </w:tc>
        <w:tc>
          <w:tcPr>
            <w:tcW w:w="1134" w:type="dxa"/>
            <w:shd w:val="clear" w:color="auto" w:fill="D9D9D9" w:themeFill="background1" w:themeFillShade="D9"/>
            <w:vAlign w:val="center"/>
          </w:tcPr>
          <w:p w14:paraId="57468BD8" w14:textId="77777777" w:rsidR="00D2712E" w:rsidRPr="009451A1" w:rsidRDefault="00D2712E" w:rsidP="00754471">
            <w:pPr>
              <w:rPr>
                <w:rFonts w:ascii="Times New Roman" w:hAnsi="Times New Roman" w:cs="Times New Roman"/>
                <w:b/>
                <w:bCs/>
                <w:sz w:val="24"/>
                <w:szCs w:val="24"/>
              </w:rPr>
            </w:pPr>
            <w:r w:rsidRPr="009451A1">
              <w:rPr>
                <w:rFonts w:ascii="Times New Roman" w:hAnsi="Times New Roman" w:cs="Times New Roman"/>
                <w:b/>
                <w:bCs/>
                <w:sz w:val="24"/>
                <w:szCs w:val="24"/>
              </w:rPr>
              <w:t>Foreign Key</w:t>
            </w:r>
          </w:p>
        </w:tc>
        <w:tc>
          <w:tcPr>
            <w:tcW w:w="1417" w:type="dxa"/>
            <w:shd w:val="clear" w:color="auto" w:fill="D9D9D9" w:themeFill="background1" w:themeFillShade="D9"/>
            <w:vAlign w:val="center"/>
          </w:tcPr>
          <w:p w14:paraId="486FC133" w14:textId="77777777" w:rsidR="00D2712E" w:rsidRPr="009451A1" w:rsidRDefault="00D2712E" w:rsidP="00754471">
            <w:pPr>
              <w:rPr>
                <w:rFonts w:ascii="Times New Roman" w:hAnsi="Times New Roman" w:cs="Times New Roman"/>
                <w:b/>
                <w:bCs/>
                <w:sz w:val="24"/>
                <w:szCs w:val="24"/>
              </w:rPr>
            </w:pPr>
            <w:proofErr w:type="spellStart"/>
            <w:r w:rsidRPr="009451A1">
              <w:rPr>
                <w:rFonts w:ascii="Times New Roman" w:hAnsi="Times New Roman" w:cs="Times New Roman"/>
                <w:b/>
                <w:bCs/>
                <w:sz w:val="24"/>
                <w:szCs w:val="24"/>
              </w:rPr>
              <w:t>Nullable</w:t>
            </w:r>
            <w:proofErr w:type="spellEnd"/>
          </w:p>
        </w:tc>
      </w:tr>
      <w:tr w:rsidR="00D2712E" w:rsidRPr="00FF7453" w14:paraId="241E6949" w14:textId="77777777" w:rsidTr="00D7645E">
        <w:tc>
          <w:tcPr>
            <w:tcW w:w="1702" w:type="dxa"/>
            <w:vAlign w:val="center"/>
          </w:tcPr>
          <w:p w14:paraId="5B206678" w14:textId="77777777" w:rsidR="00D2712E" w:rsidRPr="00602D23" w:rsidRDefault="00D2712E" w:rsidP="00754471">
            <w:pPr>
              <w:rPr>
                <w:rStyle w:val="Heading2Char"/>
                <w:rFonts w:ascii="Times New Roman" w:hAnsi="Times New Roman" w:cs="Times New Roman"/>
                <w:b w:val="0"/>
                <w:color w:val="auto"/>
                <w:sz w:val="24"/>
                <w:szCs w:val="24"/>
              </w:rPr>
            </w:pPr>
            <w:bookmarkStart w:id="1971" w:name="_Toc393745284"/>
            <w:bookmarkStart w:id="1972" w:name="_Toc393747668"/>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1971"/>
            <w:bookmarkEnd w:id="1972"/>
            <w:proofErr w:type="spellEnd"/>
          </w:p>
        </w:tc>
        <w:tc>
          <w:tcPr>
            <w:tcW w:w="1842" w:type="dxa"/>
            <w:vAlign w:val="center"/>
          </w:tcPr>
          <w:p w14:paraId="0507E2EA" w14:textId="77777777" w:rsidR="00D2712E" w:rsidRPr="009451A1" w:rsidRDefault="00D2712E" w:rsidP="00754471">
            <w:pPr>
              <w:rPr>
                <w:rStyle w:val="Heading2Char"/>
                <w:rFonts w:ascii="Times New Roman" w:hAnsi="Times New Roman" w:cs="Times New Roman"/>
                <w:b w:val="0"/>
                <w:color w:val="auto"/>
                <w:sz w:val="24"/>
                <w:szCs w:val="24"/>
              </w:rPr>
            </w:pPr>
            <w:bookmarkStart w:id="1973" w:name="_Toc393745285"/>
            <w:bookmarkStart w:id="1974" w:name="_Toc393747669"/>
            <w:proofErr w:type="spellStart"/>
            <w:r>
              <w:rPr>
                <w:rStyle w:val="Heading2Char"/>
                <w:rFonts w:ascii="Times New Roman" w:hAnsi="Times New Roman" w:cs="Times New Roman"/>
                <w:b w:val="0"/>
                <w:color w:val="auto"/>
                <w:sz w:val="24"/>
                <w:szCs w:val="24"/>
              </w:rPr>
              <w:t>appointment</w:t>
            </w:r>
            <w:r w:rsidRPr="00602D23">
              <w:rPr>
                <w:rStyle w:val="Heading2Char"/>
                <w:rFonts w:ascii="Times New Roman" w:hAnsi="Times New Roman" w:cs="Times New Roman"/>
                <w:b w:val="0"/>
                <w:color w:val="auto"/>
                <w:sz w:val="24"/>
                <w:szCs w:val="24"/>
              </w:rPr>
              <w:t>ID</w:t>
            </w:r>
            <w:bookmarkEnd w:id="1973"/>
            <w:bookmarkEnd w:id="1974"/>
            <w:proofErr w:type="spellEnd"/>
          </w:p>
        </w:tc>
        <w:tc>
          <w:tcPr>
            <w:tcW w:w="993" w:type="dxa"/>
            <w:vAlign w:val="center"/>
          </w:tcPr>
          <w:p w14:paraId="1A98E2E8"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7645A51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68DB2FC8"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PK</w:t>
            </w:r>
          </w:p>
        </w:tc>
        <w:tc>
          <w:tcPr>
            <w:tcW w:w="1134" w:type="dxa"/>
            <w:vAlign w:val="center"/>
          </w:tcPr>
          <w:p w14:paraId="3BC4EFF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D3778B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2B9A5C9" w14:textId="77777777" w:rsidTr="00D7645E">
        <w:tc>
          <w:tcPr>
            <w:tcW w:w="1702" w:type="dxa"/>
            <w:vAlign w:val="center"/>
          </w:tcPr>
          <w:p w14:paraId="3DB9CB78" w14:textId="77777777" w:rsidR="00D2712E" w:rsidRPr="00602D23" w:rsidRDefault="00D2712E" w:rsidP="00754471">
            <w:pPr>
              <w:rPr>
                <w:rStyle w:val="Heading2Char"/>
                <w:rFonts w:ascii="Times New Roman" w:hAnsi="Times New Roman" w:cs="Times New Roman"/>
                <w:b w:val="0"/>
                <w:color w:val="auto"/>
                <w:sz w:val="24"/>
                <w:szCs w:val="24"/>
              </w:rPr>
            </w:pPr>
            <w:bookmarkStart w:id="1975" w:name="_Toc393745286"/>
            <w:bookmarkStart w:id="1976" w:name="_Toc393747670"/>
            <w:proofErr w:type="spellStart"/>
            <w:r w:rsidRPr="00602D23">
              <w:rPr>
                <w:rStyle w:val="Heading2Char"/>
                <w:rFonts w:ascii="Times New Roman" w:hAnsi="Times New Roman" w:cs="Times New Roman"/>
                <w:b w:val="0"/>
                <w:color w:val="auto"/>
                <w:sz w:val="24"/>
                <w:szCs w:val="24"/>
              </w:rPr>
              <w:t>patientID</w:t>
            </w:r>
            <w:bookmarkEnd w:id="1975"/>
            <w:bookmarkEnd w:id="1976"/>
            <w:proofErr w:type="spellEnd"/>
          </w:p>
        </w:tc>
        <w:tc>
          <w:tcPr>
            <w:tcW w:w="1842" w:type="dxa"/>
            <w:vAlign w:val="center"/>
          </w:tcPr>
          <w:p w14:paraId="1BBF8C0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patient who is in each appointment</w:t>
            </w:r>
          </w:p>
        </w:tc>
        <w:tc>
          <w:tcPr>
            <w:tcW w:w="993" w:type="dxa"/>
            <w:vAlign w:val="center"/>
          </w:tcPr>
          <w:p w14:paraId="1E6C467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AD8B746"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6FBC30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376ECFE"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246E9E3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39ECAEC" w14:textId="77777777" w:rsidTr="00D7645E">
        <w:tc>
          <w:tcPr>
            <w:tcW w:w="1702" w:type="dxa"/>
            <w:vAlign w:val="center"/>
          </w:tcPr>
          <w:p w14:paraId="6719F41F" w14:textId="77777777" w:rsidR="00D2712E" w:rsidRPr="00602D23" w:rsidRDefault="00D2712E" w:rsidP="00754471">
            <w:pPr>
              <w:rPr>
                <w:rStyle w:val="Heading2Char"/>
                <w:rFonts w:ascii="Times New Roman" w:hAnsi="Times New Roman" w:cs="Times New Roman"/>
                <w:b w:val="0"/>
                <w:color w:val="auto"/>
                <w:sz w:val="24"/>
                <w:szCs w:val="24"/>
              </w:rPr>
            </w:pPr>
            <w:bookmarkStart w:id="1977" w:name="_Toc393745287"/>
            <w:bookmarkStart w:id="1978" w:name="_Toc393747671"/>
            <w:proofErr w:type="spellStart"/>
            <w:r>
              <w:rPr>
                <w:rStyle w:val="Heading2Char"/>
                <w:rFonts w:ascii="Times New Roman" w:hAnsi="Times New Roman" w:cs="Times New Roman"/>
                <w:b w:val="0"/>
                <w:color w:val="auto"/>
                <w:sz w:val="24"/>
                <w:szCs w:val="24"/>
              </w:rPr>
              <w:t>dentist</w:t>
            </w:r>
            <w:r w:rsidRPr="00602D23">
              <w:rPr>
                <w:rStyle w:val="Heading2Char"/>
                <w:rFonts w:ascii="Times New Roman" w:hAnsi="Times New Roman" w:cs="Times New Roman"/>
                <w:b w:val="0"/>
                <w:color w:val="auto"/>
                <w:sz w:val="24"/>
                <w:szCs w:val="24"/>
              </w:rPr>
              <w:t>ID</w:t>
            </w:r>
            <w:bookmarkEnd w:id="1977"/>
            <w:bookmarkEnd w:id="1978"/>
            <w:proofErr w:type="spellEnd"/>
          </w:p>
        </w:tc>
        <w:tc>
          <w:tcPr>
            <w:tcW w:w="1842" w:type="dxa"/>
            <w:vAlign w:val="center"/>
          </w:tcPr>
          <w:p w14:paraId="69B73CE0"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ID of dentist who is in each appointment</w:t>
            </w:r>
          </w:p>
        </w:tc>
        <w:tc>
          <w:tcPr>
            <w:tcW w:w="993" w:type="dxa"/>
            <w:vAlign w:val="center"/>
          </w:tcPr>
          <w:p w14:paraId="35A741A1"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C8D98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F2700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58D3DB"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FK</w:t>
            </w:r>
          </w:p>
        </w:tc>
        <w:tc>
          <w:tcPr>
            <w:tcW w:w="1417" w:type="dxa"/>
            <w:vAlign w:val="center"/>
          </w:tcPr>
          <w:p w14:paraId="78C473E3"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A2E161" w14:textId="77777777" w:rsidTr="00D7645E">
        <w:tc>
          <w:tcPr>
            <w:tcW w:w="1702" w:type="dxa"/>
            <w:vAlign w:val="center"/>
          </w:tcPr>
          <w:p w14:paraId="1DDB722A" w14:textId="77777777" w:rsidR="00D2712E" w:rsidRPr="00602D23" w:rsidRDefault="00D2712E" w:rsidP="00754471">
            <w:pPr>
              <w:rPr>
                <w:rStyle w:val="Heading2Char"/>
                <w:rFonts w:ascii="Times New Roman" w:hAnsi="Times New Roman" w:cs="Times New Roman"/>
                <w:b w:val="0"/>
                <w:color w:val="auto"/>
                <w:sz w:val="24"/>
                <w:szCs w:val="24"/>
              </w:rPr>
            </w:pPr>
            <w:bookmarkStart w:id="1979" w:name="_Toc393745288"/>
            <w:bookmarkStart w:id="1980" w:name="_Toc393747672"/>
            <w:proofErr w:type="spellStart"/>
            <w:r>
              <w:rPr>
                <w:rStyle w:val="Heading2Char"/>
                <w:rFonts w:ascii="Times New Roman" w:hAnsi="Times New Roman" w:cs="Times New Roman"/>
                <w:b w:val="0"/>
                <w:color w:val="auto"/>
                <w:sz w:val="24"/>
                <w:szCs w:val="24"/>
              </w:rPr>
              <w:t>aDate</w:t>
            </w:r>
            <w:bookmarkEnd w:id="1979"/>
            <w:bookmarkEnd w:id="1980"/>
            <w:proofErr w:type="spellEnd"/>
          </w:p>
        </w:tc>
        <w:tc>
          <w:tcPr>
            <w:tcW w:w="1842" w:type="dxa"/>
            <w:vAlign w:val="center"/>
          </w:tcPr>
          <w:p w14:paraId="06B7721A"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Date of an appointment</w:t>
            </w:r>
          </w:p>
        </w:tc>
        <w:tc>
          <w:tcPr>
            <w:tcW w:w="993" w:type="dxa"/>
            <w:vAlign w:val="center"/>
          </w:tcPr>
          <w:p w14:paraId="46A115CE"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2CCE48D1"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50</w:t>
            </w:r>
          </w:p>
        </w:tc>
        <w:tc>
          <w:tcPr>
            <w:tcW w:w="1134" w:type="dxa"/>
            <w:vAlign w:val="center"/>
          </w:tcPr>
          <w:p w14:paraId="00CC50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93D9D4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0BC8A65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2B749A4B" w14:textId="77777777" w:rsidTr="00D7645E">
        <w:tc>
          <w:tcPr>
            <w:tcW w:w="1702" w:type="dxa"/>
            <w:vAlign w:val="center"/>
          </w:tcPr>
          <w:p w14:paraId="22AD046E" w14:textId="77777777" w:rsidR="00D2712E" w:rsidRDefault="00D2712E" w:rsidP="00754471">
            <w:pPr>
              <w:rPr>
                <w:rStyle w:val="Heading2Char"/>
                <w:rFonts w:ascii="Times New Roman" w:hAnsi="Times New Roman" w:cs="Times New Roman"/>
                <w:b w:val="0"/>
                <w:color w:val="auto"/>
                <w:sz w:val="24"/>
                <w:szCs w:val="24"/>
              </w:rPr>
            </w:pPr>
            <w:bookmarkStart w:id="1981" w:name="_Toc393745289"/>
            <w:bookmarkStart w:id="1982" w:name="_Toc393747673"/>
            <w:proofErr w:type="spellStart"/>
            <w:r>
              <w:rPr>
                <w:rStyle w:val="Heading2Char"/>
                <w:rFonts w:ascii="Times New Roman" w:hAnsi="Times New Roman" w:cs="Times New Roman"/>
                <w:b w:val="0"/>
                <w:color w:val="auto"/>
                <w:sz w:val="24"/>
                <w:szCs w:val="24"/>
              </w:rPr>
              <w:t>startTime</w:t>
            </w:r>
            <w:bookmarkEnd w:id="1981"/>
            <w:bookmarkEnd w:id="1982"/>
            <w:proofErr w:type="spellEnd"/>
          </w:p>
        </w:tc>
        <w:tc>
          <w:tcPr>
            <w:tcW w:w="1842" w:type="dxa"/>
            <w:vAlign w:val="center"/>
          </w:tcPr>
          <w:p w14:paraId="628FC0A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Start time of an appointment</w:t>
            </w:r>
          </w:p>
        </w:tc>
        <w:tc>
          <w:tcPr>
            <w:tcW w:w="993" w:type="dxa"/>
            <w:vAlign w:val="center"/>
          </w:tcPr>
          <w:p w14:paraId="3FDEDEEC"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641AE12B"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100</w:t>
            </w:r>
          </w:p>
        </w:tc>
        <w:tc>
          <w:tcPr>
            <w:tcW w:w="1134" w:type="dxa"/>
            <w:vAlign w:val="center"/>
          </w:tcPr>
          <w:p w14:paraId="763D1BDD"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2162E70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A467147"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4B78400E" w14:textId="77777777" w:rsidTr="00D7645E">
        <w:trPr>
          <w:trHeight w:val="70"/>
        </w:trPr>
        <w:tc>
          <w:tcPr>
            <w:tcW w:w="1702" w:type="dxa"/>
            <w:vAlign w:val="center"/>
          </w:tcPr>
          <w:p w14:paraId="334FFF7F" w14:textId="77777777" w:rsidR="00D2712E" w:rsidRDefault="00D2712E" w:rsidP="00754471">
            <w:pPr>
              <w:rPr>
                <w:rStyle w:val="Heading2Char"/>
                <w:rFonts w:ascii="Times New Roman" w:hAnsi="Times New Roman" w:cs="Times New Roman"/>
                <w:b w:val="0"/>
                <w:color w:val="auto"/>
                <w:sz w:val="24"/>
                <w:szCs w:val="24"/>
              </w:rPr>
            </w:pPr>
            <w:bookmarkStart w:id="1983" w:name="_Toc393745290"/>
            <w:bookmarkStart w:id="1984" w:name="_Toc393747674"/>
            <w:proofErr w:type="spellStart"/>
            <w:r>
              <w:rPr>
                <w:rStyle w:val="Heading2Char"/>
                <w:rFonts w:ascii="Times New Roman" w:hAnsi="Times New Roman" w:cs="Times New Roman"/>
                <w:b w:val="0"/>
                <w:color w:val="auto"/>
                <w:sz w:val="24"/>
                <w:szCs w:val="24"/>
              </w:rPr>
              <w:t>endTime</w:t>
            </w:r>
            <w:bookmarkEnd w:id="1983"/>
            <w:bookmarkEnd w:id="1984"/>
            <w:proofErr w:type="spellEnd"/>
          </w:p>
        </w:tc>
        <w:tc>
          <w:tcPr>
            <w:tcW w:w="1842" w:type="dxa"/>
            <w:vAlign w:val="center"/>
          </w:tcPr>
          <w:p w14:paraId="1F097338"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End time of an appointment</w:t>
            </w:r>
          </w:p>
        </w:tc>
        <w:tc>
          <w:tcPr>
            <w:tcW w:w="993" w:type="dxa"/>
            <w:vAlign w:val="center"/>
          </w:tcPr>
          <w:p w14:paraId="4895FB24"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3CD07F14"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30</w:t>
            </w:r>
          </w:p>
        </w:tc>
        <w:tc>
          <w:tcPr>
            <w:tcW w:w="1134" w:type="dxa"/>
            <w:vAlign w:val="center"/>
          </w:tcPr>
          <w:p w14:paraId="25A7E46E"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34F31259"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6C13B79F"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C57477A" w14:textId="77777777" w:rsidTr="00D7645E">
        <w:trPr>
          <w:trHeight w:val="70"/>
        </w:trPr>
        <w:tc>
          <w:tcPr>
            <w:tcW w:w="1702" w:type="dxa"/>
            <w:vAlign w:val="center"/>
          </w:tcPr>
          <w:p w14:paraId="5F3E2523" w14:textId="77777777" w:rsidR="00D2712E" w:rsidRDefault="00D2712E" w:rsidP="00754471">
            <w:pPr>
              <w:rPr>
                <w:rStyle w:val="Heading2Char"/>
                <w:rFonts w:ascii="Times New Roman" w:hAnsi="Times New Roman" w:cs="Times New Roman"/>
                <w:b w:val="0"/>
                <w:color w:val="auto"/>
                <w:sz w:val="24"/>
                <w:szCs w:val="24"/>
              </w:rPr>
            </w:pPr>
            <w:bookmarkStart w:id="1985" w:name="_Toc393745291"/>
            <w:bookmarkStart w:id="1986" w:name="_Toc393747675"/>
            <w:r>
              <w:rPr>
                <w:rStyle w:val="Heading2Char"/>
                <w:rFonts w:ascii="Times New Roman" w:hAnsi="Times New Roman" w:cs="Times New Roman"/>
                <w:b w:val="0"/>
                <w:color w:val="auto"/>
                <w:sz w:val="24"/>
                <w:szCs w:val="24"/>
              </w:rPr>
              <w:t>treatment</w:t>
            </w:r>
            <w:bookmarkEnd w:id="1985"/>
            <w:bookmarkEnd w:id="1986"/>
          </w:p>
        </w:tc>
        <w:tc>
          <w:tcPr>
            <w:tcW w:w="1842" w:type="dxa"/>
            <w:vAlign w:val="center"/>
          </w:tcPr>
          <w:p w14:paraId="6E23979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 xml:space="preserve">Treatment that </w:t>
            </w:r>
            <w:r w:rsidRPr="00D2712E">
              <w:rPr>
                <w:rStyle w:val="Heading2Char"/>
                <w:rFonts w:ascii="Times New Roman" w:hAnsi="Times New Roman" w:cs="Times New Roman"/>
                <w:b w:val="0"/>
                <w:color w:val="auto"/>
                <w:sz w:val="24"/>
                <w:szCs w:val="24"/>
              </w:rPr>
              <w:t xml:space="preserve">going to </w:t>
            </w:r>
            <w:r w:rsidRPr="009451A1">
              <w:rPr>
                <w:rFonts w:ascii="Times New Roman" w:hAnsi="Times New Roman" w:cs="Times New Roman"/>
                <w:sz w:val="24"/>
                <w:szCs w:val="24"/>
              </w:rPr>
              <w:t>have</w:t>
            </w:r>
          </w:p>
        </w:tc>
        <w:tc>
          <w:tcPr>
            <w:tcW w:w="993" w:type="dxa"/>
            <w:vAlign w:val="center"/>
          </w:tcPr>
          <w:p w14:paraId="667A6612"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00AABD00"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10</w:t>
            </w:r>
          </w:p>
        </w:tc>
        <w:tc>
          <w:tcPr>
            <w:tcW w:w="1134" w:type="dxa"/>
            <w:vAlign w:val="center"/>
          </w:tcPr>
          <w:p w14:paraId="3121512A"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134" w:type="dxa"/>
            <w:vAlign w:val="center"/>
          </w:tcPr>
          <w:p w14:paraId="66337985"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w:t>
            </w:r>
          </w:p>
        </w:tc>
        <w:tc>
          <w:tcPr>
            <w:tcW w:w="1417" w:type="dxa"/>
            <w:vAlign w:val="center"/>
          </w:tcPr>
          <w:p w14:paraId="5FC9D0AC" w14:textId="77777777" w:rsidR="00D2712E" w:rsidRPr="009451A1" w:rsidRDefault="00D2712E" w:rsidP="00754471">
            <w:pPr>
              <w:rPr>
                <w:rFonts w:ascii="Times New Roman" w:hAnsi="Times New Roman" w:cs="Times New Roman"/>
                <w:sz w:val="24"/>
                <w:szCs w:val="24"/>
              </w:rPr>
            </w:pPr>
            <w:r w:rsidRPr="009451A1">
              <w:rPr>
                <w:rFonts w:ascii="Times New Roman" w:hAnsi="Times New Roman" w:cs="Times New Roman"/>
                <w:sz w:val="24"/>
                <w:szCs w:val="24"/>
              </w:rPr>
              <w:t>Not Null</w:t>
            </w:r>
          </w:p>
        </w:tc>
      </w:tr>
      <w:tr w:rsidR="00D2712E" w:rsidRPr="00FF7453" w14:paraId="5D8FB7B9" w14:textId="77777777" w:rsidTr="00D7645E">
        <w:trPr>
          <w:trHeight w:val="70"/>
        </w:trPr>
        <w:tc>
          <w:tcPr>
            <w:tcW w:w="1702" w:type="dxa"/>
            <w:vAlign w:val="center"/>
          </w:tcPr>
          <w:p w14:paraId="1B5DE9DD" w14:textId="77777777" w:rsidR="00D2712E" w:rsidRDefault="00D2712E" w:rsidP="00754471">
            <w:pPr>
              <w:rPr>
                <w:rStyle w:val="Heading2Char"/>
                <w:rFonts w:ascii="Times New Roman" w:hAnsi="Times New Roman" w:cs="Times New Roman"/>
                <w:b w:val="0"/>
                <w:sz w:val="24"/>
                <w:szCs w:val="24"/>
              </w:rPr>
            </w:pPr>
            <w:bookmarkStart w:id="1987" w:name="_Toc393745292"/>
            <w:bookmarkStart w:id="1988" w:name="_Toc393747676"/>
            <w:r>
              <w:rPr>
                <w:rStyle w:val="Heading2Char"/>
                <w:rFonts w:ascii="Times New Roman" w:hAnsi="Times New Roman" w:cs="Times New Roman"/>
                <w:b w:val="0"/>
                <w:color w:val="auto"/>
                <w:sz w:val="24"/>
                <w:szCs w:val="24"/>
              </w:rPr>
              <w:t>description</w:t>
            </w:r>
            <w:bookmarkEnd w:id="1987"/>
            <w:bookmarkEnd w:id="1988"/>
          </w:p>
        </w:tc>
        <w:tc>
          <w:tcPr>
            <w:tcW w:w="1842" w:type="dxa"/>
            <w:vAlign w:val="center"/>
          </w:tcPr>
          <w:p w14:paraId="7CE19541"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More description of appointment</w:t>
            </w:r>
          </w:p>
        </w:tc>
        <w:tc>
          <w:tcPr>
            <w:tcW w:w="993" w:type="dxa"/>
            <w:vAlign w:val="center"/>
          </w:tcPr>
          <w:p w14:paraId="7527D3E0" w14:textId="77777777" w:rsidR="00D2712E" w:rsidRPr="009451A1" w:rsidRDefault="00D2712E" w:rsidP="00754471">
            <w:pPr>
              <w:rPr>
                <w:rFonts w:ascii="Times New Roman" w:hAnsi="Times New Roman" w:cs="Times New Roman"/>
                <w:sz w:val="24"/>
                <w:szCs w:val="24"/>
              </w:rPr>
            </w:pPr>
            <w:proofErr w:type="spellStart"/>
            <w:r w:rsidRPr="009451A1">
              <w:rPr>
                <w:rFonts w:ascii="Times New Roman" w:hAnsi="Times New Roman" w:cs="Times New Roman"/>
                <w:sz w:val="24"/>
                <w:szCs w:val="24"/>
              </w:rPr>
              <w:t>varchar</w:t>
            </w:r>
            <w:proofErr w:type="spellEnd"/>
          </w:p>
        </w:tc>
        <w:tc>
          <w:tcPr>
            <w:tcW w:w="992" w:type="dxa"/>
            <w:vAlign w:val="center"/>
          </w:tcPr>
          <w:p w14:paraId="13F81C8F"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100</w:t>
            </w:r>
          </w:p>
        </w:tc>
        <w:tc>
          <w:tcPr>
            <w:tcW w:w="1134" w:type="dxa"/>
            <w:vAlign w:val="center"/>
          </w:tcPr>
          <w:p w14:paraId="306C47E2"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134" w:type="dxa"/>
            <w:vAlign w:val="center"/>
          </w:tcPr>
          <w:p w14:paraId="450E69D7"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c>
          <w:tcPr>
            <w:tcW w:w="1417" w:type="dxa"/>
            <w:vAlign w:val="center"/>
          </w:tcPr>
          <w:p w14:paraId="54FF348C" w14:textId="77777777" w:rsidR="00D2712E" w:rsidRPr="009451A1" w:rsidRDefault="00D2712E" w:rsidP="00754471">
            <w:pPr>
              <w:rPr>
                <w:rFonts w:ascii="Times New Roman" w:hAnsi="Times New Roman" w:cs="Times New Roman"/>
                <w:sz w:val="24"/>
                <w:szCs w:val="24"/>
              </w:rPr>
            </w:pPr>
            <w:r>
              <w:rPr>
                <w:rFonts w:ascii="Times New Roman" w:hAnsi="Times New Roman" w:cs="Times New Roman"/>
                <w:sz w:val="24"/>
                <w:szCs w:val="24"/>
              </w:rPr>
              <w:t>-</w:t>
            </w:r>
          </w:p>
        </w:tc>
      </w:tr>
    </w:tbl>
    <w:p w14:paraId="69B5054E" w14:textId="77777777" w:rsidR="00735732" w:rsidRDefault="00735732" w:rsidP="00754471">
      <w:pPr>
        <w:rPr>
          <w:rFonts w:ascii="Times New Roman" w:eastAsiaTheme="minorHAnsi" w:hAnsi="Times New Roman" w:cs="Times New Roman"/>
          <w:sz w:val="36"/>
          <w:szCs w:val="36"/>
          <w:lang w:bidi="ar-SA"/>
        </w:rPr>
      </w:pPr>
    </w:p>
    <w:p w14:paraId="60997E51" w14:textId="77777777" w:rsidR="00BC0C1F" w:rsidRDefault="00BC0C1F" w:rsidP="00754471">
      <w:pPr>
        <w:rPr>
          <w:rFonts w:ascii="Times New Roman" w:eastAsiaTheme="minorHAnsi" w:hAnsi="Times New Roman" w:cs="Times New Roman"/>
          <w:sz w:val="36"/>
          <w:szCs w:val="36"/>
          <w:lang w:bidi="ar-SA"/>
        </w:rPr>
      </w:pPr>
    </w:p>
    <w:p w14:paraId="7B8FC25D" w14:textId="77777777" w:rsidR="00735732" w:rsidRDefault="00735732" w:rsidP="00754471">
      <w:pPr>
        <w:rPr>
          <w:rFonts w:ascii="Times New Roman" w:eastAsiaTheme="minorHAnsi" w:hAnsi="Times New Roman" w:cs="Times New Roman"/>
          <w:sz w:val="36"/>
          <w:szCs w:val="36"/>
          <w:lang w:bidi="ar-SA"/>
        </w:rPr>
      </w:pPr>
    </w:p>
    <w:p w14:paraId="55205AED" w14:textId="77777777" w:rsidR="00735732" w:rsidRDefault="00735732" w:rsidP="00A74A4E">
      <w:pPr>
        <w:pStyle w:val="Heading1"/>
        <w:rPr>
          <w:rFonts w:ascii="Times New Roman" w:eastAsiaTheme="minorHAnsi" w:hAnsi="Times New Roman" w:cs="Times New Roman"/>
          <w:sz w:val="36"/>
          <w:szCs w:val="36"/>
          <w:lang w:bidi="ar-SA"/>
        </w:rPr>
      </w:pPr>
    </w:p>
    <w:p w14:paraId="0A07293D" w14:textId="77777777" w:rsidR="00ED225B" w:rsidRPr="00392646" w:rsidRDefault="006B3F51" w:rsidP="00A74A4E">
      <w:pPr>
        <w:pStyle w:val="Heading1"/>
        <w:rPr>
          <w:rFonts w:ascii="Times New Roman" w:eastAsiaTheme="minorHAnsi" w:hAnsi="Times New Roman" w:cs="Times New Roman"/>
          <w:sz w:val="36"/>
          <w:szCs w:val="36"/>
          <w:lang w:bidi="ar-SA"/>
        </w:rPr>
      </w:pPr>
      <w:bookmarkStart w:id="1989" w:name="_Toc393745293"/>
      <w:bookmarkStart w:id="1990" w:name="_Toc393747677"/>
      <w:r>
        <w:rPr>
          <w:rFonts w:ascii="Times New Roman" w:eastAsiaTheme="minorHAnsi" w:hAnsi="Times New Roman" w:cs="Times New Roman"/>
          <w:sz w:val="36"/>
          <w:szCs w:val="36"/>
          <w:lang w:bidi="ar-SA"/>
        </w:rPr>
        <w:lastRenderedPageBreak/>
        <w:t>Chapter Seven</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1989"/>
      <w:bookmarkEnd w:id="1990"/>
    </w:p>
    <w:p w14:paraId="4FC5D091" w14:textId="77777777" w:rsidR="00ED225B" w:rsidRPr="00392646" w:rsidRDefault="006B3F51" w:rsidP="00ED225B">
      <w:pPr>
        <w:pStyle w:val="Heading2"/>
        <w:rPr>
          <w:rFonts w:ascii="Times New Roman" w:eastAsiaTheme="minorHAnsi" w:hAnsi="Times New Roman" w:cs="Times New Roman"/>
          <w:color w:val="auto"/>
          <w:sz w:val="36"/>
          <w:szCs w:val="36"/>
          <w:lang w:bidi="ar-SA"/>
        </w:rPr>
      </w:pPr>
      <w:bookmarkStart w:id="1991" w:name="_Toc393745294"/>
      <w:bookmarkStart w:id="1992" w:name="_Toc393747678"/>
      <w:r>
        <w:rPr>
          <w:rFonts w:ascii="Times New Roman" w:hAnsi="Times New Roman" w:cs="Times New Roman"/>
          <w:color w:val="auto"/>
          <w:sz w:val="32"/>
          <w:szCs w:val="32"/>
          <w:lang w:bidi="ar-SA"/>
        </w:rPr>
        <w:t>7</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1991"/>
      <w:bookmarkEnd w:id="1992"/>
    </w:p>
    <w:p w14:paraId="72DF287C" w14:textId="77777777" w:rsidR="00ED225B" w:rsidRPr="0088071E" w:rsidRDefault="006B3F51" w:rsidP="0088071E">
      <w:pPr>
        <w:pStyle w:val="Heading2"/>
        <w:ind w:firstLine="720"/>
        <w:rPr>
          <w:rFonts w:ascii="Times New Roman" w:hAnsi="Times New Roman" w:cs="Times New Roman"/>
          <w:b w:val="0"/>
          <w:color w:val="auto"/>
          <w:sz w:val="28"/>
        </w:rPr>
      </w:pPr>
      <w:bookmarkStart w:id="1993" w:name="_Toc393747679"/>
      <w:r w:rsidRPr="0088071E">
        <w:rPr>
          <w:rFonts w:ascii="Times New Roman" w:hAnsi="Times New Roman" w:cs="Times New Roman"/>
          <w:color w:val="auto"/>
          <w:sz w:val="28"/>
        </w:rPr>
        <w:t>7</w:t>
      </w:r>
      <w:r w:rsidR="009360F4" w:rsidRPr="0088071E">
        <w:rPr>
          <w:rFonts w:ascii="Times New Roman" w:hAnsi="Times New Roman" w:cs="Times New Roman"/>
          <w:color w:val="auto"/>
          <w:sz w:val="28"/>
        </w:rPr>
        <w:t>.1 Web design</w:t>
      </w:r>
      <w:bookmarkEnd w:id="1993"/>
    </w:p>
    <w:p w14:paraId="762106C5" w14:textId="77777777" w:rsidR="003642B6" w:rsidRPr="0088071E" w:rsidRDefault="003642B6" w:rsidP="0088071E">
      <w:pPr>
        <w:pStyle w:val="Heading2"/>
        <w:rPr>
          <w:rFonts w:ascii="Times" w:hAnsi="Times"/>
          <w:b w:val="0"/>
          <w:color w:val="auto"/>
          <w:sz w:val="28"/>
        </w:rPr>
      </w:pPr>
    </w:p>
    <w:p w14:paraId="6C0D98CB" w14:textId="77777777" w:rsidR="003642B6" w:rsidRPr="009360F4" w:rsidRDefault="003642B6" w:rsidP="003642B6">
      <w:pPr>
        <w:ind w:firstLine="720"/>
        <w:rPr>
          <w:rFonts w:ascii="Times" w:hAnsi="Times"/>
          <w:b/>
          <w:sz w:val="28"/>
        </w:rPr>
      </w:pPr>
    </w:p>
    <w:p w14:paraId="60AB8CDE" w14:textId="77777777" w:rsidR="003642B6" w:rsidRPr="00022685" w:rsidRDefault="003642B6" w:rsidP="003642B6">
      <w:pPr>
        <w:rPr>
          <w:rFonts w:ascii="Times New Roman" w:hAnsi="Times New Roman" w:cs="Times New Roman"/>
          <w:sz w:val="24"/>
          <w:szCs w:val="32"/>
        </w:rPr>
      </w:pPr>
      <w:r w:rsidRPr="00022685">
        <w:rPr>
          <w:rFonts w:ascii="Times New Roman" w:hAnsi="Times New Roman" w:cs="Times New Roman"/>
          <w:noProof/>
          <w:sz w:val="24"/>
          <w:szCs w:val="32"/>
        </w:rPr>
        <w:drawing>
          <wp:inline distT="0" distB="0" distL="0" distR="0" wp14:anchorId="43724B1F" wp14:editId="12B8BFE7">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30481ADC"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E6599F">
        <w:rPr>
          <w:rFonts w:ascii="Times New Roman" w:hAnsi="Times New Roman" w:cs="Times New Roman"/>
          <w:sz w:val="24"/>
          <w:szCs w:val="32"/>
        </w:rPr>
        <w:t>gure 35</w:t>
      </w:r>
      <w:r w:rsidRPr="00022685">
        <w:rPr>
          <w:rFonts w:ascii="Times New Roman" w:hAnsi="Times New Roman" w:cs="Times New Roman"/>
          <w:sz w:val="24"/>
          <w:szCs w:val="32"/>
        </w:rPr>
        <w:t xml:space="preserve">: Shows the index page of </w:t>
      </w:r>
      <w:proofErr w:type="gramStart"/>
      <w:r w:rsidRPr="00022685">
        <w:rPr>
          <w:rFonts w:ascii="Times New Roman" w:hAnsi="Times New Roman" w:cs="Times New Roman"/>
          <w:sz w:val="24"/>
          <w:szCs w:val="32"/>
        </w:rPr>
        <w:t>website</w:t>
      </w:r>
      <w:r>
        <w:rPr>
          <w:rFonts w:ascii="Times New Roman" w:hAnsi="Times New Roman" w:cs="Times New Roman"/>
          <w:sz w:val="24"/>
          <w:szCs w:val="32"/>
        </w:rPr>
        <w:t>[</w:t>
      </w:r>
      <w:proofErr w:type="gramEnd"/>
      <w:r>
        <w:rPr>
          <w:rFonts w:ascii="Times New Roman" w:hAnsi="Times New Roman" w:cs="Times New Roman"/>
          <w:sz w:val="24"/>
          <w:szCs w:val="32"/>
        </w:rPr>
        <w:t>UI-01]</w:t>
      </w:r>
    </w:p>
    <w:p w14:paraId="593B2736" w14:textId="77777777" w:rsidR="003642B6" w:rsidRDefault="003642B6" w:rsidP="003642B6">
      <w:pPr>
        <w:jc w:val="center"/>
        <w:rPr>
          <w:rFonts w:ascii="Times New Roman" w:hAnsi="Times New Roman" w:cs="Times New Roman"/>
          <w:sz w:val="24"/>
          <w:szCs w:val="32"/>
        </w:rPr>
      </w:pPr>
    </w:p>
    <w:p w14:paraId="4D5C32C9" w14:textId="77777777" w:rsidR="003642B6" w:rsidRPr="00022685" w:rsidRDefault="003642B6" w:rsidP="003642B6">
      <w:pPr>
        <w:jc w:val="center"/>
        <w:rPr>
          <w:rFonts w:ascii="Times New Roman" w:hAnsi="Times New Roman" w:cs="Times New Roman"/>
          <w:sz w:val="24"/>
          <w:szCs w:val="32"/>
        </w:rPr>
      </w:pPr>
    </w:p>
    <w:p w14:paraId="65151FA2" w14:textId="77777777" w:rsidR="003642B6" w:rsidRPr="00022685" w:rsidRDefault="003642B6" w:rsidP="003642B6">
      <w:pPr>
        <w:jc w:val="center"/>
        <w:rPr>
          <w:rFonts w:ascii="Times New Roman" w:hAnsi="Times New Roman" w:cs="Times New Roman"/>
          <w:sz w:val="24"/>
          <w:szCs w:val="32"/>
        </w:rPr>
      </w:pPr>
      <w:r w:rsidRPr="00022685">
        <w:rPr>
          <w:rFonts w:ascii="Times New Roman" w:hAnsi="Times New Roman" w:cs="Times New Roman"/>
          <w:noProof/>
          <w:sz w:val="24"/>
          <w:szCs w:val="32"/>
        </w:rPr>
        <w:lastRenderedPageBreak/>
        <w:drawing>
          <wp:inline distT="0" distB="0" distL="0" distR="0" wp14:anchorId="54A6BA03" wp14:editId="1B3AEEAB">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766B8927"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36</w:t>
      </w:r>
      <w:r w:rsidR="003642B6" w:rsidRPr="00022685">
        <w:rPr>
          <w:rFonts w:ascii="Times New Roman" w:hAnsi="Times New Roman" w:cs="Times New Roman"/>
          <w:sz w:val="24"/>
          <w:szCs w:val="32"/>
        </w:rPr>
        <w:t xml:space="preserve">: Shows the login page of the website. The area number 1 is the field of input </w:t>
      </w:r>
      <w:proofErr w:type="spellStart"/>
      <w:r w:rsidR="003642B6" w:rsidRPr="00022685">
        <w:rPr>
          <w:rFonts w:ascii="Times New Roman" w:hAnsi="Times New Roman" w:cs="Times New Roman"/>
          <w:sz w:val="24"/>
          <w:szCs w:val="32"/>
        </w:rPr>
        <w:t>userID</w:t>
      </w:r>
      <w:proofErr w:type="spellEnd"/>
      <w:r w:rsidR="003642B6" w:rsidRPr="00022685">
        <w:rPr>
          <w:rFonts w:ascii="Times New Roman" w:hAnsi="Times New Roman" w:cs="Times New Roman"/>
          <w:sz w:val="24"/>
          <w:szCs w:val="32"/>
        </w:rPr>
        <w:t xml:space="preserve"> and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In officer login page will show as </w:t>
      </w:r>
      <w:proofErr w:type="spellStart"/>
      <w:r w:rsidR="003642B6" w:rsidRPr="00022685">
        <w:rPr>
          <w:rFonts w:ascii="Times New Roman" w:hAnsi="Times New Roman" w:cs="Times New Roman"/>
          <w:sz w:val="24"/>
          <w:szCs w:val="32"/>
        </w:rPr>
        <w:t>OfficerID</w:t>
      </w:r>
      <w:proofErr w:type="spellEnd"/>
      <w:r w:rsidR="003642B6" w:rsidRPr="00022685">
        <w:rPr>
          <w:rFonts w:ascii="Times New Roman" w:hAnsi="Times New Roman" w:cs="Times New Roman"/>
          <w:sz w:val="24"/>
          <w:szCs w:val="32"/>
        </w:rPr>
        <w:t xml:space="preserve">, in patient login page will show as </w:t>
      </w:r>
      <w:proofErr w:type="spellStart"/>
      <w:r w:rsidR="003642B6" w:rsidRPr="00022685">
        <w:rPr>
          <w:rFonts w:ascii="Times New Roman" w:hAnsi="Times New Roman" w:cs="Times New Roman"/>
          <w:sz w:val="24"/>
          <w:szCs w:val="32"/>
        </w:rPr>
        <w:t>PatientID</w:t>
      </w:r>
      <w:proofErr w:type="spellEnd"/>
      <w:r w:rsidR="003642B6" w:rsidRPr="00022685">
        <w:rPr>
          <w:rFonts w:ascii="Times New Roman" w:hAnsi="Times New Roman" w:cs="Times New Roman"/>
          <w:sz w:val="24"/>
          <w:szCs w:val="32"/>
        </w:rPr>
        <w:t xml:space="preserve">, and in dentist login page will show as </w:t>
      </w:r>
      <w:proofErr w:type="spellStart"/>
      <w:r w:rsidR="003642B6" w:rsidRPr="00022685">
        <w:rPr>
          <w:rFonts w:ascii="Times New Roman" w:hAnsi="Times New Roman" w:cs="Times New Roman"/>
          <w:sz w:val="24"/>
          <w:szCs w:val="32"/>
        </w:rPr>
        <w:t>DentistID</w:t>
      </w:r>
      <w:proofErr w:type="spellEnd"/>
      <w:proofErr w:type="gramStart"/>
      <w:r w:rsidR="003642B6" w:rsidRPr="00022685">
        <w:rPr>
          <w:rFonts w:ascii="Times New Roman" w:hAnsi="Times New Roman" w:cs="Times New Roman"/>
          <w:sz w:val="24"/>
          <w:szCs w:val="32"/>
        </w:rPr>
        <w:t>.</w:t>
      </w:r>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UI-02]</w:t>
      </w:r>
    </w:p>
    <w:p w14:paraId="16798E50" w14:textId="77777777" w:rsidR="003642B6" w:rsidRDefault="003642B6" w:rsidP="003642B6">
      <w:pPr>
        <w:rPr>
          <w:rFonts w:ascii="Times New Roman" w:hAnsi="Times New Roman" w:cs="Times New Roman"/>
          <w:sz w:val="28"/>
          <w:szCs w:val="36"/>
        </w:rPr>
      </w:pPr>
    </w:p>
    <w:p w14:paraId="50555154" w14:textId="77777777" w:rsidR="003642B6" w:rsidRPr="009360F4" w:rsidRDefault="003642B6" w:rsidP="003642B6">
      <w:pPr>
        <w:rPr>
          <w:rFonts w:ascii="Times New Roman" w:hAnsi="Times New Roman" w:cs="Times New Roman"/>
          <w:b/>
          <w:sz w:val="24"/>
          <w:szCs w:val="32"/>
        </w:rPr>
      </w:pPr>
      <w:r w:rsidRPr="009360F4">
        <w:rPr>
          <w:rFonts w:ascii="Times New Roman" w:hAnsi="Times New Roman" w:cs="Times New Roman"/>
          <w:b/>
          <w:sz w:val="28"/>
          <w:szCs w:val="36"/>
        </w:rPr>
        <w:t>Patient</w:t>
      </w:r>
    </w:p>
    <w:p w14:paraId="741DDB2E"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EE2C6FA" wp14:editId="1CF828C8">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386E617B"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37</w:t>
      </w:r>
      <w:r w:rsidR="003642B6">
        <w:rPr>
          <w:rFonts w:ascii="Times New Roman" w:hAnsi="Times New Roman" w:cs="Times New Roman"/>
          <w:sz w:val="24"/>
          <w:szCs w:val="32"/>
        </w:rPr>
        <w:t>: Shows the schedule of dental clinic from google calendar. The area number 1 will shows the name of patient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UI-03]</w:t>
      </w:r>
    </w:p>
    <w:p w14:paraId="7D9E8991" w14:textId="77777777" w:rsidR="003642B6" w:rsidRPr="009360F4" w:rsidRDefault="003642B6" w:rsidP="003642B6">
      <w:pPr>
        <w:rPr>
          <w:rFonts w:ascii="Times New Roman" w:hAnsi="Times New Roman" w:cs="Times New Roman"/>
          <w:b/>
          <w:sz w:val="28"/>
          <w:szCs w:val="36"/>
        </w:rPr>
      </w:pPr>
      <w:r w:rsidRPr="009360F4">
        <w:rPr>
          <w:rFonts w:ascii="Times New Roman" w:hAnsi="Times New Roman" w:cs="Times New Roman"/>
          <w:b/>
          <w:sz w:val="28"/>
          <w:szCs w:val="36"/>
        </w:rPr>
        <w:lastRenderedPageBreak/>
        <w:t>Officer</w:t>
      </w:r>
    </w:p>
    <w:p w14:paraId="4610705E"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774150D4" wp14:editId="1FC6BC7E">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7FB3A72D"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38</w:t>
      </w:r>
      <w:r w:rsidR="003642B6">
        <w:rPr>
          <w:rFonts w:ascii="Times New Roman" w:hAnsi="Times New Roman" w:cs="Times New Roman"/>
          <w:sz w:val="24"/>
          <w:szCs w:val="32"/>
        </w:rPr>
        <w:t>: Shows the officer index page after officer login. Officer can make appointment google calendar, view schedule, and manage account</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UI-04]</w:t>
      </w:r>
    </w:p>
    <w:p w14:paraId="2A21722B"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63A01C5" wp14:editId="1A62ADCC">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6025A92C"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39</w:t>
      </w:r>
      <w:r w:rsidR="003642B6">
        <w:rPr>
          <w:rFonts w:ascii="Times New Roman" w:hAnsi="Times New Roman" w:cs="Times New Roman"/>
          <w:sz w:val="24"/>
          <w:szCs w:val="32"/>
        </w:rPr>
        <w:t>: Shows page of google calendar to add the appointment to dental clinic calendar</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UI-05]</w:t>
      </w:r>
    </w:p>
    <w:p w14:paraId="1FD7D6C0"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56B22CAC" wp14:editId="0C6899DB">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36564E74"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40</w:t>
      </w:r>
      <w:r w:rsidR="003642B6">
        <w:rPr>
          <w:rFonts w:ascii="Times New Roman" w:hAnsi="Times New Roman" w:cs="Times New Roman"/>
          <w:sz w:val="24"/>
          <w:szCs w:val="32"/>
        </w:rPr>
        <w:t>: Shows the patient registration page</w:t>
      </w:r>
      <w:proofErr w:type="gramStart"/>
      <w:r w:rsidR="003642B6">
        <w:rPr>
          <w:rFonts w:ascii="Times New Roman" w:hAnsi="Times New Roman" w:cs="Times New Roman"/>
          <w:sz w:val="24"/>
          <w:szCs w:val="32"/>
        </w:rPr>
        <w:t>.[</w:t>
      </w:r>
      <w:proofErr w:type="gramEnd"/>
      <w:r w:rsidR="003642B6">
        <w:rPr>
          <w:rFonts w:ascii="Times New Roman" w:hAnsi="Times New Roman" w:cs="Times New Roman"/>
          <w:sz w:val="24"/>
          <w:szCs w:val="32"/>
        </w:rPr>
        <w:t>UI-06]</w:t>
      </w:r>
    </w:p>
    <w:p w14:paraId="280C95A7"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3E31218" wp14:editId="5939EAA6">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05D5F58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sz w:val="24"/>
          <w:szCs w:val="32"/>
        </w:rPr>
        <w:t>Fi</w:t>
      </w:r>
      <w:r w:rsidR="00E6599F">
        <w:rPr>
          <w:rFonts w:ascii="Times New Roman" w:hAnsi="Times New Roman" w:cs="Times New Roman"/>
          <w:sz w:val="24"/>
          <w:szCs w:val="32"/>
        </w:rPr>
        <w:t>gure 41</w:t>
      </w:r>
      <w:r>
        <w:rPr>
          <w:rFonts w:ascii="Times New Roman" w:hAnsi="Times New Roman" w:cs="Times New Roman"/>
          <w:sz w:val="24"/>
          <w:szCs w:val="32"/>
        </w:rPr>
        <w:t>: Shows the edit patients’ details page</w:t>
      </w:r>
      <w:proofErr w:type="gramStart"/>
      <w:r>
        <w:rPr>
          <w:rFonts w:ascii="Times New Roman" w:hAnsi="Times New Roman" w:cs="Times New Roman"/>
          <w:sz w:val="24"/>
          <w:szCs w:val="32"/>
        </w:rPr>
        <w:t>.[</w:t>
      </w:r>
      <w:proofErr w:type="gramEnd"/>
      <w:r>
        <w:rPr>
          <w:rFonts w:ascii="Times New Roman" w:hAnsi="Times New Roman" w:cs="Times New Roman"/>
          <w:sz w:val="24"/>
          <w:szCs w:val="32"/>
        </w:rPr>
        <w:t>UI-07]</w:t>
      </w:r>
    </w:p>
    <w:p w14:paraId="7C38BE9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inline distT="0" distB="0" distL="0" distR="0" wp14:anchorId="1DEBCA88" wp14:editId="79C59048">
            <wp:extent cx="5731510" cy="3429000"/>
            <wp:effectExtent l="25400" t="25400" r="342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2.02.45 PM.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3429000"/>
                    </a:xfrm>
                    <a:prstGeom prst="rect">
                      <a:avLst/>
                    </a:prstGeom>
                    <a:ln>
                      <a:solidFill>
                        <a:schemeClr val="tx1"/>
                      </a:solidFill>
                    </a:ln>
                  </pic:spPr>
                </pic:pic>
              </a:graphicData>
            </a:graphic>
          </wp:inline>
        </w:drawing>
      </w:r>
    </w:p>
    <w:p w14:paraId="27F48771"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42</w:t>
      </w:r>
      <w:r w:rsidR="003642B6">
        <w:rPr>
          <w:rFonts w:ascii="Times New Roman" w:hAnsi="Times New Roman" w:cs="Times New Roman"/>
          <w:sz w:val="24"/>
          <w:szCs w:val="32"/>
        </w:rPr>
        <w:t>: Shows patient list. [UI-08]</w:t>
      </w:r>
    </w:p>
    <w:p w14:paraId="6AFCB2C5" w14:textId="77777777" w:rsidR="003642B6" w:rsidRDefault="003642B6" w:rsidP="003642B6">
      <w:pPr>
        <w:rPr>
          <w:rFonts w:ascii="Times" w:hAnsi="Times"/>
          <w:b/>
          <w:sz w:val="28"/>
        </w:rPr>
      </w:pPr>
    </w:p>
    <w:p w14:paraId="7B631CA9" w14:textId="77777777" w:rsidR="003642B6" w:rsidRDefault="00E6599F" w:rsidP="003642B6">
      <w:pPr>
        <w:ind w:firstLine="720"/>
        <w:jc w:val="center"/>
        <w:rPr>
          <w:rFonts w:ascii="Times" w:hAnsi="Times"/>
          <w:b/>
          <w:sz w:val="28"/>
        </w:rPr>
      </w:pPr>
      <w:r>
        <w:rPr>
          <w:rFonts w:ascii="Times New Roman" w:hAnsi="Times New Roman" w:cs="Times New Roman"/>
          <w:sz w:val="24"/>
          <w:szCs w:val="32"/>
        </w:rPr>
        <w:t>Figure 43</w:t>
      </w:r>
      <w:r w:rsidR="003642B6">
        <w:rPr>
          <w:rFonts w:ascii="Times New Roman" w:hAnsi="Times New Roman" w:cs="Times New Roman"/>
          <w:sz w:val="24"/>
          <w:szCs w:val="32"/>
        </w:rPr>
        <w:t>: Create dentists’ account. [UI-09]</w:t>
      </w:r>
      <w:r w:rsidR="003642B6">
        <w:rPr>
          <w:rFonts w:ascii="Times" w:hAnsi="Times"/>
          <w:b/>
          <w:noProof/>
          <w:sz w:val="28"/>
        </w:rPr>
        <w:drawing>
          <wp:anchor distT="0" distB="0" distL="114300" distR="114300" simplePos="0" relativeHeight="251724800" behindDoc="0" locked="0" layoutInCell="1" allowOverlap="1" wp14:anchorId="2B3D01EF" wp14:editId="5E7FF754">
            <wp:simplePos x="0" y="0"/>
            <wp:positionH relativeFrom="margin">
              <wp:align>center</wp:align>
            </wp:positionH>
            <wp:positionV relativeFrom="paragraph">
              <wp:posOffset>49530</wp:posOffset>
            </wp:positionV>
            <wp:extent cx="5731510" cy="3375660"/>
            <wp:effectExtent l="25400" t="25400" r="34290" b="2794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7 at 9.41.45 AM.png"/>
                    <pic:cNvPicPr/>
                  </pic:nvPicPr>
                  <pic:blipFill>
                    <a:blip r:embed="rId77">
                      <a:extLst>
                        <a:ext uri="{28A0092B-C50C-407E-A947-70E740481C1C}">
                          <a14:useLocalDpi xmlns:a14="http://schemas.microsoft.com/office/drawing/2010/main" val="0"/>
                        </a:ext>
                      </a:extLst>
                    </a:blip>
                    <a:stretch>
                      <a:fillRect/>
                    </a:stretch>
                  </pic:blipFill>
                  <pic:spPr>
                    <a:xfrm>
                      <a:off x="0" y="0"/>
                      <a:ext cx="5731510" cy="3375660"/>
                    </a:xfrm>
                    <a:prstGeom prst="rect">
                      <a:avLst/>
                    </a:prstGeom>
                    <a:ln>
                      <a:solidFill>
                        <a:schemeClr val="tx1"/>
                      </a:solidFill>
                    </a:ln>
                  </pic:spPr>
                </pic:pic>
              </a:graphicData>
            </a:graphic>
          </wp:anchor>
        </w:drawing>
      </w:r>
    </w:p>
    <w:p w14:paraId="244F6B38" w14:textId="77777777" w:rsidR="003642B6" w:rsidRDefault="003642B6" w:rsidP="003642B6">
      <w:pPr>
        <w:ind w:firstLine="720"/>
        <w:rPr>
          <w:rFonts w:ascii="Times" w:hAnsi="Times"/>
          <w:b/>
          <w:sz w:val="28"/>
        </w:rPr>
      </w:pPr>
    </w:p>
    <w:p w14:paraId="15D10582" w14:textId="77777777" w:rsidR="003642B6" w:rsidRDefault="003642B6" w:rsidP="003642B6">
      <w:pPr>
        <w:ind w:firstLine="720"/>
        <w:rPr>
          <w:rFonts w:ascii="Times" w:hAnsi="Times"/>
          <w:b/>
          <w:sz w:val="28"/>
        </w:rPr>
      </w:pPr>
    </w:p>
    <w:p w14:paraId="0ECD0E9E" w14:textId="77777777" w:rsidR="003642B6" w:rsidRDefault="003642B6" w:rsidP="003642B6">
      <w:pPr>
        <w:ind w:firstLine="720"/>
        <w:rPr>
          <w:rFonts w:ascii="Times" w:hAnsi="Times"/>
          <w:b/>
          <w:sz w:val="28"/>
        </w:rPr>
      </w:pPr>
    </w:p>
    <w:p w14:paraId="6BB67453" w14:textId="77777777" w:rsidR="003642B6" w:rsidRDefault="003642B6" w:rsidP="003642B6">
      <w:pPr>
        <w:ind w:firstLine="720"/>
        <w:rPr>
          <w:rFonts w:ascii="Times" w:hAnsi="Times"/>
          <w:b/>
          <w:sz w:val="28"/>
        </w:rPr>
      </w:pPr>
    </w:p>
    <w:p w14:paraId="51998571" w14:textId="77777777" w:rsidR="003642B6" w:rsidRDefault="003642B6" w:rsidP="003642B6">
      <w:pPr>
        <w:ind w:firstLine="720"/>
        <w:rPr>
          <w:rFonts w:ascii="Times" w:hAnsi="Times"/>
          <w:b/>
          <w:sz w:val="28"/>
        </w:rPr>
      </w:pPr>
    </w:p>
    <w:p w14:paraId="09A13278"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5824" behindDoc="0" locked="0" layoutInCell="1" allowOverlap="1" wp14:anchorId="6E40329F" wp14:editId="2FE2E730">
            <wp:simplePos x="0" y="0"/>
            <wp:positionH relativeFrom="column">
              <wp:posOffset>0</wp:posOffset>
            </wp:positionH>
            <wp:positionV relativeFrom="paragraph">
              <wp:posOffset>0</wp:posOffset>
            </wp:positionV>
            <wp:extent cx="5731510" cy="3094355"/>
            <wp:effectExtent l="25400" t="25400" r="34290" b="29845"/>
            <wp:wrapTight wrapText="bothSides">
              <wp:wrapPolygon edited="0">
                <wp:start x="-96" y="-177"/>
                <wp:lineTo x="-96" y="21631"/>
                <wp:lineTo x="21634" y="21631"/>
                <wp:lineTo x="21634" y="-177"/>
                <wp:lineTo x="-96" y="-177"/>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31629_10204005789375368_1218059168_o.jpg"/>
                    <pic:cNvPicPr/>
                  </pic:nvPicPr>
                  <pic:blipFill>
                    <a:blip r:embed="rId78">
                      <a:extLst>
                        <a:ext uri="{28A0092B-C50C-407E-A947-70E740481C1C}">
                          <a14:useLocalDpi xmlns:a14="http://schemas.microsoft.com/office/drawing/2010/main" val="0"/>
                        </a:ext>
                      </a:extLst>
                    </a:blip>
                    <a:stretch>
                      <a:fillRect/>
                    </a:stretch>
                  </pic:blipFill>
                  <pic:spPr>
                    <a:xfrm>
                      <a:off x="0" y="0"/>
                      <a:ext cx="5731510" cy="3094355"/>
                    </a:xfrm>
                    <a:prstGeom prst="rect">
                      <a:avLst/>
                    </a:prstGeom>
                    <a:ln>
                      <a:solidFill>
                        <a:schemeClr val="tx1"/>
                      </a:solidFill>
                    </a:ln>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sidR="00E6599F">
        <w:rPr>
          <w:rFonts w:ascii="Times New Roman" w:hAnsi="Times New Roman" w:cs="Times New Roman"/>
          <w:sz w:val="24"/>
          <w:szCs w:val="32"/>
        </w:rPr>
        <w:t>Figure 44</w:t>
      </w:r>
      <w:r>
        <w:rPr>
          <w:rFonts w:ascii="Times New Roman" w:hAnsi="Times New Roman" w:cs="Times New Roman"/>
          <w:sz w:val="24"/>
          <w:szCs w:val="32"/>
        </w:rPr>
        <w:t xml:space="preserve">: Dentist edit information </w:t>
      </w:r>
      <w:proofErr w:type="gramStart"/>
      <w:r>
        <w:rPr>
          <w:rFonts w:ascii="Times New Roman" w:hAnsi="Times New Roman" w:cs="Times New Roman"/>
          <w:sz w:val="24"/>
          <w:szCs w:val="32"/>
        </w:rPr>
        <w:t>page[</w:t>
      </w:r>
      <w:proofErr w:type="gramEnd"/>
      <w:r>
        <w:rPr>
          <w:rFonts w:ascii="Times New Roman" w:hAnsi="Times New Roman" w:cs="Times New Roman"/>
          <w:sz w:val="24"/>
          <w:szCs w:val="32"/>
        </w:rPr>
        <w:t xml:space="preserve">UI-10]. </w:t>
      </w:r>
    </w:p>
    <w:p w14:paraId="0819E716" w14:textId="77777777" w:rsidR="003642B6" w:rsidRDefault="003642B6" w:rsidP="003642B6">
      <w:pPr>
        <w:jc w:val="center"/>
        <w:rPr>
          <w:rFonts w:ascii="Times New Roman" w:hAnsi="Times New Roman" w:cs="Times New Roman"/>
          <w:sz w:val="24"/>
          <w:szCs w:val="32"/>
        </w:rPr>
      </w:pPr>
    </w:p>
    <w:p w14:paraId="64C2E106" w14:textId="77777777" w:rsidR="003642B6" w:rsidRDefault="003642B6" w:rsidP="003642B6">
      <w:pPr>
        <w:jc w:val="cente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2ECBE5CB" wp14:editId="5F3B6FEA">
            <wp:extent cx="5731510" cy="2930525"/>
            <wp:effectExtent l="25400" t="25400" r="3429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4_10204005789335367_1516493936_o.jpg"/>
                    <pic:cNvPicPr/>
                  </pic:nvPicPr>
                  <pic:blipFill>
                    <a:blip r:embed="rId79">
                      <a:extLst>
                        <a:ext uri="{28A0092B-C50C-407E-A947-70E740481C1C}">
                          <a14:useLocalDpi xmlns:a14="http://schemas.microsoft.com/office/drawing/2010/main" val="0"/>
                        </a:ext>
                      </a:extLst>
                    </a:blip>
                    <a:stretch>
                      <a:fillRect/>
                    </a:stretch>
                  </pic:blipFill>
                  <pic:spPr>
                    <a:xfrm>
                      <a:off x="0" y="0"/>
                      <a:ext cx="5731510" cy="2930525"/>
                    </a:xfrm>
                    <a:prstGeom prst="rect">
                      <a:avLst/>
                    </a:prstGeom>
                    <a:ln>
                      <a:solidFill>
                        <a:schemeClr val="tx1"/>
                      </a:solidFill>
                    </a:ln>
                  </pic:spPr>
                </pic:pic>
              </a:graphicData>
            </a:graphic>
          </wp:inline>
        </w:drawing>
      </w:r>
    </w:p>
    <w:p w14:paraId="233F9F90" w14:textId="77777777" w:rsidR="003642B6" w:rsidRDefault="00E6599F" w:rsidP="003642B6">
      <w:pPr>
        <w:jc w:val="center"/>
        <w:rPr>
          <w:rFonts w:ascii="Times" w:hAnsi="Times"/>
          <w:b/>
          <w:sz w:val="28"/>
        </w:rPr>
      </w:pPr>
      <w:r>
        <w:rPr>
          <w:rFonts w:ascii="Times New Roman" w:hAnsi="Times New Roman" w:cs="Times New Roman"/>
          <w:sz w:val="24"/>
          <w:szCs w:val="32"/>
        </w:rPr>
        <w:t>Figure 45</w:t>
      </w:r>
      <w:r w:rsidR="003642B6">
        <w:rPr>
          <w:rFonts w:ascii="Times New Roman" w:hAnsi="Times New Roman" w:cs="Times New Roman"/>
          <w:sz w:val="24"/>
          <w:szCs w:val="32"/>
        </w:rPr>
        <w:t xml:space="preserve">: Dentist list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UI-11].</w:t>
      </w:r>
    </w:p>
    <w:p w14:paraId="5AD91EDE" w14:textId="77777777" w:rsidR="003642B6" w:rsidRDefault="003642B6" w:rsidP="003642B6">
      <w:pPr>
        <w:rPr>
          <w:rFonts w:ascii="Times" w:hAnsi="Times"/>
          <w:b/>
          <w:sz w:val="28"/>
        </w:rPr>
      </w:pPr>
      <w:r>
        <w:rPr>
          <w:rFonts w:ascii="Times" w:hAnsi="Times"/>
          <w:b/>
          <w:noProof/>
          <w:sz w:val="28"/>
        </w:rPr>
        <w:lastRenderedPageBreak/>
        <w:drawing>
          <wp:inline distT="0" distB="0" distL="0" distR="0" wp14:anchorId="064155AE" wp14:editId="13809662">
            <wp:extent cx="5731510" cy="2881630"/>
            <wp:effectExtent l="25400" t="25400" r="34290" b="139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19141_10204005730413894_2106166395_o.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2881630"/>
                    </a:xfrm>
                    <a:prstGeom prst="rect">
                      <a:avLst/>
                    </a:prstGeom>
                    <a:ln>
                      <a:solidFill>
                        <a:schemeClr val="tx1"/>
                      </a:solidFill>
                    </a:ln>
                  </pic:spPr>
                </pic:pic>
              </a:graphicData>
            </a:graphic>
          </wp:inline>
        </w:drawing>
      </w:r>
    </w:p>
    <w:p w14:paraId="56821665" w14:textId="77777777" w:rsidR="003642B6" w:rsidRDefault="003642B6" w:rsidP="003642B6">
      <w:pPr>
        <w:jc w:val="center"/>
        <w:rPr>
          <w:rFonts w:ascii="Times New Roman" w:hAnsi="Times New Roman" w:cs="Times New Roman"/>
          <w:sz w:val="24"/>
          <w:szCs w:val="32"/>
        </w:rPr>
      </w:pPr>
    </w:p>
    <w:p w14:paraId="57A2022C"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46</w:t>
      </w:r>
      <w:r w:rsidR="003642B6">
        <w:rPr>
          <w:rFonts w:ascii="Times New Roman" w:hAnsi="Times New Roman" w:cs="Times New Roman"/>
          <w:sz w:val="24"/>
          <w:szCs w:val="32"/>
        </w:rPr>
        <w:t xml:space="preserve">: Show appointment </w:t>
      </w:r>
      <w:proofErr w:type="gramStart"/>
      <w:r w:rsidR="003642B6">
        <w:rPr>
          <w:rFonts w:ascii="Times New Roman" w:hAnsi="Times New Roman" w:cs="Times New Roman"/>
          <w:sz w:val="24"/>
          <w:szCs w:val="32"/>
        </w:rPr>
        <w:t>list[</w:t>
      </w:r>
      <w:proofErr w:type="gramEnd"/>
      <w:r w:rsidR="003642B6">
        <w:rPr>
          <w:rFonts w:ascii="Times New Roman" w:hAnsi="Times New Roman" w:cs="Times New Roman"/>
          <w:sz w:val="24"/>
          <w:szCs w:val="32"/>
        </w:rPr>
        <w:t xml:space="preserve">UI-12]. </w:t>
      </w:r>
    </w:p>
    <w:p w14:paraId="7D3A37E2" w14:textId="77777777" w:rsidR="003642B6" w:rsidRDefault="003642B6" w:rsidP="003642B6">
      <w:pPr>
        <w:rPr>
          <w:rFonts w:ascii="Times New Roman" w:hAnsi="Times New Roman" w:cs="Times New Roman"/>
          <w:sz w:val="24"/>
          <w:szCs w:val="32"/>
        </w:rPr>
      </w:pPr>
    </w:p>
    <w:p w14:paraId="3D7EDA81" w14:textId="77777777" w:rsidR="003642B6" w:rsidRDefault="003642B6" w:rsidP="003642B6">
      <w:pPr>
        <w:rPr>
          <w:rFonts w:ascii="Times New Roman" w:hAnsi="Times New Roman" w:cs="Times New Roman"/>
          <w:sz w:val="24"/>
          <w:szCs w:val="32"/>
        </w:rPr>
      </w:pPr>
    </w:p>
    <w:p w14:paraId="46915503"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715DA7C" wp14:editId="2C6B9952">
            <wp:extent cx="5731510" cy="3197225"/>
            <wp:effectExtent l="25400" t="25400" r="3429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36.29 PM.png"/>
                    <pic:cNvPicPr/>
                  </pic:nvPicPr>
                  <pic:blipFill>
                    <a:blip r:embed="rId81">
                      <a:extLst>
                        <a:ext uri="{28A0092B-C50C-407E-A947-70E740481C1C}">
                          <a14:useLocalDpi xmlns:a14="http://schemas.microsoft.com/office/drawing/2010/main" val="0"/>
                        </a:ext>
                      </a:extLst>
                    </a:blip>
                    <a:stretch>
                      <a:fillRect/>
                    </a:stretch>
                  </pic:blipFill>
                  <pic:spPr>
                    <a:xfrm>
                      <a:off x="0" y="0"/>
                      <a:ext cx="5731510" cy="3197225"/>
                    </a:xfrm>
                    <a:prstGeom prst="rect">
                      <a:avLst/>
                    </a:prstGeom>
                    <a:ln>
                      <a:solidFill>
                        <a:schemeClr val="tx1"/>
                      </a:solidFill>
                    </a:ln>
                  </pic:spPr>
                </pic:pic>
              </a:graphicData>
            </a:graphic>
          </wp:inline>
        </w:drawing>
      </w:r>
    </w:p>
    <w:p w14:paraId="50773F3D" w14:textId="77777777" w:rsidR="003642B6" w:rsidRDefault="003642B6" w:rsidP="003642B6">
      <w:pPr>
        <w:rPr>
          <w:rFonts w:ascii="Times New Roman" w:hAnsi="Times New Roman" w:cs="Times New Roman"/>
          <w:sz w:val="24"/>
          <w:szCs w:val="32"/>
        </w:rPr>
      </w:pPr>
    </w:p>
    <w:p w14:paraId="09C1D743" w14:textId="77777777" w:rsidR="003642B6" w:rsidRDefault="003642B6" w:rsidP="003642B6">
      <w:pPr>
        <w:jc w:val="center"/>
        <w:rPr>
          <w:rFonts w:ascii="Times New Roman" w:hAnsi="Times New Roman" w:cs="Times New Roman"/>
          <w:sz w:val="24"/>
          <w:szCs w:val="32"/>
        </w:rPr>
      </w:pPr>
    </w:p>
    <w:p w14:paraId="6C6BDF7B"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47</w:t>
      </w:r>
      <w:r w:rsidR="003642B6">
        <w:rPr>
          <w:rFonts w:ascii="Times New Roman" w:hAnsi="Times New Roman" w:cs="Times New Roman"/>
          <w:sz w:val="24"/>
          <w:szCs w:val="32"/>
        </w:rPr>
        <w:t xml:space="preserve">: Create appointment </w:t>
      </w:r>
      <w:proofErr w:type="gramStart"/>
      <w:r w:rsidR="003642B6">
        <w:rPr>
          <w:rFonts w:ascii="Times New Roman" w:hAnsi="Times New Roman" w:cs="Times New Roman"/>
          <w:sz w:val="24"/>
          <w:szCs w:val="32"/>
        </w:rPr>
        <w:t>page[</w:t>
      </w:r>
      <w:proofErr w:type="gramEnd"/>
      <w:r w:rsidR="003642B6">
        <w:rPr>
          <w:rFonts w:ascii="Times New Roman" w:hAnsi="Times New Roman" w:cs="Times New Roman"/>
          <w:sz w:val="24"/>
          <w:szCs w:val="32"/>
        </w:rPr>
        <w:t xml:space="preserve">UI-13]. </w:t>
      </w:r>
    </w:p>
    <w:p w14:paraId="01697017" w14:textId="77777777" w:rsidR="003642B6" w:rsidRPr="002913BC" w:rsidRDefault="003642B6" w:rsidP="003642B6">
      <w:pPr>
        <w:jc w:val="center"/>
        <w:rPr>
          <w:rFonts w:ascii="Times New Roman" w:hAnsi="Times New Roman" w:cs="Times New Roman"/>
          <w:sz w:val="24"/>
          <w:szCs w:val="32"/>
        </w:rPr>
      </w:pPr>
    </w:p>
    <w:p w14:paraId="44FDE651"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lastRenderedPageBreak/>
        <w:drawing>
          <wp:anchor distT="0" distB="0" distL="114300" distR="114300" simplePos="0" relativeHeight="251726848" behindDoc="0" locked="0" layoutInCell="1" allowOverlap="1" wp14:anchorId="36E5A333" wp14:editId="22B2AF26">
            <wp:simplePos x="0" y="0"/>
            <wp:positionH relativeFrom="column">
              <wp:posOffset>26670</wp:posOffset>
            </wp:positionH>
            <wp:positionV relativeFrom="paragraph">
              <wp:posOffset>20320</wp:posOffset>
            </wp:positionV>
            <wp:extent cx="5731510" cy="2521585"/>
            <wp:effectExtent l="25400" t="25400" r="34290" b="18415"/>
            <wp:wrapTight wrapText="bothSides">
              <wp:wrapPolygon edited="0">
                <wp:start x="-96" y="-218"/>
                <wp:lineTo x="-96" y="21540"/>
                <wp:lineTo x="21634" y="21540"/>
                <wp:lineTo x="21634" y="-218"/>
                <wp:lineTo x="-96" y="-218"/>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557-07-05 at 1.00.44 PM.png"/>
                    <pic:cNvPicPr/>
                  </pic:nvPicPr>
                  <pic:blipFill>
                    <a:blip r:embed="rId82">
                      <a:extLst>
                        <a:ext uri="{28A0092B-C50C-407E-A947-70E740481C1C}">
                          <a14:useLocalDpi xmlns:a14="http://schemas.microsoft.com/office/drawing/2010/main" val="0"/>
                        </a:ext>
                      </a:extLst>
                    </a:blip>
                    <a:stretch>
                      <a:fillRect/>
                    </a:stretch>
                  </pic:blipFill>
                  <pic:spPr>
                    <a:xfrm>
                      <a:off x="0" y="0"/>
                      <a:ext cx="5731510" cy="2521585"/>
                    </a:xfrm>
                    <a:prstGeom prst="rect">
                      <a:avLst/>
                    </a:prstGeom>
                    <a:ln>
                      <a:solidFill>
                        <a:schemeClr val="tx1"/>
                      </a:solidFill>
                    </a:ln>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B798199" w14:textId="77777777" w:rsidR="003642B6" w:rsidRDefault="003642B6" w:rsidP="003642B6">
      <w:pPr>
        <w:rPr>
          <w:rFonts w:ascii="Times New Roman" w:hAnsi="Times New Roman" w:cs="Times New Roman"/>
          <w:sz w:val="24"/>
          <w:szCs w:val="32"/>
        </w:rPr>
      </w:pPr>
    </w:p>
    <w:p w14:paraId="5F6DBD85"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48</w:t>
      </w:r>
      <w:r w:rsidR="003642B6">
        <w:rPr>
          <w:rFonts w:ascii="Times New Roman" w:hAnsi="Times New Roman" w:cs="Times New Roman"/>
          <w:sz w:val="24"/>
          <w:szCs w:val="32"/>
        </w:rPr>
        <w:t xml:space="preserve">: Show patients’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UI-14].</w:t>
      </w:r>
    </w:p>
    <w:p w14:paraId="100C8996" w14:textId="77777777" w:rsidR="003642B6" w:rsidRDefault="003642B6" w:rsidP="003642B6">
      <w:pPr>
        <w:rPr>
          <w:rFonts w:ascii="Times New Roman" w:hAnsi="Times New Roman" w:cs="Times New Roman"/>
          <w:sz w:val="24"/>
          <w:szCs w:val="32"/>
        </w:rPr>
      </w:pPr>
    </w:p>
    <w:p w14:paraId="4C06F30B" w14:textId="77777777" w:rsidR="003642B6" w:rsidRDefault="003642B6" w:rsidP="003642B6">
      <w:pPr>
        <w:rPr>
          <w:rFonts w:ascii="Times New Roman" w:hAnsi="Times New Roman" w:cs="Times New Roman"/>
          <w:sz w:val="24"/>
          <w:szCs w:val="32"/>
        </w:rPr>
      </w:pPr>
    </w:p>
    <w:p w14:paraId="41A6C5A3" w14:textId="77777777" w:rsidR="003642B6" w:rsidRDefault="003642B6" w:rsidP="003642B6">
      <w:pPr>
        <w:rPr>
          <w:rFonts w:ascii="Times New Roman" w:hAnsi="Times New Roman" w:cs="Times New Roman"/>
          <w:sz w:val="24"/>
          <w:szCs w:val="32"/>
        </w:rPr>
      </w:pPr>
    </w:p>
    <w:p w14:paraId="35F8D37C" w14:textId="77777777" w:rsidR="003642B6" w:rsidRDefault="003642B6" w:rsidP="003642B6">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3BF6138E" wp14:editId="6A5904C0">
            <wp:extent cx="5731510" cy="2752725"/>
            <wp:effectExtent l="25400" t="25400" r="34290" b="158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26274_10204005870497396_1986183305_o.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2752725"/>
                    </a:xfrm>
                    <a:prstGeom prst="rect">
                      <a:avLst/>
                    </a:prstGeom>
                    <a:ln>
                      <a:solidFill>
                        <a:schemeClr val="tx1"/>
                      </a:solidFill>
                    </a:ln>
                  </pic:spPr>
                </pic:pic>
              </a:graphicData>
            </a:graphic>
          </wp:inline>
        </w:drawing>
      </w:r>
    </w:p>
    <w:p w14:paraId="25D60AA6" w14:textId="77777777" w:rsidR="003642B6" w:rsidRPr="002913BC" w:rsidRDefault="003642B6" w:rsidP="003642B6">
      <w:pPr>
        <w:rPr>
          <w:rFonts w:ascii="Times New Roman" w:hAnsi="Times New Roman" w:cs="Times New Roman"/>
          <w:sz w:val="24"/>
          <w:szCs w:val="32"/>
        </w:rPr>
      </w:pPr>
    </w:p>
    <w:p w14:paraId="1F634A8A" w14:textId="77777777" w:rsidR="003642B6" w:rsidRDefault="00E6599F" w:rsidP="003642B6">
      <w:pPr>
        <w:jc w:val="center"/>
        <w:rPr>
          <w:rFonts w:ascii="Times New Roman" w:hAnsi="Times New Roman" w:cs="Times New Roman"/>
          <w:sz w:val="24"/>
          <w:szCs w:val="32"/>
        </w:rPr>
      </w:pPr>
      <w:r>
        <w:rPr>
          <w:rFonts w:ascii="Times New Roman" w:hAnsi="Times New Roman" w:cs="Times New Roman"/>
          <w:sz w:val="24"/>
          <w:szCs w:val="32"/>
        </w:rPr>
        <w:t>Figure 49</w:t>
      </w:r>
      <w:r w:rsidR="003642B6">
        <w:rPr>
          <w:rFonts w:ascii="Times New Roman" w:hAnsi="Times New Roman" w:cs="Times New Roman"/>
          <w:sz w:val="24"/>
          <w:szCs w:val="32"/>
        </w:rPr>
        <w:t xml:space="preserve">: Show dentists’ own </w:t>
      </w:r>
      <w:proofErr w:type="gramStart"/>
      <w:r w:rsidR="003642B6">
        <w:rPr>
          <w:rFonts w:ascii="Times New Roman" w:hAnsi="Times New Roman" w:cs="Times New Roman"/>
          <w:sz w:val="24"/>
          <w:szCs w:val="32"/>
        </w:rPr>
        <w:t>appointment[</w:t>
      </w:r>
      <w:proofErr w:type="gramEnd"/>
      <w:r w:rsidR="003642B6">
        <w:rPr>
          <w:rFonts w:ascii="Times New Roman" w:hAnsi="Times New Roman" w:cs="Times New Roman"/>
          <w:sz w:val="24"/>
          <w:szCs w:val="32"/>
        </w:rPr>
        <w:t>UI-15].</w:t>
      </w:r>
    </w:p>
    <w:p w14:paraId="3F2F4781" w14:textId="77777777" w:rsidR="003642B6" w:rsidRPr="002913BC" w:rsidRDefault="003642B6" w:rsidP="003642B6">
      <w:pPr>
        <w:tabs>
          <w:tab w:val="left" w:pos="5718"/>
        </w:tabs>
        <w:rPr>
          <w:rFonts w:ascii="Times New Roman" w:hAnsi="Times New Roman" w:cs="Times New Roman"/>
          <w:sz w:val="24"/>
          <w:szCs w:val="32"/>
        </w:rPr>
      </w:pPr>
    </w:p>
    <w:p w14:paraId="13D7029F" w14:textId="77777777" w:rsidR="003642B6" w:rsidRDefault="003642B6" w:rsidP="003642B6">
      <w:pPr>
        <w:rPr>
          <w:rFonts w:ascii="Times New Roman" w:hAnsi="Times New Roman" w:cs="Times New Roman"/>
          <w:sz w:val="24"/>
          <w:szCs w:val="32"/>
        </w:rPr>
      </w:pPr>
    </w:p>
    <w:p w14:paraId="3A8C50AC" w14:textId="77777777" w:rsidR="003642B6" w:rsidRDefault="003642B6" w:rsidP="003642B6">
      <w:pPr>
        <w:rPr>
          <w:rFonts w:ascii="Times" w:hAnsi="Times"/>
          <w:b/>
          <w:sz w:val="28"/>
        </w:rPr>
      </w:pPr>
    </w:p>
    <w:p w14:paraId="33FFB831" w14:textId="77777777" w:rsidR="003642B6" w:rsidRDefault="003642B6" w:rsidP="003642B6">
      <w:pPr>
        <w:rPr>
          <w:rFonts w:ascii="Times" w:hAnsi="Times"/>
          <w:b/>
          <w:sz w:val="28"/>
        </w:rPr>
      </w:pPr>
    </w:p>
    <w:p w14:paraId="744A043E" w14:textId="77777777" w:rsidR="003642B6" w:rsidRDefault="003642B6" w:rsidP="003642B6">
      <w:pPr>
        <w:rPr>
          <w:rFonts w:ascii="Times" w:hAnsi="Times"/>
          <w:b/>
          <w:sz w:val="28"/>
        </w:rPr>
      </w:pPr>
    </w:p>
    <w:p w14:paraId="5691B38F" w14:textId="77777777" w:rsidR="003642B6" w:rsidRDefault="003642B6" w:rsidP="003642B6">
      <w:pPr>
        <w:rPr>
          <w:rFonts w:ascii="Times" w:hAnsi="Times"/>
          <w:b/>
          <w:sz w:val="28"/>
        </w:rPr>
      </w:pPr>
    </w:p>
    <w:p w14:paraId="2EA26AAA" w14:textId="77777777" w:rsidR="003642B6" w:rsidRDefault="003642B6" w:rsidP="003642B6">
      <w:pPr>
        <w:rPr>
          <w:rFonts w:ascii="Times" w:hAnsi="Times"/>
          <w:b/>
          <w:sz w:val="28"/>
        </w:rPr>
      </w:pPr>
    </w:p>
    <w:p w14:paraId="27E2BCF2" w14:textId="77777777" w:rsidR="003642B6" w:rsidRDefault="003642B6" w:rsidP="003642B6">
      <w:pPr>
        <w:rPr>
          <w:rFonts w:ascii="Times" w:hAnsi="Times"/>
          <w:b/>
          <w:sz w:val="28"/>
        </w:rPr>
      </w:pPr>
    </w:p>
    <w:p w14:paraId="40776ACD" w14:textId="77777777" w:rsidR="003642B6" w:rsidRDefault="003642B6" w:rsidP="003642B6">
      <w:pPr>
        <w:rPr>
          <w:rFonts w:ascii="Times" w:hAnsi="Times"/>
          <w:b/>
          <w:sz w:val="28"/>
        </w:rPr>
      </w:pPr>
    </w:p>
    <w:p w14:paraId="404920FA" w14:textId="77777777" w:rsidR="003642B6" w:rsidRPr="009360F4" w:rsidRDefault="003642B6" w:rsidP="003642B6">
      <w:pPr>
        <w:rPr>
          <w:rFonts w:ascii="Times" w:hAnsi="Times"/>
          <w:b/>
          <w:sz w:val="28"/>
        </w:rPr>
      </w:pPr>
      <w:r>
        <w:rPr>
          <w:rFonts w:ascii="Times" w:hAnsi="Times"/>
          <w:b/>
          <w:sz w:val="28"/>
        </w:rPr>
        <w:t>6.2Mobile application</w:t>
      </w:r>
      <w:r w:rsidRPr="009360F4">
        <w:rPr>
          <w:rFonts w:ascii="Times" w:hAnsi="Times"/>
          <w:b/>
          <w:sz w:val="28"/>
        </w:rPr>
        <w:t xml:space="preserve"> design</w:t>
      </w:r>
    </w:p>
    <w:p w14:paraId="5082DCE1" w14:textId="77777777" w:rsidR="003642B6" w:rsidRDefault="003642B6" w:rsidP="003642B6">
      <w:pPr>
        <w:tabs>
          <w:tab w:val="left" w:pos="1161"/>
        </w:tabs>
        <w:rPr>
          <w:rFonts w:ascii="Times" w:eastAsiaTheme="majorEastAsia" w:hAnsi="Times" w:cstheme="majorBidi"/>
          <w:sz w:val="24"/>
          <w:szCs w:val="24"/>
        </w:rPr>
      </w:pPr>
    </w:p>
    <w:p w14:paraId="47607735" w14:textId="77777777" w:rsidR="003642B6" w:rsidRDefault="003642B6" w:rsidP="003642B6">
      <w:pPr>
        <w:tabs>
          <w:tab w:val="left" w:pos="1161"/>
        </w:tabs>
        <w:rPr>
          <w:rFonts w:ascii="Times" w:eastAsiaTheme="majorEastAsia" w:hAnsi="Times" w:cstheme="majorBidi"/>
          <w:sz w:val="24"/>
          <w:szCs w:val="24"/>
        </w:rPr>
      </w:pPr>
    </w:p>
    <w:p w14:paraId="5ACA136E" w14:textId="77777777" w:rsidR="003642B6" w:rsidRDefault="003642B6" w:rsidP="003642B6">
      <w:pPr>
        <w:tabs>
          <w:tab w:val="left" w:pos="1161"/>
        </w:tabs>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8656" behindDoc="0" locked="0" layoutInCell="1" allowOverlap="1" wp14:anchorId="7418359B" wp14:editId="5FCD5ED0">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84">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15584160" w14:textId="77777777" w:rsidR="003642B6" w:rsidRDefault="003642B6" w:rsidP="003642B6">
      <w:pPr>
        <w:tabs>
          <w:tab w:val="left" w:pos="1161"/>
        </w:tabs>
        <w:rPr>
          <w:rFonts w:ascii="Times" w:eastAsiaTheme="majorEastAsia" w:hAnsi="Times" w:cstheme="majorBidi"/>
          <w:sz w:val="24"/>
          <w:szCs w:val="24"/>
        </w:rPr>
      </w:pPr>
    </w:p>
    <w:p w14:paraId="75D0AE41" w14:textId="77777777" w:rsidR="003642B6" w:rsidRDefault="003642B6" w:rsidP="003642B6">
      <w:pPr>
        <w:tabs>
          <w:tab w:val="left" w:pos="1161"/>
        </w:tabs>
        <w:rPr>
          <w:rFonts w:ascii="Times" w:eastAsiaTheme="majorEastAsia" w:hAnsi="Times" w:cstheme="majorBidi"/>
          <w:sz w:val="24"/>
          <w:szCs w:val="24"/>
        </w:rPr>
      </w:pPr>
    </w:p>
    <w:p w14:paraId="61B9DE29" w14:textId="77777777" w:rsidR="003642B6" w:rsidRDefault="003642B6" w:rsidP="003642B6">
      <w:pPr>
        <w:tabs>
          <w:tab w:val="left" w:pos="1161"/>
        </w:tabs>
        <w:rPr>
          <w:rFonts w:ascii="Times" w:eastAsiaTheme="majorEastAsia" w:hAnsi="Times" w:cstheme="majorBidi"/>
          <w:sz w:val="24"/>
          <w:szCs w:val="24"/>
        </w:rPr>
      </w:pPr>
    </w:p>
    <w:p w14:paraId="328CB020" w14:textId="77777777" w:rsidR="003642B6" w:rsidRDefault="003642B6" w:rsidP="003642B6">
      <w:pPr>
        <w:tabs>
          <w:tab w:val="left" w:pos="1161"/>
        </w:tabs>
        <w:rPr>
          <w:rFonts w:ascii="Times" w:eastAsiaTheme="majorEastAsia" w:hAnsi="Times" w:cstheme="majorBidi"/>
          <w:sz w:val="24"/>
          <w:szCs w:val="24"/>
        </w:rPr>
      </w:pPr>
    </w:p>
    <w:p w14:paraId="5A4D7E4F" w14:textId="77777777" w:rsidR="003642B6" w:rsidRDefault="003642B6" w:rsidP="003642B6">
      <w:pPr>
        <w:tabs>
          <w:tab w:val="left" w:pos="1161"/>
        </w:tabs>
        <w:rPr>
          <w:rFonts w:ascii="Times" w:eastAsiaTheme="majorEastAsia" w:hAnsi="Times" w:cstheme="majorBidi"/>
          <w:sz w:val="24"/>
          <w:szCs w:val="24"/>
        </w:rPr>
      </w:pPr>
    </w:p>
    <w:p w14:paraId="69F38FDD" w14:textId="77777777" w:rsidR="003642B6" w:rsidRDefault="003642B6" w:rsidP="003642B6">
      <w:pPr>
        <w:tabs>
          <w:tab w:val="left" w:pos="1161"/>
        </w:tabs>
        <w:rPr>
          <w:rFonts w:ascii="Times" w:eastAsiaTheme="majorEastAsia" w:hAnsi="Times" w:cstheme="majorBidi"/>
          <w:sz w:val="24"/>
          <w:szCs w:val="24"/>
        </w:rPr>
      </w:pPr>
    </w:p>
    <w:p w14:paraId="3FE2F218" w14:textId="77777777" w:rsidR="003642B6" w:rsidRDefault="003642B6" w:rsidP="003642B6">
      <w:pPr>
        <w:tabs>
          <w:tab w:val="left" w:pos="1161"/>
        </w:tabs>
        <w:rPr>
          <w:rFonts w:ascii="Times" w:eastAsiaTheme="majorEastAsia" w:hAnsi="Times" w:cstheme="majorBidi"/>
          <w:sz w:val="24"/>
          <w:szCs w:val="24"/>
        </w:rPr>
      </w:pPr>
    </w:p>
    <w:p w14:paraId="006E5046" w14:textId="77777777" w:rsidR="003642B6" w:rsidRDefault="003642B6" w:rsidP="003642B6">
      <w:pPr>
        <w:tabs>
          <w:tab w:val="left" w:pos="1161"/>
        </w:tabs>
        <w:rPr>
          <w:rFonts w:ascii="Times" w:eastAsiaTheme="majorEastAsia" w:hAnsi="Times" w:cstheme="majorBidi"/>
          <w:sz w:val="24"/>
          <w:szCs w:val="24"/>
        </w:rPr>
      </w:pPr>
    </w:p>
    <w:p w14:paraId="230A40D5" w14:textId="77777777" w:rsidR="003642B6" w:rsidRDefault="003642B6" w:rsidP="003642B6">
      <w:pPr>
        <w:tabs>
          <w:tab w:val="left" w:pos="1161"/>
        </w:tabs>
        <w:rPr>
          <w:rFonts w:ascii="Times" w:eastAsiaTheme="majorEastAsia" w:hAnsi="Times" w:cstheme="majorBidi"/>
          <w:sz w:val="24"/>
          <w:szCs w:val="24"/>
        </w:rPr>
      </w:pPr>
    </w:p>
    <w:p w14:paraId="5B65F615" w14:textId="77777777" w:rsidR="003642B6" w:rsidRDefault="003642B6" w:rsidP="003642B6">
      <w:pPr>
        <w:tabs>
          <w:tab w:val="left" w:pos="1161"/>
        </w:tabs>
        <w:rPr>
          <w:rFonts w:ascii="Times" w:eastAsiaTheme="majorEastAsia" w:hAnsi="Times" w:cstheme="majorBidi"/>
          <w:sz w:val="24"/>
          <w:szCs w:val="24"/>
        </w:rPr>
      </w:pPr>
    </w:p>
    <w:p w14:paraId="719E6CA3" w14:textId="77777777" w:rsidR="003642B6" w:rsidRDefault="003642B6" w:rsidP="003642B6">
      <w:pPr>
        <w:tabs>
          <w:tab w:val="left" w:pos="1161"/>
        </w:tabs>
        <w:rPr>
          <w:rFonts w:ascii="Times" w:eastAsiaTheme="majorEastAsia" w:hAnsi="Times" w:cstheme="majorBidi"/>
          <w:sz w:val="24"/>
          <w:szCs w:val="24"/>
        </w:rPr>
      </w:pPr>
    </w:p>
    <w:p w14:paraId="65BAAC0A" w14:textId="77777777" w:rsidR="003642B6" w:rsidRDefault="003642B6" w:rsidP="003642B6">
      <w:pPr>
        <w:tabs>
          <w:tab w:val="left" w:pos="1161"/>
        </w:tabs>
        <w:rPr>
          <w:rFonts w:ascii="Times" w:eastAsiaTheme="majorEastAsia" w:hAnsi="Times" w:cstheme="majorBidi"/>
          <w:sz w:val="24"/>
          <w:szCs w:val="24"/>
        </w:rPr>
      </w:pPr>
    </w:p>
    <w:p w14:paraId="4566DB2B" w14:textId="77777777" w:rsidR="003642B6" w:rsidRDefault="003642B6" w:rsidP="003642B6">
      <w:pPr>
        <w:tabs>
          <w:tab w:val="left" w:pos="1161"/>
        </w:tabs>
        <w:rPr>
          <w:rFonts w:ascii="Times" w:eastAsiaTheme="majorEastAsia" w:hAnsi="Times" w:cstheme="majorBidi"/>
          <w:sz w:val="24"/>
          <w:szCs w:val="24"/>
        </w:rPr>
      </w:pPr>
    </w:p>
    <w:p w14:paraId="15F2CACE" w14:textId="77777777" w:rsidR="003642B6" w:rsidRDefault="003642B6" w:rsidP="003642B6">
      <w:pPr>
        <w:tabs>
          <w:tab w:val="left" w:pos="1161"/>
        </w:tabs>
        <w:rPr>
          <w:rFonts w:ascii="Times" w:eastAsiaTheme="majorEastAsia" w:hAnsi="Times" w:cstheme="majorBidi"/>
          <w:sz w:val="24"/>
          <w:szCs w:val="24"/>
        </w:rPr>
      </w:pPr>
    </w:p>
    <w:p w14:paraId="1E5AED92" w14:textId="77777777" w:rsidR="003642B6" w:rsidRDefault="003642B6" w:rsidP="003642B6">
      <w:pPr>
        <w:tabs>
          <w:tab w:val="left" w:pos="1161"/>
        </w:tabs>
        <w:rPr>
          <w:rFonts w:ascii="Times" w:eastAsiaTheme="majorEastAsia" w:hAnsi="Times" w:cstheme="majorBidi"/>
          <w:sz w:val="24"/>
          <w:szCs w:val="24"/>
        </w:rPr>
      </w:pPr>
    </w:p>
    <w:p w14:paraId="2158BE60" w14:textId="77777777" w:rsidR="003642B6" w:rsidRDefault="003642B6" w:rsidP="003642B6">
      <w:pPr>
        <w:tabs>
          <w:tab w:val="left" w:pos="1161"/>
        </w:tabs>
        <w:rPr>
          <w:rFonts w:ascii="Times" w:eastAsiaTheme="majorEastAsia" w:hAnsi="Times" w:cstheme="majorBidi"/>
          <w:sz w:val="24"/>
          <w:szCs w:val="24"/>
        </w:rPr>
      </w:pPr>
    </w:p>
    <w:p w14:paraId="648C3586" w14:textId="77777777" w:rsidR="003642B6" w:rsidRDefault="003642B6" w:rsidP="003642B6">
      <w:pPr>
        <w:tabs>
          <w:tab w:val="left" w:pos="8326"/>
        </w:tabs>
        <w:rPr>
          <w:rFonts w:ascii="Times" w:eastAsiaTheme="majorEastAsia" w:hAnsi="Times" w:cstheme="majorBidi"/>
          <w:sz w:val="24"/>
          <w:szCs w:val="24"/>
        </w:rPr>
      </w:pPr>
      <w:r>
        <w:rPr>
          <w:rFonts w:ascii="Times" w:eastAsiaTheme="majorEastAsia" w:hAnsi="Times" w:cstheme="majorBidi"/>
          <w:sz w:val="24"/>
          <w:szCs w:val="24"/>
        </w:rPr>
        <w:tab/>
      </w:r>
    </w:p>
    <w:p w14:paraId="71EE4EE9" w14:textId="77777777" w:rsidR="003642B6" w:rsidRDefault="003642B6" w:rsidP="003642B6">
      <w:pPr>
        <w:tabs>
          <w:tab w:val="left" w:pos="1161"/>
        </w:tabs>
        <w:rPr>
          <w:rFonts w:ascii="Times" w:eastAsiaTheme="majorEastAsia" w:hAnsi="Times" w:cstheme="majorBidi"/>
          <w:sz w:val="24"/>
          <w:szCs w:val="24"/>
        </w:rPr>
      </w:pPr>
    </w:p>
    <w:p w14:paraId="5E563CCD" w14:textId="77777777" w:rsidR="003642B6" w:rsidRDefault="003642B6" w:rsidP="003642B6">
      <w:pPr>
        <w:tabs>
          <w:tab w:val="left" w:pos="1161"/>
        </w:tabs>
        <w:rPr>
          <w:rFonts w:ascii="Times" w:eastAsiaTheme="majorEastAsia" w:hAnsi="Times" w:cstheme="majorBidi"/>
          <w:sz w:val="24"/>
          <w:szCs w:val="24"/>
        </w:rPr>
      </w:pPr>
    </w:p>
    <w:p w14:paraId="2D675D90" w14:textId="77777777" w:rsidR="003642B6" w:rsidRDefault="003642B6" w:rsidP="003642B6">
      <w:pPr>
        <w:tabs>
          <w:tab w:val="left" w:pos="1161"/>
        </w:tabs>
        <w:rPr>
          <w:rFonts w:ascii="Times" w:eastAsiaTheme="majorEastAsia" w:hAnsi="Times" w:cstheme="majorBidi"/>
          <w:sz w:val="24"/>
          <w:szCs w:val="24"/>
        </w:rPr>
      </w:pPr>
    </w:p>
    <w:p w14:paraId="717D3606" w14:textId="77777777" w:rsidR="003642B6" w:rsidRDefault="003642B6" w:rsidP="003642B6">
      <w:pPr>
        <w:tabs>
          <w:tab w:val="left" w:pos="1161"/>
        </w:tabs>
        <w:rPr>
          <w:rFonts w:ascii="Times" w:eastAsiaTheme="majorEastAsia" w:hAnsi="Times" w:cstheme="majorBidi"/>
          <w:sz w:val="24"/>
          <w:szCs w:val="24"/>
        </w:rPr>
      </w:pPr>
    </w:p>
    <w:p w14:paraId="6B8E86C7" w14:textId="77777777" w:rsidR="003642B6" w:rsidRDefault="003642B6" w:rsidP="003642B6">
      <w:pPr>
        <w:tabs>
          <w:tab w:val="left" w:pos="1161"/>
        </w:tabs>
        <w:rPr>
          <w:rFonts w:ascii="Times" w:eastAsiaTheme="majorEastAsia" w:hAnsi="Times" w:cstheme="majorBidi"/>
          <w:sz w:val="24"/>
          <w:szCs w:val="24"/>
        </w:rPr>
      </w:pPr>
    </w:p>
    <w:p w14:paraId="55D57135" w14:textId="77777777" w:rsidR="003642B6" w:rsidRDefault="003642B6" w:rsidP="003642B6">
      <w:pPr>
        <w:tabs>
          <w:tab w:val="left" w:pos="1161"/>
        </w:tabs>
        <w:rPr>
          <w:rFonts w:ascii="Times" w:eastAsiaTheme="majorEastAsia" w:hAnsi="Times" w:cstheme="majorBidi"/>
          <w:sz w:val="24"/>
          <w:szCs w:val="24"/>
        </w:rPr>
      </w:pPr>
    </w:p>
    <w:p w14:paraId="7864F443" w14:textId="77777777" w:rsidR="003642B6" w:rsidRDefault="003642B6" w:rsidP="003642B6">
      <w:pPr>
        <w:tabs>
          <w:tab w:val="left" w:pos="1161"/>
        </w:tabs>
        <w:rPr>
          <w:rFonts w:ascii="Times" w:eastAsiaTheme="majorEastAsia" w:hAnsi="Times" w:cstheme="majorBidi"/>
          <w:sz w:val="24"/>
          <w:szCs w:val="24"/>
        </w:rPr>
      </w:pPr>
    </w:p>
    <w:p w14:paraId="53FBB1C3" w14:textId="77777777" w:rsidR="003642B6" w:rsidRDefault="003642B6" w:rsidP="003642B6">
      <w:pPr>
        <w:tabs>
          <w:tab w:val="left" w:pos="1161"/>
        </w:tabs>
        <w:rPr>
          <w:rFonts w:ascii="Times" w:eastAsiaTheme="majorEastAsia" w:hAnsi="Times" w:cstheme="majorBidi"/>
          <w:sz w:val="24"/>
          <w:szCs w:val="24"/>
        </w:rPr>
      </w:pPr>
    </w:p>
    <w:p w14:paraId="79DF76C1" w14:textId="77777777" w:rsidR="003642B6" w:rsidRDefault="003642B6" w:rsidP="003642B6">
      <w:pPr>
        <w:tabs>
          <w:tab w:val="left" w:pos="1161"/>
        </w:tabs>
        <w:rPr>
          <w:rFonts w:ascii="Times" w:eastAsiaTheme="majorEastAsia" w:hAnsi="Times" w:cstheme="majorBidi"/>
          <w:sz w:val="24"/>
          <w:szCs w:val="24"/>
        </w:rPr>
      </w:pPr>
    </w:p>
    <w:p w14:paraId="0CDBC00E" w14:textId="77777777" w:rsidR="003642B6" w:rsidRDefault="003642B6" w:rsidP="003642B6">
      <w:pPr>
        <w:tabs>
          <w:tab w:val="left" w:pos="1161"/>
        </w:tabs>
        <w:rPr>
          <w:rFonts w:ascii="Times" w:eastAsiaTheme="majorEastAsia" w:hAnsi="Times" w:cstheme="majorBidi"/>
          <w:sz w:val="24"/>
          <w:szCs w:val="24"/>
        </w:rPr>
      </w:pPr>
    </w:p>
    <w:p w14:paraId="656388F7" w14:textId="77777777" w:rsidR="003642B6" w:rsidRDefault="003642B6" w:rsidP="003642B6">
      <w:pPr>
        <w:tabs>
          <w:tab w:val="left" w:pos="1161"/>
        </w:tabs>
        <w:rPr>
          <w:rFonts w:ascii="Times" w:eastAsiaTheme="majorEastAsia" w:hAnsi="Times" w:cstheme="majorBidi"/>
          <w:sz w:val="24"/>
          <w:szCs w:val="24"/>
        </w:rPr>
      </w:pPr>
    </w:p>
    <w:p w14:paraId="368A4831" w14:textId="77777777" w:rsidR="003642B6" w:rsidRDefault="003642B6" w:rsidP="003642B6">
      <w:pPr>
        <w:tabs>
          <w:tab w:val="left" w:pos="3508"/>
        </w:tabs>
        <w:jc w:val="center"/>
        <w:rPr>
          <w:rFonts w:ascii="Times" w:eastAsiaTheme="majorEastAsia" w:hAnsi="Times" w:cstheme="majorBidi"/>
          <w:sz w:val="24"/>
          <w:szCs w:val="24"/>
        </w:rPr>
      </w:pPr>
    </w:p>
    <w:p w14:paraId="72005F2F" w14:textId="77777777" w:rsidR="003642B6" w:rsidRDefault="003642B6" w:rsidP="003642B6">
      <w:pPr>
        <w:tabs>
          <w:tab w:val="left" w:pos="3508"/>
        </w:tabs>
        <w:jc w:val="center"/>
        <w:rPr>
          <w:rFonts w:ascii="Times" w:eastAsiaTheme="majorEastAsia" w:hAnsi="Times" w:cstheme="majorBidi"/>
          <w:sz w:val="24"/>
          <w:szCs w:val="24"/>
        </w:rPr>
      </w:pPr>
    </w:p>
    <w:p w14:paraId="135070AF" w14:textId="77777777" w:rsidR="003642B6" w:rsidRDefault="00E6599F" w:rsidP="003642B6">
      <w:pPr>
        <w:tabs>
          <w:tab w:val="left" w:pos="3508"/>
        </w:tabs>
        <w:jc w:val="center"/>
        <w:rPr>
          <w:rFonts w:ascii="Times" w:eastAsiaTheme="majorEastAsia" w:hAnsi="Times" w:cstheme="majorBidi"/>
          <w:sz w:val="24"/>
          <w:szCs w:val="24"/>
        </w:rPr>
      </w:pPr>
      <w:r>
        <w:rPr>
          <w:rFonts w:ascii="Times" w:eastAsiaTheme="majorEastAsia" w:hAnsi="Times" w:cstheme="majorBidi"/>
          <w:sz w:val="24"/>
          <w:szCs w:val="24"/>
        </w:rPr>
        <w:t>Figure 50</w:t>
      </w:r>
      <w:r w:rsidR="003642B6">
        <w:rPr>
          <w:rFonts w:ascii="Times" w:eastAsiaTheme="majorEastAsia" w:hAnsi="Times" w:cstheme="majorBidi"/>
          <w:sz w:val="24"/>
          <w:szCs w:val="24"/>
        </w:rPr>
        <w:t xml:space="preserve">: Mobile application index </w:t>
      </w:r>
      <w:proofErr w:type="gramStart"/>
      <w:r w:rsidR="003642B6">
        <w:rPr>
          <w:rFonts w:ascii="Times" w:eastAsiaTheme="majorEastAsia" w:hAnsi="Times" w:cstheme="majorBidi"/>
          <w:sz w:val="24"/>
          <w:szCs w:val="24"/>
        </w:rPr>
        <w:t>page[</w:t>
      </w:r>
      <w:proofErr w:type="gramEnd"/>
      <w:r w:rsidR="003642B6">
        <w:rPr>
          <w:rFonts w:ascii="Times" w:eastAsiaTheme="majorEastAsia" w:hAnsi="Times" w:cstheme="majorBidi"/>
          <w:sz w:val="24"/>
          <w:szCs w:val="24"/>
        </w:rPr>
        <w:t>UI-16]</w:t>
      </w:r>
    </w:p>
    <w:p w14:paraId="0FFF9E8D" w14:textId="77777777" w:rsidR="003642B6" w:rsidRDefault="003642B6" w:rsidP="003642B6">
      <w:pPr>
        <w:tabs>
          <w:tab w:val="left" w:pos="3508"/>
        </w:tabs>
        <w:jc w:val="center"/>
        <w:rPr>
          <w:rFonts w:ascii="Times" w:eastAsiaTheme="majorEastAsia" w:hAnsi="Times" w:cstheme="majorBidi"/>
          <w:sz w:val="24"/>
          <w:szCs w:val="24"/>
        </w:rPr>
      </w:pPr>
    </w:p>
    <w:p w14:paraId="5C724ACE" w14:textId="77777777" w:rsidR="003642B6" w:rsidRDefault="003642B6" w:rsidP="003642B6">
      <w:pPr>
        <w:tabs>
          <w:tab w:val="left" w:pos="1161"/>
        </w:tabs>
        <w:rPr>
          <w:rFonts w:ascii="Times" w:eastAsiaTheme="majorEastAsia" w:hAnsi="Times" w:cstheme="majorBidi"/>
          <w:sz w:val="24"/>
          <w:szCs w:val="24"/>
        </w:rPr>
      </w:pPr>
    </w:p>
    <w:p w14:paraId="27ACBAE5" w14:textId="77777777" w:rsidR="003642B6" w:rsidRDefault="003642B6" w:rsidP="003642B6">
      <w:pPr>
        <w:tabs>
          <w:tab w:val="left" w:pos="1161"/>
        </w:tabs>
        <w:rPr>
          <w:rFonts w:ascii="Times" w:eastAsiaTheme="majorEastAsia" w:hAnsi="Times" w:cstheme="majorBidi"/>
          <w:sz w:val="24"/>
          <w:szCs w:val="24"/>
        </w:rPr>
      </w:pPr>
    </w:p>
    <w:p w14:paraId="288AB8E9" w14:textId="77777777" w:rsidR="003642B6" w:rsidRDefault="003642B6" w:rsidP="003642B6">
      <w:pPr>
        <w:tabs>
          <w:tab w:val="left" w:pos="1161"/>
        </w:tabs>
        <w:rPr>
          <w:rFonts w:ascii="Times" w:eastAsiaTheme="majorEastAsia" w:hAnsi="Times" w:cstheme="majorBidi"/>
          <w:sz w:val="24"/>
          <w:szCs w:val="24"/>
        </w:rPr>
      </w:pPr>
    </w:p>
    <w:p w14:paraId="6CE494B0" w14:textId="77777777" w:rsidR="003642B6" w:rsidRDefault="003642B6" w:rsidP="003642B6">
      <w:pPr>
        <w:tabs>
          <w:tab w:val="left" w:pos="1161"/>
        </w:tabs>
        <w:rPr>
          <w:rFonts w:ascii="Times" w:eastAsiaTheme="majorEastAsia" w:hAnsi="Times" w:cstheme="majorBidi"/>
          <w:sz w:val="24"/>
          <w:szCs w:val="24"/>
        </w:rPr>
      </w:pPr>
    </w:p>
    <w:p w14:paraId="1829202C" w14:textId="77777777" w:rsidR="003642B6" w:rsidRDefault="003642B6" w:rsidP="003642B6">
      <w:pPr>
        <w:tabs>
          <w:tab w:val="left" w:pos="1161"/>
        </w:tabs>
        <w:rPr>
          <w:rFonts w:ascii="Times" w:eastAsiaTheme="majorEastAsia" w:hAnsi="Times" w:cstheme="majorBidi"/>
          <w:sz w:val="24"/>
          <w:szCs w:val="24"/>
        </w:rPr>
      </w:pPr>
    </w:p>
    <w:p w14:paraId="7CC3F1C0" w14:textId="77777777" w:rsidR="003642B6" w:rsidRDefault="003642B6" w:rsidP="003642B6">
      <w:pPr>
        <w:tabs>
          <w:tab w:val="left" w:pos="1161"/>
        </w:tabs>
        <w:rPr>
          <w:rFonts w:ascii="Times" w:eastAsiaTheme="majorEastAsia" w:hAnsi="Times" w:cstheme="majorBidi"/>
          <w:sz w:val="24"/>
          <w:szCs w:val="24"/>
        </w:rPr>
      </w:pPr>
    </w:p>
    <w:p w14:paraId="041E54AE" w14:textId="77777777" w:rsidR="003642B6" w:rsidRDefault="003642B6" w:rsidP="003642B6">
      <w:pPr>
        <w:rPr>
          <w:rFonts w:ascii="Times" w:eastAsiaTheme="majorEastAsia" w:hAnsi="Times" w:cstheme="majorBidi"/>
          <w:sz w:val="24"/>
          <w:szCs w:val="24"/>
        </w:rPr>
      </w:pPr>
    </w:p>
    <w:p w14:paraId="1AA3497E" w14:textId="77777777" w:rsidR="003642B6" w:rsidRDefault="003642B6" w:rsidP="003642B6">
      <w:pPr>
        <w:jc w:val="right"/>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23776" behindDoc="0" locked="0" layoutInCell="1" allowOverlap="1" wp14:anchorId="64BB33CB" wp14:editId="7CBED19A">
            <wp:simplePos x="0" y="0"/>
            <wp:positionH relativeFrom="margin">
              <wp:align>center</wp:align>
            </wp:positionH>
            <wp:positionV relativeFrom="paragraph">
              <wp:posOffset>94615</wp:posOffset>
            </wp:positionV>
            <wp:extent cx="3997909" cy="6191885"/>
            <wp:effectExtent l="0" t="0" r="0" b="571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40.PNG"/>
                    <pic:cNvPicPr/>
                  </pic:nvPicPr>
                  <pic:blipFill>
                    <a:blip r:embed="rId85">
                      <a:extLst>
                        <a:ext uri="{28A0092B-C50C-407E-A947-70E740481C1C}">
                          <a14:useLocalDpi xmlns:a14="http://schemas.microsoft.com/office/drawing/2010/main" val="0"/>
                        </a:ext>
                      </a:extLst>
                    </a:blip>
                    <a:stretch>
                      <a:fillRect/>
                    </a:stretch>
                  </pic:blipFill>
                  <pic:spPr>
                    <a:xfrm>
                      <a:off x="0" y="0"/>
                      <a:ext cx="3999077" cy="6193693"/>
                    </a:xfrm>
                    <a:prstGeom prst="rect">
                      <a:avLst/>
                    </a:prstGeom>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54715AF" w14:textId="77777777" w:rsidR="003642B6" w:rsidRDefault="003642B6" w:rsidP="003642B6">
      <w:pPr>
        <w:jc w:val="right"/>
        <w:rPr>
          <w:rFonts w:ascii="Times" w:eastAsiaTheme="majorEastAsia" w:hAnsi="Times" w:cstheme="majorBidi"/>
          <w:sz w:val="24"/>
          <w:szCs w:val="24"/>
        </w:rPr>
      </w:pPr>
    </w:p>
    <w:p w14:paraId="131782D0" w14:textId="77777777" w:rsidR="003642B6" w:rsidRDefault="003642B6" w:rsidP="003642B6">
      <w:pPr>
        <w:jc w:val="right"/>
        <w:rPr>
          <w:rFonts w:ascii="Times" w:eastAsiaTheme="majorEastAsia" w:hAnsi="Times" w:cstheme="majorBidi"/>
          <w:sz w:val="24"/>
          <w:szCs w:val="24"/>
        </w:rPr>
      </w:pPr>
    </w:p>
    <w:p w14:paraId="08022DCC" w14:textId="77777777" w:rsidR="003642B6" w:rsidRPr="00455F9A" w:rsidRDefault="003642B6" w:rsidP="003642B6">
      <w:pPr>
        <w:jc w:val="right"/>
        <w:rPr>
          <w:rFonts w:ascii="Times" w:eastAsiaTheme="majorEastAsia" w:hAnsi="Times" w:cstheme="majorBidi"/>
          <w:sz w:val="24"/>
          <w:szCs w:val="24"/>
        </w:rPr>
      </w:pPr>
    </w:p>
    <w:p w14:paraId="56A3A27B" w14:textId="77777777" w:rsidR="003642B6" w:rsidRPr="00455F9A" w:rsidRDefault="003642B6" w:rsidP="003642B6">
      <w:pPr>
        <w:rPr>
          <w:rFonts w:ascii="Times" w:eastAsiaTheme="majorEastAsia" w:hAnsi="Times" w:cstheme="majorBidi"/>
          <w:sz w:val="24"/>
          <w:szCs w:val="24"/>
        </w:rPr>
      </w:pPr>
    </w:p>
    <w:p w14:paraId="5E9D2B70" w14:textId="77777777" w:rsidR="003642B6" w:rsidRPr="00455F9A" w:rsidRDefault="003642B6" w:rsidP="003642B6">
      <w:pPr>
        <w:rPr>
          <w:rFonts w:ascii="Times" w:eastAsiaTheme="majorEastAsia" w:hAnsi="Times" w:cstheme="majorBidi"/>
          <w:sz w:val="24"/>
          <w:szCs w:val="24"/>
        </w:rPr>
      </w:pPr>
    </w:p>
    <w:p w14:paraId="4E9850F6" w14:textId="77777777" w:rsidR="003642B6" w:rsidRPr="00455F9A" w:rsidRDefault="003642B6" w:rsidP="003642B6">
      <w:pPr>
        <w:rPr>
          <w:rFonts w:ascii="Times" w:eastAsiaTheme="majorEastAsia" w:hAnsi="Times" w:cstheme="majorBidi"/>
          <w:sz w:val="24"/>
          <w:szCs w:val="24"/>
        </w:rPr>
      </w:pPr>
    </w:p>
    <w:p w14:paraId="4466CF13" w14:textId="77777777" w:rsidR="003642B6" w:rsidRPr="00455F9A" w:rsidRDefault="003642B6" w:rsidP="003642B6">
      <w:pPr>
        <w:rPr>
          <w:rFonts w:ascii="Times" w:eastAsiaTheme="majorEastAsia" w:hAnsi="Times" w:cstheme="majorBidi"/>
          <w:sz w:val="24"/>
          <w:szCs w:val="24"/>
        </w:rPr>
      </w:pPr>
    </w:p>
    <w:p w14:paraId="3722E059" w14:textId="77777777" w:rsidR="003642B6" w:rsidRPr="00455F9A" w:rsidRDefault="003642B6" w:rsidP="003642B6">
      <w:pPr>
        <w:rPr>
          <w:rFonts w:ascii="Times" w:eastAsiaTheme="majorEastAsia" w:hAnsi="Times" w:cstheme="majorBidi"/>
          <w:sz w:val="24"/>
          <w:szCs w:val="24"/>
        </w:rPr>
      </w:pPr>
    </w:p>
    <w:p w14:paraId="50058502" w14:textId="77777777" w:rsidR="003642B6" w:rsidRPr="00455F9A" w:rsidRDefault="003642B6" w:rsidP="003642B6">
      <w:pPr>
        <w:rPr>
          <w:rFonts w:ascii="Times" w:eastAsiaTheme="majorEastAsia" w:hAnsi="Times" w:cstheme="majorBidi"/>
          <w:sz w:val="24"/>
          <w:szCs w:val="24"/>
        </w:rPr>
      </w:pPr>
    </w:p>
    <w:p w14:paraId="7ECC6CEC" w14:textId="77777777" w:rsidR="003642B6" w:rsidRDefault="003642B6" w:rsidP="003642B6">
      <w:pPr>
        <w:rPr>
          <w:rFonts w:ascii="Times" w:eastAsiaTheme="majorEastAsia" w:hAnsi="Times" w:cstheme="majorBidi"/>
          <w:sz w:val="24"/>
          <w:szCs w:val="24"/>
        </w:rPr>
      </w:pPr>
    </w:p>
    <w:p w14:paraId="037B99B7" w14:textId="77777777" w:rsidR="003642B6" w:rsidRDefault="003642B6" w:rsidP="003642B6">
      <w:pPr>
        <w:rPr>
          <w:rFonts w:ascii="Times" w:eastAsiaTheme="majorEastAsia" w:hAnsi="Times" w:cstheme="majorBidi"/>
          <w:sz w:val="24"/>
          <w:szCs w:val="24"/>
        </w:rPr>
      </w:pPr>
    </w:p>
    <w:p w14:paraId="37C4BE40" w14:textId="77777777" w:rsidR="003642B6" w:rsidRDefault="003642B6" w:rsidP="003642B6">
      <w:pPr>
        <w:rPr>
          <w:rFonts w:ascii="Times" w:eastAsiaTheme="majorEastAsia" w:hAnsi="Times" w:cstheme="majorBidi"/>
          <w:sz w:val="24"/>
          <w:szCs w:val="24"/>
        </w:rPr>
      </w:pPr>
    </w:p>
    <w:p w14:paraId="11C35CA4" w14:textId="77777777" w:rsidR="003642B6" w:rsidRDefault="003642B6" w:rsidP="003642B6">
      <w:pPr>
        <w:rPr>
          <w:rFonts w:ascii="Times" w:eastAsiaTheme="majorEastAsia" w:hAnsi="Times" w:cstheme="majorBidi"/>
          <w:sz w:val="24"/>
          <w:szCs w:val="24"/>
        </w:rPr>
      </w:pPr>
    </w:p>
    <w:p w14:paraId="0EC5CCAF" w14:textId="77777777" w:rsidR="003642B6" w:rsidRDefault="003642B6" w:rsidP="003642B6">
      <w:pPr>
        <w:rPr>
          <w:rFonts w:ascii="Times" w:eastAsiaTheme="majorEastAsia" w:hAnsi="Times" w:cstheme="majorBidi"/>
          <w:sz w:val="24"/>
          <w:szCs w:val="24"/>
        </w:rPr>
      </w:pPr>
    </w:p>
    <w:p w14:paraId="554A0587" w14:textId="77777777" w:rsidR="003642B6" w:rsidRDefault="003642B6" w:rsidP="003642B6">
      <w:pPr>
        <w:rPr>
          <w:rFonts w:ascii="Times" w:eastAsiaTheme="majorEastAsia" w:hAnsi="Times" w:cstheme="majorBidi"/>
          <w:sz w:val="24"/>
          <w:szCs w:val="24"/>
        </w:rPr>
      </w:pPr>
    </w:p>
    <w:p w14:paraId="13C2EF7A" w14:textId="77777777" w:rsidR="003642B6" w:rsidRDefault="003642B6" w:rsidP="003642B6">
      <w:pPr>
        <w:rPr>
          <w:rFonts w:ascii="Times" w:eastAsiaTheme="majorEastAsia" w:hAnsi="Times" w:cstheme="majorBidi"/>
          <w:sz w:val="24"/>
          <w:szCs w:val="24"/>
        </w:rPr>
      </w:pPr>
    </w:p>
    <w:p w14:paraId="3869D038" w14:textId="77777777" w:rsidR="003642B6" w:rsidRDefault="003642B6" w:rsidP="003642B6">
      <w:pPr>
        <w:jc w:val="center"/>
        <w:rPr>
          <w:rFonts w:ascii="Times" w:eastAsiaTheme="majorEastAsia" w:hAnsi="Times" w:cstheme="majorBidi"/>
          <w:sz w:val="24"/>
          <w:szCs w:val="24"/>
        </w:rPr>
      </w:pPr>
    </w:p>
    <w:p w14:paraId="4E65D753" w14:textId="77777777" w:rsidR="003642B6" w:rsidRDefault="003642B6" w:rsidP="003642B6">
      <w:pPr>
        <w:jc w:val="center"/>
        <w:rPr>
          <w:rFonts w:ascii="Times" w:eastAsiaTheme="majorEastAsia" w:hAnsi="Times" w:cstheme="majorBidi"/>
          <w:sz w:val="24"/>
          <w:szCs w:val="24"/>
        </w:rPr>
      </w:pPr>
    </w:p>
    <w:p w14:paraId="340262F8" w14:textId="77777777" w:rsidR="003642B6" w:rsidRDefault="003642B6" w:rsidP="003642B6">
      <w:pPr>
        <w:jc w:val="center"/>
        <w:rPr>
          <w:rFonts w:ascii="Times" w:eastAsiaTheme="majorEastAsia" w:hAnsi="Times" w:cstheme="majorBidi"/>
          <w:sz w:val="24"/>
          <w:szCs w:val="24"/>
        </w:rPr>
      </w:pPr>
    </w:p>
    <w:p w14:paraId="5A9B9970" w14:textId="77777777" w:rsidR="003642B6" w:rsidRDefault="003642B6" w:rsidP="003642B6">
      <w:pPr>
        <w:jc w:val="center"/>
        <w:rPr>
          <w:rFonts w:ascii="Times" w:eastAsiaTheme="majorEastAsia" w:hAnsi="Times" w:cstheme="majorBidi"/>
          <w:sz w:val="24"/>
          <w:szCs w:val="24"/>
        </w:rPr>
      </w:pPr>
    </w:p>
    <w:p w14:paraId="1E5A3342" w14:textId="77777777" w:rsidR="003642B6" w:rsidRDefault="003642B6" w:rsidP="003642B6">
      <w:pPr>
        <w:jc w:val="center"/>
        <w:rPr>
          <w:rFonts w:ascii="Times" w:eastAsiaTheme="majorEastAsia" w:hAnsi="Times" w:cstheme="majorBidi"/>
          <w:sz w:val="24"/>
          <w:szCs w:val="24"/>
        </w:rPr>
      </w:pPr>
    </w:p>
    <w:p w14:paraId="056D2F17" w14:textId="77777777" w:rsidR="003642B6" w:rsidRDefault="003642B6" w:rsidP="003642B6">
      <w:pPr>
        <w:jc w:val="center"/>
        <w:rPr>
          <w:rFonts w:ascii="Times" w:eastAsiaTheme="majorEastAsia" w:hAnsi="Times" w:cstheme="majorBidi"/>
          <w:sz w:val="24"/>
          <w:szCs w:val="24"/>
        </w:rPr>
      </w:pPr>
    </w:p>
    <w:p w14:paraId="48B43D1A" w14:textId="77777777" w:rsidR="003642B6" w:rsidRDefault="003642B6" w:rsidP="003642B6">
      <w:pPr>
        <w:jc w:val="center"/>
        <w:rPr>
          <w:rFonts w:ascii="Times" w:eastAsiaTheme="majorEastAsia" w:hAnsi="Times" w:cstheme="majorBidi"/>
          <w:sz w:val="24"/>
          <w:szCs w:val="24"/>
        </w:rPr>
      </w:pPr>
    </w:p>
    <w:p w14:paraId="4598EDAE" w14:textId="77777777" w:rsidR="003642B6" w:rsidRDefault="003642B6" w:rsidP="003642B6">
      <w:pPr>
        <w:jc w:val="center"/>
        <w:rPr>
          <w:rFonts w:ascii="Times" w:eastAsiaTheme="majorEastAsia" w:hAnsi="Times" w:cstheme="majorBidi"/>
          <w:sz w:val="24"/>
          <w:szCs w:val="24"/>
        </w:rPr>
      </w:pPr>
    </w:p>
    <w:p w14:paraId="16E300E2" w14:textId="77777777" w:rsidR="003642B6" w:rsidRDefault="003642B6" w:rsidP="003642B6">
      <w:pPr>
        <w:jc w:val="center"/>
        <w:rPr>
          <w:rFonts w:ascii="Times" w:eastAsiaTheme="majorEastAsia" w:hAnsi="Times" w:cstheme="majorBidi"/>
          <w:sz w:val="24"/>
          <w:szCs w:val="24"/>
        </w:rPr>
      </w:pPr>
    </w:p>
    <w:p w14:paraId="1DA59B52" w14:textId="77777777" w:rsidR="003642B6" w:rsidRDefault="003642B6" w:rsidP="003642B6">
      <w:pPr>
        <w:jc w:val="center"/>
        <w:rPr>
          <w:rFonts w:ascii="Times" w:eastAsiaTheme="majorEastAsia" w:hAnsi="Times" w:cstheme="majorBidi"/>
          <w:sz w:val="24"/>
          <w:szCs w:val="24"/>
        </w:rPr>
      </w:pPr>
    </w:p>
    <w:p w14:paraId="75445B9F" w14:textId="77777777" w:rsidR="003642B6" w:rsidRDefault="003642B6" w:rsidP="003642B6">
      <w:pPr>
        <w:jc w:val="center"/>
        <w:rPr>
          <w:rFonts w:ascii="Times" w:eastAsiaTheme="majorEastAsia" w:hAnsi="Times" w:cstheme="majorBidi"/>
          <w:sz w:val="24"/>
          <w:szCs w:val="24"/>
        </w:rPr>
      </w:pPr>
    </w:p>
    <w:p w14:paraId="5A7BE3DD" w14:textId="77777777" w:rsidR="003642B6" w:rsidRDefault="003642B6" w:rsidP="003642B6">
      <w:pPr>
        <w:jc w:val="center"/>
        <w:rPr>
          <w:rFonts w:ascii="Times" w:eastAsiaTheme="majorEastAsia" w:hAnsi="Times" w:cstheme="majorBidi"/>
          <w:sz w:val="24"/>
          <w:szCs w:val="24"/>
        </w:rPr>
      </w:pPr>
    </w:p>
    <w:p w14:paraId="5DE16DEC" w14:textId="77777777" w:rsidR="003642B6" w:rsidRDefault="003642B6" w:rsidP="003642B6">
      <w:pPr>
        <w:jc w:val="center"/>
        <w:rPr>
          <w:rFonts w:ascii="Times" w:eastAsiaTheme="majorEastAsia" w:hAnsi="Times" w:cstheme="majorBidi"/>
          <w:sz w:val="24"/>
          <w:szCs w:val="24"/>
        </w:rPr>
      </w:pPr>
    </w:p>
    <w:p w14:paraId="2C42F25E" w14:textId="77777777" w:rsidR="003642B6" w:rsidRDefault="003642B6" w:rsidP="003642B6">
      <w:pPr>
        <w:jc w:val="center"/>
        <w:rPr>
          <w:rFonts w:ascii="Times" w:eastAsiaTheme="majorEastAsia" w:hAnsi="Times" w:cstheme="majorBidi"/>
          <w:sz w:val="24"/>
          <w:szCs w:val="24"/>
        </w:rPr>
      </w:pPr>
    </w:p>
    <w:p w14:paraId="1F58CEC0" w14:textId="77777777" w:rsidR="003642B6" w:rsidRDefault="003642B6" w:rsidP="003642B6">
      <w:pPr>
        <w:jc w:val="center"/>
        <w:rPr>
          <w:rFonts w:ascii="Times" w:eastAsiaTheme="majorEastAsia" w:hAnsi="Times" w:cstheme="majorBidi"/>
          <w:sz w:val="24"/>
          <w:szCs w:val="24"/>
        </w:rPr>
      </w:pPr>
    </w:p>
    <w:p w14:paraId="2D0063FB" w14:textId="77777777" w:rsidR="003642B6" w:rsidRDefault="003642B6" w:rsidP="003642B6">
      <w:pPr>
        <w:jc w:val="center"/>
        <w:rPr>
          <w:rFonts w:ascii="Times" w:eastAsiaTheme="majorEastAsia" w:hAnsi="Times" w:cstheme="majorBidi"/>
          <w:sz w:val="24"/>
          <w:szCs w:val="24"/>
        </w:rPr>
      </w:pPr>
    </w:p>
    <w:p w14:paraId="030871EC" w14:textId="77777777" w:rsidR="003642B6" w:rsidRDefault="00DF5067" w:rsidP="003642B6">
      <w:pPr>
        <w:jc w:val="center"/>
        <w:rPr>
          <w:rFonts w:ascii="Times" w:eastAsiaTheme="majorEastAsia" w:hAnsi="Times" w:cstheme="majorBidi"/>
          <w:sz w:val="24"/>
          <w:szCs w:val="24"/>
        </w:rPr>
      </w:pPr>
      <w:r>
        <w:rPr>
          <w:rFonts w:ascii="Times" w:eastAsiaTheme="majorEastAsia" w:hAnsi="Times" w:cstheme="majorBidi"/>
          <w:sz w:val="24"/>
          <w:szCs w:val="24"/>
        </w:rPr>
        <w:t>Fi</w:t>
      </w:r>
      <w:r w:rsidR="00E6599F">
        <w:rPr>
          <w:rFonts w:ascii="Times" w:eastAsiaTheme="majorEastAsia" w:hAnsi="Times" w:cstheme="majorBidi"/>
          <w:sz w:val="24"/>
          <w:szCs w:val="24"/>
        </w:rPr>
        <w:t>gure 51</w:t>
      </w:r>
      <w:r w:rsidR="003642B6">
        <w:rPr>
          <w:rFonts w:ascii="Times" w:eastAsiaTheme="majorEastAsia" w:hAnsi="Times" w:cstheme="majorBidi"/>
          <w:sz w:val="24"/>
          <w:szCs w:val="24"/>
        </w:rPr>
        <w:t>: Mobile application menu [UI-17]</w:t>
      </w:r>
    </w:p>
    <w:p w14:paraId="76072720" w14:textId="77777777" w:rsidR="003642B6" w:rsidRDefault="003642B6" w:rsidP="003642B6">
      <w:pPr>
        <w:rPr>
          <w:rFonts w:ascii="Times" w:eastAsiaTheme="majorEastAsia" w:hAnsi="Times" w:cstheme="majorBidi"/>
          <w:sz w:val="24"/>
          <w:szCs w:val="24"/>
        </w:rPr>
      </w:pPr>
    </w:p>
    <w:p w14:paraId="0B74DFE8" w14:textId="77777777" w:rsidR="003642B6" w:rsidRDefault="003642B6" w:rsidP="003642B6">
      <w:pPr>
        <w:rPr>
          <w:rFonts w:ascii="Times" w:eastAsiaTheme="majorEastAsia" w:hAnsi="Times" w:cstheme="majorBidi"/>
          <w:sz w:val="24"/>
          <w:szCs w:val="24"/>
        </w:rPr>
      </w:pPr>
    </w:p>
    <w:p w14:paraId="1DBE7344" w14:textId="77777777" w:rsidR="003642B6" w:rsidRDefault="003642B6" w:rsidP="003642B6">
      <w:pPr>
        <w:rPr>
          <w:rFonts w:ascii="Times" w:eastAsiaTheme="majorEastAsia" w:hAnsi="Times" w:cstheme="majorBidi"/>
          <w:sz w:val="24"/>
          <w:szCs w:val="24"/>
        </w:rPr>
      </w:pPr>
    </w:p>
    <w:p w14:paraId="2E58C315" w14:textId="77777777" w:rsidR="003642B6" w:rsidRDefault="003642B6" w:rsidP="003642B6">
      <w:pPr>
        <w:rPr>
          <w:rFonts w:ascii="Times" w:eastAsiaTheme="majorEastAsia" w:hAnsi="Times" w:cstheme="majorBidi"/>
          <w:sz w:val="24"/>
          <w:szCs w:val="24"/>
        </w:rPr>
      </w:pPr>
    </w:p>
    <w:p w14:paraId="1E40CC21" w14:textId="77777777" w:rsidR="003642B6" w:rsidRDefault="003642B6" w:rsidP="003642B6">
      <w:pPr>
        <w:rPr>
          <w:rFonts w:ascii="Times" w:eastAsiaTheme="majorEastAsia" w:hAnsi="Times" w:cstheme="majorBidi"/>
          <w:sz w:val="24"/>
          <w:szCs w:val="24"/>
        </w:rPr>
      </w:pPr>
    </w:p>
    <w:p w14:paraId="36E3DD1D" w14:textId="77777777" w:rsidR="003642B6" w:rsidRDefault="003642B6" w:rsidP="003642B6">
      <w:pPr>
        <w:rPr>
          <w:rFonts w:ascii="Times" w:eastAsiaTheme="majorEastAsia" w:hAnsi="Times" w:cstheme="majorBidi"/>
          <w:sz w:val="24"/>
          <w:szCs w:val="24"/>
        </w:rPr>
      </w:pPr>
    </w:p>
    <w:p w14:paraId="5EA6742E" w14:textId="77777777" w:rsidR="003642B6" w:rsidRDefault="003642B6" w:rsidP="003642B6">
      <w:pPr>
        <w:rPr>
          <w:rFonts w:ascii="Times" w:eastAsiaTheme="majorEastAsia" w:hAnsi="Times" w:cstheme="majorBidi"/>
          <w:sz w:val="24"/>
          <w:szCs w:val="24"/>
        </w:rPr>
      </w:pPr>
    </w:p>
    <w:p w14:paraId="32C3EFF7" w14:textId="77777777" w:rsidR="003642B6" w:rsidRDefault="003642B6" w:rsidP="003642B6">
      <w:pPr>
        <w:rPr>
          <w:rFonts w:ascii="Times" w:eastAsiaTheme="majorEastAsia" w:hAnsi="Times" w:cstheme="majorBidi"/>
          <w:sz w:val="24"/>
          <w:szCs w:val="24"/>
        </w:rPr>
      </w:pPr>
    </w:p>
    <w:p w14:paraId="21D995BF" w14:textId="77777777" w:rsidR="003642B6" w:rsidRDefault="003642B6" w:rsidP="003642B6">
      <w:pPr>
        <w:rPr>
          <w:rFonts w:ascii="Times" w:eastAsiaTheme="majorEastAsia" w:hAnsi="Times" w:cstheme="majorBidi"/>
          <w:sz w:val="24"/>
          <w:szCs w:val="24"/>
        </w:rPr>
      </w:pPr>
    </w:p>
    <w:p w14:paraId="33529103" w14:textId="77777777" w:rsidR="003642B6" w:rsidRDefault="003642B6" w:rsidP="003642B6">
      <w:pPr>
        <w:rPr>
          <w:rFonts w:ascii="Times" w:eastAsiaTheme="majorEastAsia" w:hAnsi="Times" w:cstheme="majorBidi"/>
          <w:sz w:val="24"/>
          <w:szCs w:val="24"/>
        </w:rPr>
      </w:pPr>
    </w:p>
    <w:p w14:paraId="0191E4A7" w14:textId="77777777" w:rsidR="003642B6" w:rsidRDefault="003642B6" w:rsidP="003642B6">
      <w:pPr>
        <w:rPr>
          <w:rFonts w:ascii="Times" w:eastAsiaTheme="majorEastAsia" w:hAnsi="Times" w:cstheme="majorBidi"/>
          <w:sz w:val="24"/>
          <w:szCs w:val="24"/>
        </w:rPr>
      </w:pPr>
      <w:r>
        <w:rPr>
          <w:rFonts w:ascii="Times" w:eastAsiaTheme="majorEastAsia" w:hAnsi="Times" w:cstheme="majorBidi"/>
          <w:noProof/>
          <w:sz w:val="24"/>
          <w:szCs w:val="24"/>
        </w:rPr>
        <w:drawing>
          <wp:anchor distT="0" distB="0" distL="114300" distR="114300" simplePos="0" relativeHeight="251719680" behindDoc="0" locked="0" layoutInCell="1" allowOverlap="1" wp14:anchorId="3F7BFF80" wp14:editId="1305A366">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86">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4FD95DC" w14:textId="77777777" w:rsidR="003642B6" w:rsidRPr="00455F9A" w:rsidRDefault="003642B6" w:rsidP="003642B6">
      <w:pPr>
        <w:rPr>
          <w:rFonts w:ascii="Times" w:eastAsiaTheme="majorEastAsia" w:hAnsi="Times" w:cstheme="majorBidi"/>
          <w:sz w:val="24"/>
          <w:szCs w:val="24"/>
        </w:rPr>
      </w:pPr>
    </w:p>
    <w:p w14:paraId="1F6B05CC" w14:textId="77777777" w:rsidR="003642B6" w:rsidRPr="00455F9A" w:rsidRDefault="003642B6" w:rsidP="003642B6">
      <w:pPr>
        <w:rPr>
          <w:rFonts w:ascii="Times" w:eastAsiaTheme="majorEastAsia" w:hAnsi="Times" w:cstheme="majorBidi"/>
          <w:sz w:val="24"/>
          <w:szCs w:val="24"/>
        </w:rPr>
      </w:pPr>
    </w:p>
    <w:p w14:paraId="67CA1F20" w14:textId="77777777" w:rsidR="003642B6" w:rsidRPr="00455F9A" w:rsidRDefault="003642B6" w:rsidP="003642B6">
      <w:pPr>
        <w:rPr>
          <w:rFonts w:ascii="Times" w:eastAsiaTheme="majorEastAsia" w:hAnsi="Times" w:cstheme="majorBidi"/>
          <w:sz w:val="24"/>
          <w:szCs w:val="24"/>
        </w:rPr>
      </w:pPr>
    </w:p>
    <w:p w14:paraId="5018FB6C" w14:textId="77777777" w:rsidR="003642B6" w:rsidRPr="00455F9A" w:rsidRDefault="003642B6" w:rsidP="003642B6">
      <w:pPr>
        <w:rPr>
          <w:rFonts w:ascii="Times" w:eastAsiaTheme="majorEastAsia" w:hAnsi="Times" w:cstheme="majorBidi"/>
          <w:sz w:val="24"/>
          <w:szCs w:val="24"/>
        </w:rPr>
      </w:pPr>
    </w:p>
    <w:p w14:paraId="69722E2E" w14:textId="77777777" w:rsidR="003642B6" w:rsidRPr="00455F9A" w:rsidRDefault="003642B6" w:rsidP="003642B6">
      <w:pPr>
        <w:rPr>
          <w:rFonts w:ascii="Times" w:eastAsiaTheme="majorEastAsia" w:hAnsi="Times" w:cstheme="majorBidi"/>
          <w:sz w:val="24"/>
          <w:szCs w:val="24"/>
        </w:rPr>
      </w:pPr>
    </w:p>
    <w:p w14:paraId="5C6293A5" w14:textId="77777777" w:rsidR="003642B6" w:rsidRPr="00455F9A" w:rsidRDefault="003642B6" w:rsidP="003642B6">
      <w:pPr>
        <w:rPr>
          <w:rFonts w:ascii="Times" w:eastAsiaTheme="majorEastAsia" w:hAnsi="Times" w:cstheme="majorBidi"/>
          <w:sz w:val="24"/>
          <w:szCs w:val="24"/>
        </w:rPr>
      </w:pPr>
    </w:p>
    <w:p w14:paraId="4CC70139" w14:textId="77777777" w:rsidR="003642B6" w:rsidRPr="00455F9A" w:rsidRDefault="003642B6" w:rsidP="003642B6">
      <w:pPr>
        <w:rPr>
          <w:rFonts w:ascii="Times" w:eastAsiaTheme="majorEastAsia" w:hAnsi="Times" w:cstheme="majorBidi"/>
          <w:sz w:val="24"/>
          <w:szCs w:val="24"/>
        </w:rPr>
      </w:pPr>
    </w:p>
    <w:p w14:paraId="0986D136" w14:textId="77777777" w:rsidR="003642B6" w:rsidRPr="00455F9A" w:rsidRDefault="003642B6" w:rsidP="003642B6">
      <w:pPr>
        <w:rPr>
          <w:rFonts w:ascii="Times" w:eastAsiaTheme="majorEastAsia" w:hAnsi="Times" w:cstheme="majorBidi"/>
          <w:sz w:val="24"/>
          <w:szCs w:val="24"/>
        </w:rPr>
      </w:pPr>
    </w:p>
    <w:p w14:paraId="1414AE81" w14:textId="77777777" w:rsidR="003642B6" w:rsidRPr="00455F9A" w:rsidRDefault="003642B6" w:rsidP="003642B6">
      <w:pPr>
        <w:rPr>
          <w:rFonts w:ascii="Times" w:eastAsiaTheme="majorEastAsia" w:hAnsi="Times" w:cstheme="majorBidi"/>
          <w:sz w:val="24"/>
          <w:szCs w:val="24"/>
        </w:rPr>
      </w:pPr>
    </w:p>
    <w:p w14:paraId="787752F1" w14:textId="77777777" w:rsidR="003642B6" w:rsidRPr="00455F9A" w:rsidRDefault="003642B6" w:rsidP="003642B6">
      <w:pPr>
        <w:rPr>
          <w:rFonts w:ascii="Times" w:eastAsiaTheme="majorEastAsia" w:hAnsi="Times" w:cstheme="majorBidi"/>
          <w:sz w:val="24"/>
          <w:szCs w:val="24"/>
        </w:rPr>
      </w:pPr>
    </w:p>
    <w:p w14:paraId="14B5DDB7" w14:textId="77777777" w:rsidR="003642B6" w:rsidRPr="00455F9A" w:rsidRDefault="003642B6" w:rsidP="003642B6">
      <w:pPr>
        <w:rPr>
          <w:rFonts w:ascii="Times" w:eastAsiaTheme="majorEastAsia" w:hAnsi="Times" w:cstheme="majorBidi"/>
          <w:sz w:val="24"/>
          <w:szCs w:val="24"/>
        </w:rPr>
      </w:pPr>
    </w:p>
    <w:p w14:paraId="20077A31" w14:textId="77777777" w:rsidR="003642B6" w:rsidRPr="00455F9A" w:rsidRDefault="003642B6" w:rsidP="003642B6">
      <w:pPr>
        <w:rPr>
          <w:rFonts w:ascii="Times" w:eastAsiaTheme="majorEastAsia" w:hAnsi="Times" w:cstheme="majorBidi"/>
          <w:sz w:val="24"/>
          <w:szCs w:val="24"/>
        </w:rPr>
      </w:pPr>
    </w:p>
    <w:p w14:paraId="59E772EE" w14:textId="77777777" w:rsidR="003642B6" w:rsidRPr="00455F9A" w:rsidRDefault="003642B6" w:rsidP="003642B6">
      <w:pPr>
        <w:rPr>
          <w:rFonts w:ascii="Times" w:eastAsiaTheme="majorEastAsia" w:hAnsi="Times" w:cstheme="majorBidi"/>
          <w:sz w:val="24"/>
          <w:szCs w:val="24"/>
        </w:rPr>
      </w:pPr>
    </w:p>
    <w:p w14:paraId="1F30F918" w14:textId="77777777" w:rsidR="003642B6" w:rsidRPr="00455F9A" w:rsidRDefault="003642B6" w:rsidP="003642B6">
      <w:pPr>
        <w:rPr>
          <w:rFonts w:ascii="Times" w:eastAsiaTheme="majorEastAsia" w:hAnsi="Times" w:cstheme="majorBidi"/>
          <w:sz w:val="24"/>
          <w:szCs w:val="24"/>
        </w:rPr>
      </w:pPr>
    </w:p>
    <w:p w14:paraId="34D0BF06" w14:textId="77777777" w:rsidR="003642B6" w:rsidRDefault="003642B6" w:rsidP="003642B6">
      <w:pPr>
        <w:rPr>
          <w:rFonts w:ascii="Times" w:eastAsiaTheme="majorEastAsia" w:hAnsi="Times" w:cstheme="majorBidi"/>
          <w:sz w:val="24"/>
          <w:szCs w:val="24"/>
        </w:rPr>
      </w:pPr>
    </w:p>
    <w:p w14:paraId="473D1096" w14:textId="77777777" w:rsidR="003642B6" w:rsidRDefault="003642B6" w:rsidP="003642B6">
      <w:pPr>
        <w:tabs>
          <w:tab w:val="left" w:pos="2714"/>
        </w:tabs>
        <w:jc w:val="center"/>
        <w:rPr>
          <w:rFonts w:ascii="Times" w:eastAsiaTheme="majorEastAsia" w:hAnsi="Times" w:cs="Ayuthaya"/>
          <w:sz w:val="24"/>
          <w:szCs w:val="24"/>
        </w:rPr>
      </w:pPr>
    </w:p>
    <w:p w14:paraId="0CB2284E" w14:textId="77777777" w:rsidR="003642B6" w:rsidRDefault="003642B6" w:rsidP="003642B6">
      <w:pPr>
        <w:tabs>
          <w:tab w:val="left" w:pos="2714"/>
        </w:tabs>
        <w:jc w:val="center"/>
        <w:rPr>
          <w:rFonts w:ascii="Times" w:eastAsiaTheme="majorEastAsia" w:hAnsi="Times" w:cs="Ayuthaya"/>
          <w:sz w:val="24"/>
          <w:szCs w:val="24"/>
        </w:rPr>
      </w:pPr>
    </w:p>
    <w:p w14:paraId="29C0FBB3" w14:textId="77777777" w:rsidR="003642B6" w:rsidRDefault="003642B6" w:rsidP="003642B6">
      <w:pPr>
        <w:tabs>
          <w:tab w:val="left" w:pos="2714"/>
        </w:tabs>
        <w:jc w:val="center"/>
        <w:rPr>
          <w:rFonts w:ascii="Times" w:eastAsiaTheme="majorEastAsia" w:hAnsi="Times" w:cs="Ayuthaya"/>
          <w:sz w:val="24"/>
          <w:szCs w:val="24"/>
        </w:rPr>
      </w:pPr>
    </w:p>
    <w:p w14:paraId="6B84C0D1" w14:textId="77777777" w:rsidR="003642B6" w:rsidRDefault="003642B6" w:rsidP="003642B6">
      <w:pPr>
        <w:tabs>
          <w:tab w:val="left" w:pos="2714"/>
        </w:tabs>
        <w:jc w:val="center"/>
        <w:rPr>
          <w:rFonts w:ascii="Times" w:eastAsiaTheme="majorEastAsia" w:hAnsi="Times" w:cs="Ayuthaya"/>
          <w:sz w:val="24"/>
          <w:szCs w:val="24"/>
        </w:rPr>
      </w:pPr>
    </w:p>
    <w:p w14:paraId="5EE5F401" w14:textId="77777777" w:rsidR="003642B6" w:rsidRDefault="003642B6" w:rsidP="003642B6">
      <w:pPr>
        <w:tabs>
          <w:tab w:val="left" w:pos="2714"/>
        </w:tabs>
        <w:jc w:val="center"/>
        <w:rPr>
          <w:rFonts w:ascii="Times" w:eastAsiaTheme="majorEastAsia" w:hAnsi="Times" w:cs="Ayuthaya"/>
          <w:sz w:val="24"/>
          <w:szCs w:val="24"/>
        </w:rPr>
      </w:pPr>
    </w:p>
    <w:p w14:paraId="36CEC1BA" w14:textId="77777777" w:rsidR="003642B6" w:rsidRDefault="003642B6" w:rsidP="003642B6">
      <w:pPr>
        <w:tabs>
          <w:tab w:val="left" w:pos="2714"/>
        </w:tabs>
        <w:jc w:val="center"/>
        <w:rPr>
          <w:rFonts w:ascii="Times" w:eastAsiaTheme="majorEastAsia" w:hAnsi="Times" w:cs="Ayuthaya"/>
          <w:sz w:val="24"/>
          <w:szCs w:val="24"/>
        </w:rPr>
      </w:pPr>
    </w:p>
    <w:p w14:paraId="34EABD9C" w14:textId="77777777" w:rsidR="003642B6" w:rsidRDefault="003642B6" w:rsidP="003642B6">
      <w:pPr>
        <w:tabs>
          <w:tab w:val="left" w:pos="2714"/>
        </w:tabs>
        <w:jc w:val="center"/>
        <w:rPr>
          <w:rFonts w:ascii="Times" w:eastAsiaTheme="majorEastAsia" w:hAnsi="Times" w:cs="Ayuthaya"/>
          <w:sz w:val="24"/>
          <w:szCs w:val="24"/>
        </w:rPr>
      </w:pPr>
    </w:p>
    <w:p w14:paraId="2C78D6A0" w14:textId="77777777" w:rsidR="003642B6" w:rsidRDefault="003642B6" w:rsidP="003642B6">
      <w:pPr>
        <w:tabs>
          <w:tab w:val="left" w:pos="2714"/>
        </w:tabs>
        <w:jc w:val="center"/>
        <w:rPr>
          <w:rFonts w:ascii="Times" w:eastAsiaTheme="majorEastAsia" w:hAnsi="Times" w:cs="Ayuthaya"/>
          <w:sz w:val="24"/>
          <w:szCs w:val="24"/>
        </w:rPr>
      </w:pPr>
    </w:p>
    <w:p w14:paraId="32CE8082" w14:textId="77777777" w:rsidR="003642B6" w:rsidRDefault="003642B6" w:rsidP="003642B6">
      <w:pPr>
        <w:tabs>
          <w:tab w:val="left" w:pos="2714"/>
        </w:tabs>
        <w:jc w:val="center"/>
        <w:rPr>
          <w:rFonts w:ascii="Times" w:eastAsiaTheme="majorEastAsia" w:hAnsi="Times" w:cs="Ayuthaya"/>
          <w:sz w:val="24"/>
          <w:szCs w:val="24"/>
        </w:rPr>
      </w:pPr>
    </w:p>
    <w:p w14:paraId="3724C089" w14:textId="77777777" w:rsidR="003642B6" w:rsidRDefault="003642B6" w:rsidP="003642B6">
      <w:pPr>
        <w:tabs>
          <w:tab w:val="left" w:pos="2714"/>
        </w:tabs>
        <w:jc w:val="center"/>
        <w:rPr>
          <w:rFonts w:ascii="Times" w:eastAsiaTheme="majorEastAsia" w:hAnsi="Times" w:cs="Ayuthaya"/>
          <w:sz w:val="24"/>
          <w:szCs w:val="24"/>
        </w:rPr>
      </w:pPr>
    </w:p>
    <w:p w14:paraId="17FB2249" w14:textId="77777777" w:rsidR="003642B6" w:rsidRDefault="003642B6" w:rsidP="003642B6">
      <w:pPr>
        <w:tabs>
          <w:tab w:val="left" w:pos="2714"/>
        </w:tabs>
        <w:jc w:val="center"/>
        <w:rPr>
          <w:rFonts w:ascii="Times" w:eastAsiaTheme="majorEastAsia" w:hAnsi="Times" w:cs="Ayuthaya"/>
          <w:sz w:val="24"/>
          <w:szCs w:val="24"/>
        </w:rPr>
      </w:pPr>
    </w:p>
    <w:p w14:paraId="185F0E2F" w14:textId="77777777" w:rsidR="003642B6" w:rsidRDefault="003642B6" w:rsidP="003642B6">
      <w:pPr>
        <w:tabs>
          <w:tab w:val="left" w:pos="2714"/>
        </w:tabs>
        <w:jc w:val="center"/>
        <w:rPr>
          <w:rFonts w:ascii="Times" w:eastAsiaTheme="majorEastAsia" w:hAnsi="Times" w:cs="Ayuthaya"/>
          <w:sz w:val="24"/>
          <w:szCs w:val="24"/>
        </w:rPr>
      </w:pPr>
    </w:p>
    <w:p w14:paraId="11AFD561" w14:textId="77777777" w:rsidR="003642B6" w:rsidRDefault="003642B6" w:rsidP="003642B6">
      <w:pPr>
        <w:tabs>
          <w:tab w:val="left" w:pos="2714"/>
        </w:tabs>
        <w:jc w:val="center"/>
        <w:rPr>
          <w:rFonts w:ascii="Times" w:eastAsiaTheme="majorEastAsia" w:hAnsi="Times" w:cs="Ayuthaya"/>
          <w:sz w:val="24"/>
          <w:szCs w:val="24"/>
        </w:rPr>
      </w:pPr>
    </w:p>
    <w:p w14:paraId="21999579" w14:textId="77777777" w:rsidR="003642B6" w:rsidRDefault="003642B6" w:rsidP="003642B6">
      <w:pPr>
        <w:tabs>
          <w:tab w:val="left" w:pos="2714"/>
        </w:tabs>
        <w:jc w:val="center"/>
        <w:rPr>
          <w:rFonts w:ascii="Times" w:eastAsiaTheme="majorEastAsia" w:hAnsi="Times" w:cs="Ayuthaya"/>
          <w:sz w:val="24"/>
          <w:szCs w:val="24"/>
        </w:rPr>
      </w:pPr>
    </w:p>
    <w:p w14:paraId="1C081561" w14:textId="77777777" w:rsidR="003642B6" w:rsidRDefault="00E6599F" w:rsidP="003642B6">
      <w:pPr>
        <w:tabs>
          <w:tab w:val="left" w:pos="2714"/>
        </w:tabs>
        <w:jc w:val="center"/>
        <w:rPr>
          <w:rFonts w:ascii="Times" w:eastAsiaTheme="majorEastAsia" w:hAnsi="Times" w:cs="Ayuthaya"/>
          <w:sz w:val="24"/>
          <w:szCs w:val="24"/>
        </w:rPr>
      </w:pPr>
      <w:r>
        <w:rPr>
          <w:rFonts w:ascii="Times" w:eastAsiaTheme="majorEastAsia" w:hAnsi="Times" w:cs="Ayuthaya"/>
          <w:sz w:val="24"/>
          <w:szCs w:val="24"/>
        </w:rPr>
        <w:t>Figure 52</w:t>
      </w:r>
      <w:r w:rsidR="003642B6">
        <w:rPr>
          <w:rFonts w:ascii="Times" w:eastAsiaTheme="majorEastAsia" w:hAnsi="Times" w:cs="Ayuthaya"/>
          <w:sz w:val="24"/>
          <w:szCs w:val="24"/>
        </w:rPr>
        <w:t>: Login page for patient [UI-18]</w:t>
      </w:r>
    </w:p>
    <w:p w14:paraId="7D28FC95" w14:textId="77777777" w:rsidR="003642B6" w:rsidRDefault="003642B6" w:rsidP="003642B6">
      <w:pPr>
        <w:tabs>
          <w:tab w:val="left" w:pos="2714"/>
        </w:tabs>
        <w:jc w:val="center"/>
        <w:rPr>
          <w:rFonts w:ascii="Times" w:eastAsiaTheme="majorEastAsia" w:hAnsi="Times" w:cs="Ayuthaya"/>
          <w:sz w:val="24"/>
          <w:szCs w:val="24"/>
        </w:rPr>
      </w:pPr>
    </w:p>
    <w:p w14:paraId="286ED1DF" w14:textId="77777777" w:rsidR="003642B6" w:rsidRDefault="003642B6" w:rsidP="003642B6">
      <w:pPr>
        <w:tabs>
          <w:tab w:val="left" w:pos="2714"/>
        </w:tabs>
        <w:jc w:val="center"/>
        <w:rPr>
          <w:rFonts w:ascii="Times" w:eastAsiaTheme="majorEastAsia" w:hAnsi="Times" w:cs="Ayuthaya"/>
          <w:sz w:val="24"/>
          <w:szCs w:val="24"/>
        </w:rPr>
      </w:pPr>
    </w:p>
    <w:p w14:paraId="3E7627A9" w14:textId="77777777" w:rsidR="003642B6" w:rsidRDefault="003642B6" w:rsidP="003642B6">
      <w:pPr>
        <w:tabs>
          <w:tab w:val="left" w:pos="2714"/>
        </w:tabs>
        <w:jc w:val="center"/>
        <w:rPr>
          <w:rFonts w:ascii="Times" w:eastAsiaTheme="majorEastAsia" w:hAnsi="Times" w:cs="Ayuthaya"/>
          <w:sz w:val="24"/>
          <w:szCs w:val="24"/>
        </w:rPr>
      </w:pPr>
    </w:p>
    <w:p w14:paraId="55DC5B74" w14:textId="77777777" w:rsidR="003642B6" w:rsidRDefault="003642B6" w:rsidP="003642B6">
      <w:pPr>
        <w:tabs>
          <w:tab w:val="left" w:pos="2714"/>
        </w:tabs>
        <w:jc w:val="center"/>
        <w:rPr>
          <w:rFonts w:ascii="Times" w:eastAsiaTheme="majorEastAsia" w:hAnsi="Times" w:cs="Ayuthaya"/>
          <w:sz w:val="24"/>
          <w:szCs w:val="24"/>
        </w:rPr>
      </w:pPr>
    </w:p>
    <w:p w14:paraId="01AD61E9" w14:textId="77777777" w:rsidR="003642B6" w:rsidRDefault="003642B6" w:rsidP="003642B6">
      <w:pPr>
        <w:tabs>
          <w:tab w:val="left" w:pos="2714"/>
        </w:tabs>
        <w:jc w:val="center"/>
        <w:rPr>
          <w:rFonts w:ascii="Times" w:eastAsiaTheme="majorEastAsia" w:hAnsi="Times" w:cs="Ayuthaya"/>
          <w:sz w:val="24"/>
          <w:szCs w:val="24"/>
        </w:rPr>
      </w:pPr>
    </w:p>
    <w:p w14:paraId="7391E947" w14:textId="77777777" w:rsidR="003642B6" w:rsidRDefault="003642B6" w:rsidP="003642B6">
      <w:pPr>
        <w:tabs>
          <w:tab w:val="left" w:pos="2714"/>
        </w:tabs>
        <w:jc w:val="center"/>
        <w:rPr>
          <w:rFonts w:ascii="Times" w:eastAsiaTheme="majorEastAsia" w:hAnsi="Times" w:cs="Ayuthaya"/>
          <w:sz w:val="24"/>
          <w:szCs w:val="24"/>
        </w:rPr>
      </w:pPr>
    </w:p>
    <w:p w14:paraId="3FAF4D7E" w14:textId="77777777" w:rsidR="003642B6" w:rsidRDefault="003642B6" w:rsidP="003642B6">
      <w:pPr>
        <w:tabs>
          <w:tab w:val="left" w:pos="2714"/>
        </w:tabs>
        <w:jc w:val="center"/>
        <w:rPr>
          <w:rFonts w:ascii="Times" w:eastAsiaTheme="majorEastAsia" w:hAnsi="Times" w:cs="Ayuthaya"/>
          <w:sz w:val="24"/>
          <w:szCs w:val="24"/>
        </w:rPr>
      </w:pPr>
    </w:p>
    <w:p w14:paraId="433CBF8D" w14:textId="77777777" w:rsidR="003642B6" w:rsidRDefault="003642B6" w:rsidP="003642B6">
      <w:pPr>
        <w:tabs>
          <w:tab w:val="left" w:pos="2714"/>
        </w:tabs>
        <w:jc w:val="center"/>
        <w:rPr>
          <w:rFonts w:ascii="Times" w:eastAsiaTheme="majorEastAsia" w:hAnsi="Times" w:cs="Ayuthaya"/>
          <w:sz w:val="24"/>
          <w:szCs w:val="24"/>
        </w:rPr>
      </w:pPr>
    </w:p>
    <w:p w14:paraId="0C8D69D4" w14:textId="77777777" w:rsidR="00880D36" w:rsidRDefault="00880D36" w:rsidP="003642B6">
      <w:pPr>
        <w:tabs>
          <w:tab w:val="left" w:pos="2714"/>
        </w:tabs>
        <w:jc w:val="center"/>
        <w:rPr>
          <w:rFonts w:ascii="Times" w:eastAsiaTheme="majorEastAsia" w:hAnsi="Times" w:cs="Ayuthaya"/>
          <w:sz w:val="24"/>
          <w:szCs w:val="24"/>
        </w:rPr>
      </w:pPr>
    </w:p>
    <w:p w14:paraId="2821A92F" w14:textId="77777777" w:rsidR="003642B6" w:rsidRDefault="003642B6" w:rsidP="003642B6">
      <w:pPr>
        <w:tabs>
          <w:tab w:val="left" w:pos="2714"/>
        </w:tabs>
        <w:jc w:val="center"/>
        <w:rPr>
          <w:rFonts w:ascii="Times" w:eastAsiaTheme="majorEastAsia" w:hAnsi="Times" w:cs="Ayuthaya"/>
          <w:sz w:val="24"/>
          <w:szCs w:val="24"/>
        </w:rPr>
      </w:pPr>
    </w:p>
    <w:p w14:paraId="2E642846" w14:textId="77777777" w:rsidR="003642B6" w:rsidRPr="00212F27" w:rsidRDefault="003642B6" w:rsidP="003642B6">
      <w:pPr>
        <w:rPr>
          <w:rFonts w:ascii="Times" w:eastAsiaTheme="majorEastAsia" w:hAnsi="Times" w:cs="Ayuthaya"/>
          <w:sz w:val="24"/>
          <w:szCs w:val="24"/>
        </w:rPr>
      </w:pPr>
    </w:p>
    <w:p w14:paraId="5369C1BF" w14:textId="77777777" w:rsidR="003642B6" w:rsidRPr="00212F27" w:rsidRDefault="003642B6" w:rsidP="003642B6">
      <w:pPr>
        <w:rPr>
          <w:rFonts w:ascii="Times" w:eastAsiaTheme="majorEastAsia" w:hAnsi="Times" w:cs="Ayuthaya"/>
          <w:sz w:val="24"/>
          <w:szCs w:val="24"/>
        </w:rPr>
      </w:pPr>
    </w:p>
    <w:p w14:paraId="1B3A9EB2"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2752" behindDoc="1" locked="0" layoutInCell="1" allowOverlap="1" wp14:anchorId="5A5A47FC" wp14:editId="548876C5">
            <wp:simplePos x="0" y="0"/>
            <wp:positionH relativeFrom="margin">
              <wp:posOffset>3200400</wp:posOffset>
            </wp:positionH>
            <wp:positionV relativeFrom="paragraph">
              <wp:posOffset>26035</wp:posOffset>
            </wp:positionV>
            <wp:extent cx="3200400" cy="4686300"/>
            <wp:effectExtent l="0" t="0" r="0" b="127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8.PNG"/>
                    <pic:cNvPicPr/>
                  </pic:nvPicPr>
                  <pic:blipFill>
                    <a:blip r:embed="rId87">
                      <a:extLst>
                        <a:ext uri="{28A0092B-C50C-407E-A947-70E740481C1C}">
                          <a14:useLocalDpi xmlns:a14="http://schemas.microsoft.com/office/drawing/2010/main" val="0"/>
                        </a:ext>
                      </a:extLst>
                    </a:blip>
                    <a:stretch>
                      <a:fillRect/>
                    </a:stretch>
                  </pic:blipFill>
                  <pic:spPr>
                    <a:xfrm>
                      <a:off x="0" y="0"/>
                      <a:ext cx="3200400" cy="4686300"/>
                    </a:xfrm>
                    <a:prstGeom prst="rect">
                      <a:avLst/>
                    </a:prstGeom>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rPr>
          <w:rFonts w:ascii="Times" w:eastAsiaTheme="majorEastAsia" w:hAnsi="Times" w:cs="Ayuthaya"/>
          <w:noProof/>
          <w:sz w:val="24"/>
          <w:szCs w:val="24"/>
        </w:rPr>
        <w:drawing>
          <wp:anchor distT="0" distB="0" distL="114300" distR="114300" simplePos="0" relativeHeight="251721728" behindDoc="1" locked="0" layoutInCell="1" allowOverlap="1" wp14:anchorId="124156CF" wp14:editId="6FAC049C">
            <wp:simplePos x="0" y="0"/>
            <wp:positionH relativeFrom="margin">
              <wp:align>left</wp:align>
            </wp:positionH>
            <wp:positionV relativeFrom="paragraph">
              <wp:posOffset>0</wp:posOffset>
            </wp:positionV>
            <wp:extent cx="3179445" cy="4672330"/>
            <wp:effectExtent l="0" t="0" r="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739.PNG"/>
                    <pic:cNvPicPr/>
                  </pic:nvPicPr>
                  <pic:blipFill>
                    <a:blip r:embed="rId88">
                      <a:extLst>
                        <a:ext uri="{28A0092B-C50C-407E-A947-70E740481C1C}">
                          <a14:useLocalDpi xmlns:a14="http://schemas.microsoft.com/office/drawing/2010/main" val="0"/>
                        </a:ext>
                      </a:extLst>
                    </a:blip>
                    <a:stretch>
                      <a:fillRect/>
                    </a:stretch>
                  </pic:blipFill>
                  <pic:spPr>
                    <a:xfrm>
                      <a:off x="0" y="0"/>
                      <a:ext cx="3180053" cy="4672330"/>
                    </a:xfrm>
                    <a:prstGeom prst="rect">
                      <a:avLst/>
                    </a:prstGeom>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32E6D221" w14:textId="77777777" w:rsidR="003642B6" w:rsidRPr="00212F27" w:rsidRDefault="003642B6" w:rsidP="003642B6">
      <w:pPr>
        <w:rPr>
          <w:rFonts w:ascii="Times" w:eastAsiaTheme="majorEastAsia" w:hAnsi="Times" w:cs="Ayuthaya"/>
          <w:sz w:val="24"/>
          <w:szCs w:val="24"/>
        </w:rPr>
      </w:pPr>
    </w:p>
    <w:p w14:paraId="5C18100E" w14:textId="77777777" w:rsidR="003642B6" w:rsidRPr="00212F27" w:rsidRDefault="003642B6" w:rsidP="003642B6">
      <w:pPr>
        <w:rPr>
          <w:rFonts w:ascii="Times" w:eastAsiaTheme="majorEastAsia" w:hAnsi="Times" w:cs="Ayuthaya"/>
          <w:sz w:val="24"/>
          <w:szCs w:val="24"/>
        </w:rPr>
      </w:pPr>
    </w:p>
    <w:p w14:paraId="222CE1A6" w14:textId="77777777" w:rsidR="003642B6" w:rsidRPr="00212F27" w:rsidRDefault="003642B6" w:rsidP="003642B6">
      <w:pPr>
        <w:rPr>
          <w:rFonts w:ascii="Times" w:eastAsiaTheme="majorEastAsia" w:hAnsi="Times" w:cs="Ayuthaya"/>
          <w:sz w:val="24"/>
          <w:szCs w:val="24"/>
        </w:rPr>
      </w:pPr>
    </w:p>
    <w:p w14:paraId="2ED95ABF" w14:textId="77777777" w:rsidR="003642B6" w:rsidRPr="00212F27" w:rsidRDefault="003642B6" w:rsidP="003642B6">
      <w:pPr>
        <w:rPr>
          <w:rFonts w:ascii="Times" w:eastAsiaTheme="majorEastAsia" w:hAnsi="Times" w:cs="Ayuthaya"/>
          <w:sz w:val="24"/>
          <w:szCs w:val="24"/>
        </w:rPr>
      </w:pPr>
    </w:p>
    <w:p w14:paraId="637B2920" w14:textId="77777777" w:rsidR="003642B6" w:rsidRPr="00212F27" w:rsidRDefault="003642B6" w:rsidP="003642B6">
      <w:pPr>
        <w:rPr>
          <w:rFonts w:ascii="Times" w:eastAsiaTheme="majorEastAsia" w:hAnsi="Times" w:cs="Ayuthaya"/>
          <w:sz w:val="24"/>
          <w:szCs w:val="24"/>
        </w:rPr>
      </w:pPr>
    </w:p>
    <w:p w14:paraId="06E5A55E" w14:textId="77777777" w:rsidR="003642B6" w:rsidRPr="00212F27" w:rsidRDefault="003642B6" w:rsidP="003642B6">
      <w:pPr>
        <w:rPr>
          <w:rFonts w:ascii="Times" w:eastAsiaTheme="majorEastAsia" w:hAnsi="Times" w:cs="Ayuthaya"/>
          <w:sz w:val="24"/>
          <w:szCs w:val="24"/>
        </w:rPr>
      </w:pPr>
    </w:p>
    <w:p w14:paraId="3305BA7A" w14:textId="77777777" w:rsidR="003642B6" w:rsidRPr="00212F27" w:rsidRDefault="003642B6" w:rsidP="003642B6">
      <w:pPr>
        <w:rPr>
          <w:rFonts w:ascii="Times" w:eastAsiaTheme="majorEastAsia" w:hAnsi="Times" w:cs="Ayuthaya"/>
          <w:sz w:val="24"/>
          <w:szCs w:val="24"/>
        </w:rPr>
      </w:pPr>
    </w:p>
    <w:p w14:paraId="7DCF9E0D" w14:textId="77777777" w:rsidR="003642B6" w:rsidRPr="00212F27" w:rsidRDefault="003642B6" w:rsidP="003642B6">
      <w:pPr>
        <w:rPr>
          <w:rFonts w:ascii="Times" w:eastAsiaTheme="majorEastAsia" w:hAnsi="Times" w:cs="Ayuthaya"/>
          <w:sz w:val="24"/>
          <w:szCs w:val="24"/>
        </w:rPr>
      </w:pPr>
    </w:p>
    <w:p w14:paraId="20EF60B8" w14:textId="77777777" w:rsidR="003642B6" w:rsidRDefault="003642B6" w:rsidP="003642B6">
      <w:pPr>
        <w:jc w:val="center"/>
        <w:rPr>
          <w:rFonts w:ascii="Times" w:eastAsiaTheme="majorEastAsia" w:hAnsi="Times" w:cs="Ayuthaya"/>
          <w:sz w:val="24"/>
          <w:szCs w:val="24"/>
        </w:rPr>
      </w:pPr>
    </w:p>
    <w:p w14:paraId="1A5E4066" w14:textId="77777777" w:rsidR="003642B6" w:rsidRDefault="003642B6" w:rsidP="003642B6">
      <w:pPr>
        <w:jc w:val="center"/>
        <w:rPr>
          <w:rFonts w:ascii="Times" w:eastAsiaTheme="majorEastAsia" w:hAnsi="Times" w:cs="Ayuthaya"/>
          <w:sz w:val="24"/>
          <w:szCs w:val="24"/>
        </w:rPr>
      </w:pPr>
    </w:p>
    <w:p w14:paraId="2CD93C75" w14:textId="77777777" w:rsidR="003642B6" w:rsidRDefault="003642B6" w:rsidP="003642B6">
      <w:pPr>
        <w:jc w:val="center"/>
        <w:rPr>
          <w:rFonts w:ascii="Times" w:eastAsiaTheme="majorEastAsia" w:hAnsi="Times" w:cs="Ayuthaya"/>
          <w:sz w:val="24"/>
          <w:szCs w:val="24"/>
        </w:rPr>
      </w:pPr>
    </w:p>
    <w:p w14:paraId="24F11F36" w14:textId="77777777" w:rsidR="003642B6" w:rsidRDefault="003642B6" w:rsidP="003642B6">
      <w:pPr>
        <w:jc w:val="center"/>
        <w:rPr>
          <w:rFonts w:ascii="Times" w:eastAsiaTheme="majorEastAsia" w:hAnsi="Times" w:cs="Ayuthaya"/>
          <w:sz w:val="24"/>
          <w:szCs w:val="24"/>
        </w:rPr>
      </w:pPr>
    </w:p>
    <w:p w14:paraId="514711C4" w14:textId="77777777" w:rsidR="003642B6" w:rsidRDefault="003642B6" w:rsidP="003642B6">
      <w:pPr>
        <w:jc w:val="center"/>
        <w:rPr>
          <w:rFonts w:ascii="Times" w:eastAsiaTheme="majorEastAsia" w:hAnsi="Times" w:cs="Ayuthaya"/>
          <w:sz w:val="24"/>
          <w:szCs w:val="24"/>
        </w:rPr>
      </w:pPr>
    </w:p>
    <w:p w14:paraId="2E815A0E" w14:textId="77777777" w:rsidR="003642B6" w:rsidRDefault="003642B6" w:rsidP="003642B6">
      <w:pPr>
        <w:jc w:val="center"/>
        <w:rPr>
          <w:rFonts w:ascii="Times" w:eastAsiaTheme="majorEastAsia" w:hAnsi="Times" w:cs="Ayuthaya"/>
          <w:sz w:val="24"/>
          <w:szCs w:val="24"/>
        </w:rPr>
      </w:pPr>
    </w:p>
    <w:p w14:paraId="33689A5C" w14:textId="77777777" w:rsidR="003642B6" w:rsidRDefault="003642B6" w:rsidP="003642B6">
      <w:pPr>
        <w:jc w:val="center"/>
        <w:rPr>
          <w:rFonts w:ascii="Times" w:eastAsiaTheme="majorEastAsia" w:hAnsi="Times" w:cs="Ayuthaya"/>
          <w:sz w:val="24"/>
          <w:szCs w:val="24"/>
        </w:rPr>
      </w:pPr>
    </w:p>
    <w:p w14:paraId="4EF69C01" w14:textId="77777777" w:rsidR="003642B6" w:rsidRDefault="003642B6" w:rsidP="003642B6">
      <w:pPr>
        <w:jc w:val="center"/>
        <w:rPr>
          <w:rFonts w:ascii="Times" w:eastAsiaTheme="majorEastAsia" w:hAnsi="Times" w:cs="Ayuthaya"/>
          <w:sz w:val="24"/>
          <w:szCs w:val="24"/>
        </w:rPr>
      </w:pPr>
    </w:p>
    <w:p w14:paraId="65CBB15F" w14:textId="77777777" w:rsidR="003642B6" w:rsidRDefault="003642B6" w:rsidP="003642B6">
      <w:pPr>
        <w:jc w:val="center"/>
        <w:rPr>
          <w:rFonts w:ascii="Times" w:eastAsiaTheme="majorEastAsia" w:hAnsi="Times" w:cs="Ayuthaya"/>
          <w:sz w:val="24"/>
          <w:szCs w:val="24"/>
        </w:rPr>
      </w:pPr>
    </w:p>
    <w:p w14:paraId="52606FA3" w14:textId="77777777" w:rsidR="003642B6" w:rsidRDefault="003642B6" w:rsidP="003642B6">
      <w:pPr>
        <w:jc w:val="center"/>
        <w:rPr>
          <w:rFonts w:ascii="Times" w:eastAsiaTheme="majorEastAsia" w:hAnsi="Times" w:cs="Ayuthaya"/>
          <w:sz w:val="24"/>
          <w:szCs w:val="24"/>
        </w:rPr>
      </w:pPr>
    </w:p>
    <w:p w14:paraId="58A7B028" w14:textId="77777777" w:rsidR="003642B6" w:rsidRDefault="003642B6" w:rsidP="003642B6">
      <w:pPr>
        <w:jc w:val="center"/>
        <w:rPr>
          <w:rFonts w:ascii="Times" w:eastAsiaTheme="majorEastAsia" w:hAnsi="Times" w:cs="Ayuthaya"/>
          <w:sz w:val="24"/>
          <w:szCs w:val="24"/>
        </w:rPr>
      </w:pPr>
    </w:p>
    <w:p w14:paraId="341DD69C" w14:textId="77777777" w:rsidR="003642B6" w:rsidRDefault="003642B6" w:rsidP="003642B6">
      <w:pPr>
        <w:jc w:val="center"/>
        <w:rPr>
          <w:rFonts w:ascii="Times" w:eastAsiaTheme="majorEastAsia" w:hAnsi="Times" w:cs="Ayuthaya"/>
          <w:sz w:val="24"/>
          <w:szCs w:val="24"/>
        </w:rPr>
      </w:pPr>
    </w:p>
    <w:p w14:paraId="77BEDD9C" w14:textId="77777777" w:rsidR="003642B6" w:rsidRDefault="003642B6" w:rsidP="003642B6">
      <w:pPr>
        <w:jc w:val="center"/>
        <w:rPr>
          <w:rFonts w:ascii="Times" w:eastAsiaTheme="majorEastAsia" w:hAnsi="Times" w:cs="Ayuthaya"/>
          <w:sz w:val="24"/>
          <w:szCs w:val="24"/>
        </w:rPr>
      </w:pPr>
    </w:p>
    <w:p w14:paraId="704899B0" w14:textId="77777777" w:rsidR="003642B6" w:rsidRDefault="003642B6" w:rsidP="003642B6">
      <w:pPr>
        <w:jc w:val="center"/>
        <w:rPr>
          <w:rFonts w:ascii="Times" w:eastAsiaTheme="majorEastAsia" w:hAnsi="Times" w:cs="Ayuthaya"/>
          <w:sz w:val="24"/>
          <w:szCs w:val="24"/>
        </w:rPr>
      </w:pPr>
    </w:p>
    <w:p w14:paraId="2C3CE40F" w14:textId="77777777" w:rsidR="003642B6" w:rsidRDefault="003642B6" w:rsidP="003642B6">
      <w:pPr>
        <w:jc w:val="center"/>
        <w:rPr>
          <w:rFonts w:ascii="Times" w:eastAsiaTheme="majorEastAsia" w:hAnsi="Times" w:cs="Ayuthaya"/>
          <w:sz w:val="24"/>
          <w:szCs w:val="24"/>
        </w:rPr>
      </w:pPr>
    </w:p>
    <w:p w14:paraId="3705D550" w14:textId="77777777" w:rsidR="003642B6" w:rsidRDefault="00E6599F" w:rsidP="003642B6">
      <w:pPr>
        <w:jc w:val="center"/>
        <w:rPr>
          <w:rFonts w:ascii="Times" w:eastAsiaTheme="majorEastAsia" w:hAnsi="Times" w:cs="Ayuthaya"/>
          <w:sz w:val="24"/>
          <w:szCs w:val="24"/>
        </w:rPr>
      </w:pPr>
      <w:r>
        <w:rPr>
          <w:rFonts w:ascii="Times" w:eastAsiaTheme="majorEastAsia" w:hAnsi="Times" w:cs="Ayuthaya"/>
          <w:sz w:val="24"/>
          <w:szCs w:val="24"/>
        </w:rPr>
        <w:t>Figure 53</w:t>
      </w:r>
      <w:r w:rsidR="003642B6">
        <w:rPr>
          <w:rFonts w:ascii="Times" w:eastAsiaTheme="majorEastAsia" w:hAnsi="Times" w:cs="Ayuthaya"/>
          <w:sz w:val="24"/>
          <w:szCs w:val="24"/>
        </w:rPr>
        <w:t>: Display patients’ appointment [UI-19]</w:t>
      </w:r>
    </w:p>
    <w:p w14:paraId="75D52AF0" w14:textId="77777777" w:rsidR="003642B6" w:rsidRDefault="003642B6" w:rsidP="003642B6">
      <w:pPr>
        <w:jc w:val="center"/>
        <w:rPr>
          <w:rFonts w:ascii="Times" w:eastAsiaTheme="majorEastAsia" w:hAnsi="Times" w:cs="Ayuthaya"/>
          <w:sz w:val="24"/>
          <w:szCs w:val="24"/>
        </w:rPr>
      </w:pPr>
    </w:p>
    <w:p w14:paraId="0DDD20F7" w14:textId="77777777" w:rsidR="003642B6" w:rsidRPr="00212F27" w:rsidRDefault="003642B6" w:rsidP="003642B6">
      <w:pPr>
        <w:rPr>
          <w:rFonts w:ascii="Times" w:eastAsiaTheme="majorEastAsia" w:hAnsi="Times" w:cs="Ayuthaya"/>
          <w:sz w:val="24"/>
          <w:szCs w:val="24"/>
        </w:rPr>
      </w:pPr>
    </w:p>
    <w:p w14:paraId="77466D3B" w14:textId="77777777" w:rsidR="003642B6" w:rsidRDefault="003642B6" w:rsidP="003642B6">
      <w:pPr>
        <w:rPr>
          <w:rFonts w:ascii="Times" w:eastAsiaTheme="majorEastAsia" w:hAnsi="Times" w:cs="Ayuthaya"/>
          <w:sz w:val="24"/>
          <w:szCs w:val="24"/>
        </w:rPr>
      </w:pPr>
    </w:p>
    <w:p w14:paraId="63D977E7" w14:textId="77777777" w:rsidR="003642B6" w:rsidRDefault="003642B6" w:rsidP="003642B6">
      <w:pPr>
        <w:rPr>
          <w:rFonts w:ascii="Times" w:eastAsiaTheme="majorEastAsia" w:hAnsi="Times" w:cs="Ayuthaya"/>
          <w:sz w:val="24"/>
          <w:szCs w:val="24"/>
        </w:rPr>
      </w:pPr>
    </w:p>
    <w:p w14:paraId="28D9C258" w14:textId="77777777" w:rsidR="003642B6" w:rsidRPr="00212F27" w:rsidRDefault="003642B6" w:rsidP="003642B6">
      <w:pPr>
        <w:rPr>
          <w:rFonts w:ascii="Times" w:eastAsiaTheme="majorEastAsia" w:hAnsi="Times" w:cs="Ayuthaya"/>
          <w:sz w:val="24"/>
          <w:szCs w:val="24"/>
        </w:rPr>
      </w:pPr>
    </w:p>
    <w:p w14:paraId="45017340" w14:textId="77777777" w:rsidR="003642B6" w:rsidRPr="00212F27" w:rsidRDefault="003642B6" w:rsidP="003642B6">
      <w:pPr>
        <w:rPr>
          <w:rFonts w:ascii="Times" w:eastAsiaTheme="majorEastAsia" w:hAnsi="Times" w:cs="Ayuthaya"/>
          <w:sz w:val="24"/>
          <w:szCs w:val="24"/>
        </w:rPr>
      </w:pPr>
    </w:p>
    <w:p w14:paraId="63AF2A73" w14:textId="77777777" w:rsidR="003642B6" w:rsidRPr="00212F27" w:rsidRDefault="003642B6" w:rsidP="003642B6">
      <w:pPr>
        <w:rPr>
          <w:rFonts w:ascii="Times" w:eastAsiaTheme="majorEastAsia" w:hAnsi="Times" w:cs="Ayuthaya"/>
          <w:sz w:val="24"/>
          <w:szCs w:val="24"/>
        </w:rPr>
      </w:pPr>
    </w:p>
    <w:p w14:paraId="51FC7390" w14:textId="77777777" w:rsidR="003642B6" w:rsidRPr="00212F27" w:rsidRDefault="003642B6" w:rsidP="003642B6">
      <w:pPr>
        <w:rPr>
          <w:rFonts w:ascii="Times" w:eastAsiaTheme="majorEastAsia" w:hAnsi="Times" w:cs="Ayuthaya"/>
          <w:sz w:val="24"/>
          <w:szCs w:val="24"/>
        </w:rPr>
      </w:pPr>
    </w:p>
    <w:p w14:paraId="5CEA49D5" w14:textId="77777777" w:rsidR="003642B6" w:rsidRPr="00212F27" w:rsidRDefault="003642B6" w:rsidP="003642B6">
      <w:pPr>
        <w:rPr>
          <w:rFonts w:ascii="Times" w:eastAsiaTheme="majorEastAsia" w:hAnsi="Times" w:cs="Ayuthaya"/>
          <w:sz w:val="24"/>
          <w:szCs w:val="24"/>
        </w:rPr>
      </w:pPr>
    </w:p>
    <w:p w14:paraId="231F4726" w14:textId="77777777" w:rsidR="003642B6" w:rsidRPr="00212F27" w:rsidRDefault="003642B6" w:rsidP="003642B6">
      <w:pPr>
        <w:rPr>
          <w:rFonts w:ascii="Times" w:eastAsiaTheme="majorEastAsia" w:hAnsi="Times" w:cs="Ayuthaya"/>
          <w:sz w:val="24"/>
          <w:szCs w:val="24"/>
        </w:rPr>
      </w:pPr>
    </w:p>
    <w:p w14:paraId="01F93D52" w14:textId="77777777" w:rsidR="003642B6" w:rsidRDefault="003642B6" w:rsidP="003642B6">
      <w:pPr>
        <w:rPr>
          <w:rFonts w:ascii="Times" w:eastAsiaTheme="majorEastAsia" w:hAnsi="Times" w:cs="Ayuthaya"/>
          <w:sz w:val="24"/>
          <w:szCs w:val="24"/>
        </w:rPr>
      </w:pPr>
    </w:p>
    <w:p w14:paraId="51B23553" w14:textId="77777777" w:rsidR="003642B6" w:rsidRDefault="003642B6" w:rsidP="003642B6">
      <w:pPr>
        <w:rPr>
          <w:rFonts w:ascii="Times" w:eastAsiaTheme="majorEastAsia" w:hAnsi="Times" w:cs="Ayuthaya"/>
          <w:sz w:val="24"/>
          <w:szCs w:val="24"/>
        </w:rPr>
      </w:pPr>
    </w:p>
    <w:p w14:paraId="3CB49662" w14:textId="77777777" w:rsidR="003642B6" w:rsidRDefault="003642B6" w:rsidP="003642B6">
      <w:pPr>
        <w:rPr>
          <w:rFonts w:ascii="Times" w:eastAsiaTheme="majorEastAsia" w:hAnsi="Times" w:cs="Ayuthaya"/>
          <w:sz w:val="24"/>
          <w:szCs w:val="24"/>
        </w:rPr>
      </w:pPr>
    </w:p>
    <w:p w14:paraId="76FA074A" w14:textId="77777777" w:rsidR="003642B6" w:rsidRDefault="003642B6" w:rsidP="003642B6">
      <w:pPr>
        <w:rPr>
          <w:rFonts w:ascii="Times" w:eastAsiaTheme="majorEastAsia" w:hAnsi="Times" w:cs="Ayuthaya"/>
          <w:sz w:val="24"/>
          <w:szCs w:val="24"/>
        </w:rPr>
      </w:pPr>
    </w:p>
    <w:p w14:paraId="70F68BFB" w14:textId="77777777" w:rsidR="00880D36" w:rsidRDefault="00880D36" w:rsidP="003642B6">
      <w:pPr>
        <w:rPr>
          <w:rFonts w:ascii="Times" w:eastAsiaTheme="majorEastAsia" w:hAnsi="Times" w:cs="Ayuthaya"/>
          <w:sz w:val="24"/>
          <w:szCs w:val="24"/>
        </w:rPr>
      </w:pPr>
    </w:p>
    <w:p w14:paraId="3D64FDD1" w14:textId="77777777" w:rsidR="003642B6" w:rsidRDefault="003642B6" w:rsidP="003642B6">
      <w:pPr>
        <w:rPr>
          <w:rFonts w:ascii="Times" w:eastAsiaTheme="majorEastAsia" w:hAnsi="Times" w:cs="Ayuthaya"/>
          <w:sz w:val="24"/>
          <w:szCs w:val="24"/>
        </w:rPr>
      </w:pPr>
    </w:p>
    <w:p w14:paraId="666A0879" w14:textId="77777777" w:rsidR="003642B6" w:rsidRPr="00212F27" w:rsidRDefault="003642B6" w:rsidP="003642B6">
      <w:pPr>
        <w:rPr>
          <w:rFonts w:ascii="Times" w:eastAsiaTheme="majorEastAsia" w:hAnsi="Times" w:cs="Ayuthaya"/>
          <w:sz w:val="24"/>
          <w:szCs w:val="24"/>
        </w:rPr>
      </w:pPr>
    </w:p>
    <w:p w14:paraId="0CD40A16" w14:textId="77777777" w:rsidR="003642B6" w:rsidRPr="00212F27" w:rsidRDefault="003642B6" w:rsidP="003642B6">
      <w:pPr>
        <w:rPr>
          <w:rFonts w:ascii="Times" w:eastAsiaTheme="majorEastAsia" w:hAnsi="Times" w:cs="Ayuthaya"/>
          <w:sz w:val="24"/>
          <w:szCs w:val="24"/>
        </w:rPr>
      </w:pPr>
    </w:p>
    <w:p w14:paraId="3D93B8B2" w14:textId="77777777" w:rsidR="003642B6" w:rsidRPr="00212F27" w:rsidRDefault="003642B6" w:rsidP="003642B6">
      <w:pPr>
        <w:rPr>
          <w:rFonts w:ascii="Times" w:eastAsiaTheme="majorEastAsia" w:hAnsi="Times" w:cs="Ayuthaya"/>
          <w:sz w:val="24"/>
          <w:szCs w:val="24"/>
        </w:rPr>
      </w:pPr>
    </w:p>
    <w:p w14:paraId="6721622C" w14:textId="77777777" w:rsidR="003642B6" w:rsidRPr="00212F27" w:rsidRDefault="003642B6" w:rsidP="003642B6">
      <w:pPr>
        <w:rPr>
          <w:rFonts w:ascii="Times" w:eastAsiaTheme="majorEastAsia" w:hAnsi="Times" w:cs="Ayuthaya"/>
          <w:sz w:val="24"/>
          <w:szCs w:val="24"/>
        </w:rPr>
      </w:pPr>
      <w:r>
        <w:rPr>
          <w:rFonts w:ascii="Times" w:eastAsiaTheme="majorEastAsia" w:hAnsi="Times" w:cs="Ayuthaya"/>
          <w:noProof/>
          <w:sz w:val="24"/>
          <w:szCs w:val="24"/>
        </w:rPr>
        <w:lastRenderedPageBreak/>
        <w:drawing>
          <wp:anchor distT="0" distB="0" distL="114300" distR="114300" simplePos="0" relativeHeight="251720704" behindDoc="1" locked="0" layoutInCell="1" allowOverlap="1" wp14:anchorId="3539C477" wp14:editId="0432E360">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89">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06C02634" w14:textId="77777777" w:rsidR="003642B6" w:rsidRPr="00212F27" w:rsidRDefault="003642B6" w:rsidP="003642B6">
      <w:pPr>
        <w:rPr>
          <w:rFonts w:ascii="Times" w:eastAsiaTheme="majorEastAsia" w:hAnsi="Times" w:cs="Ayuthaya"/>
          <w:sz w:val="24"/>
          <w:szCs w:val="24"/>
        </w:rPr>
      </w:pPr>
    </w:p>
    <w:p w14:paraId="148641CE" w14:textId="77777777" w:rsidR="003642B6" w:rsidRDefault="003642B6" w:rsidP="003642B6">
      <w:pPr>
        <w:jc w:val="center"/>
        <w:rPr>
          <w:rFonts w:ascii="Times" w:eastAsiaTheme="majorEastAsia" w:hAnsi="Times" w:cs="Ayuthaya"/>
          <w:sz w:val="24"/>
          <w:szCs w:val="24"/>
        </w:rPr>
      </w:pPr>
    </w:p>
    <w:p w14:paraId="7D97360D" w14:textId="77777777" w:rsidR="003642B6" w:rsidRDefault="003642B6" w:rsidP="003642B6">
      <w:pPr>
        <w:jc w:val="center"/>
        <w:rPr>
          <w:rFonts w:ascii="Times" w:eastAsiaTheme="majorEastAsia" w:hAnsi="Times" w:cs="Ayuthaya"/>
          <w:sz w:val="24"/>
          <w:szCs w:val="24"/>
        </w:rPr>
      </w:pPr>
    </w:p>
    <w:p w14:paraId="2D019619" w14:textId="77777777" w:rsidR="003642B6" w:rsidRDefault="003642B6" w:rsidP="003642B6">
      <w:pPr>
        <w:jc w:val="center"/>
        <w:rPr>
          <w:rFonts w:ascii="Times" w:eastAsiaTheme="majorEastAsia" w:hAnsi="Times" w:cs="Ayuthaya"/>
          <w:sz w:val="24"/>
          <w:szCs w:val="24"/>
        </w:rPr>
      </w:pPr>
    </w:p>
    <w:p w14:paraId="30E7FCD9" w14:textId="77777777" w:rsidR="003642B6" w:rsidRDefault="003642B6" w:rsidP="003642B6">
      <w:pPr>
        <w:jc w:val="center"/>
        <w:rPr>
          <w:rFonts w:ascii="Times" w:eastAsiaTheme="majorEastAsia" w:hAnsi="Times" w:cs="Ayuthaya"/>
          <w:sz w:val="24"/>
          <w:szCs w:val="24"/>
        </w:rPr>
      </w:pPr>
    </w:p>
    <w:p w14:paraId="4EDBDA69" w14:textId="77777777" w:rsidR="003642B6" w:rsidRDefault="003642B6" w:rsidP="003642B6">
      <w:pPr>
        <w:jc w:val="center"/>
        <w:rPr>
          <w:rFonts w:ascii="Times" w:eastAsiaTheme="majorEastAsia" w:hAnsi="Times" w:cs="Ayuthaya"/>
          <w:sz w:val="24"/>
          <w:szCs w:val="24"/>
        </w:rPr>
      </w:pPr>
    </w:p>
    <w:p w14:paraId="6356D638" w14:textId="77777777" w:rsidR="003642B6" w:rsidRDefault="003642B6" w:rsidP="003642B6">
      <w:pPr>
        <w:jc w:val="center"/>
        <w:rPr>
          <w:rFonts w:ascii="Times" w:eastAsiaTheme="majorEastAsia" w:hAnsi="Times" w:cs="Ayuthaya"/>
          <w:sz w:val="24"/>
          <w:szCs w:val="24"/>
        </w:rPr>
      </w:pPr>
    </w:p>
    <w:p w14:paraId="156507A6" w14:textId="77777777" w:rsidR="003642B6" w:rsidRDefault="003642B6" w:rsidP="003642B6">
      <w:pPr>
        <w:jc w:val="center"/>
        <w:rPr>
          <w:rFonts w:ascii="Times" w:eastAsiaTheme="majorEastAsia" w:hAnsi="Times" w:cs="Ayuthaya"/>
          <w:sz w:val="24"/>
          <w:szCs w:val="24"/>
        </w:rPr>
      </w:pPr>
    </w:p>
    <w:p w14:paraId="5FE334F5" w14:textId="77777777" w:rsidR="003642B6" w:rsidRDefault="003642B6" w:rsidP="003642B6">
      <w:pPr>
        <w:jc w:val="center"/>
        <w:rPr>
          <w:rFonts w:ascii="Times" w:eastAsiaTheme="majorEastAsia" w:hAnsi="Times" w:cs="Ayuthaya"/>
          <w:sz w:val="24"/>
          <w:szCs w:val="24"/>
        </w:rPr>
      </w:pPr>
    </w:p>
    <w:p w14:paraId="2A738A0D" w14:textId="77777777" w:rsidR="003642B6" w:rsidRDefault="003642B6" w:rsidP="003642B6">
      <w:pPr>
        <w:jc w:val="center"/>
        <w:rPr>
          <w:rFonts w:ascii="Times" w:eastAsiaTheme="majorEastAsia" w:hAnsi="Times" w:cs="Ayuthaya"/>
          <w:sz w:val="24"/>
          <w:szCs w:val="24"/>
        </w:rPr>
      </w:pPr>
    </w:p>
    <w:p w14:paraId="2D83CF8B" w14:textId="77777777" w:rsidR="003642B6" w:rsidRDefault="003642B6" w:rsidP="003642B6">
      <w:pPr>
        <w:jc w:val="center"/>
        <w:rPr>
          <w:rFonts w:ascii="Times" w:eastAsiaTheme="majorEastAsia" w:hAnsi="Times" w:cs="Ayuthaya"/>
          <w:sz w:val="24"/>
          <w:szCs w:val="24"/>
        </w:rPr>
      </w:pPr>
    </w:p>
    <w:p w14:paraId="34BDD187" w14:textId="77777777" w:rsidR="003642B6" w:rsidRDefault="003642B6" w:rsidP="003642B6">
      <w:pPr>
        <w:jc w:val="center"/>
        <w:rPr>
          <w:rFonts w:ascii="Times" w:eastAsiaTheme="majorEastAsia" w:hAnsi="Times" w:cs="Ayuthaya"/>
          <w:sz w:val="24"/>
          <w:szCs w:val="24"/>
        </w:rPr>
      </w:pPr>
    </w:p>
    <w:p w14:paraId="711BED33" w14:textId="77777777" w:rsidR="003642B6" w:rsidRDefault="003642B6" w:rsidP="003642B6">
      <w:pPr>
        <w:jc w:val="center"/>
        <w:rPr>
          <w:rFonts w:ascii="Times" w:eastAsiaTheme="majorEastAsia" w:hAnsi="Times" w:cs="Ayuthaya"/>
          <w:sz w:val="24"/>
          <w:szCs w:val="24"/>
        </w:rPr>
      </w:pPr>
      <w:r>
        <w:rPr>
          <w:rFonts w:ascii="Times" w:eastAsiaTheme="majorEastAsia" w:hAnsi="Times" w:cs="Ayuthaya"/>
          <w:noProof/>
          <w:sz w:val="24"/>
          <w:szCs w:val="24"/>
        </w:rPr>
        <w:drawing>
          <wp:anchor distT="0" distB="0" distL="114300" distR="114300" simplePos="0" relativeHeight="251717632" behindDoc="0" locked="0" layoutInCell="1" allowOverlap="1" wp14:anchorId="2F497AB2" wp14:editId="30F4C792">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90">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w15="http://schemas.microsoft.com/office/word/2012/wordml" xmlns:ve="http://schemas.openxmlformats.org/markup-compatibility/2006"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5767B077" w14:textId="77777777" w:rsidR="003642B6" w:rsidRDefault="003642B6" w:rsidP="003642B6">
      <w:pPr>
        <w:jc w:val="center"/>
        <w:rPr>
          <w:rFonts w:ascii="Times" w:eastAsiaTheme="majorEastAsia" w:hAnsi="Times" w:cs="Ayuthaya"/>
          <w:sz w:val="24"/>
          <w:szCs w:val="24"/>
        </w:rPr>
      </w:pPr>
    </w:p>
    <w:p w14:paraId="3FE9B7A5" w14:textId="77777777" w:rsidR="003642B6" w:rsidRDefault="003642B6" w:rsidP="003642B6">
      <w:pPr>
        <w:jc w:val="center"/>
        <w:rPr>
          <w:rFonts w:ascii="Times" w:eastAsiaTheme="majorEastAsia" w:hAnsi="Times" w:cs="Ayuthaya"/>
          <w:sz w:val="24"/>
          <w:szCs w:val="24"/>
        </w:rPr>
      </w:pPr>
    </w:p>
    <w:p w14:paraId="04371CCC" w14:textId="77777777" w:rsidR="003642B6" w:rsidRPr="00071FC3" w:rsidRDefault="003642B6" w:rsidP="003642B6">
      <w:pPr>
        <w:rPr>
          <w:rFonts w:ascii="Times" w:eastAsiaTheme="majorEastAsia" w:hAnsi="Times" w:cs="Ayuthaya"/>
          <w:sz w:val="24"/>
          <w:szCs w:val="24"/>
        </w:rPr>
      </w:pPr>
    </w:p>
    <w:p w14:paraId="51586825" w14:textId="77777777" w:rsidR="003642B6" w:rsidRPr="00071FC3" w:rsidRDefault="003642B6" w:rsidP="003642B6">
      <w:pPr>
        <w:rPr>
          <w:rFonts w:ascii="Times" w:eastAsiaTheme="majorEastAsia" w:hAnsi="Times" w:cs="Ayuthaya"/>
          <w:sz w:val="24"/>
          <w:szCs w:val="24"/>
        </w:rPr>
      </w:pPr>
    </w:p>
    <w:p w14:paraId="47A02975" w14:textId="77777777" w:rsidR="003642B6" w:rsidRPr="00071FC3" w:rsidRDefault="003642B6" w:rsidP="003642B6">
      <w:pPr>
        <w:rPr>
          <w:rFonts w:ascii="Times" w:eastAsiaTheme="majorEastAsia" w:hAnsi="Times" w:cs="Ayuthaya"/>
          <w:sz w:val="24"/>
          <w:szCs w:val="24"/>
        </w:rPr>
      </w:pPr>
    </w:p>
    <w:p w14:paraId="66635B6C" w14:textId="77777777" w:rsidR="003642B6" w:rsidRPr="00071FC3" w:rsidRDefault="003642B6" w:rsidP="003642B6">
      <w:pPr>
        <w:rPr>
          <w:rFonts w:ascii="Times" w:eastAsiaTheme="majorEastAsia" w:hAnsi="Times" w:cs="Ayuthaya"/>
          <w:sz w:val="24"/>
          <w:szCs w:val="24"/>
        </w:rPr>
      </w:pPr>
    </w:p>
    <w:p w14:paraId="0CB729FC" w14:textId="77777777" w:rsidR="003642B6" w:rsidRPr="00071FC3" w:rsidRDefault="003642B6" w:rsidP="003642B6">
      <w:pPr>
        <w:rPr>
          <w:rFonts w:ascii="Times" w:eastAsiaTheme="majorEastAsia" w:hAnsi="Times" w:cs="Ayuthaya"/>
          <w:sz w:val="24"/>
          <w:szCs w:val="24"/>
        </w:rPr>
      </w:pPr>
    </w:p>
    <w:p w14:paraId="69D263AA" w14:textId="77777777" w:rsidR="003642B6" w:rsidRPr="00071FC3" w:rsidRDefault="003642B6" w:rsidP="003642B6">
      <w:pPr>
        <w:rPr>
          <w:rFonts w:ascii="Times" w:eastAsiaTheme="majorEastAsia" w:hAnsi="Times" w:cs="Ayuthaya"/>
          <w:sz w:val="24"/>
          <w:szCs w:val="24"/>
        </w:rPr>
      </w:pPr>
    </w:p>
    <w:p w14:paraId="474656A9" w14:textId="77777777" w:rsidR="003642B6" w:rsidRPr="00071FC3" w:rsidRDefault="003642B6" w:rsidP="003642B6">
      <w:pPr>
        <w:rPr>
          <w:rFonts w:ascii="Times" w:eastAsiaTheme="majorEastAsia" w:hAnsi="Times" w:cs="Ayuthaya"/>
          <w:sz w:val="24"/>
          <w:szCs w:val="24"/>
        </w:rPr>
      </w:pPr>
    </w:p>
    <w:p w14:paraId="70776C6E" w14:textId="77777777" w:rsidR="003642B6" w:rsidRPr="00071FC3" w:rsidRDefault="003642B6" w:rsidP="003642B6">
      <w:pPr>
        <w:rPr>
          <w:rFonts w:ascii="Times" w:eastAsiaTheme="majorEastAsia" w:hAnsi="Times" w:cs="Ayuthaya"/>
          <w:sz w:val="24"/>
          <w:szCs w:val="24"/>
        </w:rPr>
      </w:pPr>
    </w:p>
    <w:p w14:paraId="3087AC67" w14:textId="77777777" w:rsidR="003642B6" w:rsidRPr="00071FC3" w:rsidRDefault="003642B6" w:rsidP="003642B6">
      <w:pPr>
        <w:rPr>
          <w:rFonts w:ascii="Times" w:eastAsiaTheme="majorEastAsia" w:hAnsi="Times" w:cs="Ayuthaya"/>
          <w:sz w:val="24"/>
          <w:szCs w:val="24"/>
        </w:rPr>
      </w:pPr>
    </w:p>
    <w:p w14:paraId="5FEDA962" w14:textId="77777777" w:rsidR="003642B6" w:rsidRPr="00071FC3" w:rsidRDefault="003642B6" w:rsidP="003642B6">
      <w:pPr>
        <w:rPr>
          <w:rFonts w:ascii="Times" w:eastAsiaTheme="majorEastAsia" w:hAnsi="Times" w:cs="Ayuthaya"/>
          <w:sz w:val="24"/>
          <w:szCs w:val="24"/>
        </w:rPr>
      </w:pPr>
    </w:p>
    <w:p w14:paraId="3B87F6C2" w14:textId="77777777" w:rsidR="003642B6" w:rsidRPr="00071FC3" w:rsidRDefault="003642B6" w:rsidP="003642B6">
      <w:pPr>
        <w:rPr>
          <w:rFonts w:ascii="Times" w:eastAsiaTheme="majorEastAsia" w:hAnsi="Times" w:cs="Ayuthaya"/>
          <w:sz w:val="24"/>
          <w:szCs w:val="24"/>
        </w:rPr>
      </w:pPr>
    </w:p>
    <w:p w14:paraId="6A12485D" w14:textId="77777777" w:rsidR="003642B6" w:rsidRPr="00071FC3" w:rsidRDefault="003642B6" w:rsidP="003642B6">
      <w:pPr>
        <w:rPr>
          <w:rFonts w:ascii="Times" w:eastAsiaTheme="majorEastAsia" w:hAnsi="Times" w:cs="Ayuthaya"/>
          <w:sz w:val="24"/>
          <w:szCs w:val="24"/>
        </w:rPr>
      </w:pPr>
    </w:p>
    <w:p w14:paraId="5A6F1A75" w14:textId="77777777" w:rsidR="003642B6" w:rsidRPr="00071FC3" w:rsidRDefault="003642B6" w:rsidP="003642B6">
      <w:pPr>
        <w:rPr>
          <w:rFonts w:ascii="Times" w:eastAsiaTheme="majorEastAsia" w:hAnsi="Times" w:cs="Ayuthaya"/>
          <w:sz w:val="24"/>
          <w:szCs w:val="24"/>
        </w:rPr>
      </w:pPr>
    </w:p>
    <w:p w14:paraId="7356F250" w14:textId="77777777" w:rsidR="003642B6" w:rsidRPr="00071FC3" w:rsidRDefault="003642B6" w:rsidP="003642B6">
      <w:pPr>
        <w:rPr>
          <w:rFonts w:ascii="Times" w:eastAsiaTheme="majorEastAsia" w:hAnsi="Times" w:cs="Ayuthaya"/>
          <w:sz w:val="24"/>
          <w:szCs w:val="24"/>
        </w:rPr>
      </w:pPr>
    </w:p>
    <w:p w14:paraId="699AD1E8" w14:textId="77777777" w:rsidR="003642B6" w:rsidRPr="00071FC3" w:rsidRDefault="003642B6" w:rsidP="003642B6">
      <w:pPr>
        <w:rPr>
          <w:rFonts w:ascii="Times" w:eastAsiaTheme="majorEastAsia" w:hAnsi="Times" w:cs="Ayuthaya"/>
          <w:sz w:val="24"/>
          <w:szCs w:val="24"/>
        </w:rPr>
      </w:pPr>
    </w:p>
    <w:p w14:paraId="7373B261" w14:textId="77777777" w:rsidR="003642B6" w:rsidRPr="00071FC3" w:rsidRDefault="003642B6" w:rsidP="003642B6">
      <w:pPr>
        <w:rPr>
          <w:rFonts w:ascii="Times" w:eastAsiaTheme="majorEastAsia" w:hAnsi="Times" w:cs="Ayuthaya"/>
          <w:sz w:val="24"/>
          <w:szCs w:val="24"/>
        </w:rPr>
      </w:pPr>
    </w:p>
    <w:p w14:paraId="388F322B" w14:textId="77777777" w:rsidR="003642B6" w:rsidRDefault="00E6599F" w:rsidP="003642B6">
      <w:pPr>
        <w:jc w:val="center"/>
        <w:rPr>
          <w:rFonts w:ascii="Times" w:eastAsiaTheme="majorEastAsia" w:hAnsi="Times" w:cs="Ayuthaya"/>
          <w:sz w:val="24"/>
          <w:szCs w:val="24"/>
        </w:rPr>
      </w:pPr>
      <w:r>
        <w:rPr>
          <w:rFonts w:ascii="Times" w:eastAsiaTheme="majorEastAsia" w:hAnsi="Times" w:cs="Ayuthaya"/>
          <w:sz w:val="24"/>
          <w:szCs w:val="24"/>
        </w:rPr>
        <w:t>Figure 54</w:t>
      </w:r>
      <w:r w:rsidR="003642B6">
        <w:rPr>
          <w:rFonts w:ascii="Times" w:eastAsiaTheme="majorEastAsia" w:hAnsi="Times" w:cs="Ayuthaya"/>
          <w:sz w:val="24"/>
          <w:szCs w:val="24"/>
        </w:rPr>
        <w:t>: Dental clinic calendar [UI-20]</w:t>
      </w:r>
    </w:p>
    <w:p w14:paraId="68846A12" w14:textId="77777777" w:rsidR="003642B6" w:rsidRDefault="003642B6" w:rsidP="003642B6">
      <w:pPr>
        <w:ind w:left="2880" w:firstLine="720"/>
        <w:rPr>
          <w:rFonts w:ascii="Times" w:eastAsiaTheme="majorEastAsia" w:hAnsi="Times" w:cs="Ayuthaya"/>
          <w:sz w:val="24"/>
          <w:szCs w:val="24"/>
        </w:rPr>
      </w:pPr>
    </w:p>
    <w:p w14:paraId="3AE61532" w14:textId="77777777" w:rsidR="003642B6" w:rsidRDefault="003642B6" w:rsidP="003642B6">
      <w:pPr>
        <w:ind w:left="2880" w:firstLine="720"/>
        <w:rPr>
          <w:rFonts w:ascii="Times" w:eastAsiaTheme="majorEastAsia" w:hAnsi="Times" w:cs="Ayuthaya"/>
          <w:sz w:val="24"/>
          <w:szCs w:val="24"/>
        </w:rPr>
      </w:pPr>
    </w:p>
    <w:p w14:paraId="27C80525" w14:textId="77777777" w:rsidR="003642B6" w:rsidRDefault="003642B6" w:rsidP="003642B6">
      <w:pPr>
        <w:ind w:left="2880" w:firstLine="720"/>
        <w:rPr>
          <w:rFonts w:ascii="Times" w:eastAsiaTheme="majorEastAsia" w:hAnsi="Times" w:cs="Ayuthaya"/>
          <w:sz w:val="24"/>
          <w:szCs w:val="24"/>
        </w:rPr>
      </w:pPr>
    </w:p>
    <w:p w14:paraId="3F7A1816" w14:textId="77777777" w:rsidR="003642B6" w:rsidRDefault="003642B6" w:rsidP="003642B6">
      <w:pPr>
        <w:ind w:left="2880" w:firstLine="720"/>
        <w:rPr>
          <w:rFonts w:ascii="Times" w:eastAsiaTheme="majorEastAsia" w:hAnsi="Times" w:cs="Ayuthaya"/>
          <w:sz w:val="24"/>
          <w:szCs w:val="24"/>
        </w:rPr>
      </w:pPr>
    </w:p>
    <w:p w14:paraId="49FACDF2" w14:textId="77777777" w:rsidR="003642B6" w:rsidRDefault="003642B6" w:rsidP="003642B6">
      <w:pPr>
        <w:ind w:left="2880" w:firstLine="720"/>
        <w:rPr>
          <w:rFonts w:ascii="Times" w:eastAsiaTheme="majorEastAsia" w:hAnsi="Times" w:cs="Ayuthaya"/>
          <w:sz w:val="24"/>
          <w:szCs w:val="24"/>
        </w:rPr>
      </w:pPr>
    </w:p>
    <w:p w14:paraId="35BBA178" w14:textId="77777777" w:rsidR="003642B6" w:rsidRDefault="003642B6" w:rsidP="003642B6">
      <w:pPr>
        <w:ind w:left="2880" w:firstLine="720"/>
        <w:rPr>
          <w:rFonts w:ascii="Times" w:eastAsiaTheme="majorEastAsia" w:hAnsi="Times" w:cs="Ayuthaya"/>
          <w:sz w:val="24"/>
          <w:szCs w:val="24"/>
        </w:rPr>
      </w:pPr>
    </w:p>
    <w:p w14:paraId="7A2E494A" w14:textId="77777777" w:rsidR="00071FC3" w:rsidRPr="00392646" w:rsidRDefault="00071FC3" w:rsidP="00071FC3">
      <w:pPr>
        <w:ind w:left="2880" w:firstLine="720"/>
        <w:rPr>
          <w:rFonts w:ascii="Times New Roman" w:eastAsiaTheme="majorEastAsia" w:hAnsi="Times New Roman" w:cs="Times New Roman"/>
          <w:sz w:val="24"/>
          <w:szCs w:val="24"/>
        </w:rPr>
      </w:pPr>
    </w:p>
    <w:p w14:paraId="5CBE8DC6" w14:textId="77777777" w:rsidR="00071FC3" w:rsidRPr="00392646" w:rsidRDefault="00071FC3" w:rsidP="00071FC3">
      <w:pPr>
        <w:ind w:left="2880" w:firstLine="720"/>
        <w:rPr>
          <w:rFonts w:ascii="Times New Roman" w:eastAsiaTheme="majorEastAsia" w:hAnsi="Times New Roman" w:cs="Times New Roman"/>
          <w:sz w:val="24"/>
          <w:szCs w:val="24"/>
        </w:rPr>
      </w:pPr>
    </w:p>
    <w:p w14:paraId="1551C25E" w14:textId="77777777" w:rsidR="00071FC3" w:rsidRPr="00392646" w:rsidRDefault="00071FC3" w:rsidP="00071FC3">
      <w:pPr>
        <w:ind w:left="2880" w:firstLine="720"/>
        <w:rPr>
          <w:rFonts w:ascii="Times New Roman" w:eastAsiaTheme="majorEastAsia" w:hAnsi="Times New Roman" w:cs="Times New Roman"/>
          <w:sz w:val="24"/>
          <w:szCs w:val="24"/>
        </w:rPr>
      </w:pPr>
    </w:p>
    <w:p w14:paraId="7C9A5707" w14:textId="77777777" w:rsidR="00071FC3" w:rsidRPr="00392646" w:rsidRDefault="00071FC3" w:rsidP="00071FC3">
      <w:pPr>
        <w:ind w:left="2880" w:firstLine="720"/>
        <w:rPr>
          <w:rFonts w:ascii="Times New Roman" w:eastAsiaTheme="majorEastAsia" w:hAnsi="Times New Roman" w:cs="Times New Roman"/>
          <w:sz w:val="24"/>
          <w:szCs w:val="24"/>
        </w:rPr>
      </w:pPr>
    </w:p>
    <w:p w14:paraId="4809A14D" w14:textId="77777777" w:rsidR="00D24C91" w:rsidRPr="00392646" w:rsidRDefault="00D24C91" w:rsidP="00180274">
      <w:pPr>
        <w:rPr>
          <w:rFonts w:ascii="Times New Roman" w:eastAsiaTheme="majorEastAsia" w:hAnsi="Times New Roman" w:cs="Times New Roman"/>
          <w:sz w:val="24"/>
          <w:szCs w:val="24"/>
        </w:rPr>
      </w:pPr>
    </w:p>
    <w:sectPr w:rsidR="00D24C91" w:rsidRPr="00392646" w:rsidSect="006F651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0" w:author="CAMT" w:date="2014-07-18T13:21:00Z" w:initials="C">
    <w:p w14:paraId="431CE427" w14:textId="77777777" w:rsidR="00D7645E" w:rsidRDefault="00D7645E" w:rsidP="00AA3892">
      <w:pPr>
        <w:pStyle w:val="CommentText"/>
      </w:pPr>
      <w:r>
        <w:rPr>
          <w:rStyle w:val="CommentReference"/>
        </w:rPr>
        <w:annotationRef/>
      </w:r>
      <w:r>
        <w:t xml:space="preserve">Need some information about MVC. </w:t>
      </w:r>
    </w:p>
  </w:comment>
  <w:comment w:id="1823" w:author="CAMT" w:date="2014-07-18T08:49:00Z" w:initials="C">
    <w:p w14:paraId="780DDB60" w14:textId="77777777" w:rsidR="00D7645E" w:rsidRDefault="00D7645E">
      <w:pPr>
        <w:pStyle w:val="CommentText"/>
      </w:pPr>
      <w:r>
        <w:rPr>
          <w:rStyle w:val="CommentReference"/>
        </w:rPr>
        <w:annotationRef/>
      </w:r>
      <w:r>
        <w:t xml:space="preserve">These are the tables that you need for Progress 1 and you will add more tables in the next progress, right? Please explain that during the presentation. </w:t>
      </w:r>
      <w:proofErr w:type="spellStart"/>
      <w:r>
        <w:t>Ajs</w:t>
      </w:r>
      <w:proofErr w:type="spellEnd"/>
      <w:r>
        <w:t xml:space="preserve"> might think that your database looks too simple.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D31EC1B" w15:done="0"/>
  <w15:commentEx w15:paraId="2F3BB37B" w15:done="0"/>
  <w15:commentEx w15:paraId="20615046" w15:done="0"/>
  <w15:commentEx w15:paraId="1F593886" w15:done="0"/>
  <w15:commentEx w15:paraId="3CDA21E1" w15:done="0"/>
  <w15:commentEx w15:paraId="17528D3B" w15:done="0"/>
  <w15:commentEx w15:paraId="5500D7C4" w15:done="0"/>
  <w15:commentEx w15:paraId="67491CE2" w15:done="0"/>
  <w15:commentEx w15:paraId="7AE5EFB4" w15:done="0"/>
  <w15:commentEx w15:paraId="6229C8EB" w15:done="0"/>
  <w15:commentEx w15:paraId="780DDB60" w15:done="0"/>
  <w15:commentEx w15:paraId="46A5E3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915CC" w14:textId="77777777" w:rsidR="006C460F" w:rsidRDefault="006C460F" w:rsidP="00D57804">
      <w:pPr>
        <w:spacing w:line="240" w:lineRule="auto"/>
      </w:pPr>
      <w:r>
        <w:separator/>
      </w:r>
    </w:p>
  </w:endnote>
  <w:endnote w:type="continuationSeparator" w:id="0">
    <w:p w14:paraId="183FE6E2" w14:textId="77777777" w:rsidR="006C460F" w:rsidRDefault="006C460F"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yuthaya">
    <w:charset w:val="00"/>
    <w:family w:val="auto"/>
    <w:pitch w:val="variable"/>
    <w:sig w:usb0="A100026F" w:usb1="00000000" w:usb2="00000000"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A56BEF"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4"/>
      <w:gridCol w:w="2967"/>
      <w:gridCol w:w="971"/>
      <w:gridCol w:w="1646"/>
      <w:gridCol w:w="1229"/>
      <w:gridCol w:w="1345"/>
    </w:tblGrid>
    <w:tr w:rsidR="00D7645E" w:rsidRPr="00445E30" w14:paraId="5CC9F9CA" w14:textId="77777777" w:rsidTr="00A252B3">
      <w:tc>
        <w:tcPr>
          <w:tcW w:w="1101" w:type="dxa"/>
          <w:vAlign w:val="center"/>
        </w:tcPr>
        <w:p w14:paraId="142A97C1"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410C7831" w14:textId="5E304E08"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sidR="00071943">
            <w:rPr>
              <w:rFonts w:ascii="Times New Roman" w:hAnsi="Times New Roman" w:cs="Times New Roman"/>
              <w:bCs/>
              <w:sz w:val="14"/>
              <w:szCs w:val="14"/>
            </w:rPr>
            <w:t>0.8</w:t>
          </w:r>
        </w:p>
      </w:tc>
      <w:tc>
        <w:tcPr>
          <w:tcW w:w="992" w:type="dxa"/>
          <w:vAlign w:val="center"/>
        </w:tcPr>
        <w:p w14:paraId="166BC8A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3FFE0BEE"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276" w:type="dxa"/>
          <w:vAlign w:val="center"/>
        </w:tcPr>
        <w:p w14:paraId="101C9210"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331C392B"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D7645E" w:rsidRPr="00445E30" w14:paraId="553382EE" w14:textId="77777777" w:rsidTr="00A252B3">
      <w:tc>
        <w:tcPr>
          <w:tcW w:w="1101" w:type="dxa"/>
          <w:vAlign w:val="center"/>
        </w:tcPr>
        <w:p w14:paraId="4B80AC0C"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22553741"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A358BDC"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33434932"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276" w:type="dxa"/>
          <w:vAlign w:val="center"/>
        </w:tcPr>
        <w:p w14:paraId="375BC793"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57042605"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3432BAA1" w14:textId="77777777" w:rsidR="00D7645E" w:rsidRDefault="00D7645E" w:rsidP="00FB7C6B">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9DCD2C"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7645E" w:rsidRPr="00445E30" w14:paraId="151DD5DD" w14:textId="77777777" w:rsidTr="00113E05">
      <w:tc>
        <w:tcPr>
          <w:tcW w:w="1526" w:type="dxa"/>
          <w:vAlign w:val="center"/>
        </w:tcPr>
        <w:p w14:paraId="5DD4E294"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B05408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238A3392"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7E9336C"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18665F5F"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A658EA3"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D7645E" w:rsidRPr="00445E30" w14:paraId="6BB9C902" w14:textId="77777777" w:rsidTr="00113E05">
      <w:tc>
        <w:tcPr>
          <w:tcW w:w="1526" w:type="dxa"/>
          <w:vAlign w:val="center"/>
        </w:tcPr>
        <w:p w14:paraId="34A2402D"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F84BD5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2616969"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E15A5B4"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7F82CBF2"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7D6EFC9"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51614D82" w14:textId="77777777" w:rsidR="00D7645E" w:rsidRDefault="00D7645E" w:rsidP="00FB7C6B">
    <w:pPr>
      <w:pStyle w:val="Footer"/>
      <w:tabs>
        <w:tab w:val="clear" w:pos="4513"/>
        <w:tab w:val="clear" w:pos="9026"/>
        <w:tab w:val="left" w:pos="3355"/>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122F30"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D7645E" w:rsidRPr="00445E30" w14:paraId="2DC6887D" w14:textId="77777777" w:rsidTr="00113E05">
      <w:tc>
        <w:tcPr>
          <w:tcW w:w="1526" w:type="dxa"/>
          <w:vAlign w:val="center"/>
        </w:tcPr>
        <w:p w14:paraId="61A94949"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66D514F"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1AD50ABC"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A098943"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E3CDA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055FC8C"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D7645E" w:rsidRPr="00445E30" w14:paraId="02ACFFDE" w14:textId="77777777" w:rsidTr="00113E05">
      <w:tc>
        <w:tcPr>
          <w:tcW w:w="1526" w:type="dxa"/>
          <w:vAlign w:val="center"/>
        </w:tcPr>
        <w:p w14:paraId="346EE02E"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C9B041A"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F9268D"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E489F2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530F64C7"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09A1890"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41E099ED" w14:textId="77777777" w:rsidR="00D7645E" w:rsidRDefault="00D7645E"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2E71C0"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7645E" w:rsidRPr="00445E30" w14:paraId="1D578AF6" w14:textId="77777777" w:rsidTr="00113E05">
      <w:tc>
        <w:tcPr>
          <w:tcW w:w="1526" w:type="dxa"/>
          <w:vAlign w:val="center"/>
        </w:tcPr>
        <w:p w14:paraId="42CEB847"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F805A5B"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4A171160"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202722E"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2E33489"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1636647"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47</w:t>
          </w:r>
          <w:r w:rsidRPr="009E5764">
            <w:rPr>
              <w:rFonts w:ascii="Times New Roman" w:hAnsi="Times New Roman" w:cs="Angsana New"/>
              <w:bCs/>
              <w:noProof/>
              <w:sz w:val="14"/>
              <w:szCs w:val="14"/>
              <w:cs/>
            </w:rPr>
            <w:fldChar w:fldCharType="end"/>
          </w:r>
        </w:p>
      </w:tc>
    </w:tr>
    <w:tr w:rsidR="00D7645E" w:rsidRPr="00445E30" w14:paraId="68F4DB96" w14:textId="77777777" w:rsidTr="00113E05">
      <w:tc>
        <w:tcPr>
          <w:tcW w:w="1526" w:type="dxa"/>
          <w:vAlign w:val="center"/>
        </w:tcPr>
        <w:p w14:paraId="427AB8B0"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0C100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ED0B3F0"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793E9B7"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5079B7B1"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888F390"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14990880" w14:textId="77777777" w:rsidR="00D7645E" w:rsidRDefault="00D7645E" w:rsidP="00FB7C6B">
    <w:pPr>
      <w:pStyle w:val="Footer"/>
      <w:tabs>
        <w:tab w:val="clear" w:pos="4513"/>
        <w:tab w:val="clear" w:pos="9026"/>
        <w:tab w:val="left" w:pos="3355"/>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8CF561"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D7645E" w:rsidRPr="00445E30" w14:paraId="35A3D05A" w14:textId="77777777" w:rsidTr="00113E05">
      <w:tc>
        <w:tcPr>
          <w:tcW w:w="1526" w:type="dxa"/>
          <w:vAlign w:val="center"/>
        </w:tcPr>
        <w:p w14:paraId="6DAE78D4"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95E611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14C0785E"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36D67807"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CC78221"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CD800CE"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50</w:t>
          </w:r>
          <w:r w:rsidRPr="009E5764">
            <w:rPr>
              <w:rFonts w:ascii="Times New Roman" w:hAnsi="Times New Roman" w:cs="Angsana New"/>
              <w:bCs/>
              <w:noProof/>
              <w:sz w:val="14"/>
              <w:szCs w:val="14"/>
              <w:cs/>
            </w:rPr>
            <w:fldChar w:fldCharType="end"/>
          </w:r>
        </w:p>
      </w:tc>
    </w:tr>
    <w:tr w:rsidR="00D7645E" w:rsidRPr="00445E30" w14:paraId="7449EA73" w14:textId="77777777" w:rsidTr="00113E05">
      <w:tc>
        <w:tcPr>
          <w:tcW w:w="1526" w:type="dxa"/>
          <w:vAlign w:val="center"/>
        </w:tcPr>
        <w:p w14:paraId="687CEDBA"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BB8DB07"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DB768F2"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041D7BE"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18FE66F9"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C114DA"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52B43656" w14:textId="77777777" w:rsidR="00D7645E" w:rsidRDefault="00D7645E"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9238BB1"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D7645E" w:rsidRPr="00445E30" w14:paraId="7ADFD4FA" w14:textId="77777777" w:rsidTr="00F84F4B">
      <w:tc>
        <w:tcPr>
          <w:tcW w:w="1809" w:type="dxa"/>
          <w:vAlign w:val="center"/>
        </w:tcPr>
        <w:p w14:paraId="53B2C12B"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0BA96D7C"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701" w:type="dxa"/>
          <w:vAlign w:val="center"/>
        </w:tcPr>
        <w:p w14:paraId="7DD9DFDF"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2A6E6633"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843" w:type="dxa"/>
          <w:vAlign w:val="center"/>
        </w:tcPr>
        <w:p w14:paraId="6853737D"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64826EC1"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D7645E" w:rsidRPr="00445E30" w14:paraId="7C6237F9" w14:textId="77777777" w:rsidTr="00F84F4B">
      <w:tc>
        <w:tcPr>
          <w:tcW w:w="1809" w:type="dxa"/>
          <w:vAlign w:val="center"/>
        </w:tcPr>
        <w:p w14:paraId="77FA661D"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5C2C6AEF"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2F0F2B2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73F7CA03"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843" w:type="dxa"/>
          <w:vAlign w:val="center"/>
        </w:tcPr>
        <w:p w14:paraId="040DDA8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2285A6F1"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5F0A5626" w14:textId="77777777" w:rsidR="00D7645E" w:rsidRDefault="00D7645E"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618222"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7645E" w:rsidRPr="00445E30" w14:paraId="07A5568E" w14:textId="77777777" w:rsidTr="00113E05">
      <w:tc>
        <w:tcPr>
          <w:tcW w:w="1526" w:type="dxa"/>
          <w:vAlign w:val="center"/>
        </w:tcPr>
        <w:p w14:paraId="40CA042E"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0F2A89"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 </w:t>
          </w:r>
          <w:proofErr w:type="spellStart"/>
          <w:r>
            <w:rPr>
              <w:rFonts w:ascii="Times New Roman" w:hAnsi="Times New Roman" w:cs="Times New Roman"/>
              <w:bCs/>
              <w:sz w:val="14"/>
              <w:szCs w:val="14"/>
            </w:rPr>
            <w:t>ver</w:t>
          </w:r>
          <w:proofErr w:type="spellEnd"/>
          <w:r>
            <w:rPr>
              <w:rFonts w:ascii="Times New Roman" w:hAnsi="Times New Roman" w:cs="Times New Roman"/>
              <w:bCs/>
              <w:sz w:val="14"/>
              <w:szCs w:val="14"/>
            </w:rPr>
            <w:t xml:space="preserve"> 0.6</w:t>
          </w:r>
        </w:p>
      </w:tc>
      <w:tc>
        <w:tcPr>
          <w:tcW w:w="1134" w:type="dxa"/>
          <w:vAlign w:val="center"/>
        </w:tcPr>
        <w:p w14:paraId="5DDF8AB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3DA1447"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4048DAA9"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5F94A54"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12</w:t>
          </w:r>
          <w:r w:rsidRPr="009E5764">
            <w:rPr>
              <w:rFonts w:ascii="Times New Roman" w:hAnsi="Times New Roman" w:cs="Angsana New"/>
              <w:bCs/>
              <w:noProof/>
              <w:sz w:val="14"/>
              <w:szCs w:val="14"/>
              <w:cs/>
            </w:rPr>
            <w:fldChar w:fldCharType="end"/>
          </w:r>
        </w:p>
      </w:tc>
    </w:tr>
    <w:tr w:rsidR="00D7645E" w:rsidRPr="00445E30" w14:paraId="34EB273B" w14:textId="77777777" w:rsidTr="00113E05">
      <w:tc>
        <w:tcPr>
          <w:tcW w:w="1526" w:type="dxa"/>
          <w:vAlign w:val="center"/>
        </w:tcPr>
        <w:p w14:paraId="6CF6377C"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CBB8F33"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717AD0"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6812486"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336313E8"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AFF72FC"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3C4CDBAC" w14:textId="77777777" w:rsidR="00D7645E" w:rsidRDefault="00D7645E" w:rsidP="00FB7C6B">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D3DEB6"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D7645E" w:rsidRPr="00445E30" w14:paraId="6027CF34" w14:textId="77777777" w:rsidTr="00113E05">
      <w:tc>
        <w:tcPr>
          <w:tcW w:w="1526" w:type="dxa"/>
          <w:vAlign w:val="center"/>
        </w:tcPr>
        <w:p w14:paraId="4B13B76B"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E7072C4"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4AEF9C73"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51BA0C"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B5B4923"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81170F9"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23</w:t>
          </w:r>
          <w:r w:rsidRPr="009E5764">
            <w:rPr>
              <w:rFonts w:ascii="Times New Roman" w:hAnsi="Times New Roman" w:cs="Angsana New"/>
              <w:bCs/>
              <w:noProof/>
              <w:sz w:val="14"/>
              <w:szCs w:val="14"/>
              <w:cs/>
            </w:rPr>
            <w:fldChar w:fldCharType="end"/>
          </w:r>
        </w:p>
      </w:tc>
    </w:tr>
    <w:tr w:rsidR="00D7645E" w:rsidRPr="00445E30" w14:paraId="7D236863" w14:textId="77777777" w:rsidTr="00113E05">
      <w:tc>
        <w:tcPr>
          <w:tcW w:w="1526" w:type="dxa"/>
          <w:vAlign w:val="center"/>
        </w:tcPr>
        <w:p w14:paraId="7244FA6B"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5B47D6BA"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6E058126"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387801"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65609919"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5DE5303"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5268970C" w14:textId="77777777" w:rsidR="00D7645E" w:rsidRDefault="00D7645E"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23006"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7645E" w:rsidRPr="00445E30" w14:paraId="3CF74674" w14:textId="77777777" w:rsidTr="00113E05">
      <w:tc>
        <w:tcPr>
          <w:tcW w:w="1526" w:type="dxa"/>
          <w:vAlign w:val="center"/>
        </w:tcPr>
        <w:p w14:paraId="55E9272D"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6C90D0BF"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0AA522B4"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311BD8"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0306201D"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D0AA8B7"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27</w:t>
          </w:r>
          <w:r w:rsidRPr="009E5764">
            <w:rPr>
              <w:rFonts w:ascii="Times New Roman" w:hAnsi="Times New Roman" w:cs="Angsana New"/>
              <w:bCs/>
              <w:noProof/>
              <w:sz w:val="14"/>
              <w:szCs w:val="14"/>
              <w:cs/>
            </w:rPr>
            <w:fldChar w:fldCharType="end"/>
          </w:r>
        </w:p>
      </w:tc>
    </w:tr>
    <w:tr w:rsidR="00D7645E" w:rsidRPr="00445E30" w14:paraId="4D7A41FE" w14:textId="77777777" w:rsidTr="00113E05">
      <w:tc>
        <w:tcPr>
          <w:tcW w:w="1526" w:type="dxa"/>
          <w:vAlign w:val="center"/>
        </w:tcPr>
        <w:p w14:paraId="7556B60A"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A929F09"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5EBEA6C"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68CF605"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28C6EDE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2A20A83"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66429798" w14:textId="77777777" w:rsidR="00D7645E" w:rsidRDefault="00D7645E"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F70B96"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D7645E" w:rsidRPr="00445E30" w14:paraId="06B63E81" w14:textId="77777777" w:rsidTr="00113E05">
      <w:tc>
        <w:tcPr>
          <w:tcW w:w="1526" w:type="dxa"/>
          <w:vAlign w:val="center"/>
        </w:tcPr>
        <w:p w14:paraId="5D8473C6"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D5A5D8E" w14:textId="77777777" w:rsidR="00D7645E" w:rsidRPr="009E5764" w:rsidRDefault="00D7645E"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4EC3D645"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9FFEC0F"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A0FD0DD"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BCCB12F"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D7645E" w:rsidRPr="00445E30" w14:paraId="5192F6AF" w14:textId="77777777" w:rsidTr="00113E05">
      <w:tc>
        <w:tcPr>
          <w:tcW w:w="1526" w:type="dxa"/>
          <w:vAlign w:val="center"/>
        </w:tcPr>
        <w:p w14:paraId="188899F5"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B86FD3B"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4ADA73D"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4F58ABA"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3AD7EAEC"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85C220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0E0E66A0" w14:textId="77777777" w:rsidR="00D7645E" w:rsidRDefault="00D7645E"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14AD9"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7645E" w:rsidRPr="00445E30" w14:paraId="6AA9815B" w14:textId="77777777" w:rsidTr="00113E05">
      <w:tc>
        <w:tcPr>
          <w:tcW w:w="1526" w:type="dxa"/>
          <w:vAlign w:val="center"/>
        </w:tcPr>
        <w:p w14:paraId="7C812578"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0187671B"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428B29AF"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FCB0539"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5A946187"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096E61C5"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D7645E" w:rsidRPr="00445E30" w14:paraId="740340B2" w14:textId="77777777" w:rsidTr="00113E05">
      <w:tc>
        <w:tcPr>
          <w:tcW w:w="1526" w:type="dxa"/>
          <w:vAlign w:val="center"/>
        </w:tcPr>
        <w:p w14:paraId="03D46225"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C5D001"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0C97070"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1AEB2366"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49B9C80F"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73CD6A4"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3BD5D4E4" w14:textId="77777777" w:rsidR="00D7645E" w:rsidRDefault="00D7645E"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BF009"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D7645E" w:rsidRPr="00445E30" w14:paraId="3A445DB9" w14:textId="77777777" w:rsidTr="00113E05">
      <w:tc>
        <w:tcPr>
          <w:tcW w:w="1526" w:type="dxa"/>
          <w:vAlign w:val="center"/>
        </w:tcPr>
        <w:p w14:paraId="144474F2"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1471C24"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400F5BB5"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83E054C"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6E5E0694"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82F5108"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38</w:t>
          </w:r>
          <w:r w:rsidRPr="009E5764">
            <w:rPr>
              <w:rFonts w:ascii="Times New Roman" w:hAnsi="Times New Roman" w:cs="Angsana New"/>
              <w:bCs/>
              <w:noProof/>
              <w:sz w:val="14"/>
              <w:szCs w:val="14"/>
              <w:cs/>
            </w:rPr>
            <w:fldChar w:fldCharType="end"/>
          </w:r>
        </w:p>
      </w:tc>
    </w:tr>
    <w:tr w:rsidR="00D7645E" w:rsidRPr="00445E30" w14:paraId="73E72521" w14:textId="77777777" w:rsidTr="00113E05">
      <w:tc>
        <w:tcPr>
          <w:tcW w:w="1526" w:type="dxa"/>
          <w:vAlign w:val="center"/>
        </w:tcPr>
        <w:p w14:paraId="6BCC566D"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191C73BC"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390A891"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F9FC880"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7FDB99DB"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6AA7214"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05886837" w14:textId="77777777" w:rsidR="00D7645E" w:rsidRDefault="00D7645E" w:rsidP="00843C14">
    <w:pPr>
      <w:pStyle w:val="Footer"/>
      <w:tabs>
        <w:tab w:val="clear" w:pos="4513"/>
        <w:tab w:val="clear" w:pos="9026"/>
        <w:tab w:val="left" w:pos="10848"/>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2811C3" w14:textId="77777777" w:rsidR="00D7645E" w:rsidRDefault="00D7645E"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86"/>
      <w:gridCol w:w="2162"/>
      <w:gridCol w:w="905"/>
      <w:gridCol w:w="1922"/>
      <w:gridCol w:w="1271"/>
      <w:gridCol w:w="1796"/>
    </w:tblGrid>
    <w:tr w:rsidR="00D7645E" w:rsidRPr="00445E30" w14:paraId="0429A36D" w14:textId="77777777" w:rsidTr="00113E05">
      <w:tc>
        <w:tcPr>
          <w:tcW w:w="1526" w:type="dxa"/>
          <w:vAlign w:val="center"/>
        </w:tcPr>
        <w:p w14:paraId="463E44EC"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5DE6FED4"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Pr="009E5764">
            <w:rPr>
              <w:rFonts w:ascii="Times New Roman" w:hAnsi="Times New Roman" w:cs="Times New Roman"/>
              <w:bCs/>
              <w:sz w:val="14"/>
              <w:szCs w:val="14"/>
            </w:rPr>
            <w:t xml:space="preserve">– v </w:t>
          </w:r>
          <w:r>
            <w:rPr>
              <w:rFonts w:ascii="Times New Roman" w:hAnsi="Times New Roman" w:cs="Times New Roman"/>
              <w:bCs/>
              <w:sz w:val="14"/>
              <w:szCs w:val="14"/>
            </w:rPr>
            <w:t>0.6</w:t>
          </w:r>
        </w:p>
      </w:tc>
      <w:tc>
        <w:tcPr>
          <w:tcW w:w="1134" w:type="dxa"/>
          <w:vAlign w:val="center"/>
        </w:tcPr>
        <w:p w14:paraId="01CAF6D7"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26C5831" w14:textId="77777777" w:rsidR="00D7645E" w:rsidRPr="009E5764" w:rsidRDefault="00D7645E" w:rsidP="00A252B3">
          <w:pPr>
            <w:widowControl w:val="0"/>
            <w:jc w:val="center"/>
            <w:rPr>
              <w:rFonts w:ascii="Times New Roman" w:hAnsi="Times New Roman" w:cs="Times New Roman"/>
              <w:bCs/>
              <w:sz w:val="14"/>
              <w:szCs w:val="14"/>
            </w:rPr>
          </w:pPr>
          <w:proofErr w:type="spellStart"/>
          <w:r>
            <w:rPr>
              <w:rFonts w:ascii="Times New Roman" w:hAnsi="Times New Roman" w:cs="Times New Roman"/>
              <w:bCs/>
              <w:sz w:val="14"/>
              <w:szCs w:val="14"/>
            </w:rPr>
            <w:t>Kanokwan</w:t>
          </w:r>
          <w:proofErr w:type="spellEnd"/>
          <w:r>
            <w:rPr>
              <w:rFonts w:ascii="Times New Roman" w:hAnsi="Times New Roman" w:cs="Times New Roman"/>
              <w:bCs/>
              <w:sz w:val="14"/>
              <w:szCs w:val="14"/>
            </w:rPr>
            <w:t xml:space="preserve"> &amp; </w:t>
          </w:r>
          <w:proofErr w:type="spellStart"/>
          <w:r>
            <w:rPr>
              <w:rFonts w:ascii="Times New Roman" w:hAnsi="Times New Roman" w:cs="Times New Roman"/>
              <w:bCs/>
              <w:sz w:val="14"/>
              <w:szCs w:val="14"/>
            </w:rPr>
            <w:t>Wor</w:t>
          </w:r>
          <w:r w:rsidRPr="009E5764">
            <w:rPr>
              <w:rFonts w:ascii="Times New Roman" w:hAnsi="Times New Roman" w:cs="Times New Roman"/>
              <w:bCs/>
              <w:sz w:val="14"/>
              <w:szCs w:val="14"/>
            </w:rPr>
            <w:t>apun</w:t>
          </w:r>
          <w:proofErr w:type="spellEnd"/>
        </w:p>
      </w:tc>
      <w:tc>
        <w:tcPr>
          <w:tcW w:w="1985" w:type="dxa"/>
          <w:vAlign w:val="center"/>
        </w:tcPr>
        <w:p w14:paraId="71803195"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DFB138B" w14:textId="77777777" w:rsidR="00D7645E" w:rsidRPr="00FB7C6B" w:rsidRDefault="00D7645E"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02D7F" w:rsidRPr="00E02D7F">
            <w:rPr>
              <w:rFonts w:ascii="Times New Roman" w:hAnsi="Times New Roman" w:cs="Angsana New"/>
              <w:bCs/>
              <w:noProof/>
              <w:sz w:val="14"/>
              <w:szCs w:val="14"/>
            </w:rPr>
            <w:t>39</w:t>
          </w:r>
          <w:r w:rsidRPr="009E5764">
            <w:rPr>
              <w:rFonts w:ascii="Times New Roman" w:hAnsi="Times New Roman" w:cs="Angsana New"/>
              <w:bCs/>
              <w:noProof/>
              <w:sz w:val="14"/>
              <w:szCs w:val="14"/>
              <w:cs/>
            </w:rPr>
            <w:fldChar w:fldCharType="end"/>
          </w:r>
        </w:p>
      </w:tc>
    </w:tr>
    <w:tr w:rsidR="00D7645E" w:rsidRPr="00445E30" w14:paraId="05385EE6" w14:textId="77777777" w:rsidTr="00113E05">
      <w:tc>
        <w:tcPr>
          <w:tcW w:w="1526" w:type="dxa"/>
          <w:vAlign w:val="center"/>
        </w:tcPr>
        <w:p w14:paraId="4C6F3D9A" w14:textId="77777777" w:rsidR="00D7645E" w:rsidRPr="00445E30" w:rsidRDefault="00D7645E"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29B0ED7"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1953C66"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053AFD49"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c>
        <w:tcPr>
          <w:tcW w:w="1985" w:type="dxa"/>
          <w:vAlign w:val="center"/>
        </w:tcPr>
        <w:p w14:paraId="4313801C" w14:textId="77777777" w:rsidR="00D7645E" w:rsidRPr="00445E30" w:rsidRDefault="00D7645E"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5E267A8D" w14:textId="77777777" w:rsidR="00D7645E" w:rsidRPr="009E5764" w:rsidRDefault="00D7645E"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7/7/2014</w:t>
          </w:r>
        </w:p>
      </w:tc>
    </w:tr>
  </w:tbl>
  <w:p w14:paraId="5E9D51B4" w14:textId="77777777" w:rsidR="00D7645E" w:rsidRDefault="00D7645E" w:rsidP="00FB7C6B">
    <w:pPr>
      <w:pStyle w:val="Footer"/>
      <w:tabs>
        <w:tab w:val="clear" w:pos="4513"/>
        <w:tab w:val="clear" w:pos="9026"/>
        <w:tab w:val="left" w:pos="33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8022DE1" w14:textId="77777777" w:rsidR="006C460F" w:rsidRDefault="006C460F" w:rsidP="00D57804">
      <w:pPr>
        <w:spacing w:line="240" w:lineRule="auto"/>
      </w:pPr>
      <w:r>
        <w:separator/>
      </w:r>
    </w:p>
  </w:footnote>
  <w:footnote w:type="continuationSeparator" w:id="0">
    <w:p w14:paraId="3E92E9A4" w14:textId="77777777" w:rsidR="006C460F" w:rsidRDefault="006C460F" w:rsidP="00D5780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57C27E3"/>
    <w:multiLevelType w:val="hybridMultilevel"/>
    <w:tmpl w:val="EAD0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2">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647852"/>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03B3D28"/>
    <w:multiLevelType w:val="hybridMultilevel"/>
    <w:tmpl w:val="746CF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5">
    <w:nsid w:val="6D87175C"/>
    <w:multiLevelType w:val="hybridMultilevel"/>
    <w:tmpl w:val="6582A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9">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3"/>
  </w:num>
  <w:num w:numId="4">
    <w:abstractNumId w:val="29"/>
  </w:num>
  <w:num w:numId="5">
    <w:abstractNumId w:val="39"/>
  </w:num>
  <w:num w:numId="6">
    <w:abstractNumId w:val="14"/>
  </w:num>
  <w:num w:numId="7">
    <w:abstractNumId w:val="22"/>
  </w:num>
  <w:num w:numId="8">
    <w:abstractNumId w:val="19"/>
  </w:num>
  <w:num w:numId="9">
    <w:abstractNumId w:val="38"/>
  </w:num>
  <w:num w:numId="10">
    <w:abstractNumId w:val="36"/>
  </w:num>
  <w:num w:numId="11">
    <w:abstractNumId w:val="11"/>
  </w:num>
  <w:num w:numId="12">
    <w:abstractNumId w:val="18"/>
  </w:num>
  <w:num w:numId="13">
    <w:abstractNumId w:val="37"/>
  </w:num>
  <w:num w:numId="14">
    <w:abstractNumId w:val="32"/>
  </w:num>
  <w:num w:numId="15">
    <w:abstractNumId w:val="26"/>
  </w:num>
  <w:num w:numId="16">
    <w:abstractNumId w:val="17"/>
  </w:num>
  <w:num w:numId="17">
    <w:abstractNumId w:val="41"/>
  </w:num>
  <w:num w:numId="18">
    <w:abstractNumId w:val="9"/>
  </w:num>
  <w:num w:numId="19">
    <w:abstractNumId w:val="12"/>
  </w:num>
  <w:num w:numId="20">
    <w:abstractNumId w:val="34"/>
  </w:num>
  <w:num w:numId="21">
    <w:abstractNumId w:val="40"/>
  </w:num>
  <w:num w:numId="22">
    <w:abstractNumId w:val="0"/>
  </w:num>
  <w:num w:numId="23">
    <w:abstractNumId w:val="1"/>
  </w:num>
  <w:num w:numId="24">
    <w:abstractNumId w:val="2"/>
  </w:num>
  <w:num w:numId="25">
    <w:abstractNumId w:val="20"/>
  </w:num>
  <w:num w:numId="26">
    <w:abstractNumId w:val="16"/>
  </w:num>
  <w:num w:numId="27">
    <w:abstractNumId w:val="28"/>
  </w:num>
  <w:num w:numId="28">
    <w:abstractNumId w:val="6"/>
  </w:num>
  <w:num w:numId="29">
    <w:abstractNumId w:val="33"/>
  </w:num>
  <w:num w:numId="30">
    <w:abstractNumId w:val="33"/>
  </w:num>
  <w:num w:numId="31">
    <w:abstractNumId w:val="3"/>
  </w:num>
  <w:num w:numId="32">
    <w:abstractNumId w:val="30"/>
  </w:num>
  <w:num w:numId="33">
    <w:abstractNumId w:val="31"/>
  </w:num>
  <w:num w:numId="34">
    <w:abstractNumId w:val="24"/>
  </w:num>
  <w:num w:numId="35">
    <w:abstractNumId w:val="23"/>
  </w:num>
  <w:num w:numId="36">
    <w:abstractNumId w:val="21"/>
  </w:num>
  <w:num w:numId="37">
    <w:abstractNumId w:val="7"/>
  </w:num>
  <w:num w:numId="38">
    <w:abstractNumId w:val="25"/>
  </w:num>
  <w:num w:numId="39">
    <w:abstractNumId w:val="5"/>
  </w:num>
  <w:num w:numId="40">
    <w:abstractNumId w:val="15"/>
  </w:num>
  <w:num w:numId="41">
    <w:abstractNumId w:val="35"/>
  </w:num>
  <w:num w:numId="42">
    <w:abstractNumId w:val="8"/>
  </w:num>
  <w:num w:numId="43">
    <w:abstractNumId w:val="2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MT">
    <w15:presenceInfo w15:providerId="None" w15:userId="C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10C68"/>
    <w:rsid w:val="000156B3"/>
    <w:rsid w:val="00023C94"/>
    <w:rsid w:val="00033FA0"/>
    <w:rsid w:val="00034153"/>
    <w:rsid w:val="0004506C"/>
    <w:rsid w:val="0005214B"/>
    <w:rsid w:val="00052FD8"/>
    <w:rsid w:val="0005393E"/>
    <w:rsid w:val="000629D1"/>
    <w:rsid w:val="00063D2C"/>
    <w:rsid w:val="00065914"/>
    <w:rsid w:val="000666EB"/>
    <w:rsid w:val="00071943"/>
    <w:rsid w:val="00071FC3"/>
    <w:rsid w:val="0008057A"/>
    <w:rsid w:val="00087EF8"/>
    <w:rsid w:val="000912E7"/>
    <w:rsid w:val="000918A3"/>
    <w:rsid w:val="00095CC8"/>
    <w:rsid w:val="00095DED"/>
    <w:rsid w:val="00097A25"/>
    <w:rsid w:val="000B1BCA"/>
    <w:rsid w:val="000B44FC"/>
    <w:rsid w:val="000C7BB4"/>
    <w:rsid w:val="000D28CD"/>
    <w:rsid w:val="000E09A2"/>
    <w:rsid w:val="000F0925"/>
    <w:rsid w:val="00101E59"/>
    <w:rsid w:val="001040D9"/>
    <w:rsid w:val="00110994"/>
    <w:rsid w:val="00110C0B"/>
    <w:rsid w:val="001113EF"/>
    <w:rsid w:val="00113E05"/>
    <w:rsid w:val="00114B2F"/>
    <w:rsid w:val="00117097"/>
    <w:rsid w:val="0012006E"/>
    <w:rsid w:val="00121DA9"/>
    <w:rsid w:val="00126254"/>
    <w:rsid w:val="00133CB0"/>
    <w:rsid w:val="00146769"/>
    <w:rsid w:val="0016034D"/>
    <w:rsid w:val="0016149A"/>
    <w:rsid w:val="001621D9"/>
    <w:rsid w:val="001641E7"/>
    <w:rsid w:val="001727D5"/>
    <w:rsid w:val="00173B76"/>
    <w:rsid w:val="001754B9"/>
    <w:rsid w:val="00180274"/>
    <w:rsid w:val="00194390"/>
    <w:rsid w:val="001A574B"/>
    <w:rsid w:val="001B1A65"/>
    <w:rsid w:val="001B285D"/>
    <w:rsid w:val="001B66AB"/>
    <w:rsid w:val="001B72E7"/>
    <w:rsid w:val="001C3DFB"/>
    <w:rsid w:val="001C58C3"/>
    <w:rsid w:val="001D10CF"/>
    <w:rsid w:val="001D13C3"/>
    <w:rsid w:val="001D5511"/>
    <w:rsid w:val="001D6E64"/>
    <w:rsid w:val="001D7FB2"/>
    <w:rsid w:val="001E50E0"/>
    <w:rsid w:val="001E7858"/>
    <w:rsid w:val="001F3FD0"/>
    <w:rsid w:val="002056BC"/>
    <w:rsid w:val="00212F27"/>
    <w:rsid w:val="00222DE0"/>
    <w:rsid w:val="0022377A"/>
    <w:rsid w:val="00225000"/>
    <w:rsid w:val="0023522E"/>
    <w:rsid w:val="00240910"/>
    <w:rsid w:val="00244337"/>
    <w:rsid w:val="0024537C"/>
    <w:rsid w:val="002503F7"/>
    <w:rsid w:val="00250839"/>
    <w:rsid w:val="00254416"/>
    <w:rsid w:val="002555EE"/>
    <w:rsid w:val="00256694"/>
    <w:rsid w:val="00256C3D"/>
    <w:rsid w:val="00265EA8"/>
    <w:rsid w:val="00272698"/>
    <w:rsid w:val="00282AF0"/>
    <w:rsid w:val="00282E68"/>
    <w:rsid w:val="002833D9"/>
    <w:rsid w:val="002A41FB"/>
    <w:rsid w:val="002A65CD"/>
    <w:rsid w:val="002A7FE8"/>
    <w:rsid w:val="002B2ECD"/>
    <w:rsid w:val="002B7017"/>
    <w:rsid w:val="002D4E8D"/>
    <w:rsid w:val="002D666E"/>
    <w:rsid w:val="002D76B7"/>
    <w:rsid w:val="002E2035"/>
    <w:rsid w:val="002F108E"/>
    <w:rsid w:val="00301D0E"/>
    <w:rsid w:val="00303DE6"/>
    <w:rsid w:val="00307254"/>
    <w:rsid w:val="003113D8"/>
    <w:rsid w:val="00316A0E"/>
    <w:rsid w:val="00320DB1"/>
    <w:rsid w:val="00332433"/>
    <w:rsid w:val="0033450A"/>
    <w:rsid w:val="003370BA"/>
    <w:rsid w:val="0034109B"/>
    <w:rsid w:val="0034727C"/>
    <w:rsid w:val="003475E5"/>
    <w:rsid w:val="0035297E"/>
    <w:rsid w:val="0035490C"/>
    <w:rsid w:val="00355710"/>
    <w:rsid w:val="0036288F"/>
    <w:rsid w:val="003642B6"/>
    <w:rsid w:val="003707B7"/>
    <w:rsid w:val="00372F35"/>
    <w:rsid w:val="003748C7"/>
    <w:rsid w:val="003756EC"/>
    <w:rsid w:val="00386C60"/>
    <w:rsid w:val="003875A7"/>
    <w:rsid w:val="00392646"/>
    <w:rsid w:val="003A0038"/>
    <w:rsid w:val="003A332F"/>
    <w:rsid w:val="003A3D8C"/>
    <w:rsid w:val="003B0A4E"/>
    <w:rsid w:val="003B15A3"/>
    <w:rsid w:val="003B366A"/>
    <w:rsid w:val="003C0C0E"/>
    <w:rsid w:val="003C2AB5"/>
    <w:rsid w:val="003C5CAA"/>
    <w:rsid w:val="003C7694"/>
    <w:rsid w:val="003C7AC3"/>
    <w:rsid w:val="003D00BA"/>
    <w:rsid w:val="003D2684"/>
    <w:rsid w:val="003D2C25"/>
    <w:rsid w:val="003D3649"/>
    <w:rsid w:val="003D53AC"/>
    <w:rsid w:val="003D6A47"/>
    <w:rsid w:val="003D728A"/>
    <w:rsid w:val="003E2D72"/>
    <w:rsid w:val="003E3145"/>
    <w:rsid w:val="003F0F61"/>
    <w:rsid w:val="003F31DB"/>
    <w:rsid w:val="003F6E23"/>
    <w:rsid w:val="004005AE"/>
    <w:rsid w:val="0040124A"/>
    <w:rsid w:val="0040312B"/>
    <w:rsid w:val="00404328"/>
    <w:rsid w:val="00404911"/>
    <w:rsid w:val="004067DE"/>
    <w:rsid w:val="00410472"/>
    <w:rsid w:val="004149E6"/>
    <w:rsid w:val="00415E32"/>
    <w:rsid w:val="00421597"/>
    <w:rsid w:val="0042492C"/>
    <w:rsid w:val="00424B36"/>
    <w:rsid w:val="00424DC2"/>
    <w:rsid w:val="00424DEE"/>
    <w:rsid w:val="0042536F"/>
    <w:rsid w:val="00426792"/>
    <w:rsid w:val="00444D22"/>
    <w:rsid w:val="00445F7E"/>
    <w:rsid w:val="00450F95"/>
    <w:rsid w:val="0045124A"/>
    <w:rsid w:val="00453729"/>
    <w:rsid w:val="00455F9A"/>
    <w:rsid w:val="00456AD3"/>
    <w:rsid w:val="004637F4"/>
    <w:rsid w:val="004704A5"/>
    <w:rsid w:val="004707FD"/>
    <w:rsid w:val="00473012"/>
    <w:rsid w:val="0047351D"/>
    <w:rsid w:val="00476C68"/>
    <w:rsid w:val="00476F11"/>
    <w:rsid w:val="00480F93"/>
    <w:rsid w:val="00484FC6"/>
    <w:rsid w:val="004851CB"/>
    <w:rsid w:val="00485CE8"/>
    <w:rsid w:val="004953B5"/>
    <w:rsid w:val="004A1E58"/>
    <w:rsid w:val="004B5183"/>
    <w:rsid w:val="004C1A13"/>
    <w:rsid w:val="004D45B3"/>
    <w:rsid w:val="004E1FDE"/>
    <w:rsid w:val="004E3864"/>
    <w:rsid w:val="004E3B32"/>
    <w:rsid w:val="004E788C"/>
    <w:rsid w:val="004F4972"/>
    <w:rsid w:val="00504CB0"/>
    <w:rsid w:val="005061DC"/>
    <w:rsid w:val="005064EC"/>
    <w:rsid w:val="0051206D"/>
    <w:rsid w:val="00515D95"/>
    <w:rsid w:val="00525D2F"/>
    <w:rsid w:val="0053239B"/>
    <w:rsid w:val="005351BA"/>
    <w:rsid w:val="00540375"/>
    <w:rsid w:val="00543B64"/>
    <w:rsid w:val="005608FA"/>
    <w:rsid w:val="005665E0"/>
    <w:rsid w:val="0056776E"/>
    <w:rsid w:val="005777A9"/>
    <w:rsid w:val="005808E7"/>
    <w:rsid w:val="00594AA3"/>
    <w:rsid w:val="005955CC"/>
    <w:rsid w:val="005A2B5E"/>
    <w:rsid w:val="005A4523"/>
    <w:rsid w:val="005A6765"/>
    <w:rsid w:val="005B0AA4"/>
    <w:rsid w:val="005C27C7"/>
    <w:rsid w:val="005C50CE"/>
    <w:rsid w:val="005C5877"/>
    <w:rsid w:val="005C72C2"/>
    <w:rsid w:val="005D0324"/>
    <w:rsid w:val="005D0C81"/>
    <w:rsid w:val="005E4D3E"/>
    <w:rsid w:val="005F604E"/>
    <w:rsid w:val="0060271E"/>
    <w:rsid w:val="00602D23"/>
    <w:rsid w:val="00607B69"/>
    <w:rsid w:val="00611FFB"/>
    <w:rsid w:val="00617750"/>
    <w:rsid w:val="006245B5"/>
    <w:rsid w:val="00624AA4"/>
    <w:rsid w:val="00634BE8"/>
    <w:rsid w:val="00636789"/>
    <w:rsid w:val="00637206"/>
    <w:rsid w:val="006432D2"/>
    <w:rsid w:val="006534C7"/>
    <w:rsid w:val="006570B5"/>
    <w:rsid w:val="00666502"/>
    <w:rsid w:val="00670CF4"/>
    <w:rsid w:val="00676512"/>
    <w:rsid w:val="00677B66"/>
    <w:rsid w:val="00677CC8"/>
    <w:rsid w:val="00677FB8"/>
    <w:rsid w:val="00691B55"/>
    <w:rsid w:val="006A00B3"/>
    <w:rsid w:val="006A0C62"/>
    <w:rsid w:val="006A14C7"/>
    <w:rsid w:val="006A1819"/>
    <w:rsid w:val="006A5CC6"/>
    <w:rsid w:val="006A6EB8"/>
    <w:rsid w:val="006B3F51"/>
    <w:rsid w:val="006B574B"/>
    <w:rsid w:val="006B5C30"/>
    <w:rsid w:val="006C1947"/>
    <w:rsid w:val="006C44B1"/>
    <w:rsid w:val="006C460F"/>
    <w:rsid w:val="006D434D"/>
    <w:rsid w:val="006D470A"/>
    <w:rsid w:val="006E3788"/>
    <w:rsid w:val="006E57C7"/>
    <w:rsid w:val="006E5804"/>
    <w:rsid w:val="006E6011"/>
    <w:rsid w:val="006F0B4D"/>
    <w:rsid w:val="006F13C2"/>
    <w:rsid w:val="006F6514"/>
    <w:rsid w:val="00706F51"/>
    <w:rsid w:val="007271F7"/>
    <w:rsid w:val="00727754"/>
    <w:rsid w:val="00731E23"/>
    <w:rsid w:val="00734BDD"/>
    <w:rsid w:val="0073562D"/>
    <w:rsid w:val="00735732"/>
    <w:rsid w:val="0074192C"/>
    <w:rsid w:val="00745DD5"/>
    <w:rsid w:val="0074694F"/>
    <w:rsid w:val="00754471"/>
    <w:rsid w:val="007545AE"/>
    <w:rsid w:val="00756045"/>
    <w:rsid w:val="00757F97"/>
    <w:rsid w:val="00771E58"/>
    <w:rsid w:val="00772CDB"/>
    <w:rsid w:val="007757BD"/>
    <w:rsid w:val="00795C15"/>
    <w:rsid w:val="0079699C"/>
    <w:rsid w:val="007A0236"/>
    <w:rsid w:val="007A195E"/>
    <w:rsid w:val="007A2EF7"/>
    <w:rsid w:val="007A5598"/>
    <w:rsid w:val="007A6F4C"/>
    <w:rsid w:val="007B7A06"/>
    <w:rsid w:val="007C255B"/>
    <w:rsid w:val="007C4D10"/>
    <w:rsid w:val="007C6002"/>
    <w:rsid w:val="007C76D7"/>
    <w:rsid w:val="007D1288"/>
    <w:rsid w:val="007D1FA5"/>
    <w:rsid w:val="007D676D"/>
    <w:rsid w:val="007E1C92"/>
    <w:rsid w:val="007E39C7"/>
    <w:rsid w:val="007E39FD"/>
    <w:rsid w:val="007E5318"/>
    <w:rsid w:val="007F1D05"/>
    <w:rsid w:val="007F1E5B"/>
    <w:rsid w:val="007F3860"/>
    <w:rsid w:val="007F6E95"/>
    <w:rsid w:val="00801268"/>
    <w:rsid w:val="0080128D"/>
    <w:rsid w:val="00811476"/>
    <w:rsid w:val="00821534"/>
    <w:rsid w:val="008244C8"/>
    <w:rsid w:val="00836A53"/>
    <w:rsid w:val="00843C14"/>
    <w:rsid w:val="008625CE"/>
    <w:rsid w:val="00862B7D"/>
    <w:rsid w:val="00863AA2"/>
    <w:rsid w:val="0087181A"/>
    <w:rsid w:val="00873B4F"/>
    <w:rsid w:val="00875F10"/>
    <w:rsid w:val="00880571"/>
    <w:rsid w:val="0088071E"/>
    <w:rsid w:val="00880D36"/>
    <w:rsid w:val="0089328B"/>
    <w:rsid w:val="008965A4"/>
    <w:rsid w:val="00896705"/>
    <w:rsid w:val="008B6B1F"/>
    <w:rsid w:val="008C0C7E"/>
    <w:rsid w:val="008C28DD"/>
    <w:rsid w:val="008C4F59"/>
    <w:rsid w:val="008D1491"/>
    <w:rsid w:val="008D3261"/>
    <w:rsid w:val="008D6160"/>
    <w:rsid w:val="008E2959"/>
    <w:rsid w:val="008E2FC5"/>
    <w:rsid w:val="008E51E3"/>
    <w:rsid w:val="008E5FB3"/>
    <w:rsid w:val="008E6BCD"/>
    <w:rsid w:val="008F2987"/>
    <w:rsid w:val="008F68A5"/>
    <w:rsid w:val="009006DB"/>
    <w:rsid w:val="00903971"/>
    <w:rsid w:val="009048D6"/>
    <w:rsid w:val="00907A51"/>
    <w:rsid w:val="00911C8B"/>
    <w:rsid w:val="00924D0D"/>
    <w:rsid w:val="00925E62"/>
    <w:rsid w:val="009351A1"/>
    <w:rsid w:val="009360F4"/>
    <w:rsid w:val="00940A43"/>
    <w:rsid w:val="00943012"/>
    <w:rsid w:val="009445B1"/>
    <w:rsid w:val="00945E12"/>
    <w:rsid w:val="0094608A"/>
    <w:rsid w:val="0094633B"/>
    <w:rsid w:val="0095052F"/>
    <w:rsid w:val="00950F17"/>
    <w:rsid w:val="009517A2"/>
    <w:rsid w:val="009554FE"/>
    <w:rsid w:val="00962BB8"/>
    <w:rsid w:val="00964C32"/>
    <w:rsid w:val="00964D44"/>
    <w:rsid w:val="00967A1D"/>
    <w:rsid w:val="0097061C"/>
    <w:rsid w:val="00973281"/>
    <w:rsid w:val="00973688"/>
    <w:rsid w:val="00981F30"/>
    <w:rsid w:val="00987996"/>
    <w:rsid w:val="00990B66"/>
    <w:rsid w:val="009970D8"/>
    <w:rsid w:val="009972A0"/>
    <w:rsid w:val="00997778"/>
    <w:rsid w:val="009A03FD"/>
    <w:rsid w:val="009A1164"/>
    <w:rsid w:val="009A35A7"/>
    <w:rsid w:val="009A5B6F"/>
    <w:rsid w:val="009A6043"/>
    <w:rsid w:val="009C7659"/>
    <w:rsid w:val="009D2A30"/>
    <w:rsid w:val="009E56F4"/>
    <w:rsid w:val="009F1185"/>
    <w:rsid w:val="009F4BF1"/>
    <w:rsid w:val="00A00169"/>
    <w:rsid w:val="00A00CFA"/>
    <w:rsid w:val="00A04A58"/>
    <w:rsid w:val="00A05FC9"/>
    <w:rsid w:val="00A108D6"/>
    <w:rsid w:val="00A17ABB"/>
    <w:rsid w:val="00A2254F"/>
    <w:rsid w:val="00A252B3"/>
    <w:rsid w:val="00A26918"/>
    <w:rsid w:val="00A27838"/>
    <w:rsid w:val="00A27C9A"/>
    <w:rsid w:val="00A430E9"/>
    <w:rsid w:val="00A532B7"/>
    <w:rsid w:val="00A542D0"/>
    <w:rsid w:val="00A560C9"/>
    <w:rsid w:val="00A6313C"/>
    <w:rsid w:val="00A74A4E"/>
    <w:rsid w:val="00A75460"/>
    <w:rsid w:val="00A80323"/>
    <w:rsid w:val="00A87FD8"/>
    <w:rsid w:val="00AA3892"/>
    <w:rsid w:val="00AA43C7"/>
    <w:rsid w:val="00AA462F"/>
    <w:rsid w:val="00AA6940"/>
    <w:rsid w:val="00AC118E"/>
    <w:rsid w:val="00AC2858"/>
    <w:rsid w:val="00AC4074"/>
    <w:rsid w:val="00AC5FFE"/>
    <w:rsid w:val="00AC6B04"/>
    <w:rsid w:val="00AD2174"/>
    <w:rsid w:val="00AD3CEF"/>
    <w:rsid w:val="00AD667A"/>
    <w:rsid w:val="00AE0712"/>
    <w:rsid w:val="00AE3CAE"/>
    <w:rsid w:val="00AE6A3B"/>
    <w:rsid w:val="00B001B8"/>
    <w:rsid w:val="00B126A1"/>
    <w:rsid w:val="00B12910"/>
    <w:rsid w:val="00B1773B"/>
    <w:rsid w:val="00B236BE"/>
    <w:rsid w:val="00B2583E"/>
    <w:rsid w:val="00B351E2"/>
    <w:rsid w:val="00B35212"/>
    <w:rsid w:val="00B35D92"/>
    <w:rsid w:val="00B40C18"/>
    <w:rsid w:val="00B41B90"/>
    <w:rsid w:val="00B43919"/>
    <w:rsid w:val="00B52B8B"/>
    <w:rsid w:val="00B575B0"/>
    <w:rsid w:val="00B6120F"/>
    <w:rsid w:val="00B614AD"/>
    <w:rsid w:val="00B639A6"/>
    <w:rsid w:val="00B63F01"/>
    <w:rsid w:val="00B65AF1"/>
    <w:rsid w:val="00B7068B"/>
    <w:rsid w:val="00B70A98"/>
    <w:rsid w:val="00B72C9A"/>
    <w:rsid w:val="00B74B2A"/>
    <w:rsid w:val="00B75335"/>
    <w:rsid w:val="00B8032C"/>
    <w:rsid w:val="00B8222D"/>
    <w:rsid w:val="00B8399A"/>
    <w:rsid w:val="00B83F09"/>
    <w:rsid w:val="00B86698"/>
    <w:rsid w:val="00B96839"/>
    <w:rsid w:val="00BA14EB"/>
    <w:rsid w:val="00BA1846"/>
    <w:rsid w:val="00BB202D"/>
    <w:rsid w:val="00BB3712"/>
    <w:rsid w:val="00BB5F97"/>
    <w:rsid w:val="00BC0C1F"/>
    <w:rsid w:val="00BD31E8"/>
    <w:rsid w:val="00BD483B"/>
    <w:rsid w:val="00BD517A"/>
    <w:rsid w:val="00BE7FC8"/>
    <w:rsid w:val="00BF1C86"/>
    <w:rsid w:val="00BF3372"/>
    <w:rsid w:val="00BF46E9"/>
    <w:rsid w:val="00BF4FB7"/>
    <w:rsid w:val="00BF66C4"/>
    <w:rsid w:val="00BF70E6"/>
    <w:rsid w:val="00C1047D"/>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3566"/>
    <w:rsid w:val="00D0624D"/>
    <w:rsid w:val="00D13EA8"/>
    <w:rsid w:val="00D23180"/>
    <w:rsid w:val="00D24C91"/>
    <w:rsid w:val="00D2712E"/>
    <w:rsid w:val="00D32721"/>
    <w:rsid w:val="00D32C1D"/>
    <w:rsid w:val="00D33713"/>
    <w:rsid w:val="00D36B31"/>
    <w:rsid w:val="00D524B9"/>
    <w:rsid w:val="00D55316"/>
    <w:rsid w:val="00D57034"/>
    <w:rsid w:val="00D57804"/>
    <w:rsid w:val="00D62A8D"/>
    <w:rsid w:val="00D66659"/>
    <w:rsid w:val="00D71A8A"/>
    <w:rsid w:val="00D72BC6"/>
    <w:rsid w:val="00D7645E"/>
    <w:rsid w:val="00D975E8"/>
    <w:rsid w:val="00D97D55"/>
    <w:rsid w:val="00DA1D5D"/>
    <w:rsid w:val="00DA2A12"/>
    <w:rsid w:val="00DB7DBB"/>
    <w:rsid w:val="00DC061B"/>
    <w:rsid w:val="00DC3AD7"/>
    <w:rsid w:val="00DC6136"/>
    <w:rsid w:val="00DC6887"/>
    <w:rsid w:val="00DD156D"/>
    <w:rsid w:val="00DD40EF"/>
    <w:rsid w:val="00DD7904"/>
    <w:rsid w:val="00DE2269"/>
    <w:rsid w:val="00DF0CE8"/>
    <w:rsid w:val="00DF5067"/>
    <w:rsid w:val="00DF6E3A"/>
    <w:rsid w:val="00E01C51"/>
    <w:rsid w:val="00E02D7F"/>
    <w:rsid w:val="00E057A0"/>
    <w:rsid w:val="00E11C6F"/>
    <w:rsid w:val="00E16811"/>
    <w:rsid w:val="00E16C6F"/>
    <w:rsid w:val="00E170F7"/>
    <w:rsid w:val="00E233CB"/>
    <w:rsid w:val="00E276DC"/>
    <w:rsid w:val="00E31AE0"/>
    <w:rsid w:val="00E343AF"/>
    <w:rsid w:val="00E3466D"/>
    <w:rsid w:val="00E34A91"/>
    <w:rsid w:val="00E35B71"/>
    <w:rsid w:val="00E3644F"/>
    <w:rsid w:val="00E41425"/>
    <w:rsid w:val="00E429F8"/>
    <w:rsid w:val="00E430AC"/>
    <w:rsid w:val="00E444F3"/>
    <w:rsid w:val="00E44DD8"/>
    <w:rsid w:val="00E45868"/>
    <w:rsid w:val="00E545C7"/>
    <w:rsid w:val="00E61A32"/>
    <w:rsid w:val="00E6464F"/>
    <w:rsid w:val="00E64904"/>
    <w:rsid w:val="00E6599F"/>
    <w:rsid w:val="00E71C84"/>
    <w:rsid w:val="00E74FDD"/>
    <w:rsid w:val="00E75701"/>
    <w:rsid w:val="00E8141A"/>
    <w:rsid w:val="00E857D2"/>
    <w:rsid w:val="00E86A27"/>
    <w:rsid w:val="00E903AC"/>
    <w:rsid w:val="00EA04E0"/>
    <w:rsid w:val="00EA2E37"/>
    <w:rsid w:val="00EA4003"/>
    <w:rsid w:val="00EB2AD3"/>
    <w:rsid w:val="00ED0827"/>
    <w:rsid w:val="00ED225B"/>
    <w:rsid w:val="00ED78D4"/>
    <w:rsid w:val="00ED7C45"/>
    <w:rsid w:val="00EE14F8"/>
    <w:rsid w:val="00EF1857"/>
    <w:rsid w:val="00EF4B17"/>
    <w:rsid w:val="00F01701"/>
    <w:rsid w:val="00F044F3"/>
    <w:rsid w:val="00F059D5"/>
    <w:rsid w:val="00F107BC"/>
    <w:rsid w:val="00F1587B"/>
    <w:rsid w:val="00F26A11"/>
    <w:rsid w:val="00F30AC8"/>
    <w:rsid w:val="00F34471"/>
    <w:rsid w:val="00F36566"/>
    <w:rsid w:val="00F40392"/>
    <w:rsid w:val="00F40BF2"/>
    <w:rsid w:val="00F40E00"/>
    <w:rsid w:val="00F4330E"/>
    <w:rsid w:val="00F45BD5"/>
    <w:rsid w:val="00F46439"/>
    <w:rsid w:val="00F62881"/>
    <w:rsid w:val="00F62ECA"/>
    <w:rsid w:val="00F65554"/>
    <w:rsid w:val="00F65DBF"/>
    <w:rsid w:val="00F66C7C"/>
    <w:rsid w:val="00F70D60"/>
    <w:rsid w:val="00F7166E"/>
    <w:rsid w:val="00F754DD"/>
    <w:rsid w:val="00F803D1"/>
    <w:rsid w:val="00F84F4B"/>
    <w:rsid w:val="00F929DA"/>
    <w:rsid w:val="00F93D42"/>
    <w:rsid w:val="00F960B4"/>
    <w:rsid w:val="00FA1D1B"/>
    <w:rsid w:val="00FA3298"/>
    <w:rsid w:val="00FA4975"/>
    <w:rsid w:val="00FA6BB1"/>
    <w:rsid w:val="00FB0A4D"/>
    <w:rsid w:val="00FB42BA"/>
    <w:rsid w:val="00FB5F7E"/>
    <w:rsid w:val="00FB7C6B"/>
    <w:rsid w:val="00FC3A21"/>
    <w:rsid w:val="00FC4783"/>
    <w:rsid w:val="00FC623E"/>
    <w:rsid w:val="00FC7B9B"/>
    <w:rsid w:val="00FD2093"/>
    <w:rsid w:val="00FE44AF"/>
    <w:rsid w:val="00FF048A"/>
    <w:rsid w:val="00FF117D"/>
  </w:rsids>
  <m:mathPr>
    <m:mathFont m:val="Cambria Math"/>
    <m:brkBin m:val="before"/>
    <m:brkBinSub m:val="--"/>
    <m:smallFrac/>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005DD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 w:type="character" w:styleId="CommentReference">
    <w:name w:val="annotation reference"/>
    <w:basedOn w:val="DefaultParagraphFont"/>
    <w:uiPriority w:val="99"/>
    <w:semiHidden/>
    <w:unhideWhenUsed/>
    <w:rsid w:val="00B8399A"/>
    <w:rPr>
      <w:sz w:val="16"/>
      <w:szCs w:val="18"/>
    </w:rPr>
  </w:style>
  <w:style w:type="paragraph" w:styleId="CommentText">
    <w:name w:val="annotation text"/>
    <w:basedOn w:val="Normal"/>
    <w:link w:val="CommentTextChar"/>
    <w:uiPriority w:val="99"/>
    <w:semiHidden/>
    <w:unhideWhenUsed/>
    <w:rsid w:val="00B8399A"/>
    <w:pPr>
      <w:spacing w:line="240" w:lineRule="auto"/>
    </w:pPr>
    <w:rPr>
      <w:rFonts w:cs="Cordia New"/>
      <w:sz w:val="20"/>
      <w:szCs w:val="25"/>
    </w:rPr>
  </w:style>
  <w:style w:type="character" w:customStyle="1" w:styleId="CommentTextChar">
    <w:name w:val="Comment Text Char"/>
    <w:basedOn w:val="DefaultParagraphFont"/>
    <w:link w:val="CommentText"/>
    <w:uiPriority w:val="99"/>
    <w:semiHidden/>
    <w:rsid w:val="00B8399A"/>
    <w:rPr>
      <w:rFonts w:ascii="Arial" w:eastAsia="Arial" w:hAnsi="Arial" w:cs="Cordia New"/>
      <w:color w:val="000000"/>
      <w:sz w:val="20"/>
      <w:szCs w:val="25"/>
    </w:rPr>
  </w:style>
  <w:style w:type="paragraph" w:styleId="CommentSubject">
    <w:name w:val="annotation subject"/>
    <w:basedOn w:val="CommentText"/>
    <w:next w:val="CommentText"/>
    <w:link w:val="CommentSubjectChar"/>
    <w:uiPriority w:val="99"/>
    <w:semiHidden/>
    <w:unhideWhenUsed/>
    <w:rsid w:val="00B8399A"/>
    <w:rPr>
      <w:b/>
      <w:bCs/>
    </w:rPr>
  </w:style>
  <w:style w:type="character" w:customStyle="1" w:styleId="CommentSubjectChar">
    <w:name w:val="Comment Subject Char"/>
    <w:basedOn w:val="CommentTextChar"/>
    <w:link w:val="CommentSubject"/>
    <w:uiPriority w:val="99"/>
    <w:semiHidden/>
    <w:rsid w:val="00B8399A"/>
    <w:rPr>
      <w:rFonts w:ascii="Arial" w:eastAsia="Arial" w:hAnsi="Arial" w:cs="Cordia New"/>
      <w:b/>
      <w:bCs/>
      <w:color w:val="000000"/>
      <w:sz w:val="20"/>
      <w:szCs w:val="25"/>
    </w:rPr>
  </w:style>
  <w:style w:type="character" w:styleId="Strong">
    <w:name w:val="Strong"/>
    <w:basedOn w:val="DefaultParagraphFont"/>
    <w:uiPriority w:val="22"/>
    <w:qFormat/>
    <w:rsid w:val="00AA38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eg"/><Relationship Id="rId26" Type="http://schemas.openxmlformats.org/officeDocument/2006/relationships/image" Target="media/image13.jpeg"/><Relationship Id="rId39" Type="http://schemas.openxmlformats.org/officeDocument/2006/relationships/image" Target="media/image24.jpeg"/><Relationship Id="rId21" Type="http://schemas.openxmlformats.org/officeDocument/2006/relationships/image" Target="media/image9.jpeg"/><Relationship Id="rId34" Type="http://schemas.openxmlformats.org/officeDocument/2006/relationships/image" Target="media/image20.jpeg"/><Relationship Id="rId42" Type="http://schemas.openxmlformats.org/officeDocument/2006/relationships/image" Target="media/image26.jpeg"/><Relationship Id="rId47" Type="http://schemas.openxmlformats.org/officeDocument/2006/relationships/footer" Target="footer8.xml"/><Relationship Id="rId50" Type="http://schemas.openxmlformats.org/officeDocument/2006/relationships/footer" Target="footer9.xml"/><Relationship Id="rId55" Type="http://schemas.openxmlformats.org/officeDocument/2006/relationships/image" Target="media/image36.jpeg"/><Relationship Id="rId63" Type="http://schemas.openxmlformats.org/officeDocument/2006/relationships/footer" Target="footer12.xml"/><Relationship Id="rId68" Type="http://schemas.openxmlformats.org/officeDocument/2006/relationships/image" Target="media/image46.jpeg"/><Relationship Id="rId76" Type="http://schemas.openxmlformats.org/officeDocument/2006/relationships/image" Target="media/image54.png"/><Relationship Id="rId84" Type="http://schemas.openxmlformats.org/officeDocument/2006/relationships/image" Target="media/image62.png"/><Relationship Id="rId89"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49.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footer" Target="footer5.xml"/><Relationship Id="rId11" Type="http://schemas.openxmlformats.org/officeDocument/2006/relationships/comments" Target="comments.xml"/><Relationship Id="rId24" Type="http://schemas.openxmlformats.org/officeDocument/2006/relationships/image" Target="media/image12.jpeg"/><Relationship Id="rId32" Type="http://schemas.openxmlformats.org/officeDocument/2006/relationships/image" Target="media/image18.jpeg"/><Relationship Id="rId37" Type="http://schemas.openxmlformats.org/officeDocument/2006/relationships/image" Target="media/image22.jpeg"/><Relationship Id="rId40" Type="http://schemas.openxmlformats.org/officeDocument/2006/relationships/footer" Target="footer7.xml"/><Relationship Id="rId45" Type="http://schemas.openxmlformats.org/officeDocument/2006/relationships/image" Target="media/image29.jpeg"/><Relationship Id="rId53" Type="http://schemas.openxmlformats.org/officeDocument/2006/relationships/image" Target="media/image35.jpeg"/><Relationship Id="rId58" Type="http://schemas.openxmlformats.org/officeDocument/2006/relationships/image" Target="media/image39.jpeg"/><Relationship Id="rId66" Type="http://schemas.openxmlformats.org/officeDocument/2006/relationships/image" Target="media/image45.jpeg"/><Relationship Id="rId74" Type="http://schemas.openxmlformats.org/officeDocument/2006/relationships/image" Target="media/image52.png"/><Relationship Id="rId79" Type="http://schemas.openxmlformats.org/officeDocument/2006/relationships/image" Target="media/image57.jpeg"/><Relationship Id="rId87" Type="http://schemas.openxmlformats.org/officeDocument/2006/relationships/image" Target="media/image65.png"/><Relationship Id="rId5" Type="http://schemas.openxmlformats.org/officeDocument/2006/relationships/settings" Target="settings.xml"/><Relationship Id="rId61" Type="http://schemas.openxmlformats.org/officeDocument/2006/relationships/image" Target="media/image41.jpeg"/><Relationship Id="rId82" Type="http://schemas.openxmlformats.org/officeDocument/2006/relationships/image" Target="media/image60.png"/><Relationship Id="rId90" Type="http://schemas.openxmlformats.org/officeDocument/2006/relationships/image" Target="media/image68.png"/><Relationship Id="rId95" Type="http://schemas.microsoft.com/office/2011/relationships/commentsExtended" Target="commentsExtended.xml"/><Relationship Id="rId19" Type="http://schemas.openxmlformats.org/officeDocument/2006/relationships/image" Target="media/image7.jpeg"/><Relationship Id="rId14" Type="http://schemas.openxmlformats.org/officeDocument/2006/relationships/image" Target="media/image3.jpeg"/><Relationship Id="rId22" Type="http://schemas.openxmlformats.org/officeDocument/2006/relationships/image" Target="media/image10.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7.jpe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image" Target="media/image43.jpeg"/><Relationship Id="rId69" Type="http://schemas.openxmlformats.org/officeDocument/2006/relationships/image" Target="media/image47.png"/><Relationship Id="rId77"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3.jpeg"/><Relationship Id="rId72" Type="http://schemas.openxmlformats.org/officeDocument/2006/relationships/image" Target="media/image50.png"/><Relationship Id="rId80" Type="http://schemas.openxmlformats.org/officeDocument/2006/relationships/image" Target="media/image58.jpe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footer" Target="footer4.xml"/><Relationship Id="rId33" Type="http://schemas.openxmlformats.org/officeDocument/2006/relationships/image" Target="media/image19.jpeg"/><Relationship Id="rId38" Type="http://schemas.openxmlformats.org/officeDocument/2006/relationships/image" Target="media/image23.jpeg"/><Relationship Id="rId46" Type="http://schemas.openxmlformats.org/officeDocument/2006/relationships/image" Target="media/image30.jpeg"/><Relationship Id="rId59" Type="http://schemas.openxmlformats.org/officeDocument/2006/relationships/footer" Target="footer11.xml"/><Relationship Id="rId67" Type="http://schemas.openxmlformats.org/officeDocument/2006/relationships/footer" Target="footer13.xml"/><Relationship Id="rId20" Type="http://schemas.openxmlformats.org/officeDocument/2006/relationships/image" Target="media/image8.jpeg"/><Relationship Id="rId41" Type="http://schemas.openxmlformats.org/officeDocument/2006/relationships/image" Target="media/image25.jpeg"/><Relationship Id="rId54" Type="http://schemas.openxmlformats.org/officeDocument/2006/relationships/footer" Target="footer10.xml"/><Relationship Id="rId62" Type="http://schemas.openxmlformats.org/officeDocument/2006/relationships/image" Target="media/image42.jpe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jpeg"/><Relationship Id="rId88" Type="http://schemas.openxmlformats.org/officeDocument/2006/relationships/image" Target="media/image66.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5.jpeg"/><Relationship Id="rId36" Type="http://schemas.openxmlformats.org/officeDocument/2006/relationships/footer" Target="footer6.xml"/><Relationship Id="rId49" Type="http://schemas.openxmlformats.org/officeDocument/2006/relationships/image" Target="media/image32.jpeg"/><Relationship Id="rId57" Type="http://schemas.openxmlformats.org/officeDocument/2006/relationships/image" Target="media/image38.jpeg"/><Relationship Id="rId10" Type="http://schemas.openxmlformats.org/officeDocument/2006/relationships/image" Target="media/image1.png"/><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4.jpeg"/><Relationship Id="rId60" Type="http://schemas.openxmlformats.org/officeDocument/2006/relationships/image" Target="media/image40.jpeg"/><Relationship Id="rId65" Type="http://schemas.openxmlformats.org/officeDocument/2006/relationships/image" Target="media/image44.jpeg"/><Relationship Id="rId73" Type="http://schemas.openxmlformats.org/officeDocument/2006/relationships/image" Target="media/image51.png"/><Relationship Id="rId78" Type="http://schemas.openxmlformats.org/officeDocument/2006/relationships/image" Target="media/image56.jpeg"/><Relationship Id="rId81" Type="http://schemas.openxmlformats.org/officeDocument/2006/relationships/image" Target="media/image59.png"/><Relationship Id="rId86" Type="http://schemas.openxmlformats.org/officeDocument/2006/relationships/image" Target="media/image64.png"/><Relationship Id="rId94"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ED36DA-55C7-4B3D-A497-D712F5769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64</Pages>
  <Words>4685</Words>
  <Characters>26705</Characters>
  <Application>Microsoft Office Word</Application>
  <DocSecurity>0</DocSecurity>
  <Lines>222</Lines>
  <Paragraphs>62</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31328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22</cp:revision>
  <cp:lastPrinted>2014-07-07T07:08:00Z</cp:lastPrinted>
  <dcterms:created xsi:type="dcterms:W3CDTF">2014-07-21T14:55:00Z</dcterms:created>
  <dcterms:modified xsi:type="dcterms:W3CDTF">2014-07-21T15:40:00Z</dcterms:modified>
</cp:coreProperties>
</file>